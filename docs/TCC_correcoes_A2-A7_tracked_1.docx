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46459" w14:textId="77777777" w:rsidR="00425AEF" w:rsidRPr="00CE0D30" w:rsidRDefault="00425AEF" w:rsidP="00425AEF">
      <w:pPr>
        <w:jc w:val="center"/>
      </w:pPr>
      <w:r>
        <w:rPr>
          <w:noProof/>
          <w:lang w:val="pt-BR" w:eastAsia="pt-BR"/>
        </w:rPr>
        <w:drawing>
          <wp:inline distT="0" distB="0" distL="0" distR="0" wp14:anchorId="5C0EC06A" wp14:editId="3CF87A19">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2CAA8B5E" w14:textId="77777777" w:rsidR="00425AEF" w:rsidRPr="00CE0D30" w:rsidRDefault="00425AEF" w:rsidP="00425AEF">
      <w:pPr>
        <w:jc w:val="center"/>
      </w:pPr>
      <w:r>
        <w:t>UNIVERSIDADE FEDERAL DE GOIÁS</w:t>
      </w:r>
    </w:p>
    <w:p w14:paraId="25B1513E" w14:textId="77777777" w:rsidR="00425AEF" w:rsidRPr="00CE0D30" w:rsidRDefault="00425AEF" w:rsidP="00425AEF">
      <w:pPr>
        <w:jc w:val="center"/>
      </w:pPr>
      <w:r>
        <w:t>FACULDADE DE ADMINISTRAÇÃO, CIÊNCIAS CONTÁBEIS E CIÊNCIAS ECONÔMICAS</w:t>
      </w:r>
    </w:p>
    <w:p w14:paraId="1E8684ED" w14:textId="77777777" w:rsidR="00425AEF" w:rsidRPr="00CE0D30" w:rsidRDefault="00425AEF" w:rsidP="00425AEF">
      <w:pPr>
        <w:jc w:val="center"/>
      </w:pPr>
      <w:r>
        <w:t>CURSO DE CIÊNCIAS CONTÁBEIS</w:t>
      </w:r>
    </w:p>
    <w:p w14:paraId="29A643ED" w14:textId="77777777" w:rsidR="00425AEF" w:rsidRPr="00CE0D30" w:rsidRDefault="00425AEF" w:rsidP="00425AEF">
      <w:pPr>
        <w:jc w:val="center"/>
      </w:pPr>
    </w:p>
    <w:p w14:paraId="6A88AE0A" w14:textId="77777777" w:rsidR="00425AEF" w:rsidRPr="00CE0D30" w:rsidRDefault="00425AEF" w:rsidP="00425AEF">
      <w:pPr>
        <w:jc w:val="center"/>
      </w:pPr>
    </w:p>
    <w:p w14:paraId="1889B8C3" w14:textId="77777777" w:rsidR="00425AEF" w:rsidRPr="00CE0D30" w:rsidRDefault="00425AEF" w:rsidP="00425AEF">
      <w:pPr>
        <w:jc w:val="center"/>
      </w:pPr>
    </w:p>
    <w:p w14:paraId="7681BF5E" w14:textId="77777777" w:rsidR="00425AEF" w:rsidRPr="00CE0D30" w:rsidRDefault="00425AEF" w:rsidP="00425AEF">
      <w:pPr>
        <w:jc w:val="center"/>
      </w:pPr>
    </w:p>
    <w:p w14:paraId="6A9771A1" w14:textId="77777777" w:rsidR="00425AEF" w:rsidRDefault="00425AEF" w:rsidP="00425AEF">
      <w:pPr>
        <w:jc w:val="center"/>
      </w:pPr>
    </w:p>
    <w:p w14:paraId="4EEF30B0" w14:textId="77777777" w:rsidR="008A0506" w:rsidRDefault="008A0506" w:rsidP="00425AEF">
      <w:pPr>
        <w:jc w:val="center"/>
      </w:pPr>
    </w:p>
    <w:p w14:paraId="492BABCD" w14:textId="77777777" w:rsidR="008A0506" w:rsidRDefault="008A0506" w:rsidP="00425AEF">
      <w:pPr>
        <w:jc w:val="center"/>
      </w:pPr>
    </w:p>
    <w:p w14:paraId="2B6AA579" w14:textId="77777777" w:rsidR="008A0506" w:rsidRPr="00CE0D30" w:rsidRDefault="008A0506" w:rsidP="00425AEF">
      <w:pPr>
        <w:jc w:val="center"/>
      </w:pPr>
    </w:p>
    <w:p w14:paraId="355AF02B" w14:textId="77777777" w:rsidR="00425AEF" w:rsidRPr="00CE0D30" w:rsidRDefault="00425AEF" w:rsidP="00425AEF">
      <w:pPr>
        <w:jc w:val="center"/>
      </w:pPr>
    </w:p>
    <w:p w14:paraId="7CBC79F5" w14:textId="77777777" w:rsidR="00425AEF" w:rsidRPr="00CE0D30" w:rsidRDefault="00425AEF" w:rsidP="00425AEF">
      <w:pPr>
        <w:jc w:val="center"/>
      </w:pPr>
    </w:p>
    <w:p w14:paraId="659FB220" w14:textId="77777777" w:rsidR="00425AEF" w:rsidRPr="00CE0D30" w:rsidRDefault="00425AEF" w:rsidP="00425AEF">
      <w:pPr>
        <w:jc w:val="center"/>
      </w:pPr>
    </w:p>
    <w:p w14:paraId="3A8154DC" w14:textId="77777777" w:rsidR="00425AEF" w:rsidRPr="00CE0D30" w:rsidRDefault="00425AEF" w:rsidP="00425AEF">
      <w:pPr>
        <w:jc w:val="center"/>
      </w:pPr>
    </w:p>
    <w:p w14:paraId="0EA15098" w14:textId="77777777" w:rsidR="00425AEF" w:rsidRPr="00CE0D30" w:rsidRDefault="00425AEF" w:rsidP="00425AEF">
      <w:pPr>
        <w:jc w:val="center"/>
        <w:rPr>
          <w:sz w:val="28"/>
        </w:rPr>
      </w:pPr>
      <w:r>
        <w:rPr>
          <w:sz w:val="28"/>
        </w:rPr>
        <w:t>PEDRO AUGUSTO PINHEIRO REIS</w:t>
      </w:r>
    </w:p>
    <w:p w14:paraId="5D9D946F" w14:textId="77777777" w:rsidR="00425AEF" w:rsidRDefault="00425AEF" w:rsidP="00425AEF">
      <w:pPr>
        <w:jc w:val="center"/>
      </w:pPr>
    </w:p>
    <w:p w14:paraId="01544F87" w14:textId="77777777" w:rsidR="008A0506" w:rsidRDefault="008A0506" w:rsidP="00425AEF">
      <w:pPr>
        <w:jc w:val="center"/>
      </w:pPr>
    </w:p>
    <w:p w14:paraId="1A7BA26C" w14:textId="77777777" w:rsidR="008A0506" w:rsidRDefault="008A0506" w:rsidP="00425AEF">
      <w:pPr>
        <w:jc w:val="center"/>
      </w:pPr>
    </w:p>
    <w:p w14:paraId="1412BB71" w14:textId="77777777" w:rsidR="008A0506" w:rsidRDefault="008A0506" w:rsidP="00425AEF">
      <w:pPr>
        <w:jc w:val="center"/>
      </w:pPr>
    </w:p>
    <w:p w14:paraId="2DAD917E" w14:textId="77777777" w:rsidR="008A0506" w:rsidRDefault="008A0506" w:rsidP="00425AEF">
      <w:pPr>
        <w:jc w:val="center"/>
      </w:pPr>
    </w:p>
    <w:p w14:paraId="76B349C7" w14:textId="77777777" w:rsidR="008A0506" w:rsidRPr="00CE0D30" w:rsidRDefault="008A0506" w:rsidP="00425AEF">
      <w:pPr>
        <w:jc w:val="center"/>
      </w:pPr>
    </w:p>
    <w:p w14:paraId="572245EC" w14:textId="77777777" w:rsidR="00425AEF" w:rsidRPr="00CE0D30" w:rsidRDefault="00425AEF" w:rsidP="00425AEF">
      <w:pPr>
        <w:jc w:val="center"/>
      </w:pPr>
    </w:p>
    <w:p w14:paraId="58E1633F" w14:textId="77777777" w:rsidR="00425AEF" w:rsidRPr="00CE0D30" w:rsidRDefault="00425AEF" w:rsidP="00425AEF">
      <w:pPr>
        <w:jc w:val="center"/>
      </w:pPr>
    </w:p>
    <w:p w14:paraId="59A95308" w14:textId="77777777" w:rsidR="00425AEF" w:rsidRPr="00CE0D30" w:rsidRDefault="00425AEF" w:rsidP="00425AEF">
      <w:pPr>
        <w:jc w:val="center"/>
      </w:pPr>
    </w:p>
    <w:p w14:paraId="4FE3505E" w14:textId="77777777" w:rsidR="00425AEF" w:rsidRPr="00CE0D30" w:rsidRDefault="00425AEF" w:rsidP="00425AEF">
      <w:pPr>
        <w:jc w:val="center"/>
      </w:pPr>
    </w:p>
    <w:p w14:paraId="5E8F06A8" w14:textId="77777777" w:rsidR="00425AEF" w:rsidRPr="00CE0D30" w:rsidRDefault="00425AEF" w:rsidP="00425AEF">
      <w:pPr>
        <w:jc w:val="center"/>
      </w:pPr>
    </w:p>
    <w:p w14:paraId="2FFF3313" w14:textId="77777777" w:rsidR="00425AEF" w:rsidRDefault="00425AEF" w:rsidP="00425AEF">
      <w:pPr>
        <w:pStyle w:val="Corpodetexto"/>
        <w:jc w:val="center"/>
      </w:pPr>
      <w:r>
        <w:rPr>
          <w:sz w:val="28"/>
        </w:rPr>
        <w:t>Moderna Teoria das Carteiras no Mercado de Ações Brasileiro:</w:t>
      </w:r>
    </w:p>
    <w:p w14:paraId="6C5723C9" w14:textId="77777777" w:rsidR="00425AEF" w:rsidRPr="00CE0D30" w:rsidRDefault="00425AEF" w:rsidP="00425AEF">
      <w:pPr>
        <w:jc w:val="center"/>
        <w:rPr>
          <w:sz w:val="32"/>
        </w:rPr>
      </w:pPr>
      <w:r>
        <w:t>Comparação entre Otimizadores e Inputs</w:t>
      </w:r>
    </w:p>
    <w:p w14:paraId="6604C596" w14:textId="77777777" w:rsidR="00425AEF" w:rsidRPr="00CE0D30" w:rsidRDefault="00425AEF" w:rsidP="00425AEF">
      <w:pPr>
        <w:jc w:val="center"/>
      </w:pPr>
    </w:p>
    <w:p w14:paraId="601CF72A" w14:textId="77777777" w:rsidR="00425AEF" w:rsidRPr="00CE0D30" w:rsidRDefault="00425AEF" w:rsidP="00425AEF">
      <w:pPr>
        <w:jc w:val="center"/>
      </w:pPr>
    </w:p>
    <w:p w14:paraId="5242E0C5" w14:textId="77777777" w:rsidR="00425AEF" w:rsidRPr="00CE0D30" w:rsidRDefault="00425AEF" w:rsidP="00425AEF">
      <w:pPr>
        <w:jc w:val="center"/>
      </w:pPr>
    </w:p>
    <w:p w14:paraId="6AB5CF96" w14:textId="77777777" w:rsidR="00425AEF" w:rsidRPr="00CE0D30" w:rsidRDefault="00425AEF" w:rsidP="00425AEF">
      <w:pPr>
        <w:jc w:val="center"/>
      </w:pPr>
    </w:p>
    <w:p w14:paraId="5BE9AE84" w14:textId="77777777" w:rsidR="00425AEF" w:rsidRPr="00CE0D30" w:rsidRDefault="00425AEF" w:rsidP="00425AEF">
      <w:pPr>
        <w:jc w:val="center"/>
      </w:pPr>
    </w:p>
    <w:p w14:paraId="2ED8F5EA" w14:textId="77777777" w:rsidR="00425AEF" w:rsidRPr="00CE0D30" w:rsidRDefault="00425AEF" w:rsidP="00425AEF">
      <w:pPr>
        <w:jc w:val="center"/>
      </w:pPr>
    </w:p>
    <w:p w14:paraId="545EE46E" w14:textId="77777777" w:rsidR="00425AEF" w:rsidRPr="00CE0D30" w:rsidRDefault="00425AEF" w:rsidP="00425AEF">
      <w:pPr>
        <w:jc w:val="center"/>
      </w:pPr>
    </w:p>
    <w:p w14:paraId="576E224E" w14:textId="77777777" w:rsidR="00425AEF" w:rsidRPr="00CE0D30" w:rsidRDefault="00425AEF" w:rsidP="00425AEF">
      <w:pPr>
        <w:jc w:val="center"/>
      </w:pPr>
    </w:p>
    <w:p w14:paraId="3726FC14" w14:textId="77777777" w:rsidR="00425AEF" w:rsidRPr="00CE0D30" w:rsidRDefault="00425AEF" w:rsidP="00425AEF">
      <w:pPr>
        <w:jc w:val="center"/>
      </w:pPr>
    </w:p>
    <w:p w14:paraId="6DA15AC3" w14:textId="77777777" w:rsidR="00425AEF" w:rsidRDefault="00425AEF" w:rsidP="00425AEF">
      <w:pPr>
        <w:jc w:val="center"/>
      </w:pPr>
    </w:p>
    <w:p w14:paraId="6223E053" w14:textId="77777777" w:rsidR="008A0506" w:rsidRPr="00CE0D30" w:rsidRDefault="008A0506" w:rsidP="00425AEF">
      <w:pPr>
        <w:jc w:val="center"/>
      </w:pPr>
    </w:p>
    <w:p w14:paraId="1561C92A" w14:textId="77777777" w:rsidR="00425AEF" w:rsidRPr="00CE0D30" w:rsidRDefault="00425AEF" w:rsidP="00425AEF">
      <w:pPr>
        <w:jc w:val="center"/>
      </w:pPr>
    </w:p>
    <w:p w14:paraId="636F1125" w14:textId="77777777" w:rsidR="00425AEF" w:rsidRPr="00CE0D30" w:rsidRDefault="00425AEF" w:rsidP="00425AEF">
      <w:pPr>
        <w:jc w:val="center"/>
      </w:pPr>
    </w:p>
    <w:p w14:paraId="36F19DD2" w14:textId="77777777" w:rsidR="00425AEF" w:rsidRDefault="00425AEF" w:rsidP="00425AEF">
      <w:pPr>
        <w:jc w:val="center"/>
      </w:pPr>
    </w:p>
    <w:p w14:paraId="6E4051E9" w14:textId="77777777" w:rsidR="008A0506" w:rsidRDefault="008A0506" w:rsidP="00425AEF">
      <w:pPr>
        <w:jc w:val="center"/>
      </w:pPr>
    </w:p>
    <w:p w14:paraId="34934291" w14:textId="77777777" w:rsidR="008A0506" w:rsidRDefault="008A0506" w:rsidP="00425AEF">
      <w:pPr>
        <w:jc w:val="center"/>
      </w:pPr>
    </w:p>
    <w:p w14:paraId="106D9650" w14:textId="77777777" w:rsidR="00425AEF" w:rsidRPr="00CE0D30" w:rsidRDefault="00425AEF" w:rsidP="00425AEF">
      <w:pPr>
        <w:jc w:val="center"/>
      </w:pPr>
    </w:p>
    <w:p w14:paraId="572C222D" w14:textId="77777777" w:rsidR="00425AEF" w:rsidRPr="00CE0D30" w:rsidRDefault="00425AEF" w:rsidP="00425AEF">
      <w:pPr>
        <w:jc w:val="center"/>
      </w:pPr>
    </w:p>
    <w:p w14:paraId="5327EB24" w14:textId="77777777" w:rsidR="00425AEF" w:rsidRPr="00CE0D30" w:rsidRDefault="00425AEF" w:rsidP="00425AEF">
      <w:pPr>
        <w:jc w:val="center"/>
      </w:pPr>
      <w:r>
        <w:t>Goiânia - GO</w:t>
      </w:r>
    </w:p>
    <w:p w14:paraId="3D74B944" w14:textId="77777777" w:rsidR="008A0506" w:rsidRDefault="00425AEF" w:rsidP="008A0506">
      <w:pPr>
        <w:jc w:val="center"/>
      </w:pPr>
      <w:r>
        <w:t>2026</w:t>
      </w:r>
      <w:r>
        <w:br w:type="page"/>
      </w:r>
    </w:p>
    <w:p w14:paraId="41F442D7" w14:textId="77777777" w:rsidR="00425AEF" w:rsidRDefault="00425AEF" w:rsidP="00425AEF">
      <w:pPr>
        <w:pStyle w:val="PargrafodaLista"/>
        <w:ind w:left="0"/>
        <w:jc w:val="center"/>
      </w:pPr>
      <w:r>
        <w:lastRenderedPageBreak/>
        <w:t xml:space="preserve">Termo de Ciência e de Autorização TCCG (RI) </w:t>
      </w:r>
    </w:p>
    <w:p w14:paraId="52B5037A" w14:textId="77777777" w:rsidR="00425AEF" w:rsidRPr="00CE0D30" w:rsidRDefault="00425AEF" w:rsidP="00425AEF">
      <w:pPr>
        <w:pStyle w:val="PargrafodaLista"/>
        <w:ind w:left="0"/>
        <w:jc w:val="center"/>
      </w:pPr>
      <w:r>
        <w:t>(Orientador anexa documento, assina e disponibiliza a assinatura para o orientando via SEI)</w:t>
      </w:r>
    </w:p>
    <w:p w14:paraId="05534334" w14:textId="77777777" w:rsidR="00425AEF" w:rsidRPr="00CE0D30" w:rsidRDefault="00425AEF" w:rsidP="00425AEF">
      <w:r>
        <w:br w:type="page"/>
      </w:r>
    </w:p>
    <w:p w14:paraId="6645DA3C" w14:textId="77777777" w:rsidR="00425AEF" w:rsidRPr="00CE0D30" w:rsidRDefault="00425AEF" w:rsidP="00425AEF">
      <w:pPr>
        <w:pStyle w:val="PargrafodaLista"/>
        <w:ind w:left="0"/>
        <w:jc w:val="center"/>
        <w:rPr>
          <w:sz w:val="28"/>
        </w:rPr>
      </w:pPr>
      <w:r>
        <w:rPr>
          <w:sz w:val="28"/>
        </w:rPr>
        <w:lastRenderedPageBreak/>
        <w:t>PEDRO AUGUSTO PINHEIRO REIS</w:t>
      </w:r>
    </w:p>
    <w:p w14:paraId="20D2206B" w14:textId="77777777" w:rsidR="00425AEF" w:rsidRPr="00CE0D30" w:rsidRDefault="00425AEF" w:rsidP="00425AEF">
      <w:pPr>
        <w:pStyle w:val="PargrafodaLista"/>
        <w:ind w:left="0" w:firstLine="0"/>
        <w:jc w:val="center"/>
      </w:pPr>
    </w:p>
    <w:p w14:paraId="38325C93" w14:textId="77777777" w:rsidR="00425AEF" w:rsidRPr="00CE0D30" w:rsidRDefault="00425AEF" w:rsidP="00425AEF">
      <w:pPr>
        <w:pStyle w:val="PargrafodaLista"/>
        <w:ind w:left="0" w:firstLine="0"/>
        <w:jc w:val="center"/>
      </w:pPr>
    </w:p>
    <w:p w14:paraId="7F16339D" w14:textId="77777777" w:rsidR="00425AEF" w:rsidRPr="00CE0D30" w:rsidRDefault="00425AEF" w:rsidP="00425AEF">
      <w:pPr>
        <w:pStyle w:val="PargrafodaLista"/>
        <w:ind w:left="0" w:firstLine="0"/>
        <w:jc w:val="center"/>
      </w:pPr>
    </w:p>
    <w:p w14:paraId="11C7016E" w14:textId="77777777" w:rsidR="00425AEF" w:rsidRDefault="00425AEF" w:rsidP="00425AEF">
      <w:pPr>
        <w:jc w:val="center"/>
      </w:pPr>
    </w:p>
    <w:p w14:paraId="1A8E81F3" w14:textId="77777777" w:rsidR="00425AEF" w:rsidRPr="00CE0D30" w:rsidRDefault="00425AEF" w:rsidP="00425AEF">
      <w:pPr>
        <w:jc w:val="center"/>
      </w:pPr>
    </w:p>
    <w:p w14:paraId="681C0876" w14:textId="77777777" w:rsidR="00425AEF" w:rsidRPr="00CE0D30" w:rsidRDefault="00425AEF" w:rsidP="00425AEF">
      <w:pPr>
        <w:jc w:val="center"/>
      </w:pPr>
    </w:p>
    <w:p w14:paraId="167D981F" w14:textId="77777777" w:rsidR="00425AEF" w:rsidRPr="00CE0D30" w:rsidRDefault="00425AEF" w:rsidP="00425AEF">
      <w:pPr>
        <w:jc w:val="center"/>
      </w:pPr>
    </w:p>
    <w:p w14:paraId="6B419D66" w14:textId="77777777" w:rsidR="00425AEF" w:rsidRPr="00CE0D30" w:rsidRDefault="00425AEF" w:rsidP="00425AEF">
      <w:pPr>
        <w:jc w:val="center"/>
      </w:pPr>
    </w:p>
    <w:p w14:paraId="4F403E7A" w14:textId="77777777" w:rsidR="00425AEF" w:rsidRPr="00CE0D30" w:rsidRDefault="00425AEF" w:rsidP="00425AEF">
      <w:pPr>
        <w:jc w:val="center"/>
      </w:pPr>
    </w:p>
    <w:p w14:paraId="6EA9A1DD" w14:textId="77777777" w:rsidR="00425AEF" w:rsidRPr="00CE0D30" w:rsidRDefault="00425AEF" w:rsidP="00425AEF">
      <w:pPr>
        <w:jc w:val="center"/>
      </w:pPr>
    </w:p>
    <w:p w14:paraId="7CB3896D" w14:textId="77777777" w:rsidR="00425AEF" w:rsidRPr="00CE0D30" w:rsidRDefault="00425AEF" w:rsidP="00425AEF">
      <w:pPr>
        <w:jc w:val="center"/>
      </w:pPr>
    </w:p>
    <w:p w14:paraId="0EAC1B67" w14:textId="77777777" w:rsidR="00425AEF" w:rsidRPr="00CE0D30" w:rsidRDefault="00425AEF" w:rsidP="00425AEF">
      <w:pPr>
        <w:jc w:val="center"/>
      </w:pPr>
    </w:p>
    <w:p w14:paraId="7BA3FB2E" w14:textId="77777777" w:rsidR="00425AEF" w:rsidRPr="00CE0D30" w:rsidRDefault="00425AEF" w:rsidP="00425AEF">
      <w:pPr>
        <w:jc w:val="center"/>
      </w:pPr>
    </w:p>
    <w:p w14:paraId="5CE81FD3" w14:textId="77777777" w:rsidR="00425AEF" w:rsidRPr="00CE0D30" w:rsidRDefault="00425AEF" w:rsidP="00425AEF">
      <w:pPr>
        <w:jc w:val="center"/>
      </w:pPr>
    </w:p>
    <w:p w14:paraId="5019D544" w14:textId="77777777" w:rsidR="00425AEF" w:rsidRDefault="00425AEF" w:rsidP="00425AEF">
      <w:pPr>
        <w:jc w:val="center"/>
      </w:pPr>
    </w:p>
    <w:p w14:paraId="0A1775F6" w14:textId="77777777" w:rsidR="008A0506" w:rsidRPr="00CE0D30" w:rsidRDefault="008A0506" w:rsidP="00425AEF">
      <w:pPr>
        <w:jc w:val="center"/>
      </w:pPr>
    </w:p>
    <w:p w14:paraId="41151331" w14:textId="77777777" w:rsidR="00425AEF" w:rsidRPr="00CE0D30" w:rsidRDefault="00425AEF" w:rsidP="00425AEF">
      <w:pPr>
        <w:jc w:val="center"/>
      </w:pPr>
    </w:p>
    <w:p w14:paraId="608E1AD0" w14:textId="77777777" w:rsidR="00425AEF" w:rsidRPr="00CE0D30" w:rsidRDefault="00425AEF" w:rsidP="00425AEF">
      <w:pPr>
        <w:jc w:val="center"/>
      </w:pPr>
    </w:p>
    <w:p w14:paraId="46A77980" w14:textId="77777777" w:rsidR="00425AEF" w:rsidRPr="00CE0D30" w:rsidRDefault="00425AEF" w:rsidP="00425AEF">
      <w:pPr>
        <w:jc w:val="center"/>
      </w:pPr>
    </w:p>
    <w:p w14:paraId="21ECF879" w14:textId="77777777" w:rsidR="00425AEF" w:rsidRDefault="00425AEF" w:rsidP="00425AEF">
      <w:pPr>
        <w:pStyle w:val="Corpodetexto"/>
        <w:jc w:val="center"/>
      </w:pPr>
      <w:r>
        <w:rPr>
          <w:sz w:val="28"/>
        </w:rPr>
        <w:t>Moderna Teoria das Carteiras no Mercado de Ações Brasileiro:</w:t>
      </w:r>
    </w:p>
    <w:p w14:paraId="1B04ECB0" w14:textId="77777777" w:rsidR="00425AEF" w:rsidRPr="00CE0D30" w:rsidRDefault="00425AEF" w:rsidP="00425AEF">
      <w:pPr>
        <w:jc w:val="center"/>
        <w:rPr>
          <w:sz w:val="32"/>
        </w:rPr>
      </w:pPr>
      <w:r>
        <w:t>Comparação entre Otimizadores e Inputs</w:t>
      </w:r>
    </w:p>
    <w:p w14:paraId="26F8CE4B" w14:textId="77777777" w:rsidR="00425AEF" w:rsidRPr="00CE0D30" w:rsidRDefault="00425AEF" w:rsidP="00425AEF">
      <w:pPr>
        <w:jc w:val="center"/>
      </w:pPr>
    </w:p>
    <w:p w14:paraId="320EC91F" w14:textId="77777777" w:rsidR="00425AEF" w:rsidRPr="00CE0D30" w:rsidRDefault="00425AEF" w:rsidP="00425AEF">
      <w:pPr>
        <w:jc w:val="center"/>
      </w:pPr>
    </w:p>
    <w:p w14:paraId="7C4674BD" w14:textId="77777777" w:rsidR="00425AEF" w:rsidRPr="00CE0D30" w:rsidRDefault="00425AEF" w:rsidP="00425AEF">
      <w:pPr>
        <w:jc w:val="center"/>
      </w:pPr>
    </w:p>
    <w:p w14:paraId="35F965A1" w14:textId="77777777" w:rsidR="00425AEF" w:rsidRPr="00CE0D30" w:rsidRDefault="00425AEF" w:rsidP="00425AEF">
      <w:pPr>
        <w:jc w:val="center"/>
      </w:pPr>
    </w:p>
    <w:p w14:paraId="3BBCABC7" w14:textId="77777777" w:rsidR="00425AEF" w:rsidRPr="00CE0D30" w:rsidRDefault="00425AEF" w:rsidP="00425AEF">
      <w:pPr>
        <w:jc w:val="center"/>
      </w:pPr>
    </w:p>
    <w:p w14:paraId="5016C669" w14:textId="77777777" w:rsidR="00425AEF" w:rsidRDefault="00425AEF" w:rsidP="00425AEF">
      <w:pPr>
        <w:jc w:val="center"/>
      </w:pPr>
    </w:p>
    <w:p w14:paraId="14C6912D" w14:textId="77777777" w:rsidR="008A0506" w:rsidRPr="00CE0D30" w:rsidRDefault="008A0506" w:rsidP="00425AEF">
      <w:pPr>
        <w:jc w:val="center"/>
      </w:pPr>
    </w:p>
    <w:p w14:paraId="20BC1576" w14:textId="77777777" w:rsidR="00425AEF" w:rsidRPr="00CE0D30" w:rsidRDefault="00425AEF" w:rsidP="00425AEF">
      <w:pPr>
        <w:jc w:val="center"/>
      </w:pPr>
    </w:p>
    <w:p w14:paraId="6A90067D" w14:textId="77777777" w:rsidR="00425AEF" w:rsidRDefault="00425AEF" w:rsidP="00425AEF">
      <w:pPr>
        <w:jc w:val="center"/>
      </w:pPr>
    </w:p>
    <w:p w14:paraId="3255D336" w14:textId="77777777" w:rsidR="008A0506" w:rsidRPr="00CE0D30" w:rsidRDefault="008A0506" w:rsidP="00425AEF">
      <w:pPr>
        <w:jc w:val="center"/>
      </w:pPr>
    </w:p>
    <w:p w14:paraId="21948461" w14:textId="77777777" w:rsidR="00425AEF" w:rsidRPr="00CE0D30" w:rsidRDefault="00425AEF" w:rsidP="00425AEF">
      <w:pPr>
        <w:jc w:val="center"/>
      </w:pPr>
    </w:p>
    <w:p w14:paraId="59A734D5" w14:textId="77777777" w:rsidR="00425AEF" w:rsidRPr="00CE0D30" w:rsidRDefault="00425AEF" w:rsidP="00425AEF">
      <w:pPr>
        <w:jc w:val="center"/>
      </w:pPr>
    </w:p>
    <w:p w14:paraId="7EA2C709"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45BAA78B" w14:textId="77777777" w:rsidR="00425AEF" w:rsidRPr="00CE0D30" w:rsidRDefault="00425AEF" w:rsidP="00425AEF">
      <w:pPr>
        <w:ind w:left="4536"/>
        <w:jc w:val="both"/>
        <w:rPr>
          <w:bCs/>
          <w:noProof/>
        </w:rPr>
      </w:pPr>
    </w:p>
    <w:p w14:paraId="24BA6254" w14:textId="77777777" w:rsidR="00425AEF" w:rsidRPr="00CE0D30" w:rsidRDefault="00425AEF" w:rsidP="00425AEF">
      <w:pPr>
        <w:ind w:left="4536"/>
        <w:jc w:val="both"/>
        <w:rPr>
          <w:bCs/>
          <w:noProof/>
        </w:rPr>
      </w:pPr>
      <w:r>
        <w:rPr>
          <w:bCs/>
          <w:noProof/>
        </w:rPr>
        <w:t>Orientador(a): Prof.(a) Dr. Moisés Ferreira da Cunha</w:t>
      </w:r>
    </w:p>
    <w:p w14:paraId="1D5AFA66" w14:textId="77777777" w:rsidR="00425AEF" w:rsidRPr="00CE0D30" w:rsidRDefault="00425AEF" w:rsidP="00425AEF">
      <w:pPr>
        <w:jc w:val="center"/>
      </w:pPr>
    </w:p>
    <w:p w14:paraId="4644D247" w14:textId="77777777" w:rsidR="00425AEF" w:rsidRPr="00CE0D30" w:rsidRDefault="00425AEF" w:rsidP="00425AEF">
      <w:pPr>
        <w:jc w:val="center"/>
      </w:pPr>
    </w:p>
    <w:p w14:paraId="5943C29C" w14:textId="77777777" w:rsidR="00425AEF" w:rsidRPr="00CE0D30" w:rsidRDefault="00425AEF" w:rsidP="00425AEF"/>
    <w:p w14:paraId="178DCC31" w14:textId="77777777" w:rsidR="00425AEF" w:rsidRDefault="00425AEF" w:rsidP="00425AEF"/>
    <w:p w14:paraId="35DF2E65" w14:textId="77777777" w:rsidR="008A0506" w:rsidRPr="00CE0D30" w:rsidRDefault="008A0506" w:rsidP="00425AEF"/>
    <w:p w14:paraId="4E03B42E" w14:textId="77777777" w:rsidR="00425AEF" w:rsidRDefault="00425AEF" w:rsidP="00425AEF"/>
    <w:p w14:paraId="7F241A3B" w14:textId="77777777" w:rsidR="008A0506" w:rsidRPr="00CE0D30" w:rsidRDefault="008A0506" w:rsidP="00425AEF"/>
    <w:p w14:paraId="270F3B40" w14:textId="77777777" w:rsidR="00425AEF" w:rsidRPr="00CE0D30" w:rsidRDefault="00425AEF" w:rsidP="00425AEF"/>
    <w:p w14:paraId="0E60DCCC" w14:textId="77777777" w:rsidR="00425AEF" w:rsidRPr="00CE0D30" w:rsidRDefault="00425AEF" w:rsidP="00425AEF"/>
    <w:p w14:paraId="350329B8" w14:textId="77777777" w:rsidR="00425AEF" w:rsidRPr="00CE0D30" w:rsidRDefault="00425AEF" w:rsidP="00425AEF">
      <w:pPr>
        <w:jc w:val="center"/>
      </w:pPr>
      <w:r>
        <w:t>Goiânia</w:t>
      </w:r>
    </w:p>
    <w:p w14:paraId="556446BE"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02FACB22" w14:textId="77777777" w:rsidR="00425AEF" w:rsidRPr="00CE0D30" w:rsidRDefault="00425AEF" w:rsidP="00425AEF">
      <w:pPr>
        <w:jc w:val="center"/>
      </w:pPr>
    </w:p>
    <w:p w14:paraId="6A4F7E3D" w14:textId="77777777" w:rsidR="00425AEF" w:rsidRPr="00CE0D30" w:rsidRDefault="00425AEF" w:rsidP="00425AEF">
      <w:pPr>
        <w:jc w:val="center"/>
      </w:pPr>
    </w:p>
    <w:p w14:paraId="06AACE6C" w14:textId="77777777" w:rsidR="00425AEF" w:rsidRPr="00CE0D30" w:rsidRDefault="00425AEF" w:rsidP="00425AEF">
      <w:pPr>
        <w:jc w:val="center"/>
      </w:pPr>
    </w:p>
    <w:p w14:paraId="61BDAAB2" w14:textId="77777777" w:rsidR="00425AEF" w:rsidRPr="00CE0D30" w:rsidRDefault="00425AEF" w:rsidP="00425AEF">
      <w:pPr>
        <w:jc w:val="center"/>
      </w:pPr>
    </w:p>
    <w:p w14:paraId="444A67F9" w14:textId="77777777" w:rsidR="00425AEF" w:rsidRPr="00CE0D30" w:rsidRDefault="00425AEF" w:rsidP="00425AEF">
      <w:pPr>
        <w:jc w:val="center"/>
      </w:pPr>
    </w:p>
    <w:p w14:paraId="75839837" w14:textId="77777777" w:rsidR="00425AEF" w:rsidRPr="00CE0D30" w:rsidRDefault="00425AEF" w:rsidP="00425AEF">
      <w:pPr>
        <w:jc w:val="center"/>
      </w:pPr>
    </w:p>
    <w:p w14:paraId="5473713D" w14:textId="77777777" w:rsidR="00425AEF" w:rsidRPr="00CE0D30" w:rsidRDefault="00425AEF" w:rsidP="00425AEF">
      <w:pPr>
        <w:jc w:val="center"/>
      </w:pPr>
    </w:p>
    <w:p w14:paraId="6BCC035B" w14:textId="77777777" w:rsidR="00425AEF" w:rsidRPr="00CE0D30" w:rsidRDefault="00425AEF" w:rsidP="00425AEF">
      <w:pPr>
        <w:jc w:val="center"/>
      </w:pPr>
    </w:p>
    <w:p w14:paraId="0CA99DDE" w14:textId="77777777" w:rsidR="00425AEF" w:rsidRPr="00CE0D30" w:rsidRDefault="00425AEF" w:rsidP="00425AEF">
      <w:pPr>
        <w:jc w:val="center"/>
      </w:pPr>
    </w:p>
    <w:p w14:paraId="6219FF06" w14:textId="77777777" w:rsidR="00425AEF" w:rsidRPr="00CE0D30" w:rsidRDefault="00425AEF" w:rsidP="00425AEF">
      <w:pPr>
        <w:jc w:val="center"/>
      </w:pPr>
    </w:p>
    <w:p w14:paraId="1A597DEC" w14:textId="77777777" w:rsidR="00425AEF" w:rsidRPr="00CE0D30" w:rsidRDefault="00425AEF" w:rsidP="00425AEF">
      <w:pPr>
        <w:jc w:val="center"/>
      </w:pPr>
    </w:p>
    <w:p w14:paraId="76407A0F" w14:textId="77777777" w:rsidR="00425AEF" w:rsidRPr="00CE0D30" w:rsidRDefault="00425AEF" w:rsidP="00425AEF">
      <w:pPr>
        <w:jc w:val="center"/>
      </w:pPr>
    </w:p>
    <w:p w14:paraId="22977B8D" w14:textId="77777777" w:rsidR="00425AEF" w:rsidRPr="00CE0D30" w:rsidRDefault="00425AEF" w:rsidP="00425AEF">
      <w:pPr>
        <w:jc w:val="center"/>
      </w:pPr>
    </w:p>
    <w:p w14:paraId="286B8B7E" w14:textId="77777777" w:rsidR="00425AEF" w:rsidRPr="00CE0D30" w:rsidRDefault="00425AEF" w:rsidP="00425AEF">
      <w:pPr>
        <w:jc w:val="center"/>
      </w:pPr>
    </w:p>
    <w:p w14:paraId="40D32E40" w14:textId="77777777" w:rsidR="00425AEF" w:rsidRPr="00CE0D30" w:rsidRDefault="00425AEF" w:rsidP="00425AEF">
      <w:pPr>
        <w:jc w:val="center"/>
      </w:pPr>
    </w:p>
    <w:p w14:paraId="00A2200D" w14:textId="77777777" w:rsidR="00425AEF" w:rsidRPr="00CE0D30" w:rsidRDefault="00425AEF" w:rsidP="00425AEF">
      <w:pPr>
        <w:jc w:val="center"/>
      </w:pPr>
    </w:p>
    <w:p w14:paraId="66B43B2F" w14:textId="77777777" w:rsidR="00425AEF" w:rsidRPr="00CE0D30" w:rsidRDefault="00425AEF" w:rsidP="00425AEF">
      <w:pPr>
        <w:jc w:val="center"/>
      </w:pPr>
    </w:p>
    <w:p w14:paraId="2B4F5736" w14:textId="77777777" w:rsidR="00425AEF" w:rsidRPr="00CE0D30" w:rsidRDefault="00425AEF" w:rsidP="00425AEF">
      <w:pPr>
        <w:jc w:val="center"/>
      </w:pPr>
    </w:p>
    <w:p w14:paraId="1DD18F75" w14:textId="77777777" w:rsidR="00425AEF" w:rsidRPr="00CE0D30" w:rsidRDefault="00425AEF" w:rsidP="00425AEF">
      <w:pPr>
        <w:jc w:val="center"/>
      </w:pPr>
    </w:p>
    <w:p w14:paraId="0B793102" w14:textId="77777777" w:rsidR="00425AEF" w:rsidRPr="00CE0D30" w:rsidRDefault="00425AEF" w:rsidP="00425AEF">
      <w:pPr>
        <w:jc w:val="center"/>
      </w:pPr>
    </w:p>
    <w:p w14:paraId="4359C15D" w14:textId="77777777" w:rsidR="00425AEF" w:rsidRPr="00CE0D30" w:rsidRDefault="00425AEF" w:rsidP="00425AEF">
      <w:pPr>
        <w:jc w:val="center"/>
      </w:pPr>
    </w:p>
    <w:p w14:paraId="655BE9FE" w14:textId="77777777" w:rsidR="00425AEF" w:rsidRPr="00CE0D30" w:rsidRDefault="00425AEF" w:rsidP="00425AEF">
      <w:pPr>
        <w:jc w:val="center"/>
      </w:pPr>
    </w:p>
    <w:p w14:paraId="122CB3FB" w14:textId="77777777" w:rsidR="00425AEF" w:rsidRPr="00CE0D30" w:rsidRDefault="00425AEF" w:rsidP="00425AEF">
      <w:pPr>
        <w:jc w:val="center"/>
      </w:pPr>
    </w:p>
    <w:p w14:paraId="58015D94" w14:textId="77777777" w:rsidR="00425AEF" w:rsidRPr="00CE0D30" w:rsidRDefault="00425AEF" w:rsidP="00425AEF">
      <w:pPr>
        <w:jc w:val="center"/>
      </w:pPr>
    </w:p>
    <w:p w14:paraId="476FD5D9" w14:textId="77777777" w:rsidR="00425AEF" w:rsidRPr="00CE0D30" w:rsidRDefault="00425AEF" w:rsidP="00425AEF">
      <w:pPr>
        <w:jc w:val="center"/>
      </w:pPr>
    </w:p>
    <w:p w14:paraId="286BD2EE" w14:textId="77777777" w:rsidR="00425AEF" w:rsidRPr="00CE0D30" w:rsidRDefault="00425AEF" w:rsidP="00425AEF">
      <w:pPr>
        <w:jc w:val="center"/>
      </w:pPr>
    </w:p>
    <w:p w14:paraId="4B87B9EB" w14:textId="77777777" w:rsidR="00425AEF" w:rsidRPr="00CE0D30" w:rsidRDefault="00425AEF" w:rsidP="00425AEF">
      <w:pPr>
        <w:jc w:val="center"/>
      </w:pPr>
      <w:r>
        <w:t>Ficha Catalográfica</w:t>
      </w:r>
    </w:p>
    <w:p w14:paraId="30F454D3" w14:textId="77777777" w:rsidR="00425AEF" w:rsidRPr="00CE0D30" w:rsidRDefault="00425AEF" w:rsidP="00425AEF">
      <w:pPr>
        <w:jc w:val="center"/>
      </w:pPr>
      <w:r>
        <w:t>(</w:t>
      </w:r>
      <w:hyperlink r:id="rId9" w:history="1">
        <w:r>
          <w:rPr>
            <w:rStyle w:val="Hyperlink"/>
          </w:rPr>
          <w:t>https://www.bc.ufg.br/p/3398-ficha-catalografica</w:t>
        </w:r>
      </w:hyperlink>
      <w:r>
        <w:t>)</w:t>
      </w:r>
    </w:p>
    <w:p w14:paraId="2866DE12" w14:textId="77777777" w:rsidR="00425AEF" w:rsidRPr="00CE0D30" w:rsidRDefault="00425AEF" w:rsidP="00425AEF">
      <w:pPr>
        <w:jc w:val="center"/>
      </w:pPr>
    </w:p>
    <w:p w14:paraId="0D6233F4" w14:textId="77777777" w:rsidR="00425AEF" w:rsidRPr="00CE0D30" w:rsidRDefault="00425AEF" w:rsidP="00425AEF">
      <w:pPr>
        <w:jc w:val="center"/>
      </w:pPr>
    </w:p>
    <w:p w14:paraId="0B6FE233" w14:textId="77777777" w:rsidR="00425AEF" w:rsidRPr="00CE0D30" w:rsidRDefault="00425AEF" w:rsidP="00425AEF">
      <w:pPr>
        <w:jc w:val="center"/>
      </w:pPr>
    </w:p>
    <w:p w14:paraId="5E4567BD" w14:textId="77777777" w:rsidR="00425AEF" w:rsidRPr="00CE0D30" w:rsidRDefault="00425AEF" w:rsidP="00425AEF">
      <w:pPr>
        <w:jc w:val="center"/>
      </w:pPr>
    </w:p>
    <w:p w14:paraId="27A993C1" w14:textId="77777777" w:rsidR="00425AEF" w:rsidRPr="00CE0D30" w:rsidRDefault="00425AEF" w:rsidP="00425AEF">
      <w:pPr>
        <w:jc w:val="center"/>
      </w:pPr>
    </w:p>
    <w:p w14:paraId="2F9621A4" w14:textId="77777777" w:rsidR="00425AEF" w:rsidRPr="00CE0D30" w:rsidRDefault="00425AEF" w:rsidP="00425AEF">
      <w:pPr>
        <w:jc w:val="center"/>
      </w:pPr>
    </w:p>
    <w:p w14:paraId="2D9551D8" w14:textId="77777777" w:rsidR="00425AEF" w:rsidRPr="00CE0D30" w:rsidRDefault="00425AEF" w:rsidP="00425AEF">
      <w:pPr>
        <w:jc w:val="center"/>
      </w:pPr>
    </w:p>
    <w:p w14:paraId="547186F6" w14:textId="77777777" w:rsidR="00425AEF" w:rsidRPr="00CE0D30" w:rsidRDefault="00425AEF" w:rsidP="00425AEF">
      <w:pPr>
        <w:jc w:val="center"/>
      </w:pPr>
    </w:p>
    <w:p w14:paraId="22536DC0" w14:textId="77777777" w:rsidR="00425AEF" w:rsidRPr="00CE0D30" w:rsidRDefault="00425AEF" w:rsidP="00425AEF">
      <w:pPr>
        <w:jc w:val="center"/>
      </w:pPr>
    </w:p>
    <w:p w14:paraId="75A6252E" w14:textId="77777777" w:rsidR="00425AEF" w:rsidRPr="00CE0D30" w:rsidRDefault="00425AEF" w:rsidP="00425AEF">
      <w:pPr>
        <w:jc w:val="center"/>
      </w:pPr>
    </w:p>
    <w:p w14:paraId="01ED4C07" w14:textId="77777777" w:rsidR="00425AEF" w:rsidRPr="00CE0D30" w:rsidRDefault="00425AEF" w:rsidP="00425AEF">
      <w:pPr>
        <w:jc w:val="center"/>
      </w:pPr>
    </w:p>
    <w:p w14:paraId="078A54D4" w14:textId="77777777" w:rsidR="00425AEF" w:rsidRPr="00CE0D30" w:rsidRDefault="00425AEF" w:rsidP="00425AEF">
      <w:pPr>
        <w:jc w:val="center"/>
      </w:pPr>
    </w:p>
    <w:p w14:paraId="60E509E7" w14:textId="77777777" w:rsidR="00425AEF" w:rsidRPr="00CE0D30" w:rsidRDefault="00425AEF" w:rsidP="00425AEF">
      <w:pPr>
        <w:jc w:val="center"/>
      </w:pPr>
    </w:p>
    <w:p w14:paraId="4DB9DF4A" w14:textId="77777777" w:rsidR="00425AEF" w:rsidRPr="00CE0D30" w:rsidRDefault="00425AEF" w:rsidP="00425AEF">
      <w:pPr>
        <w:jc w:val="center"/>
      </w:pPr>
    </w:p>
    <w:p w14:paraId="6EB7F884" w14:textId="77777777" w:rsidR="00425AEF" w:rsidRPr="00CE0D30" w:rsidRDefault="00425AEF" w:rsidP="00425AEF">
      <w:pPr>
        <w:jc w:val="center"/>
      </w:pPr>
    </w:p>
    <w:p w14:paraId="22C5C99B" w14:textId="77777777" w:rsidR="00425AEF" w:rsidRPr="00CE0D30" w:rsidRDefault="00425AEF" w:rsidP="00425AEF">
      <w:pPr>
        <w:jc w:val="center"/>
      </w:pPr>
    </w:p>
    <w:p w14:paraId="18D3F748" w14:textId="77777777" w:rsidR="00425AEF" w:rsidRPr="00CE0D30" w:rsidRDefault="00425AEF" w:rsidP="00425AEF">
      <w:pPr>
        <w:jc w:val="center"/>
      </w:pPr>
    </w:p>
    <w:p w14:paraId="16C252EF" w14:textId="77777777" w:rsidR="00425AEF" w:rsidRPr="00CE0D30" w:rsidRDefault="00425AEF" w:rsidP="00425AEF">
      <w:pPr>
        <w:jc w:val="center"/>
      </w:pPr>
    </w:p>
    <w:p w14:paraId="37F46321" w14:textId="77777777" w:rsidR="00425AEF" w:rsidRPr="00CE0D30" w:rsidRDefault="00425AEF" w:rsidP="00425AEF">
      <w:pPr>
        <w:jc w:val="center"/>
      </w:pPr>
    </w:p>
    <w:p w14:paraId="358BCDB1" w14:textId="77777777" w:rsidR="00425AEF" w:rsidRPr="00CE0D30" w:rsidRDefault="00425AEF" w:rsidP="00425AEF">
      <w:pPr>
        <w:jc w:val="center"/>
      </w:pPr>
    </w:p>
    <w:p w14:paraId="4F5EDDEF" w14:textId="77777777" w:rsidR="00425AEF" w:rsidRPr="00CE0D30" w:rsidRDefault="00425AEF" w:rsidP="00425AEF">
      <w:pPr>
        <w:jc w:val="center"/>
      </w:pPr>
    </w:p>
    <w:p w14:paraId="0575037A" w14:textId="77777777" w:rsidR="008A0506" w:rsidRDefault="008A0506">
      <w:r>
        <w:br w:type="page"/>
      </w:r>
    </w:p>
    <w:p w14:paraId="75131724" w14:textId="77777777" w:rsidR="00425AEF" w:rsidRPr="00CE0D30" w:rsidRDefault="00425AEF" w:rsidP="00425AEF">
      <w:pPr>
        <w:jc w:val="center"/>
      </w:pPr>
      <w:r>
        <w:lastRenderedPageBreak/>
        <w:t>Ata de aprovação (assinada pela banca avaliadora via SEI)</w:t>
      </w:r>
    </w:p>
    <w:p w14:paraId="786BA647" w14:textId="77777777" w:rsidR="00425AEF" w:rsidRPr="00CE0D30" w:rsidRDefault="00425AEF" w:rsidP="00425AEF"/>
    <w:p w14:paraId="54D6E8B4" w14:textId="77777777" w:rsidR="00425AEF" w:rsidRPr="00CE0D30" w:rsidRDefault="00425AEF" w:rsidP="00425AEF">
      <w:r>
        <w:br w:type="page"/>
      </w:r>
    </w:p>
    <w:p w14:paraId="53AA256B" w14:textId="77777777" w:rsidR="00425AEF" w:rsidRPr="00170378" w:rsidRDefault="00425AEF" w:rsidP="00425AEF">
      <w:pPr>
        <w:jc w:val="center"/>
        <w:rPr>
          <w:b/>
        </w:rPr>
      </w:pPr>
      <w:r>
        <w:rPr>
          <w:b/>
        </w:rPr>
        <w:lastRenderedPageBreak/>
        <w:t>DEDICATÓRIA</w:t>
      </w:r>
    </w:p>
    <w:p w14:paraId="416A6684" w14:textId="77777777" w:rsidR="00425AEF" w:rsidRPr="00CE0D30" w:rsidRDefault="00425AEF" w:rsidP="00425AEF">
      <w:pPr>
        <w:jc w:val="center"/>
      </w:pPr>
      <w:r>
        <w:rPr>
          <w:highlight w:val="yellow"/>
        </w:rPr>
        <w:t>(Opcional)</w:t>
      </w:r>
    </w:p>
    <w:p w14:paraId="29EBBE54" w14:textId="77777777" w:rsidR="00425AEF" w:rsidRDefault="00425AEF" w:rsidP="00425AEF"/>
    <w:p w14:paraId="53F17754" w14:textId="77777777" w:rsidR="00425AEF" w:rsidRPr="00CE0D30" w:rsidRDefault="00425AEF" w:rsidP="00425AEF">
      <w:r>
        <w:t>Dedico este trabalho a todos os meu familiares e amigos, que me apoiaram nessa longa caminhada até a formação.</w:t>
      </w:r>
    </w:p>
    <w:p w14:paraId="717BB10C" w14:textId="77777777" w:rsidR="00425AEF" w:rsidRPr="00CE0D30" w:rsidRDefault="00425AEF" w:rsidP="00425AEF">
      <w:r>
        <w:br w:type="page"/>
      </w:r>
    </w:p>
    <w:p w14:paraId="314409E7" w14:textId="77777777" w:rsidR="00425AEF" w:rsidRPr="00170378" w:rsidRDefault="00425AEF" w:rsidP="00425AEF">
      <w:pPr>
        <w:jc w:val="center"/>
        <w:rPr>
          <w:b/>
        </w:rPr>
      </w:pPr>
      <w:r>
        <w:rPr>
          <w:b/>
        </w:rPr>
        <w:lastRenderedPageBreak/>
        <w:t>AGRADECIMENTOS</w:t>
      </w:r>
    </w:p>
    <w:p w14:paraId="1A3CB62A" w14:textId="77777777" w:rsidR="00425AEF" w:rsidRPr="00CE0D30" w:rsidRDefault="00425AEF" w:rsidP="00425AEF">
      <w:pPr>
        <w:jc w:val="center"/>
      </w:pPr>
      <w:r>
        <w:rPr>
          <w:highlight w:val="yellow"/>
        </w:rPr>
        <w:t>(Opcional)</w:t>
      </w:r>
    </w:p>
    <w:p w14:paraId="26253B88" w14:textId="77777777" w:rsidR="00425AEF" w:rsidRPr="00CE0D30" w:rsidRDefault="00425AEF" w:rsidP="00425AEF"/>
    <w:p w14:paraId="7D6994D0" w14:textId="77777777" w:rsidR="00425AEF" w:rsidRPr="00CE0D30" w:rsidRDefault="00425AEF" w:rsidP="00425AEF">
      <w:r>
        <w:br w:type="page"/>
      </w:r>
    </w:p>
    <w:p w14:paraId="567EE98B" w14:textId="77777777" w:rsidR="00425AEF" w:rsidRPr="00170378" w:rsidRDefault="00425AEF" w:rsidP="00425AEF">
      <w:pPr>
        <w:jc w:val="center"/>
        <w:rPr>
          <w:b/>
        </w:rPr>
      </w:pPr>
      <w:r>
        <w:rPr>
          <w:b/>
        </w:rPr>
        <w:lastRenderedPageBreak/>
        <w:t>EPÍGRAFE</w:t>
      </w:r>
    </w:p>
    <w:p w14:paraId="5DD26E9C" w14:textId="77777777" w:rsidR="00425AEF" w:rsidRPr="00CE0D30" w:rsidRDefault="00425AEF" w:rsidP="00425AEF">
      <w:pPr>
        <w:jc w:val="center"/>
      </w:pPr>
    </w:p>
    <w:p w14:paraId="6CEA2CD6" w14:textId="77777777" w:rsidR="00425AEF" w:rsidRPr="00CE0D30" w:rsidRDefault="00425AEF" w:rsidP="00425AEF"/>
    <w:p w14:paraId="6EC70999" w14:textId="77777777" w:rsidR="00425AEF" w:rsidRPr="00CE0D30" w:rsidRDefault="00425AEF" w:rsidP="00425AEF"/>
    <w:p w14:paraId="64C81629" w14:textId="77777777" w:rsidR="00425AEF" w:rsidRPr="00CE0D30" w:rsidRDefault="00425AEF" w:rsidP="00425AEF"/>
    <w:p w14:paraId="6B070C2B" w14:textId="77777777" w:rsidR="00425AEF" w:rsidRDefault="00425AEF" w:rsidP="00425AEF"/>
    <w:p w14:paraId="086AAF55" w14:textId="77777777" w:rsidR="00425AEF" w:rsidRDefault="00425AEF" w:rsidP="00425AEF"/>
    <w:p w14:paraId="7FD4FDF5" w14:textId="77777777" w:rsidR="00425AEF" w:rsidRDefault="00425AEF" w:rsidP="00425AEF"/>
    <w:p w14:paraId="291F950B" w14:textId="77777777" w:rsidR="00425AEF" w:rsidRDefault="00425AEF" w:rsidP="00425AEF"/>
    <w:p w14:paraId="3BA59659" w14:textId="77777777" w:rsidR="00425AEF" w:rsidRDefault="00425AEF" w:rsidP="00425AEF"/>
    <w:p w14:paraId="5A859585" w14:textId="77777777" w:rsidR="00425AEF" w:rsidRDefault="00425AEF" w:rsidP="00425AEF"/>
    <w:p w14:paraId="51C5EA34" w14:textId="77777777" w:rsidR="00425AEF" w:rsidRDefault="00425AEF" w:rsidP="00425AEF"/>
    <w:p w14:paraId="30B6B365" w14:textId="77777777" w:rsidR="00425AEF" w:rsidRDefault="00425AEF" w:rsidP="00425AEF"/>
    <w:p w14:paraId="6C0CEFBF" w14:textId="77777777" w:rsidR="00425AEF" w:rsidRDefault="00425AEF" w:rsidP="00425AEF"/>
    <w:p w14:paraId="47566C38" w14:textId="77777777" w:rsidR="00425AEF" w:rsidRDefault="00425AEF" w:rsidP="00425AEF"/>
    <w:p w14:paraId="598287AB" w14:textId="77777777" w:rsidR="00425AEF" w:rsidRDefault="00425AEF" w:rsidP="00425AEF"/>
    <w:p w14:paraId="7F9B9777" w14:textId="77777777" w:rsidR="00425AEF" w:rsidRDefault="00425AEF" w:rsidP="00425AEF"/>
    <w:p w14:paraId="0F0EA319" w14:textId="77777777" w:rsidR="00425AEF" w:rsidRDefault="00425AEF" w:rsidP="00425AEF"/>
    <w:p w14:paraId="3F93BB17" w14:textId="77777777" w:rsidR="00425AEF" w:rsidRDefault="00425AEF" w:rsidP="00425AEF"/>
    <w:p w14:paraId="217D465C" w14:textId="77777777" w:rsidR="00425AEF" w:rsidRDefault="00425AEF" w:rsidP="00425AEF"/>
    <w:p w14:paraId="5E010B91" w14:textId="77777777" w:rsidR="00425AEF" w:rsidRDefault="00425AEF" w:rsidP="00425AEF"/>
    <w:p w14:paraId="692592D7" w14:textId="77777777" w:rsidR="00425AEF" w:rsidRDefault="00425AEF" w:rsidP="00425AEF"/>
    <w:p w14:paraId="617F21CA" w14:textId="77777777" w:rsidR="00425AEF" w:rsidRDefault="00425AEF" w:rsidP="00425AEF"/>
    <w:p w14:paraId="65401A7F" w14:textId="77777777" w:rsidR="00425AEF" w:rsidRDefault="00425AEF" w:rsidP="00425AEF"/>
    <w:p w14:paraId="67456B5A" w14:textId="77777777" w:rsidR="00425AEF" w:rsidRDefault="00425AEF" w:rsidP="00425AEF"/>
    <w:p w14:paraId="6D344724" w14:textId="77777777" w:rsidR="00425AEF" w:rsidRDefault="00425AEF" w:rsidP="00425AEF"/>
    <w:p w14:paraId="099A1C0E" w14:textId="77777777" w:rsidR="00425AEF" w:rsidRDefault="00425AEF" w:rsidP="00425AEF"/>
    <w:p w14:paraId="7832EED1" w14:textId="77777777" w:rsidR="00425AEF" w:rsidRDefault="00425AEF" w:rsidP="00425AEF"/>
    <w:p w14:paraId="5500CECC" w14:textId="77777777" w:rsidR="00425AEF" w:rsidRDefault="00425AEF" w:rsidP="00425AEF"/>
    <w:p w14:paraId="1B0A4027" w14:textId="77777777" w:rsidR="00425AEF" w:rsidRDefault="00425AEF" w:rsidP="00425AEF"/>
    <w:p w14:paraId="734BDC0D" w14:textId="77777777" w:rsidR="00425AEF" w:rsidRDefault="00425AEF" w:rsidP="00425AEF"/>
    <w:p w14:paraId="4045CE4B" w14:textId="77777777" w:rsidR="00425AEF" w:rsidRDefault="00425AEF" w:rsidP="00425AEF"/>
    <w:p w14:paraId="5107D88E" w14:textId="77777777" w:rsidR="00425AEF" w:rsidRDefault="00425AEF" w:rsidP="00425AEF"/>
    <w:p w14:paraId="350B9A1A" w14:textId="77777777" w:rsidR="00425AEF" w:rsidRDefault="00425AEF" w:rsidP="00425AEF"/>
    <w:p w14:paraId="19239B1C" w14:textId="77777777" w:rsidR="00425AEF" w:rsidRDefault="00425AEF" w:rsidP="00425AEF"/>
    <w:p w14:paraId="0602357A" w14:textId="77777777" w:rsidR="00425AEF" w:rsidRDefault="00425AEF" w:rsidP="00425AEF"/>
    <w:p w14:paraId="1DCA348E" w14:textId="77777777" w:rsidR="00425AEF" w:rsidRDefault="00425AEF" w:rsidP="00425AEF"/>
    <w:p w14:paraId="714EFE01" w14:textId="77777777" w:rsidR="00425AEF" w:rsidRDefault="00425AEF" w:rsidP="00425AEF"/>
    <w:p w14:paraId="7E736512" w14:textId="77777777" w:rsidR="00425AEF" w:rsidRDefault="00425AEF" w:rsidP="00425AEF"/>
    <w:p w14:paraId="2BF9555B" w14:textId="77777777" w:rsidR="00425AEF" w:rsidRDefault="00425AEF" w:rsidP="00425AEF"/>
    <w:p w14:paraId="174C5A9B" w14:textId="77777777" w:rsidR="00425AEF" w:rsidRDefault="00425AEF" w:rsidP="00425AEF"/>
    <w:p w14:paraId="673C97EA" w14:textId="77777777" w:rsidR="00425AEF" w:rsidRDefault="00425AEF" w:rsidP="00425AEF"/>
    <w:p w14:paraId="1A9CE146" w14:textId="77777777" w:rsidR="00425AEF" w:rsidRDefault="00425AEF" w:rsidP="00425AEF"/>
    <w:p w14:paraId="0F7AF82D" w14:textId="77777777" w:rsidR="00425AEF" w:rsidRPr="00CE0D30" w:rsidRDefault="00425AEF" w:rsidP="00425AEF"/>
    <w:p w14:paraId="7B8F7D3B" w14:textId="77777777" w:rsidR="00425AEF" w:rsidRPr="00CE0D30" w:rsidRDefault="00425AEF" w:rsidP="00425AEF"/>
    <w:p w14:paraId="4AC44B0D"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67800D0F" w14:textId="77777777" w:rsidR="00425AEF" w:rsidRPr="002C618F" w:rsidRDefault="00425AEF" w:rsidP="00425AEF">
      <w:pPr>
        <w:ind w:left="2268"/>
        <w:jc w:val="right"/>
      </w:pPr>
      <w:r>
        <w:t>( Jim Simons – Criador da Análise Quantitativa)</w:t>
      </w:r>
    </w:p>
    <w:p w14:paraId="3681E266" w14:textId="77777777" w:rsidR="00425AEF" w:rsidRPr="00CE0D30" w:rsidRDefault="00425AEF" w:rsidP="00425AEF">
      <w:r>
        <w:br w:type="page"/>
      </w:r>
    </w:p>
    <w:p w14:paraId="2FD736C0" w14:textId="77777777" w:rsidR="00425AEF" w:rsidRPr="008E089F" w:rsidRDefault="00425AEF" w:rsidP="00425AEF">
      <w:pPr>
        <w:jc w:val="center"/>
        <w:rPr>
          <w:b/>
          <w:sz w:val="28"/>
        </w:rPr>
      </w:pPr>
      <w:r>
        <w:rPr>
          <w:b/>
          <w:sz w:val="28"/>
        </w:rPr>
        <w:lastRenderedPageBreak/>
        <w:t>RESUMO</w:t>
      </w:r>
    </w:p>
    <w:p w14:paraId="6E5C3977" w14:textId="77777777" w:rsidR="00425AEF" w:rsidRPr="00CE0D30" w:rsidRDefault="00425AEF" w:rsidP="00425AEF">
      <w:pPr>
        <w:jc w:val="both"/>
      </w:pPr>
    </w:p>
    <w:p w14:paraId="631582A3" w14:textId="653B505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r>
        <w:rPr>
          <w:spacing w:val="-2"/>
          <w:sz w:val="24"/>
          <w:szCs w:val="24"/>
          <w:lang w:val="pt-BR"/>
        </w:rPr>
        <w:t xml:space="preserve">) — utilizando média histórica e o fator de momentum de 12 meses (momentum 12-1) para geração de visões no modelo Black-Litterman — combinadas a diferentes algoritmos de otimização: Média-Variância, Mínima Variância Global, Maximização do Índice de Sortino e Minimização do </w:t>
      </w:r>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4B41A385" w14:textId="77777777" w:rsidR="00425AEF" w:rsidRPr="00EB1731" w:rsidRDefault="00425AEF" w:rsidP="00425AEF">
      <w:pPr>
        <w:jc w:val="both"/>
        <w:rPr>
          <w:b/>
          <w:bCs/>
          <w:spacing w:val="-2"/>
        </w:rPr>
      </w:pPr>
    </w:p>
    <w:p w14:paraId="302B0C45"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7E827C91"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6EF1CE25" w14:textId="77777777" w:rsidR="008E089F" w:rsidRDefault="008E089F" w:rsidP="00425AEF">
      <w:pPr>
        <w:rPr>
          <w:lang w:val="en-US"/>
        </w:rPr>
      </w:pPr>
    </w:p>
    <w:p w14:paraId="4D7E4ADD" w14:textId="77777777" w:rsidR="00425AEF" w:rsidRPr="008A0506" w:rsidRDefault="008E089F" w:rsidP="00425AEF">
      <w:pPr>
        <w:rPr>
          <w:lang w:val="en-US"/>
        </w:rPr>
      </w:pPr>
      <w:del w:id="0" w:author="Claude" w:date="2026-06-04T00:00:00Z">
        <w:r>
          <w:rPr>
            <w:lang w:val="en-US"/>
          </w:rPr>
          <w:delTex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delText>
        </w:r>
      </w:del>
      <w:bookmarkStart w:id="1" w:name="_Hlk231495054"/>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momentum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bookmarkEnd w:id="1"/>
    </w:p>
    <w:p w14:paraId="010AF002" w14:textId="77777777" w:rsidR="008E089F" w:rsidRDefault="008E089F" w:rsidP="00425AEF">
      <w:pPr>
        <w:rPr>
          <w:b/>
          <w:lang w:val="en-US"/>
        </w:rPr>
      </w:pPr>
    </w:p>
    <w:p w14:paraId="1BA62989"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r>
      <w:r>
        <w:rPr>
          <w:lang w:val="en-US"/>
        </w:rPr>
        <w:br w:type="page"/>
      </w:r>
    </w:p>
    <w:p w14:paraId="50943813"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613804EF" w14:textId="77777777" w:rsidR="00425AEF" w:rsidRPr="00CE0D30" w:rsidRDefault="00425AEF" w:rsidP="00425AEF">
      <w:r>
        <w:br w:type="page"/>
      </w:r>
    </w:p>
    <w:p w14:paraId="3D2226AE"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6232C397" w14:textId="77777777" w:rsidR="00425AEF" w:rsidRPr="00CE0D30" w:rsidRDefault="00425AEF" w:rsidP="00425AEF">
      <w:r>
        <w:br w:type="page"/>
      </w:r>
    </w:p>
    <w:p w14:paraId="508664A7"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4ED02A9E" w14:textId="77777777" w:rsidR="008E089F" w:rsidRDefault="008E089F" w:rsidP="00425AEF"/>
    <w:p w14:paraId="22FFC1F9" w14:textId="77777777" w:rsidR="008E089F" w:rsidRDefault="008E089F" w:rsidP="00425AEF"/>
    <w:p w14:paraId="48C12760" w14:textId="77777777" w:rsidR="00B050DB"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Pr>
          <w:noProof/>
        </w:rPr>
        <w:t>Tabela 1 - Comparação entre Capital Market Line (CML) e Security Market Line</w:t>
      </w:r>
      <w:r>
        <w:rPr>
          <w:noProof/>
        </w:rPr>
        <w:tab/>
      </w:r>
      <w:r>
        <w:rPr>
          <w:noProof/>
        </w:rPr>
        <w:fldChar w:fldCharType="begin"/>
      </w:r>
      <w:r>
        <w:rPr>
          <w:noProof/>
        </w:rPr>
        <w:instrText xml:space="preserve"> PAGEREF _Toc231447940 \h </w:instrText>
      </w:r>
      <w:r>
        <w:rPr>
          <w:noProof/>
        </w:rPr>
      </w:r>
      <w:r>
        <w:rPr>
          <w:noProof/>
        </w:rPr>
        <w:fldChar w:fldCharType="separate"/>
      </w:r>
      <w:r>
        <w:rPr>
          <w:noProof/>
        </w:rPr>
        <w:t>34</w:t>
      </w:r>
      <w:r>
        <w:rPr>
          <w:noProof/>
        </w:rPr>
        <w:fldChar w:fldCharType="end"/>
      </w:r>
    </w:p>
    <w:p w14:paraId="35107760"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2 - Comparação Estrutural: MPT vs. PMPT</w:t>
      </w:r>
      <w:r>
        <w:rPr>
          <w:noProof/>
        </w:rPr>
        <w:tab/>
      </w:r>
      <w:r>
        <w:rPr>
          <w:noProof/>
        </w:rPr>
        <w:fldChar w:fldCharType="begin"/>
      </w:r>
      <w:r>
        <w:rPr>
          <w:noProof/>
        </w:rPr>
        <w:instrText xml:space="preserve"> PAGEREF _Toc231447941 \h </w:instrText>
      </w:r>
      <w:r>
        <w:rPr>
          <w:noProof/>
        </w:rPr>
      </w:r>
      <w:r>
        <w:rPr>
          <w:noProof/>
        </w:rPr>
        <w:fldChar w:fldCharType="separate"/>
      </w:r>
      <w:r>
        <w:rPr>
          <w:noProof/>
        </w:rPr>
        <w:t>46</w:t>
      </w:r>
      <w:r>
        <w:rPr>
          <w:noProof/>
        </w:rPr>
        <w:fldChar w:fldCharType="end"/>
      </w:r>
    </w:p>
    <w:p w14:paraId="53C06E1F"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3 -  Resumo Analítico dos Indicadores de Desempenho (MPT vs. PMPT)</w:t>
      </w:r>
      <w:r>
        <w:rPr>
          <w:noProof/>
        </w:rPr>
        <w:tab/>
      </w:r>
      <w:r>
        <w:rPr>
          <w:noProof/>
        </w:rPr>
        <w:fldChar w:fldCharType="begin"/>
      </w:r>
      <w:r>
        <w:rPr>
          <w:noProof/>
        </w:rPr>
        <w:instrText xml:space="preserve"> PAGEREF _Toc231447942 \h </w:instrText>
      </w:r>
      <w:r>
        <w:rPr>
          <w:noProof/>
        </w:rPr>
      </w:r>
      <w:r>
        <w:rPr>
          <w:noProof/>
        </w:rPr>
        <w:fldChar w:fldCharType="separate"/>
      </w:r>
      <w:r>
        <w:rPr>
          <w:noProof/>
        </w:rPr>
        <w:t>55</w:t>
      </w:r>
      <w:r>
        <w:rPr>
          <w:noProof/>
        </w:rPr>
        <w:fldChar w:fldCharType="end"/>
      </w:r>
    </w:p>
    <w:p w14:paraId="184D89B5"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4 - Distribuição Setorial da Amostra</w:t>
      </w:r>
      <w:r>
        <w:rPr>
          <w:noProof/>
        </w:rPr>
        <w:tab/>
      </w:r>
      <w:r>
        <w:rPr>
          <w:noProof/>
        </w:rPr>
        <w:fldChar w:fldCharType="begin"/>
      </w:r>
      <w:r>
        <w:rPr>
          <w:noProof/>
        </w:rPr>
        <w:instrText xml:space="preserve"> PAGEREF _Toc231447943 \h </w:instrText>
      </w:r>
      <w:r>
        <w:rPr>
          <w:noProof/>
        </w:rPr>
      </w:r>
      <w:r>
        <w:rPr>
          <w:noProof/>
        </w:rPr>
        <w:fldChar w:fldCharType="separate"/>
      </w:r>
      <w:r>
        <w:rPr>
          <w:noProof/>
        </w:rPr>
        <w:t>85</w:t>
      </w:r>
      <w:r>
        <w:rPr>
          <w:noProof/>
        </w:rPr>
        <w:fldChar w:fldCharType="end"/>
      </w:r>
    </w:p>
    <w:p w14:paraId="71A8B48D"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5 - Estatísticas Descritivas dos Log-Retornos Diários (130 ativos)</w:t>
      </w:r>
      <w:r>
        <w:rPr>
          <w:noProof/>
        </w:rPr>
        <w:tab/>
      </w:r>
      <w:r>
        <w:rPr>
          <w:noProof/>
        </w:rPr>
        <w:fldChar w:fldCharType="begin"/>
      </w:r>
      <w:r>
        <w:rPr>
          <w:noProof/>
        </w:rPr>
        <w:instrText xml:space="preserve"> PAGEREF _Toc231447944 \h </w:instrText>
      </w:r>
      <w:r>
        <w:rPr>
          <w:noProof/>
        </w:rPr>
      </w:r>
      <w:r>
        <w:rPr>
          <w:noProof/>
        </w:rPr>
        <w:fldChar w:fldCharType="separate"/>
      </w:r>
      <w:r>
        <w:rPr>
          <w:noProof/>
        </w:rPr>
        <w:t>85</w:t>
      </w:r>
      <w:r>
        <w:rPr>
          <w:noProof/>
        </w:rPr>
        <w:fldChar w:fldCharType="end"/>
      </w:r>
    </w:p>
    <w:p w14:paraId="70237038"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6 - Tabela 4.3 — Volatilidade Média Anualizada por Ano (cross-section de 130 ativos)</w:t>
      </w:r>
      <w:r>
        <w:rPr>
          <w:noProof/>
        </w:rPr>
        <w:tab/>
      </w:r>
      <w:r>
        <w:rPr>
          <w:noProof/>
        </w:rPr>
        <w:fldChar w:fldCharType="begin"/>
      </w:r>
      <w:r>
        <w:rPr>
          <w:noProof/>
        </w:rPr>
        <w:instrText xml:space="preserve"> PAGEREF _Toc231447945 \h </w:instrText>
      </w:r>
      <w:r>
        <w:rPr>
          <w:noProof/>
        </w:rPr>
      </w:r>
      <w:r>
        <w:rPr>
          <w:noProof/>
        </w:rPr>
        <w:fldChar w:fldCharType="separate"/>
      </w:r>
      <w:r>
        <w:rPr>
          <w:noProof/>
        </w:rPr>
        <w:t>86</w:t>
      </w:r>
      <w:r>
        <w:rPr>
          <w:noProof/>
        </w:rPr>
        <w:fldChar w:fldCharType="end"/>
      </w:r>
    </w:p>
    <w:p w14:paraId="1A94FCDF"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7 - Resultados Consolidados dos Testes Econométricos (135 ativos)</w:t>
      </w:r>
      <w:r>
        <w:rPr>
          <w:noProof/>
        </w:rPr>
        <w:tab/>
      </w:r>
      <w:r>
        <w:rPr>
          <w:noProof/>
        </w:rPr>
        <w:fldChar w:fldCharType="begin"/>
      </w:r>
      <w:r>
        <w:rPr>
          <w:noProof/>
        </w:rPr>
        <w:instrText xml:space="preserve"> PAGEREF _Toc231447946 \h </w:instrText>
      </w:r>
      <w:r>
        <w:rPr>
          <w:noProof/>
        </w:rPr>
      </w:r>
      <w:r>
        <w:rPr>
          <w:noProof/>
        </w:rPr>
        <w:fldChar w:fldCharType="separate"/>
      </w:r>
      <w:r>
        <w:rPr>
          <w:noProof/>
        </w:rPr>
        <w:t>87</w:t>
      </w:r>
      <w:r>
        <w:rPr>
          <w:noProof/>
        </w:rPr>
        <w:fldChar w:fldCharType="end"/>
      </w:r>
    </w:p>
    <w:p w14:paraId="60B5B979"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8 — Desempenho da Estratégia Mínima Variância L1 (jan/2015 – dez/2025)</w:t>
      </w:r>
      <w:r>
        <w:rPr>
          <w:noProof/>
        </w:rPr>
        <w:tab/>
      </w:r>
      <w:r>
        <w:rPr>
          <w:noProof/>
        </w:rPr>
        <w:fldChar w:fldCharType="begin"/>
      </w:r>
      <w:r>
        <w:rPr>
          <w:noProof/>
        </w:rPr>
        <w:instrText xml:space="preserve"> PAGEREF _Toc231447947 \h </w:instrText>
      </w:r>
      <w:r>
        <w:rPr>
          <w:noProof/>
        </w:rPr>
      </w:r>
      <w:r>
        <w:rPr>
          <w:noProof/>
        </w:rPr>
        <w:fldChar w:fldCharType="separate"/>
      </w:r>
      <w:r>
        <w:rPr>
          <w:noProof/>
        </w:rPr>
        <w:t>88</w:t>
      </w:r>
      <w:r>
        <w:rPr>
          <w:noProof/>
        </w:rPr>
        <w:fldChar w:fldCharType="end"/>
      </w:r>
    </w:p>
    <w:p w14:paraId="36993538"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9— Desempenho da Estratégia Máximo Sharpe L1 (jan/2015 – dez/2025)</w:t>
      </w:r>
      <w:r>
        <w:rPr>
          <w:noProof/>
        </w:rPr>
        <w:tab/>
      </w:r>
      <w:r>
        <w:rPr>
          <w:noProof/>
        </w:rPr>
        <w:fldChar w:fldCharType="begin"/>
      </w:r>
      <w:r>
        <w:rPr>
          <w:noProof/>
        </w:rPr>
        <w:instrText xml:space="preserve"> PAGEREF _Toc231447948 \h </w:instrText>
      </w:r>
      <w:r>
        <w:rPr>
          <w:noProof/>
        </w:rPr>
      </w:r>
      <w:r>
        <w:rPr>
          <w:noProof/>
        </w:rPr>
        <w:fldChar w:fldCharType="separate"/>
      </w:r>
      <w:r>
        <w:rPr>
          <w:noProof/>
        </w:rPr>
        <w:t>89</w:t>
      </w:r>
      <w:r>
        <w:rPr>
          <w:noProof/>
        </w:rPr>
        <w:fldChar w:fldCharType="end"/>
      </w:r>
    </w:p>
    <w:p w14:paraId="2E9B6C27"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10 — Desempenho da Estratégia Black-Litterman + LSTM (jan/2015 – dez/2025)</w:t>
      </w:r>
      <w:r>
        <w:rPr>
          <w:noProof/>
        </w:rPr>
        <w:tab/>
      </w:r>
      <w:r>
        <w:rPr>
          <w:noProof/>
        </w:rPr>
        <w:fldChar w:fldCharType="begin"/>
      </w:r>
      <w:r>
        <w:rPr>
          <w:noProof/>
        </w:rPr>
        <w:instrText xml:space="preserve"> PAGEREF _Toc231447949 \h </w:instrText>
      </w:r>
      <w:r>
        <w:rPr>
          <w:noProof/>
        </w:rPr>
      </w:r>
      <w:r>
        <w:rPr>
          <w:noProof/>
        </w:rPr>
        <w:fldChar w:fldCharType="separate"/>
      </w:r>
      <w:r>
        <w:rPr>
          <w:noProof/>
        </w:rPr>
        <w:t>90</w:t>
      </w:r>
      <w:r>
        <w:rPr>
          <w:noProof/>
        </w:rPr>
        <w:fldChar w:fldCharType="end"/>
      </w:r>
    </w:p>
    <w:p w14:paraId="1B90E099"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11— Comparação Unificada das Estratégias (período out-of-sample 2015–2025)</w:t>
      </w:r>
      <w:r>
        <w:rPr>
          <w:noProof/>
        </w:rPr>
        <w:tab/>
      </w:r>
      <w:r>
        <w:rPr>
          <w:noProof/>
        </w:rPr>
        <w:fldChar w:fldCharType="begin"/>
      </w:r>
      <w:r>
        <w:rPr>
          <w:noProof/>
        </w:rPr>
        <w:instrText xml:space="preserve"> PAGEREF _Toc231447950 \h </w:instrText>
      </w:r>
      <w:r>
        <w:rPr>
          <w:noProof/>
        </w:rPr>
      </w:r>
      <w:r>
        <w:rPr>
          <w:noProof/>
        </w:rPr>
        <w:fldChar w:fldCharType="separate"/>
      </w:r>
      <w:r>
        <w:rPr>
          <w:noProof/>
        </w:rPr>
        <w:t>91</w:t>
      </w:r>
      <w:r>
        <w:rPr>
          <w:noProof/>
        </w:rPr>
        <w:fldChar w:fldCharType="end"/>
      </w:r>
    </w:p>
    <w:p w14:paraId="20050B8D"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12-  Síntese Comparativa do Desempenho (jan/2015 – dez/2025)</w:t>
      </w:r>
      <w:r>
        <w:rPr>
          <w:noProof/>
        </w:rPr>
        <w:tab/>
      </w:r>
      <w:r>
        <w:rPr>
          <w:noProof/>
        </w:rPr>
        <w:fldChar w:fldCharType="begin"/>
      </w:r>
      <w:r>
        <w:rPr>
          <w:noProof/>
        </w:rPr>
        <w:instrText xml:space="preserve"> PAGEREF _Toc231447951 \h </w:instrText>
      </w:r>
      <w:r>
        <w:rPr>
          <w:noProof/>
        </w:rPr>
      </w:r>
      <w:r>
        <w:rPr>
          <w:noProof/>
        </w:rPr>
        <w:fldChar w:fldCharType="separate"/>
      </w:r>
      <w:r>
        <w:rPr>
          <w:noProof/>
        </w:rPr>
        <w:t>94</w:t>
      </w:r>
      <w:r>
        <w:rPr>
          <w:noProof/>
        </w:rPr>
        <w:fldChar w:fldCharType="end"/>
      </w:r>
    </w:p>
    <w:p w14:paraId="7C98DC03"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13 - Cronograma da Pesquisa</w:t>
      </w:r>
      <w:r>
        <w:rPr>
          <w:noProof/>
        </w:rPr>
        <w:tab/>
      </w:r>
      <w:r>
        <w:rPr>
          <w:noProof/>
        </w:rPr>
        <w:fldChar w:fldCharType="begin"/>
      </w:r>
      <w:r>
        <w:rPr>
          <w:noProof/>
        </w:rPr>
        <w:instrText xml:space="preserve"> PAGEREF _Toc231447952 \h </w:instrText>
      </w:r>
      <w:r>
        <w:rPr>
          <w:noProof/>
        </w:rPr>
      </w:r>
      <w:r>
        <w:rPr>
          <w:noProof/>
        </w:rPr>
        <w:fldChar w:fldCharType="separate"/>
      </w:r>
      <w:r>
        <w:rPr>
          <w:noProof/>
        </w:rPr>
        <w:t>103</w:t>
      </w:r>
      <w:r>
        <w:rPr>
          <w:noProof/>
        </w:rPr>
        <w:fldChar w:fldCharType="end"/>
      </w:r>
    </w:p>
    <w:p w14:paraId="0F3D5D59"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14 - A1 - Composição Setorial</w:t>
      </w:r>
      <w:r>
        <w:rPr>
          <w:noProof/>
        </w:rPr>
        <w:tab/>
      </w:r>
      <w:r>
        <w:rPr>
          <w:noProof/>
        </w:rPr>
        <w:fldChar w:fldCharType="begin"/>
      </w:r>
      <w:r>
        <w:rPr>
          <w:noProof/>
        </w:rPr>
        <w:instrText xml:space="preserve"> PAGEREF _Toc231447953 \h </w:instrText>
      </w:r>
      <w:r>
        <w:rPr>
          <w:noProof/>
        </w:rPr>
      </w:r>
      <w:r>
        <w:rPr>
          <w:noProof/>
        </w:rPr>
        <w:fldChar w:fldCharType="separate"/>
      </w:r>
      <w:r>
        <w:rPr>
          <w:noProof/>
        </w:rPr>
        <w:t>104</w:t>
      </w:r>
      <w:r>
        <w:rPr>
          <w:noProof/>
        </w:rPr>
        <w:fldChar w:fldCharType="end"/>
      </w:r>
    </w:p>
    <w:p w14:paraId="4032D55B"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15 -Relação Completa dos Ativos</w:t>
      </w:r>
      <w:r>
        <w:rPr>
          <w:noProof/>
        </w:rPr>
        <w:tab/>
      </w:r>
      <w:r>
        <w:rPr>
          <w:noProof/>
        </w:rPr>
        <w:fldChar w:fldCharType="begin"/>
      </w:r>
      <w:r>
        <w:rPr>
          <w:noProof/>
        </w:rPr>
        <w:instrText xml:space="preserve"> PAGEREF _Toc231447954 \h </w:instrText>
      </w:r>
      <w:r>
        <w:rPr>
          <w:noProof/>
        </w:rPr>
      </w:r>
      <w:r>
        <w:rPr>
          <w:noProof/>
        </w:rPr>
        <w:fldChar w:fldCharType="separate"/>
      </w:r>
      <w:r>
        <w:rPr>
          <w:noProof/>
        </w:rPr>
        <w:t>104</w:t>
      </w:r>
      <w:r>
        <w:rPr>
          <w:noProof/>
        </w:rPr>
        <w:fldChar w:fldCharType="end"/>
      </w:r>
    </w:p>
    <w:p w14:paraId="792FDC79" w14:textId="77777777" w:rsidR="008E089F" w:rsidRDefault="008E089F" w:rsidP="00425AEF">
      <w:r>
        <w:fldChar w:fldCharType="end"/>
      </w:r>
    </w:p>
    <w:p w14:paraId="3C29F4AF" w14:textId="77777777" w:rsidR="008E089F" w:rsidRDefault="008E089F" w:rsidP="00425AEF"/>
    <w:p w14:paraId="309CB89D" w14:textId="77777777" w:rsidR="00425AEF" w:rsidRPr="00CE0D30" w:rsidRDefault="00425AEF" w:rsidP="00425AEF">
      <w:r>
        <w:br w:type="page"/>
      </w:r>
    </w:p>
    <w:p w14:paraId="07632D1D"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02C66F5B" w14:textId="77777777" w:rsidR="00425AEF" w:rsidRPr="00CE0D30" w:rsidRDefault="00425AEF" w:rsidP="00425AEF">
      <w:r>
        <w:br w:type="page"/>
      </w:r>
    </w:p>
    <w:p w14:paraId="11AAA3EB"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5A5F2824" w14:textId="77777777" w:rsidR="008E66AE" w:rsidRDefault="008E66AE">
          <w:pPr>
            <w:pStyle w:val="CabealhodoSumrio"/>
          </w:pPr>
          <w:r>
            <w:t>Sumário</w:t>
          </w:r>
        </w:p>
        <w:p w14:paraId="0F93DFA6" w14:textId="77777777" w:rsidR="00B050DB"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448096" w:history="1">
            <w:r>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Pr>
                <w:rStyle w:val="Hyperlink"/>
                <w:noProof/>
                <w:spacing w:val="-2"/>
              </w:rPr>
              <w:t>INTRODUÇÃO</w:t>
            </w:r>
            <w:r>
              <w:rPr>
                <w:noProof/>
                <w:webHidden/>
              </w:rPr>
              <w:tab/>
            </w:r>
            <w:r>
              <w:rPr>
                <w:noProof/>
                <w:webHidden/>
              </w:rPr>
              <w:fldChar w:fldCharType="begin"/>
            </w:r>
            <w:r>
              <w:rPr>
                <w:noProof/>
                <w:webHidden/>
              </w:rPr>
              <w:instrText xml:space="preserve"> PAGEREF _Toc231448096 \h </w:instrText>
            </w:r>
            <w:r>
              <w:rPr>
                <w:noProof/>
                <w:webHidden/>
              </w:rPr>
            </w:r>
            <w:r>
              <w:rPr>
                <w:noProof/>
                <w:webHidden/>
              </w:rPr>
              <w:fldChar w:fldCharType="separate"/>
            </w:r>
            <w:r>
              <w:rPr>
                <w:noProof/>
                <w:webHidden/>
              </w:rPr>
              <w:t>19</w:t>
            </w:r>
            <w:r>
              <w:rPr>
                <w:noProof/>
                <w:webHidden/>
              </w:rPr>
              <w:fldChar w:fldCharType="end"/>
            </w:r>
          </w:hyperlink>
        </w:p>
        <w:p w14:paraId="36F78C5E"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7" w:history="1">
            <w:r w:rsidR="00B050DB">
              <w:rPr>
                <w:rStyle w:val="Hyperlink"/>
                <w:noProof/>
                <w:w w:val="99"/>
              </w:rPr>
              <w:t>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REFERENCIAL TEÓRICO</w:t>
            </w:r>
            <w:r w:rsidR="00B050DB">
              <w:rPr>
                <w:noProof/>
                <w:webHidden/>
              </w:rPr>
              <w:tab/>
            </w:r>
            <w:r w:rsidR="00B050DB">
              <w:rPr>
                <w:noProof/>
                <w:webHidden/>
              </w:rPr>
              <w:fldChar w:fldCharType="begin"/>
            </w:r>
            <w:r w:rsidR="00B050DB">
              <w:rPr>
                <w:noProof/>
                <w:webHidden/>
              </w:rPr>
              <w:instrText xml:space="preserve"> PAGEREF _Toc231448097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51D0BA4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8" w:history="1">
            <w:r w:rsidR="00B050DB">
              <w:rPr>
                <w:rStyle w:val="Hyperlink"/>
                <w:rFonts w:eastAsia="Google Sans"/>
                <w:noProof/>
              </w:rPr>
              <w:t>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Gênese da Gestão de Portfólios e o Paradigma Pré-Markowitz</w:t>
            </w:r>
            <w:r w:rsidR="00B050DB">
              <w:rPr>
                <w:noProof/>
                <w:webHidden/>
              </w:rPr>
              <w:tab/>
            </w:r>
            <w:r w:rsidR="00B050DB">
              <w:rPr>
                <w:noProof/>
                <w:webHidden/>
              </w:rPr>
              <w:fldChar w:fldCharType="begin"/>
            </w:r>
            <w:r w:rsidR="00B050DB">
              <w:rPr>
                <w:noProof/>
                <w:webHidden/>
              </w:rPr>
              <w:instrText xml:space="preserve"> PAGEREF _Toc231448098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4F88191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9" w:history="1">
            <w:r w:rsidR="00B050DB">
              <w:rPr>
                <w:rStyle w:val="Hyperlink"/>
                <w:rFonts w:eastAsia="Google Sans"/>
                <w:noProof/>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Introdução: A Evolução Histórica da Gestão de Investimentos</w:t>
            </w:r>
            <w:r w:rsidR="00B050DB">
              <w:rPr>
                <w:noProof/>
                <w:webHidden/>
              </w:rPr>
              <w:tab/>
            </w:r>
            <w:r w:rsidR="00B050DB">
              <w:rPr>
                <w:noProof/>
                <w:webHidden/>
              </w:rPr>
              <w:fldChar w:fldCharType="begin"/>
            </w:r>
            <w:r w:rsidR="00B050DB">
              <w:rPr>
                <w:noProof/>
                <w:webHidden/>
              </w:rPr>
              <w:instrText xml:space="preserve"> PAGEREF _Toc231448099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3337E15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0" w:history="1">
            <w:r w:rsidR="00B050DB">
              <w:rPr>
                <w:rStyle w:val="Hyperlink"/>
                <w:noProof/>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Paradigma Pré-Markowitz: A Era da Seleção de Ativos</w:t>
            </w:r>
            <w:r w:rsidR="00B050DB">
              <w:rPr>
                <w:noProof/>
                <w:webHidden/>
              </w:rPr>
              <w:tab/>
            </w:r>
            <w:r w:rsidR="00B050DB">
              <w:rPr>
                <w:noProof/>
                <w:webHidden/>
              </w:rPr>
              <w:fldChar w:fldCharType="begin"/>
            </w:r>
            <w:r w:rsidR="00B050DB">
              <w:rPr>
                <w:noProof/>
                <w:webHidden/>
              </w:rPr>
              <w:instrText xml:space="preserve"> PAGEREF _Toc231448100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01CBEFB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1" w:history="1">
            <w:r w:rsidR="00B050DB">
              <w:rPr>
                <w:rStyle w:val="Hyperlink"/>
                <w:noProof/>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Transição para a Análise Quantitativa</w:t>
            </w:r>
            <w:r w:rsidR="00B050DB">
              <w:rPr>
                <w:noProof/>
                <w:webHidden/>
              </w:rPr>
              <w:tab/>
            </w:r>
            <w:r w:rsidR="00B050DB">
              <w:rPr>
                <w:noProof/>
                <w:webHidden/>
              </w:rPr>
              <w:fldChar w:fldCharType="begin"/>
            </w:r>
            <w:r w:rsidR="00B050DB">
              <w:rPr>
                <w:noProof/>
                <w:webHidden/>
              </w:rPr>
              <w:instrText xml:space="preserve"> PAGEREF _Toc231448101 \h </w:instrText>
            </w:r>
            <w:r w:rsidR="00B050DB">
              <w:rPr>
                <w:noProof/>
                <w:webHidden/>
              </w:rPr>
            </w:r>
            <w:r w:rsidR="00B050DB">
              <w:rPr>
                <w:noProof/>
                <w:webHidden/>
              </w:rPr>
              <w:fldChar w:fldCharType="separate"/>
            </w:r>
            <w:r w:rsidR="00B050DB">
              <w:rPr>
                <w:noProof/>
                <w:webHidden/>
              </w:rPr>
              <w:t>22</w:t>
            </w:r>
            <w:r w:rsidR="00B050DB">
              <w:rPr>
                <w:noProof/>
                <w:webHidden/>
              </w:rPr>
              <w:fldChar w:fldCharType="end"/>
            </w:r>
          </w:hyperlink>
        </w:p>
        <w:p w14:paraId="07B7182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2" w:history="1">
            <w:r w:rsidR="00B050DB">
              <w:rPr>
                <w:rStyle w:val="Hyperlink"/>
                <w:rFonts w:eastAsia="Google Sans"/>
                <w:noProof/>
              </w:rPr>
              <w:t>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Revolução de Markowitz: O Modelo Média-Variância</w:t>
            </w:r>
            <w:r w:rsidR="00B050DB">
              <w:rPr>
                <w:noProof/>
                <w:webHidden/>
              </w:rPr>
              <w:tab/>
            </w:r>
            <w:r w:rsidR="00B050DB">
              <w:rPr>
                <w:noProof/>
                <w:webHidden/>
              </w:rPr>
              <w:fldChar w:fldCharType="begin"/>
            </w:r>
            <w:r w:rsidR="00B050DB">
              <w:rPr>
                <w:noProof/>
                <w:webHidden/>
              </w:rPr>
              <w:instrText xml:space="preserve"> PAGEREF _Toc231448102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1626EC5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3" w:history="1">
            <w:r w:rsidR="00B050DB">
              <w:rPr>
                <w:rStyle w:val="Hyperlink"/>
                <w:rFonts w:eastAsia="Google Sans"/>
                <w:noProof/>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Rejeição da Maximização Pura do Retorno</w:t>
            </w:r>
            <w:r w:rsidR="00B050DB">
              <w:rPr>
                <w:noProof/>
                <w:webHidden/>
              </w:rPr>
              <w:tab/>
            </w:r>
            <w:r w:rsidR="00B050DB">
              <w:rPr>
                <w:noProof/>
                <w:webHidden/>
              </w:rPr>
              <w:fldChar w:fldCharType="begin"/>
            </w:r>
            <w:r w:rsidR="00B050DB">
              <w:rPr>
                <w:noProof/>
                <w:webHidden/>
              </w:rPr>
              <w:instrText xml:space="preserve"> PAGEREF _Toc231448103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6E44767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4" w:history="1">
            <w:r w:rsidR="00B050DB">
              <w:rPr>
                <w:rStyle w:val="Hyperlink"/>
                <w:rFonts w:eastAsia="Google Sans"/>
                <w:noProof/>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Conceito de Risco como Variância: Uma Escolha Pragmática</w:t>
            </w:r>
            <w:r w:rsidR="00B050DB">
              <w:rPr>
                <w:noProof/>
                <w:webHidden/>
              </w:rPr>
              <w:tab/>
            </w:r>
            <w:r w:rsidR="00B050DB">
              <w:rPr>
                <w:noProof/>
                <w:webHidden/>
              </w:rPr>
              <w:fldChar w:fldCharType="begin"/>
            </w:r>
            <w:r w:rsidR="00B050DB">
              <w:rPr>
                <w:noProof/>
                <w:webHidden/>
              </w:rPr>
              <w:instrText xml:space="preserve"> PAGEREF _Toc231448104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5382AEA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5" w:history="1">
            <w:r w:rsidR="00B050DB">
              <w:rPr>
                <w:rStyle w:val="Hyperlink"/>
                <w:rFonts w:eastAsia="Google Sans"/>
                <w:noProof/>
              </w:rPr>
              <w:t>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Risco, Retorno e Covariância: A Matemática da Diversificação</w:t>
            </w:r>
            <w:r w:rsidR="00B050DB">
              <w:rPr>
                <w:noProof/>
                <w:webHidden/>
              </w:rPr>
              <w:tab/>
            </w:r>
            <w:r w:rsidR="00B050DB">
              <w:rPr>
                <w:noProof/>
                <w:webHidden/>
              </w:rPr>
              <w:fldChar w:fldCharType="begin"/>
            </w:r>
            <w:r w:rsidR="00B050DB">
              <w:rPr>
                <w:noProof/>
                <w:webHidden/>
              </w:rPr>
              <w:instrText xml:space="preserve"> PAGEREF _Toc231448105 \h </w:instrText>
            </w:r>
            <w:r w:rsidR="00B050DB">
              <w:rPr>
                <w:noProof/>
                <w:webHidden/>
              </w:rPr>
            </w:r>
            <w:r w:rsidR="00B050DB">
              <w:rPr>
                <w:noProof/>
                <w:webHidden/>
              </w:rPr>
              <w:fldChar w:fldCharType="separate"/>
            </w:r>
            <w:r w:rsidR="00B050DB">
              <w:rPr>
                <w:noProof/>
                <w:webHidden/>
              </w:rPr>
              <w:t>24</w:t>
            </w:r>
            <w:r w:rsidR="00B050DB">
              <w:rPr>
                <w:noProof/>
                <w:webHidden/>
              </w:rPr>
              <w:fldChar w:fldCharType="end"/>
            </w:r>
          </w:hyperlink>
        </w:p>
        <w:p w14:paraId="5772397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6" w:history="1">
            <w:r w:rsidR="00B050DB">
              <w:rPr>
                <w:rStyle w:val="Hyperlink"/>
                <w:rFonts w:eastAsia="Google Sans"/>
                <w:noProof/>
              </w:rPr>
              <w:t>2.3.1.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Retorno Esperado do Portfólio</w:t>
            </w:r>
            <w:r w:rsidR="00B050DB">
              <w:rPr>
                <w:noProof/>
                <w:webHidden/>
              </w:rPr>
              <w:tab/>
            </w:r>
            <w:r w:rsidR="00B050DB">
              <w:rPr>
                <w:noProof/>
                <w:webHidden/>
              </w:rPr>
              <w:fldChar w:fldCharType="begin"/>
            </w:r>
            <w:r w:rsidR="00B050DB">
              <w:rPr>
                <w:noProof/>
                <w:webHidden/>
              </w:rPr>
              <w:instrText xml:space="preserve"> PAGEREF _Toc231448106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5413886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7" w:history="1">
            <w:r w:rsidR="00B050DB">
              <w:rPr>
                <w:rStyle w:val="Hyperlink"/>
                <w:rFonts w:eastAsia="Google Sans"/>
                <w:noProof/>
              </w:rPr>
              <w:t>2.3.2.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Variância e Covariância</w:t>
            </w:r>
            <w:r w:rsidR="00B050DB">
              <w:rPr>
                <w:noProof/>
                <w:webHidden/>
              </w:rPr>
              <w:tab/>
            </w:r>
            <w:r w:rsidR="00B050DB">
              <w:rPr>
                <w:noProof/>
                <w:webHidden/>
              </w:rPr>
              <w:fldChar w:fldCharType="begin"/>
            </w:r>
            <w:r w:rsidR="00B050DB">
              <w:rPr>
                <w:noProof/>
                <w:webHidden/>
              </w:rPr>
              <w:instrText xml:space="preserve"> PAGEREF _Toc231448107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0C64F97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8" w:history="1">
            <w:r w:rsidR="00B050DB">
              <w:rPr>
                <w:rStyle w:val="Hyperlink"/>
                <w:rFonts w:eastAsia="Google Sans"/>
                <w:noProof/>
              </w:rPr>
              <w:t>2.3.3.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Papel da Correlação</w:t>
            </w:r>
            <w:r w:rsidR="00B050DB">
              <w:rPr>
                <w:noProof/>
                <w:webHidden/>
              </w:rPr>
              <w:tab/>
            </w:r>
            <w:r w:rsidR="00B050DB">
              <w:rPr>
                <w:noProof/>
                <w:webHidden/>
              </w:rPr>
              <w:fldChar w:fldCharType="begin"/>
            </w:r>
            <w:r w:rsidR="00B050DB">
              <w:rPr>
                <w:noProof/>
                <w:webHidden/>
              </w:rPr>
              <w:instrText xml:space="preserve"> PAGEREF _Toc231448108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18C405F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9" w:history="1">
            <w:r w:rsidR="00B050DB">
              <w:rPr>
                <w:rStyle w:val="Hyperlink"/>
                <w:rFonts w:eastAsia="Google Sans"/>
                <w:noProof/>
              </w:rPr>
              <w:t>2.4.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Fronteira Eficiente: Otimização e Geometria</w:t>
            </w:r>
            <w:r w:rsidR="00B050DB">
              <w:rPr>
                <w:noProof/>
                <w:webHidden/>
              </w:rPr>
              <w:tab/>
            </w:r>
            <w:r w:rsidR="00B050DB">
              <w:rPr>
                <w:noProof/>
                <w:webHidden/>
              </w:rPr>
              <w:fldChar w:fldCharType="begin"/>
            </w:r>
            <w:r w:rsidR="00B050DB">
              <w:rPr>
                <w:noProof/>
                <w:webHidden/>
              </w:rPr>
              <w:instrText xml:space="preserve"> PAGEREF _Toc231448109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3326324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0" w:history="1">
            <w:r w:rsidR="00B050DB">
              <w:rPr>
                <w:rStyle w:val="Hyperlink"/>
                <w:rFonts w:eastAsia="Google Sans"/>
                <w:noProof/>
              </w:rPr>
              <w:t>2.4.1.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Derivação e Definição</w:t>
            </w:r>
            <w:r w:rsidR="00B050DB">
              <w:rPr>
                <w:noProof/>
                <w:webHidden/>
              </w:rPr>
              <w:tab/>
            </w:r>
            <w:r w:rsidR="00B050DB">
              <w:rPr>
                <w:noProof/>
                <w:webHidden/>
              </w:rPr>
              <w:fldChar w:fldCharType="begin"/>
            </w:r>
            <w:r w:rsidR="00B050DB">
              <w:rPr>
                <w:noProof/>
                <w:webHidden/>
              </w:rPr>
              <w:instrText xml:space="preserve"> PAGEREF _Toc231448110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5B64455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1" w:history="1">
            <w:r w:rsidR="00B050DB">
              <w:rPr>
                <w:rStyle w:val="Hyperlink"/>
                <w:rFonts w:eastAsia="Google Sans"/>
                <w:noProof/>
              </w:rPr>
              <w:t>2.4.2.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Portfólio de Mínima Variância Global</w:t>
            </w:r>
            <w:r w:rsidR="00B050DB">
              <w:rPr>
                <w:noProof/>
                <w:webHidden/>
              </w:rPr>
              <w:tab/>
            </w:r>
            <w:r w:rsidR="00B050DB">
              <w:rPr>
                <w:noProof/>
                <w:webHidden/>
              </w:rPr>
              <w:fldChar w:fldCharType="begin"/>
            </w:r>
            <w:r w:rsidR="00B050DB">
              <w:rPr>
                <w:noProof/>
                <w:webHidden/>
              </w:rPr>
              <w:instrText xml:space="preserve"> PAGEREF _Toc231448111 \h </w:instrText>
            </w:r>
            <w:r w:rsidR="00B050DB">
              <w:rPr>
                <w:noProof/>
                <w:webHidden/>
              </w:rPr>
            </w:r>
            <w:r w:rsidR="00B050DB">
              <w:rPr>
                <w:noProof/>
                <w:webHidden/>
              </w:rPr>
              <w:fldChar w:fldCharType="separate"/>
            </w:r>
            <w:r w:rsidR="00B050DB">
              <w:rPr>
                <w:noProof/>
                <w:webHidden/>
              </w:rPr>
              <w:t>27</w:t>
            </w:r>
            <w:r w:rsidR="00B050DB">
              <w:rPr>
                <w:noProof/>
                <w:webHidden/>
              </w:rPr>
              <w:fldChar w:fldCharType="end"/>
            </w:r>
          </w:hyperlink>
        </w:p>
        <w:p w14:paraId="30C5934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2" w:history="1">
            <w:r w:rsidR="00B050DB">
              <w:rPr>
                <w:rStyle w:val="Hyperlink"/>
                <w:rFonts w:eastAsia="Google Sans"/>
                <w:noProof/>
              </w:rPr>
              <w:t>2.4.3.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 e o Teorema da Separação</w:t>
            </w:r>
            <w:r w:rsidR="00B050DB">
              <w:rPr>
                <w:noProof/>
                <w:webHidden/>
              </w:rPr>
              <w:tab/>
            </w:r>
            <w:r w:rsidR="00B050DB">
              <w:rPr>
                <w:noProof/>
                <w:webHidden/>
              </w:rPr>
              <w:fldChar w:fldCharType="begin"/>
            </w:r>
            <w:r w:rsidR="00B050DB">
              <w:rPr>
                <w:noProof/>
                <w:webHidden/>
              </w:rPr>
              <w:instrText xml:space="preserve"> PAGEREF _Toc231448112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26B078EB"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3" w:history="1">
            <w:r w:rsidR="00B050DB">
              <w:rPr>
                <w:rStyle w:val="Hyperlink"/>
                <w:rFonts w:eastAsia="Google Sans"/>
                <w:noProof/>
              </w:rPr>
              <w:t>2.4.3.1.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w:t>
            </w:r>
            <w:r w:rsidR="00B050DB">
              <w:rPr>
                <w:noProof/>
                <w:webHidden/>
              </w:rPr>
              <w:tab/>
            </w:r>
            <w:r w:rsidR="00B050DB">
              <w:rPr>
                <w:noProof/>
                <w:webHidden/>
              </w:rPr>
              <w:fldChar w:fldCharType="begin"/>
            </w:r>
            <w:r w:rsidR="00B050DB">
              <w:rPr>
                <w:noProof/>
                <w:webHidden/>
              </w:rPr>
              <w:instrText xml:space="preserve"> PAGEREF _Toc231448113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5B1B8C9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4" w:history="1">
            <w:r w:rsidR="00B050DB">
              <w:rPr>
                <w:rStyle w:val="Hyperlink"/>
                <w:rFonts w:eastAsia="Google Sans"/>
                <w:noProof/>
              </w:rPr>
              <w:t>2.4.4.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Teorema da Separação de Tobin</w:t>
            </w:r>
            <w:r w:rsidR="00B050DB">
              <w:rPr>
                <w:noProof/>
                <w:webHidden/>
              </w:rPr>
              <w:tab/>
            </w:r>
            <w:r w:rsidR="00B050DB">
              <w:rPr>
                <w:noProof/>
                <w:webHidden/>
              </w:rPr>
              <w:fldChar w:fldCharType="begin"/>
            </w:r>
            <w:r w:rsidR="00B050DB">
              <w:rPr>
                <w:noProof/>
                <w:webHidden/>
              </w:rPr>
              <w:instrText xml:space="preserve"> PAGEREF _Toc231448114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4AED3FB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5" w:history="1">
            <w:r w:rsidR="00B050DB">
              <w:rPr>
                <w:rStyle w:val="Hyperlink"/>
                <w:rFonts w:eastAsia="Google Sans"/>
                <w:noProof/>
              </w:rPr>
              <w:t>2.4.5.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Reta do Mercado de Capitais (Capital Market Line - CML)</w:t>
            </w:r>
            <w:r w:rsidR="00B050DB">
              <w:rPr>
                <w:noProof/>
                <w:webHidden/>
              </w:rPr>
              <w:tab/>
            </w:r>
            <w:r w:rsidR="00B050DB">
              <w:rPr>
                <w:noProof/>
                <w:webHidden/>
              </w:rPr>
              <w:fldChar w:fldCharType="begin"/>
            </w:r>
            <w:r w:rsidR="00B050DB">
              <w:rPr>
                <w:noProof/>
                <w:webHidden/>
              </w:rPr>
              <w:instrText xml:space="preserve"> PAGEREF _Toc231448115 \h </w:instrText>
            </w:r>
            <w:r w:rsidR="00B050DB">
              <w:rPr>
                <w:noProof/>
                <w:webHidden/>
              </w:rPr>
            </w:r>
            <w:r w:rsidR="00B050DB">
              <w:rPr>
                <w:noProof/>
                <w:webHidden/>
              </w:rPr>
              <w:fldChar w:fldCharType="separate"/>
            </w:r>
            <w:r w:rsidR="00B050DB">
              <w:rPr>
                <w:noProof/>
                <w:webHidden/>
              </w:rPr>
              <w:t>29</w:t>
            </w:r>
            <w:r w:rsidR="00B050DB">
              <w:rPr>
                <w:noProof/>
                <w:webHidden/>
              </w:rPr>
              <w:fldChar w:fldCharType="end"/>
            </w:r>
          </w:hyperlink>
        </w:p>
        <w:p w14:paraId="0AB1440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6" w:history="1">
            <w:r w:rsidR="00B050DB">
              <w:rPr>
                <w:rStyle w:val="Hyperlink"/>
                <w:rFonts w:eastAsia="Google Sans Text"/>
                <w:noProof/>
              </w:rPr>
              <w:t>2.4.6.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Text"/>
                <w:bCs/>
                <w:noProof/>
              </w:rPr>
              <w:t>Considerações sobre Taxas de Empréstimo Diferenciadas</w:t>
            </w:r>
            <w:r w:rsidR="00B050DB">
              <w:rPr>
                <w:noProof/>
                <w:webHidden/>
              </w:rPr>
              <w:tab/>
            </w:r>
            <w:r w:rsidR="00B050DB">
              <w:rPr>
                <w:noProof/>
                <w:webHidden/>
              </w:rPr>
              <w:fldChar w:fldCharType="begin"/>
            </w:r>
            <w:r w:rsidR="00B050DB">
              <w:rPr>
                <w:noProof/>
                <w:webHidden/>
              </w:rPr>
              <w:instrText xml:space="preserve"> PAGEREF _Toc231448116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4D8C0C3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7" w:history="1">
            <w:r w:rsidR="00B050DB">
              <w:rPr>
                <w:rStyle w:val="Hyperlink"/>
                <w:rFonts w:eastAsia="Google Sans"/>
                <w:noProof/>
              </w:rPr>
              <w:t>2.5.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Avaliação de Desempenho: O Índice de Sharpe</w:t>
            </w:r>
            <w:r w:rsidR="00B050DB">
              <w:rPr>
                <w:noProof/>
                <w:webHidden/>
              </w:rPr>
              <w:tab/>
            </w:r>
            <w:r w:rsidR="00B050DB">
              <w:rPr>
                <w:noProof/>
                <w:webHidden/>
              </w:rPr>
              <w:fldChar w:fldCharType="begin"/>
            </w:r>
            <w:r w:rsidR="00B050DB">
              <w:rPr>
                <w:noProof/>
                <w:webHidden/>
              </w:rPr>
              <w:instrText xml:space="preserve"> PAGEREF _Toc231448117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10BCCED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8" w:history="1">
            <w:r w:rsidR="00B050DB">
              <w:rPr>
                <w:rStyle w:val="Hyperlink"/>
                <w:rFonts w:eastAsia="Google Sans"/>
                <w:noProof/>
              </w:rPr>
              <w:t>2.5.1.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Definição e Interpretação</w:t>
            </w:r>
            <w:r w:rsidR="00B050DB">
              <w:rPr>
                <w:noProof/>
                <w:webHidden/>
              </w:rPr>
              <w:tab/>
            </w:r>
            <w:r w:rsidR="00B050DB">
              <w:rPr>
                <w:noProof/>
                <w:webHidden/>
              </w:rPr>
              <w:fldChar w:fldCharType="begin"/>
            </w:r>
            <w:r w:rsidR="00B050DB">
              <w:rPr>
                <w:noProof/>
                <w:webHidden/>
              </w:rPr>
              <w:instrText xml:space="preserve"> PAGEREF _Toc231448118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36576DB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9" w:history="1">
            <w:r w:rsidR="00B050DB">
              <w:rPr>
                <w:rStyle w:val="Hyperlink"/>
                <w:rFonts w:eastAsia="Google Sans"/>
                <w:noProof/>
              </w:rPr>
              <w:t>2.5.2.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Importância e Aplicação</w:t>
            </w:r>
            <w:r w:rsidR="00B050DB">
              <w:rPr>
                <w:noProof/>
                <w:webHidden/>
              </w:rPr>
              <w:tab/>
            </w:r>
            <w:r w:rsidR="00B050DB">
              <w:rPr>
                <w:noProof/>
                <w:webHidden/>
              </w:rPr>
              <w:fldChar w:fldCharType="begin"/>
            </w:r>
            <w:r w:rsidR="00B050DB">
              <w:rPr>
                <w:noProof/>
                <w:webHidden/>
              </w:rPr>
              <w:instrText xml:space="preserve"> PAGEREF _Toc231448119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5319B38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0" w:history="1">
            <w:r w:rsidR="00B050DB">
              <w:rPr>
                <w:rStyle w:val="Hyperlink"/>
                <w:rFonts w:eastAsia="Google Sans"/>
                <w:noProof/>
              </w:rPr>
              <w:t>2.6.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Modelo de Precificação de Ativos de Capital (CAPM)</w:t>
            </w:r>
            <w:r w:rsidR="00B050DB">
              <w:rPr>
                <w:noProof/>
                <w:webHidden/>
              </w:rPr>
              <w:tab/>
            </w:r>
            <w:r w:rsidR="00B050DB">
              <w:rPr>
                <w:noProof/>
                <w:webHidden/>
              </w:rPr>
              <w:fldChar w:fldCharType="begin"/>
            </w:r>
            <w:r w:rsidR="00B050DB">
              <w:rPr>
                <w:noProof/>
                <w:webHidden/>
              </w:rPr>
              <w:instrText xml:space="preserve"> PAGEREF _Toc231448120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1C08B03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1" w:history="1">
            <w:r w:rsidR="00B050DB">
              <w:rPr>
                <w:rStyle w:val="Hyperlink"/>
                <w:rFonts w:eastAsia="Google Sans"/>
                <w:noProof/>
              </w:rPr>
              <w:t>2.6.1.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Origem e Desenvolvedores</w:t>
            </w:r>
            <w:r w:rsidR="00B050DB">
              <w:rPr>
                <w:noProof/>
                <w:webHidden/>
              </w:rPr>
              <w:tab/>
            </w:r>
            <w:r w:rsidR="00B050DB">
              <w:rPr>
                <w:noProof/>
                <w:webHidden/>
              </w:rPr>
              <w:fldChar w:fldCharType="begin"/>
            </w:r>
            <w:r w:rsidR="00B050DB">
              <w:rPr>
                <w:noProof/>
                <w:webHidden/>
              </w:rPr>
              <w:instrText xml:space="preserve"> PAGEREF _Toc231448121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145CD89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2" w:history="1">
            <w:r w:rsidR="00B050DB">
              <w:rPr>
                <w:rStyle w:val="Hyperlink"/>
                <w:rFonts w:eastAsia="Google Sans"/>
                <w:noProof/>
              </w:rPr>
              <w:t>2.6.2.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Decomposição do Risco: Sistemático vs. Não Sistemático</w:t>
            </w:r>
            <w:r w:rsidR="00B050DB">
              <w:rPr>
                <w:noProof/>
                <w:webHidden/>
              </w:rPr>
              <w:tab/>
            </w:r>
            <w:r w:rsidR="00B050DB">
              <w:rPr>
                <w:noProof/>
                <w:webHidden/>
              </w:rPr>
              <w:fldChar w:fldCharType="begin"/>
            </w:r>
            <w:r w:rsidR="00B050DB">
              <w:rPr>
                <w:noProof/>
                <w:webHidden/>
              </w:rPr>
              <w:instrText xml:space="preserve"> PAGEREF _Toc231448122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48EEE67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3" w:history="1">
            <w:r w:rsidR="00B050DB">
              <w:rPr>
                <w:rStyle w:val="Hyperlink"/>
                <w:rFonts w:eastAsia="Google Sans"/>
                <w:noProof/>
              </w:rPr>
              <w:t>2.6.3.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Coeficiente Beta e a Reta do Mercado de Títulos (SML)</w:t>
            </w:r>
            <w:r w:rsidR="00B050DB">
              <w:rPr>
                <w:noProof/>
                <w:webHidden/>
              </w:rPr>
              <w:tab/>
            </w:r>
            <w:r w:rsidR="00B050DB">
              <w:rPr>
                <w:noProof/>
                <w:webHidden/>
              </w:rPr>
              <w:fldChar w:fldCharType="begin"/>
            </w:r>
            <w:r w:rsidR="00B050DB">
              <w:rPr>
                <w:noProof/>
                <w:webHidden/>
              </w:rPr>
              <w:instrText xml:space="preserve"> PAGEREF _Toc231448123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100B23A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4" w:history="1">
            <w:r w:rsidR="00B050DB">
              <w:rPr>
                <w:rStyle w:val="Hyperlink"/>
                <w:rFonts w:eastAsia="Google Sans"/>
                <w:noProof/>
              </w:rPr>
              <w:t>2.6.4.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Reta do Mercado de Títulos (SML)</w:t>
            </w:r>
            <w:r w:rsidR="00B050DB">
              <w:rPr>
                <w:noProof/>
                <w:webHidden/>
              </w:rPr>
              <w:tab/>
            </w:r>
            <w:r w:rsidR="00B050DB">
              <w:rPr>
                <w:noProof/>
                <w:webHidden/>
              </w:rPr>
              <w:fldChar w:fldCharType="begin"/>
            </w:r>
            <w:r w:rsidR="00B050DB">
              <w:rPr>
                <w:noProof/>
                <w:webHidden/>
              </w:rPr>
              <w:instrText xml:space="preserve"> PAGEREF _Toc231448124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166312F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5" w:history="1">
            <w:r w:rsidR="00B050DB">
              <w:rPr>
                <w:rStyle w:val="Hyperlink"/>
                <w:noProof/>
              </w:rPr>
              <w:t>2.6.5.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shd w:val="clear" w:color="auto" w:fill="FFFFFF"/>
              </w:rPr>
              <w:t>Diferença entre CML e SML:</w:t>
            </w:r>
            <w:r w:rsidR="00B050DB">
              <w:rPr>
                <w:noProof/>
                <w:webHidden/>
              </w:rPr>
              <w:tab/>
            </w:r>
            <w:r w:rsidR="00B050DB">
              <w:rPr>
                <w:noProof/>
                <w:webHidden/>
              </w:rPr>
              <w:fldChar w:fldCharType="begin"/>
            </w:r>
            <w:r w:rsidR="00B050DB">
              <w:rPr>
                <w:noProof/>
                <w:webHidden/>
              </w:rPr>
              <w:instrText xml:space="preserve"> PAGEREF _Toc231448125 \h </w:instrText>
            </w:r>
            <w:r w:rsidR="00B050DB">
              <w:rPr>
                <w:noProof/>
                <w:webHidden/>
              </w:rPr>
            </w:r>
            <w:r w:rsidR="00B050DB">
              <w:rPr>
                <w:noProof/>
                <w:webHidden/>
              </w:rPr>
              <w:fldChar w:fldCharType="separate"/>
            </w:r>
            <w:r w:rsidR="00B050DB">
              <w:rPr>
                <w:noProof/>
                <w:webHidden/>
              </w:rPr>
              <w:t>33</w:t>
            </w:r>
            <w:r w:rsidR="00B050DB">
              <w:rPr>
                <w:noProof/>
                <w:webHidden/>
              </w:rPr>
              <w:fldChar w:fldCharType="end"/>
            </w:r>
          </w:hyperlink>
        </w:p>
        <w:p w14:paraId="71DB2CA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6" w:history="1">
            <w:r w:rsidR="00B050DB">
              <w:rPr>
                <w:rStyle w:val="Hyperlink"/>
                <w:b/>
                <w:bCs/>
                <w:noProof/>
              </w:rPr>
              <w:t>2.7.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b/>
                <w:bCs/>
                <w:noProof/>
              </w:rPr>
              <w:t>Pressupostos, Críticas e Limitações Teóricas</w:t>
            </w:r>
            <w:r w:rsidR="00B050DB">
              <w:rPr>
                <w:noProof/>
                <w:webHidden/>
              </w:rPr>
              <w:tab/>
            </w:r>
            <w:r w:rsidR="00B050DB">
              <w:rPr>
                <w:noProof/>
                <w:webHidden/>
              </w:rPr>
              <w:fldChar w:fldCharType="begin"/>
            </w:r>
            <w:r w:rsidR="00B050DB">
              <w:rPr>
                <w:noProof/>
                <w:webHidden/>
              </w:rPr>
              <w:instrText xml:space="preserve"> PAGEREF _Toc231448126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004DC35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7" w:history="1">
            <w:r w:rsidR="00B050DB">
              <w:rPr>
                <w:rStyle w:val="Hyperlink"/>
                <w:rFonts w:eastAsia="Google Sans"/>
                <w:noProof/>
              </w:rPr>
              <w:t>2.7.1.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Pressupostos Fundamentais: A Racionalidade VNM</w:t>
            </w:r>
            <w:r w:rsidR="00B050DB">
              <w:rPr>
                <w:noProof/>
                <w:webHidden/>
              </w:rPr>
              <w:tab/>
            </w:r>
            <w:r w:rsidR="00B050DB">
              <w:rPr>
                <w:noProof/>
                <w:webHidden/>
              </w:rPr>
              <w:fldChar w:fldCharType="begin"/>
            </w:r>
            <w:r w:rsidR="00B050DB">
              <w:rPr>
                <w:noProof/>
                <w:webHidden/>
              </w:rPr>
              <w:instrText xml:space="preserve"> PAGEREF _Toc231448127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424C8A7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8" w:history="1">
            <w:r w:rsidR="00B050DB">
              <w:rPr>
                <w:rStyle w:val="Hyperlink"/>
                <w:noProof/>
              </w:rPr>
              <w:t>2.7.2.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Limitações e a Realidade dos Mercados</w:t>
            </w:r>
            <w:r w:rsidR="00B050DB">
              <w:rPr>
                <w:noProof/>
                <w:webHidden/>
              </w:rPr>
              <w:tab/>
            </w:r>
            <w:r w:rsidR="00B050DB">
              <w:rPr>
                <w:noProof/>
                <w:webHidden/>
              </w:rPr>
              <w:fldChar w:fldCharType="begin"/>
            </w:r>
            <w:r w:rsidR="00B050DB">
              <w:rPr>
                <w:noProof/>
                <w:webHidden/>
              </w:rPr>
              <w:instrText xml:space="preserve"> PAGEREF _Toc231448128 \h </w:instrText>
            </w:r>
            <w:r w:rsidR="00B050DB">
              <w:rPr>
                <w:noProof/>
                <w:webHidden/>
              </w:rPr>
            </w:r>
            <w:r w:rsidR="00B050DB">
              <w:rPr>
                <w:noProof/>
                <w:webHidden/>
              </w:rPr>
              <w:fldChar w:fldCharType="separate"/>
            </w:r>
            <w:r w:rsidR="00B050DB">
              <w:rPr>
                <w:noProof/>
                <w:webHidden/>
              </w:rPr>
              <w:t>36</w:t>
            </w:r>
            <w:r w:rsidR="00B050DB">
              <w:rPr>
                <w:noProof/>
                <w:webHidden/>
              </w:rPr>
              <w:fldChar w:fldCharType="end"/>
            </w:r>
          </w:hyperlink>
        </w:p>
        <w:p w14:paraId="0D68121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9" w:history="1">
            <w:r w:rsidR="00B050DB">
              <w:rPr>
                <w:rStyle w:val="Hyperlink"/>
                <w:b/>
                <w:bCs/>
                <w:noProof/>
              </w:rPr>
              <w:t>2.8.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 Teoria Pós-Moderna do Portfólio (PMPT) e a Gestão de Risco Assimétrica</w:t>
            </w:r>
            <w:r w:rsidR="00B050DB">
              <w:rPr>
                <w:noProof/>
                <w:webHidden/>
              </w:rPr>
              <w:tab/>
            </w:r>
            <w:r w:rsidR="00B050DB">
              <w:rPr>
                <w:noProof/>
                <w:webHidden/>
              </w:rPr>
              <w:fldChar w:fldCharType="begin"/>
            </w:r>
            <w:r w:rsidR="00B050DB">
              <w:rPr>
                <w:noProof/>
                <w:webHidden/>
              </w:rPr>
              <w:instrText xml:space="preserve"> PAGEREF _Toc231448129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6C8A693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0" w:history="1">
            <w:r w:rsidR="00B050DB">
              <w:rPr>
                <w:rStyle w:val="Hyperlink"/>
                <w:noProof/>
              </w:rPr>
              <w:t>2.8.1.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Introdução: A Evolução Paradigmática e a Necessidade Histórica da PMPT</w:t>
            </w:r>
            <w:r w:rsidR="00B050DB">
              <w:rPr>
                <w:noProof/>
                <w:webHidden/>
              </w:rPr>
              <w:tab/>
            </w:r>
            <w:r w:rsidR="00B050DB">
              <w:rPr>
                <w:noProof/>
                <w:webHidden/>
              </w:rPr>
              <w:fldChar w:fldCharType="begin"/>
            </w:r>
            <w:r w:rsidR="00B050DB">
              <w:rPr>
                <w:noProof/>
                <w:webHidden/>
              </w:rPr>
              <w:instrText xml:space="preserve"> PAGEREF _Toc231448130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14F489E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1" w:history="1">
            <w:r w:rsidR="00B050DB">
              <w:rPr>
                <w:rStyle w:val="Hyperlink"/>
                <w:noProof/>
              </w:rPr>
              <w:t>2.8.2.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"Esquecimento Tecnológico" e as Origens em Markowitz (1959)</w:t>
            </w:r>
            <w:r w:rsidR="00B050DB">
              <w:rPr>
                <w:noProof/>
                <w:webHidden/>
              </w:rPr>
              <w:tab/>
            </w:r>
            <w:r w:rsidR="00B050DB">
              <w:rPr>
                <w:noProof/>
                <w:webHidden/>
              </w:rPr>
              <w:fldChar w:fldCharType="begin"/>
            </w:r>
            <w:r w:rsidR="00B050DB">
              <w:rPr>
                <w:noProof/>
                <w:webHidden/>
              </w:rPr>
              <w:instrText xml:space="preserve"> PAGEREF _Toc231448131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045A371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2" w:history="1">
            <w:r w:rsidR="00B050DB">
              <w:rPr>
                <w:rStyle w:val="Hyperlink"/>
                <w:noProof/>
              </w:rPr>
              <w:t>2.8.3.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Consolidação da PMPT: Rom, Ferguson e o Instituto de Pesquisa de Pensões</w:t>
            </w:r>
            <w:r w:rsidR="00B050DB">
              <w:rPr>
                <w:noProof/>
                <w:webHidden/>
              </w:rPr>
              <w:tab/>
            </w:r>
            <w:r w:rsidR="00B050DB">
              <w:rPr>
                <w:noProof/>
                <w:webHidden/>
              </w:rPr>
              <w:fldChar w:fldCharType="begin"/>
            </w:r>
            <w:r w:rsidR="00B050DB">
              <w:rPr>
                <w:noProof/>
                <w:webHidden/>
              </w:rPr>
              <w:instrText xml:space="preserve"> PAGEREF _Toc231448132 \h </w:instrText>
            </w:r>
            <w:r w:rsidR="00B050DB">
              <w:rPr>
                <w:noProof/>
                <w:webHidden/>
              </w:rPr>
            </w:r>
            <w:r w:rsidR="00B050DB">
              <w:rPr>
                <w:noProof/>
                <w:webHidden/>
              </w:rPr>
              <w:fldChar w:fldCharType="separate"/>
            </w:r>
            <w:r w:rsidR="00B050DB">
              <w:rPr>
                <w:noProof/>
                <w:webHidden/>
              </w:rPr>
              <w:t>39</w:t>
            </w:r>
            <w:r w:rsidR="00B050DB">
              <w:rPr>
                <w:noProof/>
                <w:webHidden/>
              </w:rPr>
              <w:fldChar w:fldCharType="end"/>
            </w:r>
          </w:hyperlink>
        </w:p>
        <w:p w14:paraId="1400F3C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3" w:history="1">
            <w:r w:rsidR="00B050DB">
              <w:rPr>
                <w:rStyle w:val="Hyperlink"/>
                <w:noProof/>
              </w:rPr>
              <w:t>2.8.4.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Fenômeno da "Maximização de Erros" e a Instabilidade das Soluções</w:t>
            </w:r>
            <w:r w:rsidR="00B050DB">
              <w:rPr>
                <w:noProof/>
                <w:webHidden/>
              </w:rPr>
              <w:tab/>
            </w:r>
            <w:r w:rsidR="00B050DB">
              <w:rPr>
                <w:noProof/>
                <w:webHidden/>
              </w:rPr>
              <w:fldChar w:fldCharType="begin"/>
            </w:r>
            <w:r w:rsidR="00B050DB">
              <w:rPr>
                <w:noProof/>
                <w:webHidden/>
              </w:rPr>
              <w:instrText xml:space="preserve"> PAGEREF _Toc231448133 \h </w:instrText>
            </w:r>
            <w:r w:rsidR="00B050DB">
              <w:rPr>
                <w:noProof/>
                <w:webHidden/>
              </w:rPr>
            </w:r>
            <w:r w:rsidR="00B050DB">
              <w:rPr>
                <w:noProof/>
                <w:webHidden/>
              </w:rPr>
              <w:fldChar w:fldCharType="separate"/>
            </w:r>
            <w:r w:rsidR="00B050DB">
              <w:rPr>
                <w:noProof/>
                <w:webHidden/>
              </w:rPr>
              <w:t>40</w:t>
            </w:r>
            <w:r w:rsidR="00B050DB">
              <w:rPr>
                <w:noProof/>
                <w:webHidden/>
              </w:rPr>
              <w:fldChar w:fldCharType="end"/>
            </w:r>
          </w:hyperlink>
        </w:p>
        <w:p w14:paraId="0394110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4" w:history="1">
            <w:r w:rsidR="00B050DB">
              <w:rPr>
                <w:rStyle w:val="Hyperlink"/>
                <w:noProof/>
              </w:rPr>
              <w:t>2.8.5.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Limitação da Utilidade Quadrática e a Cegueira à Assimetria</w:t>
            </w:r>
            <w:r w:rsidR="00B050DB">
              <w:rPr>
                <w:noProof/>
                <w:webHidden/>
              </w:rPr>
              <w:tab/>
            </w:r>
            <w:r w:rsidR="00B050DB">
              <w:rPr>
                <w:noProof/>
                <w:webHidden/>
              </w:rPr>
              <w:fldChar w:fldCharType="begin"/>
            </w:r>
            <w:r w:rsidR="00B050DB">
              <w:rPr>
                <w:noProof/>
                <w:webHidden/>
              </w:rPr>
              <w:instrText xml:space="preserve"> PAGEREF _Toc231448134 \h </w:instrText>
            </w:r>
            <w:r w:rsidR="00B050DB">
              <w:rPr>
                <w:noProof/>
                <w:webHidden/>
              </w:rPr>
            </w:r>
            <w:r w:rsidR="00B050DB">
              <w:rPr>
                <w:noProof/>
                <w:webHidden/>
              </w:rPr>
              <w:fldChar w:fldCharType="separate"/>
            </w:r>
            <w:r w:rsidR="00B050DB">
              <w:rPr>
                <w:noProof/>
                <w:webHidden/>
              </w:rPr>
              <w:t>41</w:t>
            </w:r>
            <w:r w:rsidR="00B050DB">
              <w:rPr>
                <w:noProof/>
                <w:webHidden/>
              </w:rPr>
              <w:fldChar w:fldCharType="end"/>
            </w:r>
          </w:hyperlink>
        </w:p>
        <w:p w14:paraId="625CF75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5" w:history="1">
            <w:r w:rsidR="00B050DB">
              <w:rPr>
                <w:rStyle w:val="Hyperlink"/>
                <w:noProof/>
              </w:rPr>
              <w:t>2.8.6.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Insuficiência da Variância e a Gênese da PMPT</w:t>
            </w:r>
            <w:r w:rsidR="00B050DB">
              <w:rPr>
                <w:noProof/>
                <w:webHidden/>
              </w:rPr>
              <w:tab/>
            </w:r>
            <w:r w:rsidR="00B050DB">
              <w:rPr>
                <w:noProof/>
                <w:webHidden/>
              </w:rPr>
              <w:fldChar w:fldCharType="begin"/>
            </w:r>
            <w:r w:rsidR="00B050DB">
              <w:rPr>
                <w:noProof/>
                <w:webHidden/>
              </w:rPr>
              <w:instrText xml:space="preserve"> PAGEREF _Toc231448135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2389328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6" w:history="1">
            <w:r w:rsidR="00B050DB">
              <w:rPr>
                <w:rStyle w:val="Hyperlink"/>
                <w:noProof/>
              </w:rPr>
              <w:t>2.8.7.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Métricas de Risco: Do VaR às Medidas Coerentes</w:t>
            </w:r>
            <w:r w:rsidR="00B050DB">
              <w:rPr>
                <w:noProof/>
                <w:webHidden/>
              </w:rPr>
              <w:tab/>
            </w:r>
            <w:r w:rsidR="00B050DB">
              <w:rPr>
                <w:noProof/>
                <w:webHidden/>
              </w:rPr>
              <w:fldChar w:fldCharType="begin"/>
            </w:r>
            <w:r w:rsidR="00B050DB">
              <w:rPr>
                <w:noProof/>
                <w:webHidden/>
              </w:rPr>
              <w:instrText xml:space="preserve"> PAGEREF _Toc231448136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6165075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7" w:history="1">
            <w:r w:rsidR="00B050DB">
              <w:rPr>
                <w:rStyle w:val="Hyperlink"/>
                <w:noProof/>
              </w:rPr>
              <w:t>2.8.8.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Transição da MPT para a PMPT</w:t>
            </w:r>
            <w:r w:rsidR="00B050DB">
              <w:rPr>
                <w:noProof/>
                <w:webHidden/>
              </w:rPr>
              <w:tab/>
            </w:r>
            <w:r w:rsidR="00B050DB">
              <w:rPr>
                <w:noProof/>
                <w:webHidden/>
              </w:rPr>
              <w:fldChar w:fldCharType="begin"/>
            </w:r>
            <w:r w:rsidR="00B050DB">
              <w:rPr>
                <w:noProof/>
                <w:webHidden/>
              </w:rPr>
              <w:instrText xml:space="preserve"> PAGEREF _Toc231448137 \h </w:instrText>
            </w:r>
            <w:r w:rsidR="00B050DB">
              <w:rPr>
                <w:noProof/>
                <w:webHidden/>
              </w:rPr>
            </w:r>
            <w:r w:rsidR="00B050DB">
              <w:rPr>
                <w:noProof/>
                <w:webHidden/>
              </w:rPr>
              <w:fldChar w:fldCharType="separate"/>
            </w:r>
            <w:r w:rsidR="00B050DB">
              <w:rPr>
                <w:noProof/>
                <w:webHidden/>
              </w:rPr>
              <w:t>43</w:t>
            </w:r>
            <w:r w:rsidR="00B050DB">
              <w:rPr>
                <w:noProof/>
                <w:webHidden/>
              </w:rPr>
              <w:fldChar w:fldCharType="end"/>
            </w:r>
          </w:hyperlink>
        </w:p>
        <w:p w14:paraId="7BD67BD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8" w:history="1">
            <w:r w:rsidR="00B050DB">
              <w:rPr>
                <w:rStyle w:val="Hyperlink"/>
                <w:b/>
                <w:bCs/>
                <w:noProof/>
                <w:lang w:val="pt-BR" w:eastAsia="pt-BR"/>
              </w:rPr>
              <w:t>2.9.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Desconstrução Crítica da MPT: As Falácias da Normalidade e da Utilidade Quadrática</w:t>
            </w:r>
            <w:r w:rsidR="00B050DB">
              <w:rPr>
                <w:noProof/>
                <w:webHidden/>
              </w:rPr>
              <w:tab/>
            </w:r>
            <w:r w:rsidR="00B050DB">
              <w:rPr>
                <w:noProof/>
                <w:webHidden/>
              </w:rPr>
              <w:fldChar w:fldCharType="begin"/>
            </w:r>
            <w:r w:rsidR="00B050DB">
              <w:rPr>
                <w:noProof/>
                <w:webHidden/>
              </w:rPr>
              <w:instrText xml:space="preserve"> PAGEREF _Toc231448138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6E593FD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9" w:history="1">
            <w:r w:rsidR="00B050DB">
              <w:rPr>
                <w:rStyle w:val="Hyperlink"/>
                <w:b/>
                <w:bCs/>
                <w:noProof/>
                <w:lang w:val="pt-BR" w:eastAsia="pt-BR"/>
              </w:rPr>
              <w:t>2.9.1.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Limitações da Distribuição Normal: Caudas Pesadas e Assimetria</w:t>
            </w:r>
            <w:r w:rsidR="00B050DB">
              <w:rPr>
                <w:noProof/>
                <w:webHidden/>
              </w:rPr>
              <w:tab/>
            </w:r>
            <w:r w:rsidR="00B050DB">
              <w:rPr>
                <w:noProof/>
                <w:webHidden/>
              </w:rPr>
              <w:fldChar w:fldCharType="begin"/>
            </w:r>
            <w:r w:rsidR="00B050DB">
              <w:rPr>
                <w:noProof/>
                <w:webHidden/>
              </w:rPr>
              <w:instrText xml:space="preserve"> PAGEREF _Toc231448139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70F3146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0" w:history="1">
            <w:r w:rsidR="00B050DB">
              <w:rPr>
                <w:rStyle w:val="Hyperlink"/>
                <w:noProof/>
                <w:lang w:val="pt-BR" w:eastAsia="pt-BR"/>
              </w:rPr>
              <w:t>2.9.1.1.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Implicação para a Gestão de Portfólio</w:t>
            </w:r>
            <w:r w:rsidR="00B050DB">
              <w:rPr>
                <w:noProof/>
                <w:webHidden/>
              </w:rPr>
              <w:tab/>
            </w:r>
            <w:r w:rsidR="00B050DB">
              <w:rPr>
                <w:noProof/>
                <w:webHidden/>
              </w:rPr>
              <w:fldChar w:fldCharType="begin"/>
            </w:r>
            <w:r w:rsidR="00B050DB">
              <w:rPr>
                <w:noProof/>
                <w:webHidden/>
              </w:rPr>
              <w:instrText xml:space="preserve"> PAGEREF _Toc231448140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3863035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1" w:history="1">
            <w:r w:rsidR="00B050DB">
              <w:rPr>
                <w:rStyle w:val="Hyperlink"/>
                <w:b/>
                <w:bCs/>
                <w:noProof/>
                <w:lang w:val="pt-BR" w:eastAsia="pt-BR"/>
              </w:rPr>
              <w:t>2.9.2.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Função de Utilidade e a Teoria da Perspectiva</w:t>
            </w:r>
            <w:r w:rsidR="00B050DB">
              <w:rPr>
                <w:noProof/>
                <w:webHidden/>
              </w:rPr>
              <w:tab/>
            </w:r>
            <w:r w:rsidR="00B050DB">
              <w:rPr>
                <w:noProof/>
                <w:webHidden/>
              </w:rPr>
              <w:fldChar w:fldCharType="begin"/>
            </w:r>
            <w:r w:rsidR="00B050DB">
              <w:rPr>
                <w:noProof/>
                <w:webHidden/>
              </w:rPr>
              <w:instrText xml:space="preserve"> PAGEREF _Toc231448141 \h </w:instrText>
            </w:r>
            <w:r w:rsidR="00B050DB">
              <w:rPr>
                <w:noProof/>
                <w:webHidden/>
              </w:rPr>
            </w:r>
            <w:r w:rsidR="00B050DB">
              <w:rPr>
                <w:noProof/>
                <w:webHidden/>
              </w:rPr>
              <w:fldChar w:fldCharType="separate"/>
            </w:r>
            <w:r w:rsidR="00B050DB">
              <w:rPr>
                <w:noProof/>
                <w:webHidden/>
              </w:rPr>
              <w:t>45</w:t>
            </w:r>
            <w:r w:rsidR="00B050DB">
              <w:rPr>
                <w:noProof/>
                <w:webHidden/>
              </w:rPr>
              <w:fldChar w:fldCharType="end"/>
            </w:r>
          </w:hyperlink>
        </w:p>
        <w:p w14:paraId="498422E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2" w:history="1">
            <w:r w:rsidR="00B050DB">
              <w:rPr>
                <w:rStyle w:val="Hyperlink"/>
                <w:b/>
                <w:bCs/>
                <w:noProof/>
                <w:lang w:val="pt-BR" w:eastAsia="pt-BR"/>
              </w:rPr>
              <w:t>2.10.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 xml:space="preserve">Conceitos Fundamentais de </w:t>
            </w:r>
            <w:r w:rsidR="00B050DB">
              <w:rPr>
                <w:rStyle w:val="Hyperlink"/>
                <w:b/>
                <w:bCs/>
                <w:i/>
                <w:iCs/>
                <w:noProof/>
                <w:lang w:val="pt-BR" w:eastAsia="pt-BR"/>
              </w:rPr>
              <w:t>'Downside Risk'</w:t>
            </w:r>
            <w:r w:rsidR="00B050DB">
              <w:rPr>
                <w:rStyle w:val="Hyperlink"/>
                <w:b/>
                <w:bCs/>
                <w:noProof/>
                <w:lang w:val="pt-BR" w:eastAsia="pt-BR"/>
              </w:rPr>
              <w:t>: A Estrutura dos Momentos Parciais Inferiores (LPM)</w:t>
            </w:r>
            <w:r w:rsidR="00B050DB">
              <w:rPr>
                <w:noProof/>
                <w:webHidden/>
              </w:rPr>
              <w:tab/>
            </w:r>
            <w:r w:rsidR="00B050DB">
              <w:rPr>
                <w:noProof/>
                <w:webHidden/>
              </w:rPr>
              <w:fldChar w:fldCharType="begin"/>
            </w:r>
            <w:r w:rsidR="00B050DB">
              <w:rPr>
                <w:noProof/>
                <w:webHidden/>
              </w:rPr>
              <w:instrText xml:space="preserve"> PAGEREF _Toc231448142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6D3BF33F"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3" w:history="1">
            <w:r w:rsidR="00B050DB">
              <w:rPr>
                <w:rStyle w:val="Hyperlink"/>
                <w:b/>
                <w:bCs/>
                <w:noProof/>
                <w:lang w:val="pt-BR" w:eastAsia="pt-BR"/>
              </w:rPr>
              <w:t>2.10.1.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Definição Matemática dos LPMs</w:t>
            </w:r>
            <w:r w:rsidR="00B050DB">
              <w:rPr>
                <w:noProof/>
                <w:webHidden/>
              </w:rPr>
              <w:tab/>
            </w:r>
            <w:r w:rsidR="00B050DB">
              <w:rPr>
                <w:noProof/>
                <w:webHidden/>
              </w:rPr>
              <w:fldChar w:fldCharType="begin"/>
            </w:r>
            <w:r w:rsidR="00B050DB">
              <w:rPr>
                <w:noProof/>
                <w:webHidden/>
              </w:rPr>
              <w:instrText xml:space="preserve"> PAGEREF _Toc231448143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2FEFB75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4" w:history="1">
            <w:r w:rsidR="00B050DB">
              <w:rPr>
                <w:rStyle w:val="Hyperlink"/>
                <w:b/>
                <w:bCs/>
                <w:noProof/>
                <w:lang w:val="pt-BR" w:eastAsia="pt-BR"/>
              </w:rPr>
              <w:t>2.10.2.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Hierarquia dos Graus de LPM e suas Interpretações</w:t>
            </w:r>
            <w:r w:rsidR="00B050DB">
              <w:rPr>
                <w:noProof/>
                <w:webHidden/>
              </w:rPr>
              <w:tab/>
            </w:r>
            <w:r w:rsidR="00B050DB">
              <w:rPr>
                <w:noProof/>
                <w:webHidden/>
              </w:rPr>
              <w:fldChar w:fldCharType="begin"/>
            </w:r>
            <w:r w:rsidR="00B050DB">
              <w:rPr>
                <w:noProof/>
                <w:webHidden/>
              </w:rPr>
              <w:instrText xml:space="preserve"> PAGEREF _Toc231448144 \h </w:instrText>
            </w:r>
            <w:r w:rsidR="00B050DB">
              <w:rPr>
                <w:noProof/>
                <w:webHidden/>
              </w:rPr>
            </w:r>
            <w:r w:rsidR="00B050DB">
              <w:rPr>
                <w:noProof/>
                <w:webHidden/>
              </w:rPr>
              <w:fldChar w:fldCharType="separate"/>
            </w:r>
            <w:r w:rsidR="00B050DB">
              <w:rPr>
                <w:noProof/>
                <w:webHidden/>
              </w:rPr>
              <w:t>47</w:t>
            </w:r>
            <w:r w:rsidR="00B050DB">
              <w:rPr>
                <w:noProof/>
                <w:webHidden/>
              </w:rPr>
              <w:fldChar w:fldCharType="end"/>
            </w:r>
          </w:hyperlink>
        </w:p>
        <w:p w14:paraId="1A595D66"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5" w:history="1">
            <w:r w:rsidR="00B050DB">
              <w:rPr>
                <w:rStyle w:val="Hyperlink"/>
                <w:b/>
                <w:bCs/>
                <w:noProof/>
                <w:lang w:val="pt-BR" w:eastAsia="pt-BR"/>
              </w:rPr>
              <w:t>2.10.3.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Semivariância vs. Variância: O Impacto na Alocação</w:t>
            </w:r>
            <w:r w:rsidR="00B050DB">
              <w:rPr>
                <w:noProof/>
                <w:webHidden/>
              </w:rPr>
              <w:tab/>
            </w:r>
            <w:r w:rsidR="00B050DB">
              <w:rPr>
                <w:noProof/>
                <w:webHidden/>
              </w:rPr>
              <w:fldChar w:fldCharType="begin"/>
            </w:r>
            <w:r w:rsidR="00B050DB">
              <w:rPr>
                <w:noProof/>
                <w:webHidden/>
              </w:rPr>
              <w:instrText xml:space="preserve"> PAGEREF _Toc231448145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7160CEE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6" w:history="1">
            <w:r w:rsidR="00B050DB">
              <w:rPr>
                <w:rStyle w:val="Hyperlink"/>
                <w:b/>
                <w:bCs/>
                <w:noProof/>
                <w:lang w:val="pt-BR" w:eastAsia="pt-BR"/>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Métricas Avançadas de Risco e Propriedades de Coerência</w:t>
            </w:r>
            <w:r w:rsidR="00B050DB">
              <w:rPr>
                <w:noProof/>
                <w:webHidden/>
              </w:rPr>
              <w:tab/>
            </w:r>
            <w:r w:rsidR="00B050DB">
              <w:rPr>
                <w:noProof/>
                <w:webHidden/>
              </w:rPr>
              <w:fldChar w:fldCharType="begin"/>
            </w:r>
            <w:r w:rsidR="00B050DB">
              <w:rPr>
                <w:noProof/>
                <w:webHidden/>
              </w:rPr>
              <w:instrText xml:space="preserve"> PAGEREF _Toc231448146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29EE13EA"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7" w:history="1">
            <w:r w:rsidR="00B050DB">
              <w:rPr>
                <w:rStyle w:val="Hyperlink"/>
                <w:b/>
                <w:bCs/>
                <w:noProof/>
                <w:lang w:val="pt-BR" w:eastAsia="pt-BR"/>
              </w:rPr>
              <w:t>2.11.1.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Value at Risk (VaR): A Revolução Incoerente</w:t>
            </w:r>
            <w:r w:rsidR="00B050DB">
              <w:rPr>
                <w:noProof/>
                <w:webHidden/>
              </w:rPr>
              <w:tab/>
            </w:r>
            <w:r w:rsidR="00B050DB">
              <w:rPr>
                <w:noProof/>
                <w:webHidden/>
              </w:rPr>
              <w:fldChar w:fldCharType="begin"/>
            </w:r>
            <w:r w:rsidR="00B050DB">
              <w:rPr>
                <w:noProof/>
                <w:webHidden/>
              </w:rPr>
              <w:instrText xml:space="preserve"> PAGEREF _Toc231448147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2D7EC11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8" w:history="1">
            <w:r w:rsidR="00B050DB">
              <w:rPr>
                <w:rStyle w:val="Hyperlink"/>
                <w:b/>
                <w:bCs/>
                <w:noProof/>
                <w:lang w:val="pt-BR" w:eastAsia="pt-BR"/>
              </w:rPr>
              <w:t>2.11.2.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Medidas de Risco Coerentes e os Axiomas de Artzner</w:t>
            </w:r>
            <w:r w:rsidR="00B050DB">
              <w:rPr>
                <w:noProof/>
                <w:webHidden/>
              </w:rPr>
              <w:tab/>
            </w:r>
            <w:r w:rsidR="00B050DB">
              <w:rPr>
                <w:noProof/>
                <w:webHidden/>
              </w:rPr>
              <w:fldChar w:fldCharType="begin"/>
            </w:r>
            <w:r w:rsidR="00B050DB">
              <w:rPr>
                <w:noProof/>
                <w:webHidden/>
              </w:rPr>
              <w:instrText xml:space="preserve"> PAGEREF _Toc231448148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72C16078"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9" w:history="1">
            <w:r w:rsidR="00B050DB">
              <w:rPr>
                <w:rStyle w:val="Hyperlink"/>
                <w:b/>
                <w:bCs/>
                <w:noProof/>
                <w:lang w:val="en-US" w:eastAsia="pt-BR"/>
              </w:rPr>
              <w:t>2.11.3.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en-US" w:eastAsia="pt-BR"/>
              </w:rPr>
              <w:t>Conditional Value at Risk (CVaR) / Expected Shortfall (ES)</w:t>
            </w:r>
            <w:r w:rsidR="00B050DB">
              <w:rPr>
                <w:noProof/>
                <w:webHidden/>
              </w:rPr>
              <w:tab/>
            </w:r>
            <w:r w:rsidR="00B050DB">
              <w:rPr>
                <w:noProof/>
                <w:webHidden/>
              </w:rPr>
              <w:fldChar w:fldCharType="begin"/>
            </w:r>
            <w:r w:rsidR="00B050DB">
              <w:rPr>
                <w:noProof/>
                <w:webHidden/>
              </w:rPr>
              <w:instrText xml:space="preserve"> PAGEREF _Toc231448149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7F9EDDB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0" w:history="1">
            <w:r w:rsidR="00B050DB">
              <w:rPr>
                <w:rStyle w:val="Hyperlink"/>
                <w:b/>
                <w:bCs/>
                <w:noProof/>
                <w:lang w:val="en-US" w:eastAsia="pt-BR"/>
              </w:rPr>
              <w:t>2.11.4.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eastAsia="pt-BR"/>
              </w:rPr>
              <w:t>Superioridade do CVaR na PMPT</w:t>
            </w:r>
            <w:r w:rsidR="00B050DB">
              <w:rPr>
                <w:noProof/>
                <w:webHidden/>
              </w:rPr>
              <w:tab/>
            </w:r>
            <w:r w:rsidR="00B050DB">
              <w:rPr>
                <w:noProof/>
                <w:webHidden/>
              </w:rPr>
              <w:fldChar w:fldCharType="begin"/>
            </w:r>
            <w:r w:rsidR="00B050DB">
              <w:rPr>
                <w:noProof/>
                <w:webHidden/>
              </w:rPr>
              <w:instrText xml:space="preserve"> PAGEREF _Toc231448150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0CADAF7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1" w:history="1">
            <w:r w:rsidR="00B050DB">
              <w:rPr>
                <w:rStyle w:val="Hyperlink"/>
                <w:b/>
                <w:bCs/>
                <w:noProof/>
                <w:lang w:val="pt-BR" w:eastAsia="pt-BR"/>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Indicadores de Desempenho Ajustados: Sortino, Omega e a Generalização Kappa</w:t>
            </w:r>
            <w:r w:rsidR="00B050DB">
              <w:rPr>
                <w:noProof/>
                <w:webHidden/>
              </w:rPr>
              <w:tab/>
            </w:r>
            <w:r w:rsidR="00B050DB">
              <w:rPr>
                <w:noProof/>
                <w:webHidden/>
              </w:rPr>
              <w:fldChar w:fldCharType="begin"/>
            </w:r>
            <w:r w:rsidR="00B050DB">
              <w:rPr>
                <w:noProof/>
                <w:webHidden/>
              </w:rPr>
              <w:instrText xml:space="preserve"> PAGEREF _Toc231448151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7E325D2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2" w:history="1">
            <w:r w:rsidR="00B050DB">
              <w:rPr>
                <w:rStyle w:val="Hyperlink"/>
                <w:b/>
                <w:bCs/>
                <w:noProof/>
                <w:lang w:val="pt-BR" w:eastAsia="pt-BR"/>
              </w:rPr>
              <w:t>2.12.1.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Índice de Sortino: Refinando Sharpe</w:t>
            </w:r>
            <w:r w:rsidR="00B050DB">
              <w:rPr>
                <w:noProof/>
                <w:webHidden/>
              </w:rPr>
              <w:tab/>
            </w:r>
            <w:r w:rsidR="00B050DB">
              <w:rPr>
                <w:noProof/>
                <w:webHidden/>
              </w:rPr>
              <w:fldChar w:fldCharType="begin"/>
            </w:r>
            <w:r w:rsidR="00B050DB">
              <w:rPr>
                <w:noProof/>
                <w:webHidden/>
              </w:rPr>
              <w:instrText xml:space="preserve"> PAGEREF _Toc231448152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6D2C559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3" w:history="1">
            <w:r w:rsidR="00B050DB">
              <w:rPr>
                <w:rStyle w:val="Hyperlink"/>
                <w:b/>
                <w:bCs/>
                <w:noProof/>
                <w:lang w:val="pt-BR" w:eastAsia="pt-BR"/>
              </w:rPr>
              <w:t>2.12.2.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Omega: Capturando Todos os Momentos</w:t>
            </w:r>
            <w:r w:rsidR="00B050DB">
              <w:rPr>
                <w:noProof/>
                <w:webHidden/>
              </w:rPr>
              <w:tab/>
            </w:r>
            <w:r w:rsidR="00B050DB">
              <w:rPr>
                <w:noProof/>
                <w:webHidden/>
              </w:rPr>
              <w:fldChar w:fldCharType="begin"/>
            </w:r>
            <w:r w:rsidR="00B050DB">
              <w:rPr>
                <w:noProof/>
                <w:webHidden/>
              </w:rPr>
              <w:instrText xml:space="preserve"> PAGEREF _Toc231448153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58DD6DE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4" w:history="1">
            <w:r w:rsidR="00B050DB">
              <w:rPr>
                <w:rStyle w:val="Hyperlink"/>
                <w:b/>
                <w:bCs/>
                <w:noProof/>
                <w:lang w:val="pt-BR" w:eastAsia="pt-BR"/>
              </w:rPr>
              <w:t>2.12.3.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Kappa: A Generalização Unificadora</w:t>
            </w:r>
            <w:r w:rsidR="00B050DB">
              <w:rPr>
                <w:noProof/>
                <w:webHidden/>
              </w:rPr>
              <w:tab/>
            </w:r>
            <w:r w:rsidR="00B050DB">
              <w:rPr>
                <w:noProof/>
                <w:webHidden/>
              </w:rPr>
              <w:fldChar w:fldCharType="begin"/>
            </w:r>
            <w:r w:rsidR="00B050DB">
              <w:rPr>
                <w:noProof/>
                <w:webHidden/>
              </w:rPr>
              <w:instrText xml:space="preserve"> PAGEREF _Toc231448154 \h </w:instrText>
            </w:r>
            <w:r w:rsidR="00B050DB">
              <w:rPr>
                <w:noProof/>
                <w:webHidden/>
              </w:rPr>
            </w:r>
            <w:r w:rsidR="00B050DB">
              <w:rPr>
                <w:noProof/>
                <w:webHidden/>
              </w:rPr>
              <w:fldChar w:fldCharType="separate"/>
            </w:r>
            <w:r w:rsidR="00B050DB">
              <w:rPr>
                <w:noProof/>
                <w:webHidden/>
              </w:rPr>
              <w:t>52</w:t>
            </w:r>
            <w:r w:rsidR="00B050DB">
              <w:rPr>
                <w:noProof/>
                <w:webHidden/>
              </w:rPr>
              <w:fldChar w:fldCharType="end"/>
            </w:r>
          </w:hyperlink>
        </w:p>
        <w:p w14:paraId="41CF341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5" w:history="1">
            <w:r w:rsidR="00B050DB">
              <w:rPr>
                <w:rStyle w:val="Hyperlink"/>
                <w:b/>
                <w:bCs/>
                <w:noProof/>
                <w:lang w:val="pt-BR" w:eastAsia="pt-BR"/>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Fronteiras Eficientes: A Geometria da Assimetria</w:t>
            </w:r>
            <w:r w:rsidR="00B050DB">
              <w:rPr>
                <w:noProof/>
                <w:webHidden/>
              </w:rPr>
              <w:tab/>
            </w:r>
            <w:r w:rsidR="00B050DB">
              <w:rPr>
                <w:noProof/>
                <w:webHidden/>
              </w:rPr>
              <w:fldChar w:fldCharType="begin"/>
            </w:r>
            <w:r w:rsidR="00B050DB">
              <w:rPr>
                <w:noProof/>
                <w:webHidden/>
              </w:rPr>
              <w:instrText xml:space="preserve"> PAGEREF _Toc231448155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450DBD5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6" w:history="1">
            <w:r w:rsidR="00B050DB">
              <w:rPr>
                <w:rStyle w:val="Hyperlink"/>
                <w:b/>
                <w:bCs/>
                <w:noProof/>
                <w:lang w:val="pt-BR" w:eastAsia="pt-BR"/>
              </w:rPr>
              <w:t>2.14.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Avanços Recentes e Integração com Machine Learning (2024-2025)</w:t>
            </w:r>
            <w:r w:rsidR="00B050DB">
              <w:rPr>
                <w:noProof/>
                <w:webHidden/>
              </w:rPr>
              <w:tab/>
            </w:r>
            <w:r w:rsidR="00B050DB">
              <w:rPr>
                <w:noProof/>
                <w:webHidden/>
              </w:rPr>
              <w:fldChar w:fldCharType="begin"/>
            </w:r>
            <w:r w:rsidR="00B050DB">
              <w:rPr>
                <w:noProof/>
                <w:webHidden/>
              </w:rPr>
              <w:instrText xml:space="preserve"> PAGEREF _Toc231448156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3B25261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7" w:history="1">
            <w:r w:rsidR="00B050DB">
              <w:rPr>
                <w:rStyle w:val="Hyperlink"/>
                <w:b/>
                <w:bCs/>
                <w:noProof/>
                <w:lang w:val="pt-BR" w:eastAsia="pt-BR"/>
              </w:rPr>
              <w:t>2.15.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Conclusão</w:t>
            </w:r>
            <w:r w:rsidR="00B050DB">
              <w:rPr>
                <w:noProof/>
                <w:webHidden/>
              </w:rPr>
              <w:tab/>
            </w:r>
            <w:r w:rsidR="00B050DB">
              <w:rPr>
                <w:noProof/>
                <w:webHidden/>
              </w:rPr>
              <w:fldChar w:fldCharType="begin"/>
            </w:r>
            <w:r w:rsidR="00B050DB">
              <w:rPr>
                <w:noProof/>
                <w:webHidden/>
              </w:rPr>
              <w:instrText xml:space="preserve"> PAGEREF _Toc231448157 \h </w:instrText>
            </w:r>
            <w:r w:rsidR="00B050DB">
              <w:rPr>
                <w:noProof/>
                <w:webHidden/>
              </w:rPr>
            </w:r>
            <w:r w:rsidR="00B050DB">
              <w:rPr>
                <w:noProof/>
                <w:webHidden/>
              </w:rPr>
              <w:fldChar w:fldCharType="separate"/>
            </w:r>
            <w:r w:rsidR="00B050DB">
              <w:rPr>
                <w:noProof/>
                <w:webHidden/>
              </w:rPr>
              <w:t>54</w:t>
            </w:r>
            <w:r w:rsidR="00B050DB">
              <w:rPr>
                <w:noProof/>
                <w:webHidden/>
              </w:rPr>
              <w:fldChar w:fldCharType="end"/>
            </w:r>
          </w:hyperlink>
        </w:p>
        <w:p w14:paraId="1B3333B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8" w:history="1">
            <w:r w:rsidR="00B050DB">
              <w:rPr>
                <w:rStyle w:val="Hyperlink"/>
                <w:b/>
                <w:bCs/>
                <w:noProof/>
                <w:lang w:val="pt-BR" w:eastAsia="pt-BR"/>
              </w:rPr>
              <w:t>2.16.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O Modelo de Black-Litterman: Uma Reconstrução Bayesiana da Alocação de Ativos</w:t>
            </w:r>
            <w:r w:rsidR="00B050DB">
              <w:rPr>
                <w:noProof/>
                <w:webHidden/>
              </w:rPr>
              <w:tab/>
            </w:r>
            <w:r w:rsidR="00B050DB">
              <w:rPr>
                <w:noProof/>
                <w:webHidden/>
              </w:rPr>
              <w:fldChar w:fldCharType="begin"/>
            </w:r>
            <w:r w:rsidR="00B050DB">
              <w:rPr>
                <w:noProof/>
                <w:webHidden/>
              </w:rPr>
              <w:instrText xml:space="preserve"> PAGEREF _Toc231448158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1654F5BD"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9" w:history="1">
            <w:r w:rsidR="00B050DB">
              <w:rPr>
                <w:rStyle w:val="Hyperlink"/>
                <w:b/>
                <w:bCs/>
                <w:noProof/>
                <w:lang w:val="pt-BR"/>
              </w:rPr>
              <w:t>2.16.1.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Introdução: A Gênese Histórica e a Motivação Teórica</w:t>
            </w:r>
            <w:r w:rsidR="00B050DB">
              <w:rPr>
                <w:noProof/>
                <w:webHidden/>
              </w:rPr>
              <w:tab/>
            </w:r>
            <w:r w:rsidR="00B050DB">
              <w:rPr>
                <w:noProof/>
                <w:webHidden/>
              </w:rPr>
              <w:fldChar w:fldCharType="begin"/>
            </w:r>
            <w:r w:rsidR="00B050DB">
              <w:rPr>
                <w:noProof/>
                <w:webHidden/>
              </w:rPr>
              <w:instrText xml:space="preserve"> PAGEREF _Toc231448159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546414D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0" w:history="1">
            <w:r w:rsidR="00B050DB">
              <w:rPr>
                <w:rStyle w:val="Hyperlink"/>
                <w:b/>
                <w:bCs/>
                <w:noProof/>
                <w:lang w:val="pt-BR"/>
              </w:rPr>
              <w:t>2.16.2.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O Contexto da Goldman Sachs e a Colaboração Black-Litterman</w:t>
            </w:r>
            <w:r w:rsidR="00B050DB">
              <w:rPr>
                <w:noProof/>
                <w:webHidden/>
              </w:rPr>
              <w:tab/>
            </w:r>
            <w:r w:rsidR="00B050DB">
              <w:rPr>
                <w:noProof/>
                <w:webHidden/>
              </w:rPr>
              <w:fldChar w:fldCharType="begin"/>
            </w:r>
            <w:r w:rsidR="00B050DB">
              <w:rPr>
                <w:noProof/>
                <w:webHidden/>
              </w:rPr>
              <w:instrText xml:space="preserve"> PAGEREF _Toc231448160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1E80A3B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1" w:history="1">
            <w:r w:rsidR="00B050DB">
              <w:rPr>
                <w:rStyle w:val="Hyperlink"/>
                <w:b/>
                <w:bCs/>
                <w:noProof/>
                <w:lang w:val="pt-BR"/>
              </w:rPr>
              <w:t>2.16.3.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As Limitações da Média-Variância e a Gênese do Black-Litterman</w:t>
            </w:r>
            <w:r w:rsidR="00B050DB">
              <w:rPr>
                <w:noProof/>
                <w:webHidden/>
              </w:rPr>
              <w:tab/>
            </w:r>
            <w:r w:rsidR="00B050DB">
              <w:rPr>
                <w:noProof/>
                <w:webHidden/>
              </w:rPr>
              <w:fldChar w:fldCharType="begin"/>
            </w:r>
            <w:r w:rsidR="00B050DB">
              <w:rPr>
                <w:noProof/>
                <w:webHidden/>
              </w:rPr>
              <w:instrText xml:space="preserve"> PAGEREF _Toc231448161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4815B058"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2" w:history="1">
            <w:r w:rsidR="00B050DB">
              <w:rPr>
                <w:rStyle w:val="Hyperlink"/>
                <w:b/>
                <w:bCs/>
                <w:noProof/>
                <w:lang w:val="pt-BR"/>
              </w:rPr>
              <w:t>2.16.4.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rPr>
              <w:t>A Estrutura Bayesiana: Prior, Visões e Posterior</w:t>
            </w:r>
            <w:r w:rsidR="00B050DB">
              <w:rPr>
                <w:noProof/>
                <w:webHidden/>
              </w:rPr>
              <w:tab/>
            </w:r>
            <w:r w:rsidR="00B050DB">
              <w:rPr>
                <w:noProof/>
                <w:webHidden/>
              </w:rPr>
              <w:fldChar w:fldCharType="begin"/>
            </w:r>
            <w:r w:rsidR="00B050DB">
              <w:rPr>
                <w:noProof/>
                <w:webHidden/>
              </w:rPr>
              <w:instrText xml:space="preserve"> PAGEREF _Toc231448162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031B0C6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3" w:history="1">
            <w:r w:rsidR="00B050DB">
              <w:rPr>
                <w:rStyle w:val="Hyperlink"/>
                <w:b/>
                <w:bCs/>
                <w:noProof/>
                <w:lang w:val="pt-BR"/>
              </w:rPr>
              <w:t>2.16.5.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_Toc231448163 \h </w:instrText>
            </w:r>
            <w:r w:rsidR="00B050DB">
              <w:rPr>
                <w:noProof/>
                <w:webHidden/>
              </w:rPr>
            </w:r>
            <w:r w:rsidR="00B050DB">
              <w:rPr>
                <w:noProof/>
                <w:webHidden/>
              </w:rPr>
              <w:fldChar w:fldCharType="separate"/>
            </w:r>
            <w:r w:rsidR="00B050DB">
              <w:rPr>
                <w:noProof/>
                <w:webHidden/>
              </w:rPr>
              <w:t>58</w:t>
            </w:r>
            <w:r w:rsidR="00B050DB">
              <w:rPr>
                <w:noProof/>
                <w:webHidden/>
              </w:rPr>
              <w:fldChar w:fldCharType="end"/>
            </w:r>
          </w:hyperlink>
        </w:p>
        <w:p w14:paraId="3FB72BCC"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4" w:history="1">
            <w:r w:rsidR="00B050DB">
              <w:rPr>
                <w:rStyle w:val="Hyperlink"/>
                <w:b/>
                <w:bCs/>
                <w:noProof/>
                <w:lang w:val="pt-BR"/>
              </w:rPr>
              <w:t>2.16.6.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A Crítica à MPT: O Dilema da "Maximização de Erros" e as Soluções de Canto</w:t>
            </w:r>
            <w:r w:rsidR="00B050DB">
              <w:rPr>
                <w:noProof/>
                <w:webHidden/>
              </w:rPr>
              <w:tab/>
            </w:r>
            <w:r w:rsidR="00B050DB">
              <w:rPr>
                <w:noProof/>
                <w:webHidden/>
              </w:rPr>
              <w:fldChar w:fldCharType="begin"/>
            </w:r>
            <w:r w:rsidR="00B050DB">
              <w:rPr>
                <w:noProof/>
                <w:webHidden/>
              </w:rPr>
              <w:instrText xml:space="preserve"> PAGEREF _Toc231448164 \h </w:instrText>
            </w:r>
            <w:r w:rsidR="00B050DB">
              <w:rPr>
                <w:noProof/>
                <w:webHidden/>
              </w:rPr>
            </w:r>
            <w:r w:rsidR="00B050DB">
              <w:rPr>
                <w:noProof/>
                <w:webHidden/>
              </w:rPr>
              <w:fldChar w:fldCharType="separate"/>
            </w:r>
            <w:r w:rsidR="00B050DB">
              <w:rPr>
                <w:noProof/>
                <w:webHidden/>
              </w:rPr>
              <w:t>59</w:t>
            </w:r>
            <w:r w:rsidR="00B050DB">
              <w:rPr>
                <w:noProof/>
                <w:webHidden/>
              </w:rPr>
              <w:fldChar w:fldCharType="end"/>
            </w:r>
          </w:hyperlink>
        </w:p>
        <w:p w14:paraId="7118184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5" w:history="1">
            <w:r w:rsidR="00B050DB">
              <w:rPr>
                <w:rStyle w:val="Hyperlink"/>
                <w:b/>
                <w:bCs/>
                <w:noProof/>
                <w:lang w:val="pt-BR"/>
              </w:rPr>
              <w:t>2.17.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Fundamentos Matemáticos: A Arquitetura Bayesiana</w:t>
            </w:r>
            <w:r w:rsidR="00B050DB">
              <w:rPr>
                <w:noProof/>
                <w:webHidden/>
              </w:rPr>
              <w:tab/>
            </w:r>
            <w:r w:rsidR="00B050DB">
              <w:rPr>
                <w:noProof/>
                <w:webHidden/>
              </w:rPr>
              <w:fldChar w:fldCharType="begin"/>
            </w:r>
            <w:r w:rsidR="00B050DB">
              <w:rPr>
                <w:noProof/>
                <w:webHidden/>
              </w:rPr>
              <w:instrText xml:space="preserve"> PAGEREF _Toc231448165 \h </w:instrText>
            </w:r>
            <w:r w:rsidR="00B050DB">
              <w:rPr>
                <w:noProof/>
                <w:webHidden/>
              </w:rPr>
            </w:r>
            <w:r w:rsidR="00B050DB">
              <w:rPr>
                <w:noProof/>
                <w:webHidden/>
              </w:rPr>
              <w:fldChar w:fldCharType="separate"/>
            </w:r>
            <w:r w:rsidR="00B050DB">
              <w:rPr>
                <w:noProof/>
                <w:webHidden/>
              </w:rPr>
              <w:t>60</w:t>
            </w:r>
            <w:r w:rsidR="00B050DB">
              <w:rPr>
                <w:noProof/>
                <w:webHidden/>
              </w:rPr>
              <w:fldChar w:fldCharType="end"/>
            </w:r>
          </w:hyperlink>
        </w:p>
        <w:p w14:paraId="44689DEF"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6" w:history="1">
            <w:r w:rsidR="00B050DB">
              <w:rPr>
                <w:rStyle w:val="Hyperlink"/>
                <w:b/>
                <w:bCs/>
                <w:noProof/>
                <w:lang w:val="pt-BR"/>
              </w:rPr>
              <w:t>2.17.1.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_Toc231448166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7C7FA593"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7" w:history="1">
            <w:r w:rsidR="00B050DB">
              <w:rPr>
                <w:rStyle w:val="Hyperlink"/>
                <w:b/>
                <w:bCs/>
                <w:noProof/>
                <w:lang w:val="pt-BR"/>
              </w:rPr>
              <w:t>2.17.2.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050DB">
              <w:rPr>
                <w:rStyle w:val="Hyperlink"/>
                <w:bCs/>
                <w:noProof/>
                <w:lang w:val="pt-BR"/>
              </w:rPr>
              <w:t xml:space="preserve"> e a Otimização Reversa</w:t>
            </w:r>
            <w:r w:rsidR="00B050DB">
              <w:rPr>
                <w:noProof/>
                <w:webHidden/>
              </w:rPr>
              <w:tab/>
            </w:r>
            <w:r w:rsidR="00B050DB">
              <w:rPr>
                <w:noProof/>
                <w:webHidden/>
              </w:rPr>
              <w:fldChar w:fldCharType="begin"/>
            </w:r>
            <w:r w:rsidR="00B050DB">
              <w:rPr>
                <w:noProof/>
                <w:webHidden/>
              </w:rPr>
              <w:instrText xml:space="preserve"> PAGEREF _Toc231448167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47FFEAB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8" w:history="1">
            <w:r w:rsidR="00B050DB">
              <w:rPr>
                <w:rStyle w:val="Hyperlink"/>
                <w:b/>
                <w:bCs/>
                <w:noProof/>
                <w:lang w:val="pt-BR"/>
              </w:rPr>
              <w:t>2.17.3.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_Toc231448168 \h </w:instrText>
            </w:r>
            <w:r w:rsidR="00B050DB">
              <w:rPr>
                <w:noProof/>
                <w:webHidden/>
              </w:rPr>
            </w:r>
            <w:r w:rsidR="00B050DB">
              <w:rPr>
                <w:noProof/>
                <w:webHidden/>
              </w:rPr>
              <w:fldChar w:fldCharType="separate"/>
            </w:r>
            <w:r w:rsidR="00B050DB">
              <w:rPr>
                <w:noProof/>
                <w:webHidden/>
              </w:rPr>
              <w:t>62</w:t>
            </w:r>
            <w:r w:rsidR="00B050DB">
              <w:rPr>
                <w:noProof/>
                <w:webHidden/>
              </w:rPr>
              <w:fldChar w:fldCharType="end"/>
            </w:r>
          </w:hyperlink>
        </w:p>
        <w:p w14:paraId="3FDD5C0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9" w:history="1">
            <w:r w:rsidR="00B050DB">
              <w:rPr>
                <w:rStyle w:val="Hyperlink"/>
                <w:b/>
                <w:bCs/>
                <w:noProof/>
                <w:lang w:val="pt-BR"/>
              </w:rPr>
              <w:t>2.17.4.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A Fórmula Mestra de Black-Litterman</w:t>
            </w:r>
            <w:r w:rsidR="00B050DB">
              <w:rPr>
                <w:noProof/>
                <w:webHidden/>
              </w:rPr>
              <w:tab/>
            </w:r>
            <w:r w:rsidR="00B050DB">
              <w:rPr>
                <w:noProof/>
                <w:webHidden/>
              </w:rPr>
              <w:fldChar w:fldCharType="begin"/>
            </w:r>
            <w:r w:rsidR="00B050DB">
              <w:rPr>
                <w:noProof/>
                <w:webHidden/>
              </w:rPr>
              <w:instrText xml:space="preserve"> PAGEREF _Toc231448169 \h </w:instrText>
            </w:r>
            <w:r w:rsidR="00B050DB">
              <w:rPr>
                <w:noProof/>
                <w:webHidden/>
              </w:rPr>
            </w:r>
            <w:r w:rsidR="00B050DB">
              <w:rPr>
                <w:noProof/>
                <w:webHidden/>
              </w:rPr>
              <w:fldChar w:fldCharType="separate"/>
            </w:r>
            <w:r w:rsidR="00B050DB">
              <w:rPr>
                <w:noProof/>
                <w:webHidden/>
              </w:rPr>
              <w:t>63</w:t>
            </w:r>
            <w:r w:rsidR="00B050DB">
              <w:rPr>
                <w:noProof/>
                <w:webHidden/>
              </w:rPr>
              <w:fldChar w:fldCharType="end"/>
            </w:r>
          </w:hyperlink>
        </w:p>
        <w:p w14:paraId="2A21678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0" w:history="1">
            <w:r w:rsidR="00B050DB">
              <w:rPr>
                <w:rStyle w:val="Hyperlink"/>
                <w:b/>
                <w:bCs/>
                <w:noProof/>
                <w:lang w:val="pt-BR"/>
              </w:rPr>
              <w:t>2.18.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B050DB">
              <w:rPr>
                <w:noProof/>
                <w:webHidden/>
              </w:rPr>
              <w:tab/>
            </w:r>
            <w:r w:rsidR="00B050DB">
              <w:rPr>
                <w:noProof/>
                <w:webHidden/>
              </w:rPr>
              <w:fldChar w:fldCharType="begin"/>
            </w:r>
            <w:r w:rsidR="00B050DB">
              <w:rPr>
                <w:noProof/>
                <w:webHidden/>
              </w:rPr>
              <w:instrText xml:space="preserve"> PAGEREF _Toc231448170 \h </w:instrText>
            </w:r>
            <w:r w:rsidR="00B050DB">
              <w:rPr>
                <w:noProof/>
                <w:webHidden/>
              </w:rPr>
            </w:r>
            <w:r w:rsidR="00B050DB">
              <w:rPr>
                <w:noProof/>
                <w:webHidden/>
              </w:rPr>
              <w:fldChar w:fldCharType="separate"/>
            </w:r>
            <w:r w:rsidR="00B050DB">
              <w:rPr>
                <w:noProof/>
                <w:webHidden/>
              </w:rPr>
              <w:t>64</w:t>
            </w:r>
            <w:r w:rsidR="00B050DB">
              <w:rPr>
                <w:noProof/>
                <w:webHidden/>
              </w:rPr>
              <w:fldChar w:fldCharType="end"/>
            </w:r>
          </w:hyperlink>
        </w:p>
        <w:p w14:paraId="5E8E0CE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1" w:history="1">
            <w:r w:rsidR="00B050DB">
              <w:rPr>
                <w:rStyle w:val="Hyperlink"/>
                <w:b/>
                <w:bCs/>
                <w:noProof/>
                <w:lang w:val="pt-BR"/>
              </w:rPr>
              <w:t>2.19.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_Toc231448171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0A919F63"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2" w:history="1">
            <w:r w:rsidR="00B050DB">
              <w:rPr>
                <w:rStyle w:val="Hyperlink"/>
                <w:b/>
                <w:bCs/>
                <w:noProof/>
                <w:lang w:val="pt-BR"/>
              </w:rPr>
              <w:t>2.19.1.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O Algoritmo de Confiança Percentual (Idzorek, 2005)</w:t>
            </w:r>
            <w:r w:rsidR="00B050DB">
              <w:rPr>
                <w:noProof/>
                <w:webHidden/>
              </w:rPr>
              <w:tab/>
            </w:r>
            <w:r w:rsidR="00B050DB">
              <w:rPr>
                <w:noProof/>
                <w:webHidden/>
              </w:rPr>
              <w:fldChar w:fldCharType="begin"/>
            </w:r>
            <w:r w:rsidR="00B050DB">
              <w:rPr>
                <w:noProof/>
                <w:webHidden/>
              </w:rPr>
              <w:instrText xml:space="preserve"> PAGEREF _Toc231448172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0F9C458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3" w:history="1">
            <w:r w:rsidR="00B050DB">
              <w:rPr>
                <w:rStyle w:val="Hyperlink"/>
                <w:b/>
                <w:bCs/>
                <w:noProof/>
                <w:lang w:val="pt-BR"/>
              </w:rPr>
              <w:t>2.20.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Comparação Crítica: BL, MPT e PMPT</w:t>
            </w:r>
            <w:r w:rsidR="00B050DB">
              <w:rPr>
                <w:noProof/>
                <w:webHidden/>
              </w:rPr>
              <w:tab/>
            </w:r>
            <w:r w:rsidR="00B050DB">
              <w:rPr>
                <w:noProof/>
                <w:webHidden/>
              </w:rPr>
              <w:fldChar w:fldCharType="begin"/>
            </w:r>
            <w:r w:rsidR="00B050DB">
              <w:rPr>
                <w:noProof/>
                <w:webHidden/>
              </w:rPr>
              <w:instrText xml:space="preserve"> PAGEREF _Toc231448173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7924E89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4" w:history="1">
            <w:r w:rsidR="00B050DB">
              <w:rPr>
                <w:rStyle w:val="Hyperlink"/>
                <w:b/>
                <w:bCs/>
                <w:noProof/>
                <w:lang w:val="pt-BR"/>
              </w:rPr>
              <w:t>2.20.1.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MPT vs. BL: A Correção da Estabilidade</w:t>
            </w:r>
            <w:r w:rsidR="00B050DB">
              <w:rPr>
                <w:noProof/>
                <w:webHidden/>
              </w:rPr>
              <w:tab/>
            </w:r>
            <w:r w:rsidR="00B050DB">
              <w:rPr>
                <w:noProof/>
                <w:webHidden/>
              </w:rPr>
              <w:fldChar w:fldCharType="begin"/>
            </w:r>
            <w:r w:rsidR="00B050DB">
              <w:rPr>
                <w:noProof/>
                <w:webHidden/>
              </w:rPr>
              <w:instrText xml:space="preserve"> PAGEREF _Toc231448174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17FCF0A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5" w:history="1">
            <w:r w:rsidR="00B050DB">
              <w:rPr>
                <w:rStyle w:val="Hyperlink"/>
                <w:b/>
                <w:bCs/>
                <w:noProof/>
                <w:lang w:val="pt-BR"/>
              </w:rPr>
              <w:t>2.20.2.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BL vs. PMPT: Complementaridade Estrutural</w:t>
            </w:r>
            <w:r w:rsidR="00B050DB">
              <w:rPr>
                <w:noProof/>
                <w:webHidden/>
              </w:rPr>
              <w:tab/>
            </w:r>
            <w:r w:rsidR="00B050DB">
              <w:rPr>
                <w:noProof/>
                <w:webHidden/>
              </w:rPr>
              <w:fldChar w:fldCharType="begin"/>
            </w:r>
            <w:r w:rsidR="00B050DB">
              <w:rPr>
                <w:noProof/>
                <w:webHidden/>
              </w:rPr>
              <w:instrText xml:space="preserve"> PAGEREF _Toc231448175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5DA92F3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6" w:history="1">
            <w:r w:rsidR="00B050DB">
              <w:rPr>
                <w:rStyle w:val="Hyperlink"/>
                <w:b/>
                <w:bCs/>
                <w:noProof/>
                <w:lang w:val="pt-BR"/>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Limitações e Extensões Modernas</w:t>
            </w:r>
            <w:r w:rsidR="00B050DB">
              <w:rPr>
                <w:noProof/>
                <w:webHidden/>
              </w:rPr>
              <w:tab/>
            </w:r>
            <w:r w:rsidR="00B050DB">
              <w:rPr>
                <w:noProof/>
                <w:webHidden/>
              </w:rPr>
              <w:fldChar w:fldCharType="begin"/>
            </w:r>
            <w:r w:rsidR="00B050DB">
              <w:rPr>
                <w:noProof/>
                <w:webHidden/>
              </w:rPr>
              <w:instrText xml:space="preserve"> PAGEREF _Toc231448176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3E85A7E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7" w:history="1">
            <w:r w:rsidR="00B050DB">
              <w:rPr>
                <w:rStyle w:val="Hyperlink"/>
                <w:b/>
                <w:bCs/>
                <w:noProof/>
                <w:lang w:val="pt-BR"/>
              </w:rPr>
              <w:t>2.21.1.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Dependência da Normalidade e do CAPM</w:t>
            </w:r>
            <w:r w:rsidR="00B050DB">
              <w:rPr>
                <w:noProof/>
                <w:webHidden/>
              </w:rPr>
              <w:tab/>
            </w:r>
            <w:r w:rsidR="00B050DB">
              <w:rPr>
                <w:noProof/>
                <w:webHidden/>
              </w:rPr>
              <w:fldChar w:fldCharType="begin"/>
            </w:r>
            <w:r w:rsidR="00B050DB">
              <w:rPr>
                <w:noProof/>
                <w:webHidden/>
              </w:rPr>
              <w:instrText xml:space="preserve"> PAGEREF _Toc231448177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2886141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8" w:history="1">
            <w:r w:rsidR="00B050DB">
              <w:rPr>
                <w:rStyle w:val="Hyperlink"/>
                <w:b/>
                <w:bCs/>
                <w:noProof/>
                <w:lang w:val="en-US"/>
              </w:rPr>
              <w:t>2.21.2.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en-US"/>
              </w:rPr>
              <w:t>Entropy Pooling e Fully Flexible Views (Meucci)</w:t>
            </w:r>
            <w:r w:rsidR="00B050DB">
              <w:rPr>
                <w:noProof/>
                <w:webHidden/>
              </w:rPr>
              <w:tab/>
            </w:r>
            <w:r w:rsidR="00B050DB">
              <w:rPr>
                <w:noProof/>
                <w:webHidden/>
              </w:rPr>
              <w:fldChar w:fldCharType="begin"/>
            </w:r>
            <w:r w:rsidR="00B050DB">
              <w:rPr>
                <w:noProof/>
                <w:webHidden/>
              </w:rPr>
              <w:instrText xml:space="preserve"> PAGEREF _Toc231448178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3ABE914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9" w:history="1">
            <w:r w:rsidR="00B050DB">
              <w:rPr>
                <w:rStyle w:val="Hyperlink"/>
                <w:b/>
                <w:bCs/>
                <w:noProof/>
                <w:lang w:val="pt-BR"/>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Conclusão do Capítulo</w:t>
            </w:r>
            <w:r w:rsidR="00B050DB">
              <w:rPr>
                <w:noProof/>
                <w:webHidden/>
              </w:rPr>
              <w:tab/>
            </w:r>
            <w:r w:rsidR="00B050DB">
              <w:rPr>
                <w:noProof/>
                <w:webHidden/>
              </w:rPr>
              <w:fldChar w:fldCharType="begin"/>
            </w:r>
            <w:r w:rsidR="00B050DB">
              <w:rPr>
                <w:noProof/>
                <w:webHidden/>
              </w:rPr>
              <w:instrText xml:space="preserve"> PAGEREF _Toc231448179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3BD8041F"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0" w:history="1">
            <w:r w:rsidR="00B050DB">
              <w:rPr>
                <w:rStyle w:val="Hyperlink"/>
                <w:noProof/>
                <w:w w:val="99"/>
              </w:rPr>
              <w:t>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3 — METODOLOGIA DA PESQUISA</w:t>
            </w:r>
            <w:r w:rsidR="00B050DB">
              <w:rPr>
                <w:noProof/>
                <w:webHidden/>
              </w:rPr>
              <w:tab/>
            </w:r>
            <w:r w:rsidR="00B050DB">
              <w:rPr>
                <w:noProof/>
                <w:webHidden/>
              </w:rPr>
              <w:fldChar w:fldCharType="begin"/>
            </w:r>
            <w:r w:rsidR="00B050DB">
              <w:rPr>
                <w:noProof/>
                <w:webHidden/>
              </w:rPr>
              <w:instrText xml:space="preserve"> PAGEREF _Toc231448180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6922DCF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1" w:history="1">
            <w:r w:rsidR="00B050DB">
              <w:rPr>
                <w:rStyle w:val="Hyperlink"/>
                <w:noProof/>
              </w:rPr>
              <w:t>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Natureza e Classificação da Pesquisa</w:t>
            </w:r>
            <w:r w:rsidR="00B050DB">
              <w:rPr>
                <w:noProof/>
                <w:webHidden/>
              </w:rPr>
              <w:tab/>
            </w:r>
            <w:r w:rsidR="00B050DB">
              <w:rPr>
                <w:noProof/>
                <w:webHidden/>
              </w:rPr>
              <w:fldChar w:fldCharType="begin"/>
            </w:r>
            <w:r w:rsidR="00B050DB">
              <w:rPr>
                <w:noProof/>
                <w:webHidden/>
              </w:rPr>
              <w:instrText xml:space="preserve"> PAGEREF _Toc231448181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7985044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2" w:history="1">
            <w:r w:rsidR="00B050DB">
              <w:rPr>
                <w:rStyle w:val="Hyperlink"/>
                <w:noProof/>
              </w:rPr>
              <w:t>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Universo, Amostra e Fonte dos Dados</w:t>
            </w:r>
            <w:r w:rsidR="00B050DB">
              <w:rPr>
                <w:noProof/>
                <w:webHidden/>
              </w:rPr>
              <w:tab/>
            </w:r>
            <w:r w:rsidR="00B050DB">
              <w:rPr>
                <w:noProof/>
                <w:webHidden/>
              </w:rPr>
              <w:fldChar w:fldCharType="begin"/>
            </w:r>
            <w:r w:rsidR="00B050DB">
              <w:rPr>
                <w:noProof/>
                <w:webHidden/>
              </w:rPr>
              <w:instrText xml:space="preserve"> PAGEREF _Toc231448182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7F01988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3" w:history="1">
            <w:r w:rsidR="00B050DB">
              <w:rPr>
                <w:rStyle w:val="Hyperlink"/>
                <w:noProof/>
              </w:rPr>
              <w:t>3.2.1.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Critério de Inclusão na Amostra</w:t>
            </w:r>
            <w:r w:rsidR="00B050DB">
              <w:rPr>
                <w:noProof/>
                <w:webHidden/>
              </w:rPr>
              <w:tab/>
            </w:r>
            <w:r w:rsidR="00B050DB">
              <w:rPr>
                <w:noProof/>
                <w:webHidden/>
              </w:rPr>
              <w:fldChar w:fldCharType="begin"/>
            </w:r>
            <w:r w:rsidR="00B050DB">
              <w:rPr>
                <w:noProof/>
                <w:webHidden/>
              </w:rPr>
              <w:instrText xml:space="preserve"> PAGEREF _Toc231448183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7B45DF7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4" w:history="1">
            <w:r w:rsidR="00B050DB">
              <w:rPr>
                <w:rStyle w:val="Hyperlink"/>
                <w:noProof/>
              </w:rPr>
              <w:t>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Tratamento e Preparação dos Dados</w:t>
            </w:r>
            <w:r w:rsidR="00B050DB">
              <w:rPr>
                <w:noProof/>
                <w:webHidden/>
              </w:rPr>
              <w:tab/>
            </w:r>
            <w:r w:rsidR="00B050DB">
              <w:rPr>
                <w:noProof/>
                <w:webHidden/>
              </w:rPr>
              <w:fldChar w:fldCharType="begin"/>
            </w:r>
            <w:r w:rsidR="00B050DB">
              <w:rPr>
                <w:noProof/>
                <w:webHidden/>
              </w:rPr>
              <w:instrText xml:space="preserve"> PAGEREF _Toc231448184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4299CEE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5" w:history="1">
            <w:r w:rsidR="00B050DB">
              <w:rPr>
                <w:rStyle w:val="Hyperlink"/>
                <w:noProof/>
              </w:rPr>
              <w:t>3.3.1.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Filtragem de Liquidez e Remoção de Anomalias</w:t>
            </w:r>
            <w:r w:rsidR="00B050DB">
              <w:rPr>
                <w:noProof/>
                <w:webHidden/>
              </w:rPr>
              <w:tab/>
            </w:r>
            <w:r w:rsidR="00B050DB">
              <w:rPr>
                <w:noProof/>
                <w:webHidden/>
              </w:rPr>
              <w:fldChar w:fldCharType="begin"/>
            </w:r>
            <w:r w:rsidR="00B050DB">
              <w:rPr>
                <w:noProof/>
                <w:webHidden/>
              </w:rPr>
              <w:instrText xml:space="preserve"> PAGEREF _Toc231448185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21A2B66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6" w:history="1">
            <w:r w:rsidR="00B050DB">
              <w:rPr>
                <w:rStyle w:val="Hyperlink"/>
                <w:noProof/>
              </w:rPr>
              <w:t>3.3.2.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Transformação dos Preços em Retornos</w:t>
            </w:r>
            <w:r w:rsidR="00B050DB">
              <w:rPr>
                <w:noProof/>
                <w:webHidden/>
              </w:rPr>
              <w:tab/>
            </w:r>
            <w:r w:rsidR="00B050DB">
              <w:rPr>
                <w:noProof/>
                <w:webHidden/>
              </w:rPr>
              <w:fldChar w:fldCharType="begin"/>
            </w:r>
            <w:r w:rsidR="00B050DB">
              <w:rPr>
                <w:noProof/>
                <w:webHidden/>
              </w:rPr>
              <w:instrText xml:space="preserve"> PAGEREF _Toc231448186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7A3C626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7" w:history="1">
            <w:r w:rsidR="00B050DB">
              <w:rPr>
                <w:rStyle w:val="Hyperlink"/>
                <w:noProof/>
              </w:rPr>
              <w:t>3.3.3.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Diagnóstico Econométrico das Séries</w:t>
            </w:r>
            <w:r w:rsidR="00B050DB">
              <w:rPr>
                <w:noProof/>
                <w:webHidden/>
              </w:rPr>
              <w:tab/>
            </w:r>
            <w:r w:rsidR="00B050DB">
              <w:rPr>
                <w:noProof/>
                <w:webHidden/>
              </w:rPr>
              <w:fldChar w:fldCharType="begin"/>
            </w:r>
            <w:r w:rsidR="00B050DB">
              <w:rPr>
                <w:noProof/>
                <w:webHidden/>
              </w:rPr>
              <w:instrText xml:space="preserve"> PAGEREF _Toc231448187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7997490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8" w:history="1">
            <w:r w:rsidR="00B050DB">
              <w:rPr>
                <w:rStyle w:val="Hyperlink"/>
                <w:noProof/>
              </w:rPr>
              <w:t>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Estimação dos Parâmetros de Otimização</w:t>
            </w:r>
            <w:r w:rsidR="00B050DB">
              <w:rPr>
                <w:noProof/>
                <w:webHidden/>
              </w:rPr>
              <w:tab/>
            </w:r>
            <w:r w:rsidR="00B050DB">
              <w:rPr>
                <w:noProof/>
                <w:webHidden/>
              </w:rPr>
              <w:fldChar w:fldCharType="begin"/>
            </w:r>
            <w:r w:rsidR="00B050DB">
              <w:rPr>
                <w:noProof/>
                <w:webHidden/>
              </w:rPr>
              <w:instrText xml:space="preserve"> PAGEREF _Toc231448188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3BDA76E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9" w:history="1">
            <w:r w:rsidR="00B050DB">
              <w:rPr>
                <w:rStyle w:val="Hyperlink"/>
                <w:noProof/>
              </w:rPr>
              <w:t>3.4.1.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Prêmio de Risco (Excesso de Retorno)</w:t>
            </w:r>
            <w:r w:rsidR="00B050DB">
              <w:rPr>
                <w:noProof/>
                <w:webHidden/>
              </w:rPr>
              <w:tab/>
            </w:r>
            <w:r w:rsidR="00B050DB">
              <w:rPr>
                <w:noProof/>
                <w:webHidden/>
              </w:rPr>
              <w:fldChar w:fldCharType="begin"/>
            </w:r>
            <w:r w:rsidR="00B050DB">
              <w:rPr>
                <w:noProof/>
                <w:webHidden/>
              </w:rPr>
              <w:instrText xml:space="preserve"> PAGEREF _Toc231448189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470F52A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0" w:history="1">
            <w:r w:rsidR="00B050DB">
              <w:rPr>
                <w:rStyle w:val="Hyperlink"/>
                <w:noProof/>
              </w:rPr>
              <w:t>3.4.2.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Retornos Esperados e Matriz de Covariância</w:t>
            </w:r>
            <w:r w:rsidR="00B050DB">
              <w:rPr>
                <w:noProof/>
                <w:webHidden/>
              </w:rPr>
              <w:tab/>
            </w:r>
            <w:r w:rsidR="00B050DB">
              <w:rPr>
                <w:noProof/>
                <w:webHidden/>
              </w:rPr>
              <w:fldChar w:fldCharType="begin"/>
            </w:r>
            <w:r w:rsidR="00B050DB">
              <w:rPr>
                <w:noProof/>
                <w:webHidden/>
              </w:rPr>
              <w:instrText xml:space="preserve"> PAGEREF _Toc231448190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31E2C45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1" w:history="1">
            <w:r w:rsidR="00B050DB">
              <w:rPr>
                <w:rStyle w:val="Hyperlink"/>
                <w:noProof/>
              </w:rPr>
              <w:t>3.5.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Modelos de Otimização Implementados</w:t>
            </w:r>
            <w:r w:rsidR="00B050DB">
              <w:rPr>
                <w:noProof/>
                <w:webHidden/>
              </w:rPr>
              <w:tab/>
            </w:r>
            <w:r w:rsidR="00B050DB">
              <w:rPr>
                <w:noProof/>
                <w:webHidden/>
              </w:rPr>
              <w:fldChar w:fldCharType="begin"/>
            </w:r>
            <w:r w:rsidR="00B050DB">
              <w:rPr>
                <w:noProof/>
                <w:webHidden/>
              </w:rPr>
              <w:instrText xml:space="preserve"> PAGEREF _Toc231448191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6393C24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2" w:history="1">
            <w:r w:rsidR="00B050DB">
              <w:rPr>
                <w:rStyle w:val="Hyperlink"/>
                <w:noProof/>
              </w:rPr>
              <w:t>3.5.1.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Otimização de Máximo Índice de Sharpe com Penalidade</w:t>
            </w:r>
            <w:r w:rsidR="00B050DB">
              <w:rPr>
                <w:noProof/>
                <w:webHidden/>
              </w:rPr>
              <w:tab/>
            </w:r>
            <w:r w:rsidR="00B050DB">
              <w:rPr>
                <w:noProof/>
                <w:webHidden/>
              </w:rPr>
              <w:fldChar w:fldCharType="begin"/>
            </w:r>
            <w:r w:rsidR="00B050DB">
              <w:rPr>
                <w:noProof/>
                <w:webHidden/>
              </w:rPr>
              <w:instrText xml:space="preserve"> PAGEREF _Toc231448192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36911B3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3" w:history="1">
            <w:r w:rsidR="00B050DB">
              <w:rPr>
                <w:rStyle w:val="Hyperlink"/>
                <w:noProof/>
              </w:rPr>
              <w:t>3.5.2.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Família I — Modelos de Média-Variância (MPT)</w:t>
            </w:r>
            <w:r w:rsidR="00B050DB">
              <w:rPr>
                <w:noProof/>
                <w:webHidden/>
              </w:rPr>
              <w:tab/>
            </w:r>
            <w:r w:rsidR="00B050DB">
              <w:rPr>
                <w:noProof/>
                <w:webHidden/>
              </w:rPr>
              <w:fldChar w:fldCharType="begin"/>
            </w:r>
            <w:r w:rsidR="00B050DB">
              <w:rPr>
                <w:noProof/>
                <w:webHidden/>
              </w:rPr>
              <w:instrText xml:space="preserve"> PAGEREF _Toc231448193 \h </w:instrText>
            </w:r>
            <w:r w:rsidR="00B050DB">
              <w:rPr>
                <w:noProof/>
                <w:webHidden/>
              </w:rPr>
            </w:r>
            <w:r w:rsidR="00B050DB">
              <w:rPr>
                <w:noProof/>
                <w:webHidden/>
              </w:rPr>
              <w:fldChar w:fldCharType="separate"/>
            </w:r>
            <w:r w:rsidR="00B050DB">
              <w:rPr>
                <w:noProof/>
                <w:webHidden/>
              </w:rPr>
              <w:t>76</w:t>
            </w:r>
            <w:r w:rsidR="00B050DB">
              <w:rPr>
                <w:noProof/>
                <w:webHidden/>
              </w:rPr>
              <w:fldChar w:fldCharType="end"/>
            </w:r>
          </w:hyperlink>
        </w:p>
        <w:p w14:paraId="77CE361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4" w:history="1">
            <w:r w:rsidR="00B050DB">
              <w:rPr>
                <w:rStyle w:val="Hyperlink"/>
                <w:noProof/>
              </w:rPr>
              <w:t>3.5.3.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 — Modelos de Risco de Queda (PMPT)</w:t>
            </w:r>
            <w:r w:rsidR="00B050DB">
              <w:rPr>
                <w:noProof/>
                <w:webHidden/>
              </w:rPr>
              <w:tab/>
            </w:r>
            <w:r w:rsidR="00B050DB">
              <w:rPr>
                <w:noProof/>
                <w:webHidden/>
              </w:rPr>
              <w:fldChar w:fldCharType="begin"/>
            </w:r>
            <w:r w:rsidR="00B050DB">
              <w:rPr>
                <w:noProof/>
                <w:webHidden/>
              </w:rPr>
              <w:instrText xml:space="preserve"> PAGEREF _Toc231448194 \h </w:instrText>
            </w:r>
            <w:r w:rsidR="00B050DB">
              <w:rPr>
                <w:noProof/>
                <w:webHidden/>
              </w:rPr>
            </w:r>
            <w:r w:rsidR="00B050DB">
              <w:rPr>
                <w:noProof/>
                <w:webHidden/>
              </w:rPr>
              <w:fldChar w:fldCharType="separate"/>
            </w:r>
            <w:r w:rsidR="00B050DB">
              <w:rPr>
                <w:noProof/>
                <w:webHidden/>
              </w:rPr>
              <w:t>78</w:t>
            </w:r>
            <w:r w:rsidR="00B050DB">
              <w:rPr>
                <w:noProof/>
                <w:webHidden/>
              </w:rPr>
              <w:fldChar w:fldCharType="end"/>
            </w:r>
          </w:hyperlink>
        </w:p>
        <w:p w14:paraId="3CFE0F2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5" w:history="1">
            <w:r w:rsidR="00B050DB">
              <w:rPr>
                <w:rStyle w:val="Hyperlink"/>
                <w:noProof/>
              </w:rPr>
              <w:t>3.5.4.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III — Modelo de Black-Litterman (BL)</w:t>
            </w:r>
            <w:r w:rsidR="00B050DB">
              <w:rPr>
                <w:noProof/>
                <w:webHidden/>
              </w:rPr>
              <w:tab/>
            </w:r>
            <w:r w:rsidR="00B050DB">
              <w:rPr>
                <w:noProof/>
                <w:webHidden/>
              </w:rPr>
              <w:fldChar w:fldCharType="begin"/>
            </w:r>
            <w:r w:rsidR="00B050DB">
              <w:rPr>
                <w:noProof/>
                <w:webHidden/>
              </w:rPr>
              <w:instrText xml:space="preserve"> PAGEREF _Toc231448195 \h </w:instrText>
            </w:r>
            <w:r w:rsidR="00B050DB">
              <w:rPr>
                <w:noProof/>
                <w:webHidden/>
              </w:rPr>
            </w:r>
            <w:r w:rsidR="00B050DB">
              <w:rPr>
                <w:noProof/>
                <w:webHidden/>
              </w:rPr>
              <w:fldChar w:fldCharType="separate"/>
            </w:r>
            <w:r w:rsidR="00B050DB">
              <w:rPr>
                <w:noProof/>
                <w:webHidden/>
              </w:rPr>
              <w:t>80</w:t>
            </w:r>
            <w:r w:rsidR="00B050DB">
              <w:rPr>
                <w:noProof/>
                <w:webHidden/>
              </w:rPr>
              <w:fldChar w:fldCharType="end"/>
            </w:r>
          </w:hyperlink>
        </w:p>
        <w:p w14:paraId="7997721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6" w:history="1">
            <w:r w:rsidR="00B050DB">
              <w:rPr>
                <w:rStyle w:val="Hyperlink"/>
                <w:noProof/>
              </w:rPr>
              <w:t>3.5.5.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e Limitações Declaradas da Implementação</w:t>
            </w:r>
            <w:r w:rsidR="00B050DB">
              <w:rPr>
                <w:noProof/>
                <w:webHidden/>
              </w:rPr>
              <w:tab/>
            </w:r>
            <w:r w:rsidR="00B050DB">
              <w:rPr>
                <w:noProof/>
                <w:webHidden/>
              </w:rPr>
              <w:fldChar w:fldCharType="begin"/>
            </w:r>
            <w:r w:rsidR="00B050DB">
              <w:rPr>
                <w:noProof/>
                <w:webHidden/>
              </w:rPr>
              <w:instrText xml:space="preserve"> PAGEREF _Toc231448196 \h </w:instrText>
            </w:r>
            <w:r w:rsidR="00B050DB">
              <w:rPr>
                <w:noProof/>
                <w:webHidden/>
              </w:rPr>
            </w:r>
            <w:r w:rsidR="00B050DB">
              <w:rPr>
                <w:noProof/>
                <w:webHidden/>
              </w:rPr>
              <w:fldChar w:fldCharType="separate"/>
            </w:r>
            <w:r w:rsidR="00B050DB">
              <w:rPr>
                <w:noProof/>
                <w:webHidden/>
              </w:rPr>
              <w:t>82</w:t>
            </w:r>
            <w:r w:rsidR="00B050DB">
              <w:rPr>
                <w:noProof/>
                <w:webHidden/>
              </w:rPr>
              <w:fldChar w:fldCharType="end"/>
            </w:r>
          </w:hyperlink>
        </w:p>
        <w:p w14:paraId="4200443B"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7" w:history="1">
            <w:r w:rsidR="00B050DB">
              <w:rPr>
                <w:rStyle w:val="Hyperlink"/>
                <w:noProof/>
                <w:w w:val="99"/>
              </w:rPr>
              <w:t>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4 — RESULTADOS E DISCUSSÃO</w:t>
            </w:r>
            <w:r w:rsidR="00B050DB">
              <w:rPr>
                <w:noProof/>
                <w:webHidden/>
              </w:rPr>
              <w:tab/>
            </w:r>
            <w:r w:rsidR="00B050DB">
              <w:rPr>
                <w:noProof/>
                <w:webHidden/>
              </w:rPr>
              <w:fldChar w:fldCharType="begin"/>
            </w:r>
            <w:r w:rsidR="00B050DB">
              <w:rPr>
                <w:noProof/>
                <w:webHidden/>
              </w:rPr>
              <w:instrText xml:space="preserve"> PAGEREF _Toc231448197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1F4652B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8" w:history="1">
            <w:r w:rsidR="00B050DB">
              <w:rPr>
                <w:rStyle w:val="Hyperlink"/>
                <w:noProof/>
              </w:rPr>
              <w:t>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Estatísticas Descritivas e Diagnóstico Econométrico</w:t>
            </w:r>
            <w:r w:rsidR="00B050DB">
              <w:rPr>
                <w:noProof/>
                <w:webHidden/>
              </w:rPr>
              <w:tab/>
            </w:r>
            <w:r w:rsidR="00B050DB">
              <w:rPr>
                <w:noProof/>
                <w:webHidden/>
              </w:rPr>
              <w:fldChar w:fldCharType="begin"/>
            </w:r>
            <w:r w:rsidR="00B050DB">
              <w:rPr>
                <w:noProof/>
                <w:webHidden/>
              </w:rPr>
              <w:instrText xml:space="preserve"> PAGEREF _Toc231448198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67DF202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9" w:history="1">
            <w:r w:rsidR="00B050DB">
              <w:rPr>
                <w:rStyle w:val="Hyperlink"/>
                <w:noProof/>
              </w:rPr>
              <w:t>4.1.1.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 Black-Litterman com Visões LSTM</w:t>
            </w:r>
            <w:r w:rsidR="00B050DB">
              <w:rPr>
                <w:noProof/>
                <w:webHidden/>
              </w:rPr>
              <w:tab/>
            </w:r>
            <w:r w:rsidR="00B050DB">
              <w:rPr>
                <w:noProof/>
                <w:webHidden/>
              </w:rPr>
              <w:fldChar w:fldCharType="begin"/>
            </w:r>
            <w:r w:rsidR="00B050DB">
              <w:rPr>
                <w:noProof/>
                <w:webHidden/>
              </w:rPr>
              <w:instrText xml:space="preserve"> PAGEREF _Toc231448199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75E229F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0" w:history="1">
            <w:r w:rsidR="00B050DB">
              <w:rPr>
                <w:rStyle w:val="Hyperlink"/>
                <w:noProof/>
              </w:rPr>
              <w:t>4.1.2.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Distribuição dos Retornos — Evidência de Não-Normalidade</w:t>
            </w:r>
            <w:r w:rsidR="00B050DB">
              <w:rPr>
                <w:noProof/>
                <w:webHidden/>
              </w:rPr>
              <w:tab/>
            </w:r>
            <w:r w:rsidR="00B050DB">
              <w:rPr>
                <w:noProof/>
                <w:webHidden/>
              </w:rPr>
              <w:fldChar w:fldCharType="begin"/>
            </w:r>
            <w:r w:rsidR="00B050DB">
              <w:rPr>
                <w:noProof/>
                <w:webHidden/>
              </w:rPr>
              <w:instrText xml:space="preserve"> PAGEREF _Toc231448200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007033A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1" w:history="1">
            <w:r w:rsidR="00B050DB">
              <w:rPr>
                <w:rStyle w:val="Hyperlink"/>
                <w:noProof/>
              </w:rPr>
              <w:t>4.1.3.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Comportamento da Volatilidade por Subperíodo</w:t>
            </w:r>
            <w:r w:rsidR="00B050DB">
              <w:rPr>
                <w:noProof/>
                <w:webHidden/>
              </w:rPr>
              <w:tab/>
            </w:r>
            <w:r w:rsidR="00B050DB">
              <w:rPr>
                <w:noProof/>
                <w:webHidden/>
              </w:rPr>
              <w:fldChar w:fldCharType="begin"/>
            </w:r>
            <w:r w:rsidR="00B050DB">
              <w:rPr>
                <w:noProof/>
                <w:webHidden/>
              </w:rPr>
              <w:instrText xml:space="preserve"> PAGEREF _Toc231448201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6B7B835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2" w:history="1">
            <w:r w:rsidR="00B050DB">
              <w:rPr>
                <w:rStyle w:val="Hyperlink"/>
                <w:noProof/>
              </w:rPr>
              <w:t>4.1.4.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Estrutura de Correlação</w:t>
            </w:r>
            <w:r w:rsidR="00B050DB">
              <w:rPr>
                <w:noProof/>
                <w:webHidden/>
              </w:rPr>
              <w:tab/>
            </w:r>
            <w:r w:rsidR="00B050DB">
              <w:rPr>
                <w:noProof/>
                <w:webHidden/>
              </w:rPr>
              <w:fldChar w:fldCharType="begin"/>
            </w:r>
            <w:r w:rsidR="00B050DB">
              <w:rPr>
                <w:noProof/>
                <w:webHidden/>
              </w:rPr>
              <w:instrText xml:space="preserve"> PAGEREF _Toc231448202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7C6A4E0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3" w:history="1">
            <w:r w:rsidR="00B050DB">
              <w:rPr>
                <w:rStyle w:val="Hyperlink"/>
                <w:noProof/>
              </w:rPr>
              <w:t>4.1.5.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 Diagnóstico Econométrico</w:t>
            </w:r>
            <w:r w:rsidR="00B050DB">
              <w:rPr>
                <w:noProof/>
                <w:webHidden/>
              </w:rPr>
              <w:tab/>
            </w:r>
            <w:r w:rsidR="00B050DB">
              <w:rPr>
                <w:noProof/>
                <w:webHidden/>
              </w:rPr>
              <w:fldChar w:fldCharType="begin"/>
            </w:r>
            <w:r w:rsidR="00B050DB">
              <w:rPr>
                <w:noProof/>
                <w:webHidden/>
              </w:rPr>
              <w:instrText xml:space="preserve"> PAGEREF _Toc231448203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153FB15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4" w:history="1">
            <w:r w:rsidR="00B050DB">
              <w:rPr>
                <w:rStyle w:val="Hyperlink"/>
                <w:noProof/>
              </w:rPr>
              <w:t>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 xml:space="preserve">Resultados do Backtest </w:t>
            </w:r>
            <w:r w:rsidR="00B050DB">
              <w:rPr>
                <w:rStyle w:val="Hyperlink"/>
                <w:i/>
                <w:iCs/>
                <w:noProof/>
              </w:rPr>
              <w:t>Out-of-Sample</w:t>
            </w:r>
            <w:r w:rsidR="00B050DB">
              <w:rPr>
                <w:rStyle w:val="Hyperlink"/>
                <w:noProof/>
              </w:rPr>
              <w:t xml:space="preserve"> (2015–2025)Caracterização da Amostra Final</w:t>
            </w:r>
            <w:r w:rsidR="00B050DB">
              <w:rPr>
                <w:noProof/>
                <w:webHidden/>
              </w:rPr>
              <w:tab/>
            </w:r>
            <w:r w:rsidR="00B050DB">
              <w:rPr>
                <w:noProof/>
                <w:webHidden/>
              </w:rPr>
              <w:fldChar w:fldCharType="begin"/>
            </w:r>
            <w:r w:rsidR="00B050DB">
              <w:rPr>
                <w:noProof/>
                <w:webHidden/>
              </w:rPr>
              <w:instrText xml:space="preserve"> PAGEREF _Toc231448204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47823D6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5" w:history="1">
            <w:r w:rsidR="00B050DB">
              <w:rPr>
                <w:rStyle w:val="Hyperlink"/>
                <w:noProof/>
              </w:rPr>
              <w:t>4.2.1.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1 — Mínima Variância Global com L1</w:t>
            </w:r>
            <w:r w:rsidR="00B050DB">
              <w:rPr>
                <w:noProof/>
                <w:webHidden/>
              </w:rPr>
              <w:tab/>
            </w:r>
            <w:r w:rsidR="00B050DB">
              <w:rPr>
                <w:noProof/>
                <w:webHidden/>
              </w:rPr>
              <w:fldChar w:fldCharType="begin"/>
            </w:r>
            <w:r w:rsidR="00B050DB">
              <w:rPr>
                <w:noProof/>
                <w:webHidden/>
              </w:rPr>
              <w:instrText xml:space="preserve"> PAGEREF _Toc231448205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6A797A9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6" w:history="1">
            <w:r w:rsidR="00B050DB">
              <w:rPr>
                <w:rStyle w:val="Hyperlink"/>
                <w:noProof/>
              </w:rPr>
              <w:t>4.2.2.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_Toc231448206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5161EB1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7" w:history="1">
            <w:r w:rsidR="00B050DB">
              <w:rPr>
                <w:rStyle w:val="Hyperlink"/>
                <w:noProof/>
              </w:rPr>
              <w:t>4.2.3.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_Toc231448207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3483EC0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8" w:history="1">
            <w:r w:rsidR="00B050DB">
              <w:rPr>
                <w:rStyle w:val="Hyperlink"/>
                <w:noProof/>
              </w:rPr>
              <w:t>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Comparativa entre Estratégias</w:t>
            </w:r>
            <w:r w:rsidR="00B050DB">
              <w:rPr>
                <w:noProof/>
                <w:webHidden/>
              </w:rPr>
              <w:tab/>
            </w:r>
            <w:r w:rsidR="00B050DB">
              <w:rPr>
                <w:noProof/>
                <w:webHidden/>
              </w:rPr>
              <w:fldChar w:fldCharType="begin"/>
            </w:r>
            <w:r w:rsidR="00B050DB">
              <w:rPr>
                <w:noProof/>
                <w:webHidden/>
              </w:rPr>
              <w:instrText xml:space="preserve"> PAGEREF _Toc231448208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440398B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9" w:history="1">
            <w:r w:rsidR="00B050DB">
              <w:rPr>
                <w:rStyle w:val="Hyperlink"/>
                <w:noProof/>
              </w:rPr>
              <w:t>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Tabela Unificada de Desempenho</w:t>
            </w:r>
            <w:r w:rsidR="00B050DB">
              <w:rPr>
                <w:noProof/>
                <w:webHidden/>
              </w:rPr>
              <w:tab/>
            </w:r>
            <w:r w:rsidR="00B050DB">
              <w:rPr>
                <w:noProof/>
                <w:webHidden/>
              </w:rPr>
              <w:fldChar w:fldCharType="begin"/>
            </w:r>
            <w:r w:rsidR="00B050DB">
              <w:rPr>
                <w:noProof/>
                <w:webHidden/>
              </w:rPr>
              <w:instrText xml:space="preserve"> PAGEREF _Toc231448209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5907B20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0" w:history="1">
            <w:r w:rsidR="00B050DB">
              <w:rPr>
                <w:rStyle w:val="Hyperlink"/>
                <w:noProof/>
              </w:rPr>
              <w:t>4.3.2.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Hierarquia de Desempenho e o Paradoxo da Complexidade</w:t>
            </w:r>
            <w:r w:rsidR="00B050DB">
              <w:rPr>
                <w:noProof/>
                <w:webHidden/>
              </w:rPr>
              <w:tab/>
            </w:r>
            <w:r w:rsidR="00B050DB">
              <w:rPr>
                <w:noProof/>
                <w:webHidden/>
              </w:rPr>
              <w:fldChar w:fldCharType="begin"/>
            </w:r>
            <w:r w:rsidR="00B050DB">
              <w:rPr>
                <w:noProof/>
                <w:webHidden/>
              </w:rPr>
              <w:instrText xml:space="preserve"> PAGEREF _Toc231448210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17466E5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1" w:history="1">
            <w:r w:rsidR="00B050DB">
              <w:rPr>
                <w:rStyle w:val="Hyperlink"/>
                <w:noProof/>
              </w:rPr>
              <w:t>4.3.3.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das Causas da Underperformance do Black-Litterman + LSTM</w:t>
            </w:r>
            <w:r w:rsidR="00B050DB">
              <w:rPr>
                <w:noProof/>
                <w:webHidden/>
              </w:rPr>
              <w:tab/>
            </w:r>
            <w:r w:rsidR="00B050DB">
              <w:rPr>
                <w:noProof/>
                <w:webHidden/>
              </w:rPr>
              <w:fldChar w:fldCharType="begin"/>
            </w:r>
            <w:r w:rsidR="00B050DB">
              <w:rPr>
                <w:noProof/>
                <w:webHidden/>
              </w:rPr>
              <w:instrText xml:space="preserve"> PAGEREF _Toc231448211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0403123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2" w:history="1">
            <w:r w:rsidR="00B050DB">
              <w:rPr>
                <w:rStyle w:val="Hyperlink"/>
                <w:noProof/>
              </w:rPr>
              <w:t>4.3.4.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Interpretação à Luz do Referencial Teórico</w:t>
            </w:r>
            <w:r w:rsidR="00B050DB">
              <w:rPr>
                <w:noProof/>
                <w:webHidden/>
              </w:rPr>
              <w:tab/>
            </w:r>
            <w:r w:rsidR="00B050DB">
              <w:rPr>
                <w:noProof/>
                <w:webHidden/>
              </w:rPr>
              <w:fldChar w:fldCharType="begin"/>
            </w:r>
            <w:r w:rsidR="00B050DB">
              <w:rPr>
                <w:noProof/>
                <w:webHidden/>
              </w:rPr>
              <w:instrText xml:space="preserve"> PAGEREF _Toc231448212 \h </w:instrText>
            </w:r>
            <w:r w:rsidR="00B050DB">
              <w:rPr>
                <w:noProof/>
                <w:webHidden/>
              </w:rPr>
            </w:r>
            <w:r w:rsidR="00B050DB">
              <w:rPr>
                <w:noProof/>
                <w:webHidden/>
              </w:rPr>
              <w:fldChar w:fldCharType="separate"/>
            </w:r>
            <w:r w:rsidR="00B050DB">
              <w:rPr>
                <w:noProof/>
                <w:webHidden/>
              </w:rPr>
              <w:t>92</w:t>
            </w:r>
            <w:r w:rsidR="00B050DB">
              <w:rPr>
                <w:noProof/>
                <w:webHidden/>
              </w:rPr>
              <w:fldChar w:fldCharType="end"/>
            </w:r>
          </w:hyperlink>
        </w:p>
        <w:p w14:paraId="04DE73F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3" w:history="1">
            <w:r w:rsidR="00B050DB">
              <w:rPr>
                <w:rStyle w:val="Hyperlink"/>
                <w:noProof/>
              </w:rPr>
              <w:t>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w:t>
            </w:r>
            <w:r w:rsidR="00B050DB">
              <w:rPr>
                <w:noProof/>
                <w:webHidden/>
              </w:rPr>
              <w:tab/>
            </w:r>
            <w:r w:rsidR="00B050DB">
              <w:rPr>
                <w:noProof/>
                <w:webHidden/>
              </w:rPr>
              <w:fldChar w:fldCharType="begin"/>
            </w:r>
            <w:r w:rsidR="00B050DB">
              <w:rPr>
                <w:noProof/>
                <w:webHidden/>
              </w:rPr>
              <w:instrText xml:space="preserve"> PAGEREF _Toc231448213 \h </w:instrText>
            </w:r>
            <w:r w:rsidR="00B050DB">
              <w:rPr>
                <w:noProof/>
                <w:webHidden/>
              </w:rPr>
            </w:r>
            <w:r w:rsidR="00B050DB">
              <w:rPr>
                <w:noProof/>
                <w:webHidden/>
              </w:rPr>
              <w:fldChar w:fldCharType="separate"/>
            </w:r>
            <w:r w:rsidR="00B050DB">
              <w:rPr>
                <w:noProof/>
                <w:webHidden/>
              </w:rPr>
              <w:t>93</w:t>
            </w:r>
            <w:r w:rsidR="00B050DB">
              <w:rPr>
                <w:noProof/>
                <w:webHidden/>
              </w:rPr>
              <w:fldChar w:fldCharType="end"/>
            </w:r>
          </w:hyperlink>
        </w:p>
        <w:p w14:paraId="6513961B"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4" w:history="1">
            <w:r w:rsidR="00B050DB">
              <w:rPr>
                <w:rStyle w:val="Hyperlink"/>
                <w:noProof/>
                <w:w w:val="99"/>
              </w:rPr>
              <w:t>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5 — CONCLUSÃO</w:t>
            </w:r>
            <w:r w:rsidR="00B050DB">
              <w:rPr>
                <w:noProof/>
                <w:webHidden/>
              </w:rPr>
              <w:tab/>
            </w:r>
            <w:r w:rsidR="00B050DB">
              <w:rPr>
                <w:noProof/>
                <w:webHidden/>
              </w:rPr>
              <w:fldChar w:fldCharType="begin"/>
            </w:r>
            <w:r w:rsidR="00B050DB">
              <w:rPr>
                <w:noProof/>
                <w:webHidden/>
              </w:rPr>
              <w:instrText xml:space="preserve"> PAGEREF _Toc231448214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3B727FA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5" w:history="1">
            <w:r w:rsidR="00B050DB">
              <w:rPr>
                <w:rStyle w:val="Hyperlink"/>
                <w:noProof/>
              </w:rPr>
              <w:t>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Retomada da Questão de Pesquisa</w:t>
            </w:r>
            <w:r w:rsidR="00B050DB">
              <w:rPr>
                <w:noProof/>
                <w:webHidden/>
              </w:rPr>
              <w:tab/>
            </w:r>
            <w:r w:rsidR="00B050DB">
              <w:rPr>
                <w:noProof/>
                <w:webHidden/>
              </w:rPr>
              <w:fldChar w:fldCharType="begin"/>
            </w:r>
            <w:r w:rsidR="00B050DB">
              <w:rPr>
                <w:noProof/>
                <w:webHidden/>
              </w:rPr>
              <w:instrText xml:space="preserve"> PAGEREF _Toc231448215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3298B89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6" w:history="1">
            <w:r w:rsidR="00B050DB">
              <w:rPr>
                <w:rStyle w:val="Hyperlink"/>
                <w:noProof/>
              </w:rPr>
              <w:t>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dos Resultados</w:t>
            </w:r>
            <w:r w:rsidR="00B050DB">
              <w:rPr>
                <w:noProof/>
                <w:webHidden/>
              </w:rPr>
              <w:tab/>
            </w:r>
            <w:r w:rsidR="00B050DB">
              <w:rPr>
                <w:noProof/>
                <w:webHidden/>
              </w:rPr>
              <w:fldChar w:fldCharType="begin"/>
            </w:r>
            <w:r w:rsidR="00B050DB">
              <w:rPr>
                <w:noProof/>
                <w:webHidden/>
              </w:rPr>
              <w:instrText xml:space="preserve"> PAGEREF _Toc231448216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27EF0B52"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7" w:history="1">
            <w:r w:rsidR="00B050DB">
              <w:rPr>
                <w:rStyle w:val="Hyperlink"/>
                <w:noProof/>
              </w:rPr>
              <w:t>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Contribuições do Estudo</w:t>
            </w:r>
            <w:r w:rsidR="00B050DB">
              <w:rPr>
                <w:noProof/>
                <w:webHidden/>
              </w:rPr>
              <w:tab/>
            </w:r>
            <w:r w:rsidR="00B050DB">
              <w:rPr>
                <w:noProof/>
                <w:webHidden/>
              </w:rPr>
              <w:fldChar w:fldCharType="begin"/>
            </w:r>
            <w:r w:rsidR="00B050DB">
              <w:rPr>
                <w:noProof/>
                <w:webHidden/>
              </w:rPr>
              <w:instrText xml:space="preserve"> PAGEREF _Toc231448217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189209A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8" w:history="1">
            <w:r w:rsidR="00B050DB">
              <w:rPr>
                <w:rStyle w:val="Hyperlink"/>
                <w:noProof/>
              </w:rPr>
              <w:t>5.3.1.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Confirmação Empírica no Mercado Brasileiro</w:t>
            </w:r>
            <w:r w:rsidR="00B050DB">
              <w:rPr>
                <w:noProof/>
                <w:webHidden/>
              </w:rPr>
              <w:tab/>
            </w:r>
            <w:r w:rsidR="00B050DB">
              <w:rPr>
                <w:noProof/>
                <w:webHidden/>
              </w:rPr>
              <w:fldChar w:fldCharType="begin"/>
            </w:r>
            <w:r w:rsidR="00B050DB">
              <w:rPr>
                <w:noProof/>
                <w:webHidden/>
              </w:rPr>
              <w:instrText xml:space="preserve"> PAGEREF _Toc231448218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358A173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9" w:history="1">
            <w:r w:rsidR="00B050DB">
              <w:rPr>
                <w:rStyle w:val="Hyperlink"/>
                <w:noProof/>
              </w:rPr>
              <w:t>5.3.2.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Implicação Prática para Gestão de Portfólios</w:t>
            </w:r>
            <w:r w:rsidR="00B050DB">
              <w:rPr>
                <w:noProof/>
                <w:webHidden/>
              </w:rPr>
              <w:tab/>
            </w:r>
            <w:r w:rsidR="00B050DB">
              <w:rPr>
                <w:noProof/>
                <w:webHidden/>
              </w:rPr>
              <w:fldChar w:fldCharType="begin"/>
            </w:r>
            <w:r w:rsidR="00B050DB">
              <w:rPr>
                <w:noProof/>
                <w:webHidden/>
              </w:rPr>
              <w:instrText xml:space="preserve"> PAGEREF _Toc231448219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0DA9DCB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0" w:history="1">
            <w:r w:rsidR="00B050DB">
              <w:rPr>
                <w:rStyle w:val="Hyperlink"/>
                <w:noProof/>
              </w:rPr>
              <w:t>5.3.3.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Evidência sobre os Limites do Aprendizado de Máquina em Finanças</w:t>
            </w:r>
            <w:r w:rsidR="00B050DB">
              <w:rPr>
                <w:noProof/>
                <w:webHidden/>
              </w:rPr>
              <w:tab/>
            </w:r>
            <w:r w:rsidR="00B050DB">
              <w:rPr>
                <w:noProof/>
                <w:webHidden/>
              </w:rPr>
              <w:fldChar w:fldCharType="begin"/>
            </w:r>
            <w:r w:rsidR="00B050DB">
              <w:rPr>
                <w:noProof/>
                <w:webHidden/>
              </w:rPr>
              <w:instrText xml:space="preserve"> PAGEREF _Toc231448220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48845D3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1" w:history="1">
            <w:r w:rsidR="00B050DB">
              <w:rPr>
                <w:rStyle w:val="Hyperlink"/>
                <w:noProof/>
              </w:rPr>
              <w:t>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Limitações do Estudo</w:t>
            </w:r>
            <w:r w:rsidR="00B050DB">
              <w:rPr>
                <w:noProof/>
                <w:webHidden/>
              </w:rPr>
              <w:tab/>
            </w:r>
            <w:r w:rsidR="00B050DB">
              <w:rPr>
                <w:noProof/>
                <w:webHidden/>
              </w:rPr>
              <w:fldChar w:fldCharType="begin"/>
            </w:r>
            <w:r w:rsidR="00B050DB">
              <w:rPr>
                <w:noProof/>
                <w:webHidden/>
              </w:rPr>
              <w:instrText xml:space="preserve"> PAGEREF _Toc231448221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18F9354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2" w:history="1">
            <w:r w:rsidR="00B050DB">
              <w:rPr>
                <w:rStyle w:val="Hyperlink"/>
                <w:noProof/>
              </w:rPr>
              <w:t>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Sugestões para Pesquisas Futuras</w:t>
            </w:r>
            <w:r w:rsidR="00B050DB">
              <w:rPr>
                <w:noProof/>
                <w:webHidden/>
              </w:rPr>
              <w:tab/>
            </w:r>
            <w:r w:rsidR="00B050DB">
              <w:rPr>
                <w:noProof/>
                <w:webHidden/>
              </w:rPr>
              <w:fldChar w:fldCharType="begin"/>
            </w:r>
            <w:r w:rsidR="00B050DB">
              <w:rPr>
                <w:noProof/>
                <w:webHidden/>
              </w:rPr>
              <w:instrText xml:space="preserve"> PAGEREF _Toc231448222 \h </w:instrText>
            </w:r>
            <w:r w:rsidR="00B050DB">
              <w:rPr>
                <w:noProof/>
                <w:webHidden/>
              </w:rPr>
            </w:r>
            <w:r w:rsidR="00B050DB">
              <w:rPr>
                <w:noProof/>
                <w:webHidden/>
              </w:rPr>
              <w:fldChar w:fldCharType="separate"/>
            </w:r>
            <w:r w:rsidR="00B050DB">
              <w:rPr>
                <w:noProof/>
                <w:webHidden/>
              </w:rPr>
              <w:t>98</w:t>
            </w:r>
            <w:r w:rsidR="00B050DB">
              <w:rPr>
                <w:noProof/>
                <w:webHidden/>
              </w:rPr>
              <w:fldChar w:fldCharType="end"/>
            </w:r>
          </w:hyperlink>
        </w:p>
        <w:p w14:paraId="2B7D383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3" w:history="1">
            <w:r w:rsidR="00B050DB">
              <w:rPr>
                <w:rStyle w:val="Hyperlink"/>
                <w:noProof/>
              </w:rPr>
              <w:t>5.6.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Considerações Finais</w:t>
            </w:r>
            <w:r w:rsidR="00B050DB">
              <w:rPr>
                <w:noProof/>
                <w:webHidden/>
              </w:rPr>
              <w:tab/>
            </w:r>
            <w:r w:rsidR="00B050DB">
              <w:rPr>
                <w:noProof/>
                <w:webHidden/>
              </w:rPr>
              <w:fldChar w:fldCharType="begin"/>
            </w:r>
            <w:r w:rsidR="00B050DB">
              <w:rPr>
                <w:noProof/>
                <w:webHidden/>
              </w:rPr>
              <w:instrText xml:space="preserve"> PAGEREF _Toc231448223 \h </w:instrText>
            </w:r>
            <w:r w:rsidR="00B050DB">
              <w:rPr>
                <w:noProof/>
                <w:webHidden/>
              </w:rPr>
            </w:r>
            <w:r w:rsidR="00B050DB">
              <w:rPr>
                <w:noProof/>
                <w:webHidden/>
              </w:rPr>
              <w:fldChar w:fldCharType="separate"/>
            </w:r>
            <w:r w:rsidR="00B050DB">
              <w:rPr>
                <w:noProof/>
                <w:webHidden/>
              </w:rPr>
              <w:t>99</w:t>
            </w:r>
            <w:r w:rsidR="00B050DB">
              <w:rPr>
                <w:noProof/>
                <w:webHidden/>
              </w:rPr>
              <w:fldChar w:fldCharType="end"/>
            </w:r>
          </w:hyperlink>
        </w:p>
        <w:p w14:paraId="7DE24688"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4" w:history="1">
            <w:r w:rsidR="00B050DB">
              <w:rPr>
                <w:rStyle w:val="Hyperlink"/>
                <w:noProof/>
                <w:w w:val="99"/>
              </w:rPr>
              <w:t>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REFERÊNCIAS</w:t>
            </w:r>
            <w:r w:rsidR="00B050DB">
              <w:rPr>
                <w:noProof/>
                <w:webHidden/>
              </w:rPr>
              <w:tab/>
            </w:r>
            <w:r w:rsidR="00B050DB">
              <w:rPr>
                <w:noProof/>
                <w:webHidden/>
              </w:rPr>
              <w:fldChar w:fldCharType="begin"/>
            </w:r>
            <w:r w:rsidR="00B050DB">
              <w:rPr>
                <w:noProof/>
                <w:webHidden/>
              </w:rPr>
              <w:instrText xml:space="preserve"> PAGEREF _Toc231448224 \h </w:instrText>
            </w:r>
            <w:r w:rsidR="00B050DB">
              <w:rPr>
                <w:noProof/>
                <w:webHidden/>
              </w:rPr>
            </w:r>
            <w:r w:rsidR="00B050DB">
              <w:rPr>
                <w:noProof/>
                <w:webHidden/>
              </w:rPr>
              <w:fldChar w:fldCharType="separate"/>
            </w:r>
            <w:r w:rsidR="00B050DB">
              <w:rPr>
                <w:noProof/>
                <w:webHidden/>
              </w:rPr>
              <w:t>100</w:t>
            </w:r>
            <w:r w:rsidR="00B050DB">
              <w:rPr>
                <w:noProof/>
                <w:webHidden/>
              </w:rPr>
              <w:fldChar w:fldCharType="end"/>
            </w:r>
          </w:hyperlink>
        </w:p>
        <w:p w14:paraId="6CB8C438"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5" w:history="1">
            <w:r w:rsidR="00B050DB">
              <w:rPr>
                <w:rStyle w:val="Hyperlink"/>
                <w:noProof/>
              </w:rPr>
              <w:t>CRONOGRAMA</w:t>
            </w:r>
            <w:r w:rsidR="00B050DB">
              <w:rPr>
                <w:noProof/>
                <w:webHidden/>
              </w:rPr>
              <w:tab/>
            </w:r>
            <w:r w:rsidR="00B050DB">
              <w:rPr>
                <w:noProof/>
                <w:webHidden/>
              </w:rPr>
              <w:fldChar w:fldCharType="begin"/>
            </w:r>
            <w:r w:rsidR="00B050DB">
              <w:rPr>
                <w:noProof/>
                <w:webHidden/>
              </w:rPr>
              <w:instrText xml:space="preserve"> PAGEREF _Toc231448225 \h </w:instrText>
            </w:r>
            <w:r w:rsidR="00B050DB">
              <w:rPr>
                <w:noProof/>
                <w:webHidden/>
              </w:rPr>
            </w:r>
            <w:r w:rsidR="00B050DB">
              <w:rPr>
                <w:noProof/>
                <w:webHidden/>
              </w:rPr>
              <w:fldChar w:fldCharType="separate"/>
            </w:r>
            <w:r w:rsidR="00B050DB">
              <w:rPr>
                <w:noProof/>
                <w:webHidden/>
              </w:rPr>
              <w:t>103</w:t>
            </w:r>
            <w:r w:rsidR="00B050DB">
              <w:rPr>
                <w:noProof/>
                <w:webHidden/>
              </w:rPr>
              <w:fldChar w:fldCharType="end"/>
            </w:r>
          </w:hyperlink>
        </w:p>
        <w:p w14:paraId="074C7914"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6" w:history="1">
            <w:r w:rsidR="00B050DB">
              <w:rPr>
                <w:rStyle w:val="Hyperlink"/>
                <w:b/>
                <w:noProof/>
                <w:lang w:val="en-US"/>
              </w:rPr>
              <w:t>APENDICES</w:t>
            </w:r>
            <w:r w:rsidR="00B050DB">
              <w:rPr>
                <w:noProof/>
                <w:webHidden/>
              </w:rPr>
              <w:tab/>
            </w:r>
            <w:r w:rsidR="00B050DB">
              <w:rPr>
                <w:noProof/>
                <w:webHidden/>
              </w:rPr>
              <w:fldChar w:fldCharType="begin"/>
            </w:r>
            <w:r w:rsidR="00B050DB">
              <w:rPr>
                <w:noProof/>
                <w:webHidden/>
              </w:rPr>
              <w:instrText xml:space="preserve"> PAGEREF _Toc231448226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1BCDBAED"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7" w:history="1">
            <w:r w:rsidR="00B050DB">
              <w:rPr>
                <w:rStyle w:val="Hyperlink"/>
                <w:b/>
                <w:bCs/>
                <w:noProof/>
                <w:lang w:val="pt-BR"/>
              </w:rPr>
              <w:t>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rPr>
              <w:t>APÊNDICE A — Universo Investável Habilitado (N = 118)</w:t>
            </w:r>
            <w:r w:rsidR="00B050DB">
              <w:rPr>
                <w:noProof/>
                <w:webHidden/>
              </w:rPr>
              <w:tab/>
            </w:r>
            <w:r w:rsidR="00B050DB">
              <w:rPr>
                <w:noProof/>
                <w:webHidden/>
              </w:rPr>
              <w:fldChar w:fldCharType="begin"/>
            </w:r>
            <w:r w:rsidR="00B050DB">
              <w:rPr>
                <w:noProof/>
                <w:webHidden/>
              </w:rPr>
              <w:instrText xml:space="preserve"> PAGEREF _Toc231448227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3E88D497"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8" w:history="1">
            <w:r w:rsidR="00B050DB">
              <w:rPr>
                <w:rStyle w:val="Hyperlink"/>
                <w:b/>
                <w:noProof/>
                <w:lang w:val="pt-BR"/>
              </w:rPr>
              <w:t>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B – Diretrizes Metodológicas de Higienização e Filtragem de Liquidez da Base de Cotações</w:t>
            </w:r>
            <w:r w:rsidR="00B050DB">
              <w:rPr>
                <w:noProof/>
                <w:webHidden/>
              </w:rPr>
              <w:tab/>
            </w:r>
            <w:r w:rsidR="00B050DB">
              <w:rPr>
                <w:noProof/>
                <w:webHidden/>
              </w:rPr>
              <w:fldChar w:fldCharType="begin"/>
            </w:r>
            <w:r w:rsidR="00B050DB">
              <w:rPr>
                <w:noProof/>
                <w:webHidden/>
              </w:rPr>
              <w:instrText xml:space="preserve"> PAGEREF _Toc231448228 \h </w:instrText>
            </w:r>
            <w:r w:rsidR="00B050DB">
              <w:rPr>
                <w:noProof/>
                <w:webHidden/>
              </w:rPr>
            </w:r>
            <w:r w:rsidR="00B050DB">
              <w:rPr>
                <w:noProof/>
                <w:webHidden/>
              </w:rPr>
              <w:fldChar w:fldCharType="separate"/>
            </w:r>
            <w:r w:rsidR="00B050DB">
              <w:rPr>
                <w:noProof/>
                <w:webHidden/>
              </w:rPr>
              <w:t>108</w:t>
            </w:r>
            <w:r w:rsidR="00B050DB">
              <w:rPr>
                <w:noProof/>
                <w:webHidden/>
              </w:rPr>
              <w:fldChar w:fldCharType="end"/>
            </w:r>
          </w:hyperlink>
        </w:p>
        <w:p w14:paraId="22506B1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9" w:history="1">
            <w:r w:rsidR="00B050DB">
              <w:rPr>
                <w:rStyle w:val="Hyperlink"/>
                <w:b/>
                <w:noProof/>
                <w:lang w:val="pt-BR"/>
              </w:rPr>
              <w:t>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C – Transformação Vetorial da Matriz de Cotações em Séries de Retornos Financeiros</w:t>
            </w:r>
            <w:r w:rsidR="00B050DB">
              <w:rPr>
                <w:noProof/>
                <w:webHidden/>
              </w:rPr>
              <w:tab/>
            </w:r>
            <w:r w:rsidR="00B050DB">
              <w:rPr>
                <w:noProof/>
                <w:webHidden/>
              </w:rPr>
              <w:fldChar w:fldCharType="begin"/>
            </w:r>
            <w:r w:rsidR="00B050DB">
              <w:rPr>
                <w:noProof/>
                <w:webHidden/>
              </w:rPr>
              <w:instrText xml:space="preserve"> PAGEREF _Toc231448229 \h </w:instrText>
            </w:r>
            <w:r w:rsidR="00B050DB">
              <w:rPr>
                <w:noProof/>
                <w:webHidden/>
              </w:rPr>
            </w:r>
            <w:r w:rsidR="00B050DB">
              <w:rPr>
                <w:noProof/>
                <w:webHidden/>
              </w:rPr>
              <w:fldChar w:fldCharType="separate"/>
            </w:r>
            <w:r w:rsidR="00B050DB">
              <w:rPr>
                <w:noProof/>
                <w:webHidden/>
              </w:rPr>
              <w:t>110</w:t>
            </w:r>
            <w:r w:rsidR="00B050DB">
              <w:rPr>
                <w:noProof/>
                <w:webHidden/>
              </w:rPr>
              <w:fldChar w:fldCharType="end"/>
            </w:r>
          </w:hyperlink>
        </w:p>
        <w:p w14:paraId="0228263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0" w:history="1">
            <w:r w:rsidR="00B050DB">
              <w:rPr>
                <w:rStyle w:val="Hyperlink"/>
                <w:b/>
                <w:noProof/>
                <w:lang w:val="pt-BR"/>
              </w:rPr>
              <w:t>IV.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D – Consolidação da Base Mestre e Tratamento do Viés de Antecipação</w:t>
            </w:r>
            <w:r w:rsidR="00B050DB">
              <w:rPr>
                <w:noProof/>
                <w:webHidden/>
              </w:rPr>
              <w:tab/>
            </w:r>
            <w:r w:rsidR="00B050DB">
              <w:rPr>
                <w:noProof/>
                <w:webHidden/>
              </w:rPr>
              <w:fldChar w:fldCharType="begin"/>
            </w:r>
            <w:r w:rsidR="00B050DB">
              <w:rPr>
                <w:noProof/>
                <w:webHidden/>
              </w:rPr>
              <w:instrText xml:space="preserve"> PAGEREF _Toc231448230 \h </w:instrText>
            </w:r>
            <w:r w:rsidR="00B050DB">
              <w:rPr>
                <w:noProof/>
                <w:webHidden/>
              </w:rPr>
            </w:r>
            <w:r w:rsidR="00B050DB">
              <w:rPr>
                <w:noProof/>
                <w:webHidden/>
              </w:rPr>
              <w:fldChar w:fldCharType="separate"/>
            </w:r>
            <w:r w:rsidR="00B050DB">
              <w:rPr>
                <w:noProof/>
                <w:webHidden/>
              </w:rPr>
              <w:t>111</w:t>
            </w:r>
            <w:r w:rsidR="00B050DB">
              <w:rPr>
                <w:noProof/>
                <w:webHidden/>
              </w:rPr>
              <w:fldChar w:fldCharType="end"/>
            </w:r>
          </w:hyperlink>
        </w:p>
        <w:p w14:paraId="594F1147"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1" w:history="1">
            <w:r w:rsidR="00B050DB">
              <w:rPr>
                <w:rStyle w:val="Hyperlink"/>
                <w:b/>
                <w:noProof/>
                <w:lang w:val="pt-BR"/>
              </w:rPr>
              <w:t>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E – Derivação do Prêmio de Risco e Estabelecimento dos Retornos em Excesso</w:t>
            </w:r>
            <w:r w:rsidR="00B050DB">
              <w:rPr>
                <w:noProof/>
                <w:webHidden/>
              </w:rPr>
              <w:tab/>
            </w:r>
            <w:r w:rsidR="00B050DB">
              <w:rPr>
                <w:noProof/>
                <w:webHidden/>
              </w:rPr>
              <w:fldChar w:fldCharType="begin"/>
            </w:r>
            <w:r w:rsidR="00B050DB">
              <w:rPr>
                <w:noProof/>
                <w:webHidden/>
              </w:rPr>
              <w:instrText xml:space="preserve"> PAGEREF _Toc231448231 \h </w:instrText>
            </w:r>
            <w:r w:rsidR="00B050DB">
              <w:rPr>
                <w:noProof/>
                <w:webHidden/>
              </w:rPr>
            </w:r>
            <w:r w:rsidR="00B050DB">
              <w:rPr>
                <w:noProof/>
                <w:webHidden/>
              </w:rPr>
              <w:fldChar w:fldCharType="separate"/>
            </w:r>
            <w:r w:rsidR="00B050DB">
              <w:rPr>
                <w:noProof/>
                <w:webHidden/>
              </w:rPr>
              <w:t>112</w:t>
            </w:r>
            <w:r w:rsidR="00B050DB">
              <w:rPr>
                <w:noProof/>
                <w:webHidden/>
              </w:rPr>
              <w:fldChar w:fldCharType="end"/>
            </w:r>
          </w:hyperlink>
        </w:p>
        <w:p w14:paraId="4956AFF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2" w:history="1">
            <w:r w:rsidR="00B050DB">
              <w:rPr>
                <w:rStyle w:val="Hyperlink"/>
                <w:b/>
                <w:noProof/>
                <w:lang w:val="pt-BR"/>
              </w:rPr>
              <w:t>VI.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F – Parâmetros Inferenciais Globais: Covariância, Risco Sistemático e Desempenho Ajustado</w:t>
            </w:r>
            <w:r w:rsidR="00B050DB">
              <w:rPr>
                <w:noProof/>
                <w:webHidden/>
              </w:rPr>
              <w:tab/>
            </w:r>
            <w:r w:rsidR="00B050DB">
              <w:rPr>
                <w:noProof/>
                <w:webHidden/>
              </w:rPr>
              <w:fldChar w:fldCharType="begin"/>
            </w:r>
            <w:r w:rsidR="00B050DB">
              <w:rPr>
                <w:noProof/>
                <w:webHidden/>
              </w:rPr>
              <w:instrText xml:space="preserve"> PAGEREF _Toc231448232 \h </w:instrText>
            </w:r>
            <w:r w:rsidR="00B050DB">
              <w:rPr>
                <w:noProof/>
                <w:webHidden/>
              </w:rPr>
            </w:r>
            <w:r w:rsidR="00B050DB">
              <w:rPr>
                <w:noProof/>
                <w:webHidden/>
              </w:rPr>
              <w:fldChar w:fldCharType="separate"/>
            </w:r>
            <w:r w:rsidR="00B050DB">
              <w:rPr>
                <w:noProof/>
                <w:webHidden/>
              </w:rPr>
              <w:t>113</w:t>
            </w:r>
            <w:r w:rsidR="00B050DB">
              <w:rPr>
                <w:noProof/>
                <w:webHidden/>
              </w:rPr>
              <w:fldChar w:fldCharType="end"/>
            </w:r>
          </w:hyperlink>
        </w:p>
        <w:p w14:paraId="1DA9085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3" w:history="1">
            <w:r w:rsidR="00B050DB">
              <w:rPr>
                <w:rStyle w:val="Hyperlink"/>
                <w:b/>
                <w:noProof/>
                <w:lang w:val="pt-BR"/>
              </w:rPr>
              <w:t>VII.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G – Construção Estocástica e Otimização Numérica da Fronteira Eficiente de Markowitz</w:t>
            </w:r>
            <w:r w:rsidR="00B050DB">
              <w:rPr>
                <w:noProof/>
                <w:webHidden/>
              </w:rPr>
              <w:tab/>
            </w:r>
            <w:r w:rsidR="00B050DB">
              <w:rPr>
                <w:noProof/>
                <w:webHidden/>
              </w:rPr>
              <w:fldChar w:fldCharType="begin"/>
            </w:r>
            <w:r w:rsidR="00B050DB">
              <w:rPr>
                <w:noProof/>
                <w:webHidden/>
              </w:rPr>
              <w:instrText xml:space="preserve"> PAGEREF _Toc231448233 \h </w:instrText>
            </w:r>
            <w:r w:rsidR="00B050DB">
              <w:rPr>
                <w:noProof/>
                <w:webHidden/>
              </w:rPr>
            </w:r>
            <w:r w:rsidR="00B050DB">
              <w:rPr>
                <w:noProof/>
                <w:webHidden/>
              </w:rPr>
              <w:fldChar w:fldCharType="separate"/>
            </w:r>
            <w:r w:rsidR="00B050DB">
              <w:rPr>
                <w:noProof/>
                <w:webHidden/>
              </w:rPr>
              <w:t>114</w:t>
            </w:r>
            <w:r w:rsidR="00B050DB">
              <w:rPr>
                <w:noProof/>
                <w:webHidden/>
              </w:rPr>
              <w:fldChar w:fldCharType="end"/>
            </w:r>
          </w:hyperlink>
        </w:p>
        <w:p w14:paraId="78B1F69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4" w:history="1">
            <w:r w:rsidR="00B050DB">
              <w:rPr>
                <w:rStyle w:val="Hyperlink"/>
                <w:b/>
                <w:noProof/>
                <w:lang w:val="pt-BR"/>
              </w:rPr>
              <w:t>VIII.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H – Isolamento Matricial De Covariâncias Negativas E Mapeamento De Hedge Estrutural</w:t>
            </w:r>
            <w:r w:rsidR="00B050DB">
              <w:rPr>
                <w:noProof/>
                <w:webHidden/>
              </w:rPr>
              <w:tab/>
            </w:r>
            <w:r w:rsidR="00B050DB">
              <w:rPr>
                <w:noProof/>
                <w:webHidden/>
              </w:rPr>
              <w:fldChar w:fldCharType="begin"/>
            </w:r>
            <w:r w:rsidR="00B050DB">
              <w:rPr>
                <w:noProof/>
                <w:webHidden/>
              </w:rPr>
              <w:instrText xml:space="preserve"> PAGEREF _Toc231448234 \h </w:instrText>
            </w:r>
            <w:r w:rsidR="00B050DB">
              <w:rPr>
                <w:noProof/>
                <w:webHidden/>
              </w:rPr>
            </w:r>
            <w:r w:rsidR="00B050DB">
              <w:rPr>
                <w:noProof/>
                <w:webHidden/>
              </w:rPr>
              <w:fldChar w:fldCharType="separate"/>
            </w:r>
            <w:r w:rsidR="00B050DB">
              <w:rPr>
                <w:noProof/>
                <w:webHidden/>
              </w:rPr>
              <w:t>115</w:t>
            </w:r>
            <w:r w:rsidR="00B050DB">
              <w:rPr>
                <w:noProof/>
                <w:webHidden/>
              </w:rPr>
              <w:fldChar w:fldCharType="end"/>
            </w:r>
          </w:hyperlink>
        </w:p>
        <w:p w14:paraId="5E4E5B9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5" w:history="1">
            <w:r w:rsidR="00B050DB">
              <w:rPr>
                <w:rStyle w:val="Hyperlink"/>
                <w:b/>
                <w:noProof/>
                <w:lang w:val="pt-BR"/>
              </w:rPr>
              <w:t>IX.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I – Análise de Correlação de Pearson e Clusterização Hierárquica Estrutural</w:t>
            </w:r>
            <w:r w:rsidR="00B050DB">
              <w:rPr>
                <w:noProof/>
                <w:webHidden/>
              </w:rPr>
              <w:tab/>
            </w:r>
            <w:r w:rsidR="00B050DB">
              <w:rPr>
                <w:noProof/>
                <w:webHidden/>
              </w:rPr>
              <w:fldChar w:fldCharType="begin"/>
            </w:r>
            <w:r w:rsidR="00B050DB">
              <w:rPr>
                <w:noProof/>
                <w:webHidden/>
              </w:rPr>
              <w:instrText xml:space="preserve"> PAGEREF _Toc231448235 \h </w:instrText>
            </w:r>
            <w:r w:rsidR="00B050DB">
              <w:rPr>
                <w:noProof/>
                <w:webHidden/>
              </w:rPr>
            </w:r>
            <w:r w:rsidR="00B050DB">
              <w:rPr>
                <w:noProof/>
                <w:webHidden/>
              </w:rPr>
              <w:fldChar w:fldCharType="separate"/>
            </w:r>
            <w:r w:rsidR="00B050DB">
              <w:rPr>
                <w:noProof/>
                <w:webHidden/>
              </w:rPr>
              <w:t>116</w:t>
            </w:r>
            <w:r w:rsidR="00B050DB">
              <w:rPr>
                <w:noProof/>
                <w:webHidden/>
              </w:rPr>
              <w:fldChar w:fldCharType="end"/>
            </w:r>
          </w:hyperlink>
        </w:p>
        <w:p w14:paraId="7F1CB48D"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6" w:history="1">
            <w:r w:rsidR="00B050DB">
              <w:rPr>
                <w:rStyle w:val="Hyperlink"/>
                <w:b/>
                <w:noProof/>
                <w:lang w:val="pt-BR"/>
              </w:rPr>
              <w:t>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J – Engenharia Reversa De Black-Litterman: Extração Do Vetor De Retornos Implícitos De Equilíbrio (Π)</w:t>
            </w:r>
            <w:r w:rsidR="00B050DB">
              <w:rPr>
                <w:noProof/>
                <w:webHidden/>
              </w:rPr>
              <w:tab/>
            </w:r>
            <w:r w:rsidR="00B050DB">
              <w:rPr>
                <w:noProof/>
                <w:webHidden/>
              </w:rPr>
              <w:fldChar w:fldCharType="begin"/>
            </w:r>
            <w:r w:rsidR="00B050DB">
              <w:rPr>
                <w:noProof/>
                <w:webHidden/>
              </w:rPr>
              <w:instrText xml:space="preserve"> PAGEREF _Toc231448236 \h </w:instrText>
            </w:r>
            <w:r w:rsidR="00B050DB">
              <w:rPr>
                <w:noProof/>
                <w:webHidden/>
              </w:rPr>
            </w:r>
            <w:r w:rsidR="00B050DB">
              <w:rPr>
                <w:noProof/>
                <w:webHidden/>
              </w:rPr>
              <w:fldChar w:fldCharType="separate"/>
            </w:r>
            <w:r w:rsidR="00B050DB">
              <w:rPr>
                <w:noProof/>
                <w:webHidden/>
              </w:rPr>
              <w:t>117</w:t>
            </w:r>
            <w:r w:rsidR="00B050DB">
              <w:rPr>
                <w:noProof/>
                <w:webHidden/>
              </w:rPr>
              <w:fldChar w:fldCharType="end"/>
            </w:r>
          </w:hyperlink>
        </w:p>
        <w:p w14:paraId="0B47795D" w14:textId="77777777" w:rsidR="008E66AE" w:rsidRDefault="008E66AE">
          <w:r>
            <w:rPr>
              <w:b/>
              <w:bCs/>
            </w:rPr>
            <w:fldChar w:fldCharType="end"/>
          </w:r>
        </w:p>
      </w:sdtContent>
    </w:sdt>
    <w:p w14:paraId="5007AD3D" w14:textId="77777777" w:rsidR="008E66AE" w:rsidRDefault="008E66AE">
      <w:pPr>
        <w:rPr>
          <w:spacing w:val="-2"/>
        </w:rPr>
      </w:pPr>
    </w:p>
    <w:p w14:paraId="518DEFCD" w14:textId="77777777" w:rsidR="008E66AE" w:rsidRDefault="008E66AE">
      <w:pPr>
        <w:rPr>
          <w:spacing w:val="-2"/>
        </w:rPr>
      </w:pPr>
    </w:p>
    <w:p w14:paraId="4D3561DD" w14:textId="77777777" w:rsidR="008E66AE" w:rsidRDefault="008E66AE">
      <w:pPr>
        <w:rPr>
          <w:b/>
          <w:bCs/>
          <w:spacing w:val="-2"/>
          <w:sz w:val="28"/>
          <w:szCs w:val="28"/>
        </w:rPr>
      </w:pPr>
      <w:r>
        <w:rPr>
          <w:spacing w:val="-2"/>
        </w:rPr>
        <w:br w:type="page"/>
      </w:r>
    </w:p>
    <w:p w14:paraId="13F845B0" w14:textId="77777777" w:rsidR="00657C8B" w:rsidRPr="00D30CD1" w:rsidRDefault="006C6A33" w:rsidP="0072043B">
      <w:pPr>
        <w:pStyle w:val="Ttulo1"/>
        <w:numPr>
          <w:ilvl w:val="0"/>
          <w:numId w:val="1"/>
        </w:numPr>
        <w:tabs>
          <w:tab w:val="left" w:pos="480"/>
        </w:tabs>
        <w:ind w:left="480" w:hanging="359"/>
      </w:pPr>
      <w:bookmarkStart w:id="2" w:name="_Toc231448096"/>
      <w:r>
        <w:rPr>
          <w:spacing w:val="-2"/>
          <w:sz w:val="24"/>
        </w:rPr>
        <w:lastRenderedPageBreak/>
        <w:t>INTRODUÇÃO</w:t>
      </w:r>
      <w:bookmarkEnd w:id="2"/>
    </w:p>
    <w:p w14:paraId="369621B7" w14:textId="77777777" w:rsidR="0028243A" w:rsidRDefault="0028243A" w:rsidP="003E35D3">
      <w:pPr>
        <w:pStyle w:val="Corpodetexto"/>
        <w:spacing w:line="360" w:lineRule="auto"/>
        <w:ind w:firstLine="851"/>
        <w:jc w:val="both"/>
        <w:rPr>
          <w:color w:val="231F20"/>
        </w:rPr>
      </w:pPr>
    </w:p>
    <w:p w14:paraId="38984CD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5C88209"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38317A5F"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5D3065F4"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24C41A82"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14:paraId="1239B10A"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4A498EDE" w14:textId="77777777" w:rsidR="00A2073A" w:rsidRDefault="00A2073A" w:rsidP="00783E64">
      <w:pPr>
        <w:pStyle w:val="NormalWeb"/>
        <w:spacing w:before="0" w:beforeAutospacing="0" w:after="0" w:afterAutospacing="0" w:line="360" w:lineRule="auto"/>
        <w:ind w:firstLine="851"/>
        <w:jc w:val="both"/>
      </w:pPr>
      <w:del w:id="3" w:author="Claude" w:date="2026-06-04T00:00:00Z">
        <w:r>
          <w:delTex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delText>
        </w:r>
      </w:del>
      <w:bookmarkStart w:id="4" w:name="_Hlk231495116"/>
      <w:r>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bookmarkEnd w:id="4"/>
    <w:p w14:paraId="02FACA5F"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6A324B51" w14:textId="77777777" w:rsidR="00966DAD" w:rsidRDefault="00966DAD" w:rsidP="0028243A">
      <w:pPr>
        <w:spacing w:line="360" w:lineRule="auto"/>
        <w:ind w:firstLine="851"/>
        <w:jc w:val="both"/>
        <w:rPr>
          <w:sz w:val="24"/>
          <w:szCs w:val="24"/>
        </w:rPr>
      </w:pPr>
      <w:r>
        <w:br w:type="page"/>
      </w:r>
    </w:p>
    <w:p w14:paraId="26805419" w14:textId="77777777" w:rsidR="008E66AE" w:rsidRPr="00D30CD1" w:rsidRDefault="002C217E" w:rsidP="0072043B">
      <w:pPr>
        <w:pStyle w:val="Ttulo1"/>
        <w:numPr>
          <w:ilvl w:val="0"/>
          <w:numId w:val="1"/>
        </w:numPr>
        <w:tabs>
          <w:tab w:val="left" w:pos="480"/>
        </w:tabs>
        <w:ind w:left="480" w:hanging="359"/>
        <w:rPr>
          <w:sz w:val="24"/>
        </w:rPr>
      </w:pPr>
      <w:bookmarkStart w:id="5" w:name="_Toc231448097"/>
      <w:r>
        <w:rPr>
          <w:sz w:val="24"/>
        </w:rPr>
        <w:lastRenderedPageBreak/>
        <w:t>REFERENCIAL TEÓRICO</w:t>
      </w:r>
      <w:bookmarkEnd w:id="5"/>
    </w:p>
    <w:p w14:paraId="2426FC41" w14:textId="77777777" w:rsidR="000E6954" w:rsidRDefault="000E6954" w:rsidP="00C319D0"/>
    <w:p w14:paraId="06A813CC" w14:textId="77777777" w:rsidR="000E6954" w:rsidRDefault="003121E2" w:rsidP="00F879F0">
      <w:pPr>
        <w:pStyle w:val="Ttulo3"/>
        <w:numPr>
          <w:ilvl w:val="1"/>
          <w:numId w:val="1"/>
        </w:numPr>
        <w:rPr>
          <w:rFonts w:eastAsia="Google Sans"/>
          <w:color w:val="1F1F1F"/>
        </w:rPr>
      </w:pPr>
      <w:bookmarkStart w:id="6" w:name="_Toc231448098"/>
      <w:r>
        <w:rPr>
          <w:rFonts w:eastAsia="Google Sans"/>
          <w:color w:val="1F1F1F"/>
        </w:rPr>
        <w:t>Gênese da Gestão de Portfólios e o Paradigma Pré-Markowitz</w:t>
      </w:r>
      <w:bookmarkEnd w:id="6"/>
    </w:p>
    <w:p w14:paraId="790C25D7" w14:textId="77777777" w:rsidR="000E6954" w:rsidRDefault="000E6954" w:rsidP="00F879F0">
      <w:pPr>
        <w:rPr>
          <w:rFonts w:eastAsia="Google Sans"/>
          <w:color w:val="1F1F1F"/>
          <w:sz w:val="24"/>
          <w:szCs w:val="24"/>
        </w:rPr>
      </w:pPr>
    </w:p>
    <w:p w14:paraId="621493CD" w14:textId="77777777" w:rsidR="00F879F0" w:rsidRPr="00D30CD1" w:rsidRDefault="000E6954" w:rsidP="00F879F0">
      <w:pPr>
        <w:pStyle w:val="Ttulo3"/>
        <w:numPr>
          <w:ilvl w:val="2"/>
          <w:numId w:val="1"/>
        </w:numPr>
        <w:rPr>
          <w:rFonts w:eastAsia="Google Sans"/>
          <w:b w:val="0"/>
          <w:color w:val="1F1F1F"/>
        </w:rPr>
      </w:pPr>
      <w:bookmarkStart w:id="7" w:name="_Toc231448099"/>
      <w:r>
        <w:rPr>
          <w:rFonts w:eastAsia="Google Sans"/>
          <w:b w:val="0"/>
          <w:color w:val="1F1F1F"/>
        </w:rPr>
        <w:t>Introdução: A Evolução Histórica da Gestão de Investimentos</w:t>
      </w:r>
      <w:bookmarkEnd w:id="7"/>
    </w:p>
    <w:p w14:paraId="4A77127D" w14:textId="77777777" w:rsidR="000E6954" w:rsidRDefault="000E6954" w:rsidP="00C319D0"/>
    <w:p w14:paraId="550D1848"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726957F2" w14:textId="77777777" w:rsidR="00C319D0" w:rsidRPr="00D30CD1" w:rsidRDefault="00C319D0" w:rsidP="007A5264"/>
    <w:p w14:paraId="4E5FDE4B" w14:textId="77777777" w:rsidR="00F879F0" w:rsidRPr="00D30CD1" w:rsidRDefault="00405E05" w:rsidP="00F879F0">
      <w:pPr>
        <w:pStyle w:val="Ttulo3"/>
        <w:numPr>
          <w:ilvl w:val="2"/>
          <w:numId w:val="1"/>
        </w:numPr>
        <w:rPr>
          <w:rStyle w:val="Forte"/>
          <w:bCs/>
          <w:sz w:val="22"/>
          <w:szCs w:val="22"/>
        </w:rPr>
      </w:pPr>
      <w:bookmarkStart w:id="8" w:name="_Toc231448100"/>
      <w:r>
        <w:rPr>
          <w:rFonts w:eastAsia="Google Sans"/>
          <w:b w:val="0"/>
          <w:color w:val="1F1F1F"/>
        </w:rPr>
        <w:t>O Paradigma Pré-Markowitz: A Era da Seleção de Ativos</w:t>
      </w:r>
      <w:bookmarkEnd w:id="8"/>
      <w:r>
        <w:rPr>
          <w:rStyle w:val="Forte"/>
          <w:sz w:val="22"/>
          <w:szCs w:val="22"/>
        </w:rPr>
        <w:t xml:space="preserve"> </w:t>
      </w:r>
    </w:p>
    <w:p w14:paraId="4EDFB4FE" w14:textId="77777777" w:rsidR="005D311B" w:rsidRDefault="005D311B" w:rsidP="005D311B">
      <w:pPr>
        <w:rPr>
          <w:rStyle w:val="Forte"/>
          <w:b w:val="0"/>
          <w:sz w:val="24"/>
          <w:szCs w:val="24"/>
        </w:rPr>
      </w:pPr>
    </w:p>
    <w:p w14:paraId="772F54A1"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6DCE94F4"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29354735"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7BF98BC0" w14:textId="77777777" w:rsidR="00405E05" w:rsidRPr="00D30CD1" w:rsidRDefault="00405E05" w:rsidP="005D311B">
      <w:pPr>
        <w:rPr>
          <w:rStyle w:val="Forte"/>
          <w:b w:val="0"/>
          <w:sz w:val="24"/>
          <w:szCs w:val="24"/>
        </w:rPr>
      </w:pPr>
    </w:p>
    <w:p w14:paraId="2F733A3D" w14:textId="77777777" w:rsidR="005D311B" w:rsidRPr="00D30CD1" w:rsidRDefault="00405E05" w:rsidP="000E6954">
      <w:pPr>
        <w:pStyle w:val="Ttulo3"/>
        <w:numPr>
          <w:ilvl w:val="2"/>
          <w:numId w:val="1"/>
        </w:numPr>
        <w:rPr>
          <w:rStyle w:val="Forte"/>
          <w:b/>
          <w:bCs/>
        </w:rPr>
      </w:pPr>
      <w:bookmarkStart w:id="9" w:name="_Hlk215239801"/>
      <w:bookmarkStart w:id="10" w:name="_Toc231448101"/>
      <w:r>
        <w:rPr>
          <w:rFonts w:eastAsia="Google Sans"/>
          <w:b w:val="0"/>
          <w:color w:val="1F1F1F"/>
        </w:rPr>
        <w:t>A Transição para a Análise Quantitativa</w:t>
      </w:r>
      <w:bookmarkEnd w:id="9"/>
      <w:bookmarkEnd w:id="10"/>
    </w:p>
    <w:p w14:paraId="728E08CE" w14:textId="77777777" w:rsidR="00405E05" w:rsidRDefault="00405E05" w:rsidP="00405E05">
      <w:pPr>
        <w:rPr>
          <w:rStyle w:val="Forte"/>
          <w:bCs w:val="0"/>
        </w:rPr>
      </w:pPr>
    </w:p>
    <w:p w14:paraId="4DF4AE16"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3EC7678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02DB37E1"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2EFB6F0F"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7EE04E64"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11" w:name="_Toc231448102"/>
      <w:r>
        <w:rPr>
          <w:rFonts w:eastAsia="Google Sans"/>
          <w:color w:val="1F1F1F"/>
          <w:sz w:val="24"/>
          <w:szCs w:val="24"/>
        </w:rPr>
        <w:t>A Revolução de Markowitz: O Modelo Média-Variância</w:t>
      </w:r>
      <w:bookmarkEnd w:id="11"/>
    </w:p>
    <w:p w14:paraId="7E2C4F2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4E5A30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78ACE463"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BC2B2C9"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12" w:name="_Toc231448103"/>
      <w:r>
        <w:rPr>
          <w:rFonts w:eastAsia="Google Sans"/>
          <w:b w:val="0"/>
          <w:color w:val="1F1F1F"/>
        </w:rPr>
        <w:t>A Rejeição da Maximização Pura do Retorno</w:t>
      </w:r>
      <w:bookmarkEnd w:id="12"/>
    </w:p>
    <w:p w14:paraId="1751969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00A38CE"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2018B"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0071E8A6"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2CF6CFC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138E6E06"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5A1FA1E6"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A92E237"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13" w:name="_Toc231448104"/>
      <w:r>
        <w:rPr>
          <w:rFonts w:eastAsia="Google Sans"/>
          <w:b w:val="0"/>
          <w:color w:val="1F1F1F"/>
        </w:rPr>
        <w:t>O Conceito de Risco como Variância: Uma Escolha Pragmática</w:t>
      </w:r>
      <w:bookmarkEnd w:id="13"/>
    </w:p>
    <w:p w14:paraId="3FFD181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B932351"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06BED443"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61E1CF4D"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2EDAA952"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159E7B4B"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7BECB12D"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42560FBF"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4" w:name="_Toc231448105"/>
      <w:r>
        <w:rPr>
          <w:rFonts w:eastAsia="Google Sans"/>
          <w:color w:val="1F1F1F"/>
          <w:sz w:val="24"/>
          <w:szCs w:val="24"/>
        </w:rPr>
        <w:t>Risco, Retorno e Covariância: A Matemática da Diversificação</w:t>
      </w:r>
      <w:bookmarkEnd w:id="14"/>
    </w:p>
    <w:p w14:paraId="7AA6EAB9" w14:textId="77777777" w:rsidR="00787E8E" w:rsidRDefault="00787E8E" w:rsidP="00787E8E">
      <w:pPr>
        <w:rPr>
          <w:rFonts w:eastAsia="Google Sans"/>
          <w:color w:val="1F1F1F"/>
          <w:sz w:val="24"/>
          <w:szCs w:val="24"/>
        </w:rPr>
      </w:pPr>
    </w:p>
    <w:p w14:paraId="7087C15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231092C0" w14:textId="77777777" w:rsidR="00787E8E" w:rsidRDefault="00787E8E" w:rsidP="00787E8E">
      <w:pPr>
        <w:rPr>
          <w:rFonts w:eastAsia="Google Sans"/>
          <w:color w:val="1F1F1F"/>
          <w:sz w:val="24"/>
          <w:szCs w:val="24"/>
        </w:rPr>
      </w:pPr>
    </w:p>
    <w:p w14:paraId="4DDAA47E" w14:textId="77777777" w:rsidR="00787E8E" w:rsidRPr="00D30CD1" w:rsidRDefault="00787E8E" w:rsidP="00983175">
      <w:pPr>
        <w:pStyle w:val="Ttulo3"/>
        <w:numPr>
          <w:ilvl w:val="2"/>
          <w:numId w:val="1"/>
        </w:numPr>
        <w:rPr>
          <w:rFonts w:eastAsia="Google Sans"/>
          <w:b w:val="0"/>
          <w:color w:val="1F1F1F"/>
        </w:rPr>
      </w:pPr>
      <w:bookmarkStart w:id="15" w:name="_Toc231448106"/>
      <w:r>
        <w:rPr>
          <w:rFonts w:eastAsia="Google Sans"/>
          <w:b w:val="0"/>
          <w:color w:val="1F1F1F"/>
        </w:rPr>
        <w:t>Retorno Esperado do Portfólio</w:t>
      </w:r>
      <w:bookmarkEnd w:id="15"/>
    </w:p>
    <w:p w14:paraId="57E56052" w14:textId="77777777" w:rsidR="00C305FA" w:rsidRDefault="00C305FA" w:rsidP="00C305FA">
      <w:pPr>
        <w:rPr>
          <w:rFonts w:eastAsia="Google Sans"/>
          <w:color w:val="1F1F1F"/>
          <w:sz w:val="24"/>
          <w:szCs w:val="24"/>
        </w:rPr>
      </w:pPr>
    </w:p>
    <w:p w14:paraId="15AD0EDF"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2B2035C3"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DBB4EE3"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65CE1428"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2DE83D7D" w14:textId="77777777" w:rsidR="00C305FA" w:rsidRPr="00C305FA" w:rsidRDefault="00C305FA" w:rsidP="00C305FA">
      <w:pPr>
        <w:rPr>
          <w:rFonts w:eastAsia="Google Sans"/>
          <w:color w:val="1F1F1F"/>
          <w:sz w:val="24"/>
          <w:szCs w:val="24"/>
        </w:rPr>
      </w:pPr>
    </w:p>
    <w:p w14:paraId="418BC106" w14:textId="77777777" w:rsidR="00C305FA" w:rsidRPr="00AA5363" w:rsidRDefault="00C305FA" w:rsidP="00983175">
      <w:pPr>
        <w:pStyle w:val="Ttulo3"/>
        <w:numPr>
          <w:ilvl w:val="2"/>
          <w:numId w:val="1"/>
        </w:numPr>
        <w:rPr>
          <w:rFonts w:eastAsia="Google Sans"/>
          <w:b w:val="0"/>
          <w:color w:val="1F1F1F"/>
          <w:sz w:val="22"/>
        </w:rPr>
      </w:pPr>
      <w:bookmarkStart w:id="16" w:name="_Toc231448107"/>
      <w:r>
        <w:rPr>
          <w:rFonts w:eastAsia="Google Sans"/>
          <w:b w:val="0"/>
          <w:color w:val="1F1F1F"/>
        </w:rPr>
        <w:t>Variância e Covariância</w:t>
      </w:r>
      <w:bookmarkEnd w:id="16"/>
    </w:p>
    <w:p w14:paraId="2978CA23" w14:textId="77777777" w:rsidR="00983175" w:rsidRPr="00983175" w:rsidRDefault="00983175" w:rsidP="00983175">
      <w:pPr>
        <w:rPr>
          <w:rFonts w:eastAsia="Google Sans"/>
          <w:color w:val="1F1F1F"/>
          <w:szCs w:val="24"/>
        </w:rPr>
      </w:pPr>
    </w:p>
    <w:p w14:paraId="19EF7B15"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13518A5B"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3A35819A"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31B9C1CB"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3E4C6236"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136086D0"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7920A131" w14:textId="77777777" w:rsidR="00ED30FA" w:rsidRPr="00ED30FA" w:rsidRDefault="00ED30FA" w:rsidP="00ED30FA">
      <w:pPr>
        <w:rPr>
          <w:rFonts w:eastAsia="Google Sans"/>
          <w:color w:val="1F1F1F"/>
          <w:sz w:val="24"/>
          <w:szCs w:val="24"/>
        </w:rPr>
      </w:pPr>
    </w:p>
    <w:p w14:paraId="73D4C783" w14:textId="77777777" w:rsidR="00ED30FA" w:rsidRPr="00AA5363" w:rsidRDefault="00ED30FA" w:rsidP="00983175">
      <w:pPr>
        <w:pStyle w:val="Ttulo3"/>
        <w:numPr>
          <w:ilvl w:val="2"/>
          <w:numId w:val="1"/>
        </w:numPr>
        <w:rPr>
          <w:rFonts w:eastAsia="Google Sans"/>
          <w:b w:val="0"/>
          <w:color w:val="1F1F1F"/>
          <w:sz w:val="22"/>
        </w:rPr>
      </w:pPr>
      <w:bookmarkStart w:id="17" w:name="_Toc231448108"/>
      <w:r>
        <w:rPr>
          <w:rFonts w:eastAsia="Google Sans"/>
          <w:b w:val="0"/>
          <w:color w:val="1F1F1F"/>
        </w:rPr>
        <w:lastRenderedPageBreak/>
        <w:t>O Papel da Correlação</w:t>
      </w:r>
      <w:bookmarkEnd w:id="17"/>
    </w:p>
    <w:p w14:paraId="44F6F064" w14:textId="77777777" w:rsidR="00983175" w:rsidRPr="00A31F73" w:rsidRDefault="00983175" w:rsidP="00983175">
      <w:pPr>
        <w:rPr>
          <w:rFonts w:eastAsia="Google Sans"/>
          <w:color w:val="1F1F1F"/>
          <w:sz w:val="24"/>
          <w:szCs w:val="24"/>
        </w:rPr>
      </w:pPr>
    </w:p>
    <w:p w14:paraId="5070F349"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83211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53E4E730"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0F85FF59"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22A1A3D2"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2E166264" w14:textId="77777777" w:rsidR="00A31F73" w:rsidRPr="00A31F73" w:rsidRDefault="00A31F73" w:rsidP="00A31F73">
      <w:pPr>
        <w:rPr>
          <w:rFonts w:eastAsia="Google Sans"/>
          <w:color w:val="1F1F1F"/>
          <w:sz w:val="24"/>
          <w:szCs w:val="24"/>
        </w:rPr>
      </w:pPr>
    </w:p>
    <w:p w14:paraId="2BC96B8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8" w:name="_Toc231448109"/>
      <w:r>
        <w:rPr>
          <w:rFonts w:eastAsia="Google Sans"/>
          <w:color w:val="1F1F1F"/>
          <w:sz w:val="24"/>
          <w:szCs w:val="24"/>
        </w:rPr>
        <w:t>A Fronteira Eficiente: Otimização e Geometria</w:t>
      </w:r>
      <w:bookmarkEnd w:id="18"/>
    </w:p>
    <w:p w14:paraId="692EBB4F" w14:textId="77777777" w:rsidR="00DF0570" w:rsidRDefault="00DF0570" w:rsidP="00983175">
      <w:pPr>
        <w:rPr>
          <w:rFonts w:eastAsia="Google Sans"/>
          <w:color w:val="1F1F1F"/>
          <w:sz w:val="24"/>
          <w:szCs w:val="24"/>
        </w:rPr>
      </w:pPr>
    </w:p>
    <w:p w14:paraId="40D4B86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BB397DE" w14:textId="77777777" w:rsidR="00DF0570" w:rsidRDefault="00DF0570" w:rsidP="00DF0570">
      <w:pPr>
        <w:rPr>
          <w:rFonts w:eastAsia="Google Sans"/>
          <w:color w:val="1F1F1F"/>
          <w:sz w:val="24"/>
          <w:szCs w:val="24"/>
        </w:rPr>
      </w:pPr>
    </w:p>
    <w:p w14:paraId="73D605EC" w14:textId="77777777" w:rsidR="00AA5363" w:rsidRDefault="00AA5363" w:rsidP="00DF0570">
      <w:pPr>
        <w:rPr>
          <w:rFonts w:eastAsia="Google Sans"/>
          <w:color w:val="1F1F1F"/>
          <w:sz w:val="24"/>
          <w:szCs w:val="24"/>
        </w:rPr>
      </w:pPr>
    </w:p>
    <w:p w14:paraId="74AE2C9C" w14:textId="77777777" w:rsidR="00AA5363" w:rsidRDefault="00AA5363" w:rsidP="00DF0570">
      <w:pPr>
        <w:rPr>
          <w:rFonts w:eastAsia="Google Sans"/>
          <w:color w:val="1F1F1F"/>
          <w:sz w:val="24"/>
          <w:szCs w:val="24"/>
        </w:rPr>
      </w:pPr>
    </w:p>
    <w:p w14:paraId="58F262DE" w14:textId="77777777" w:rsidR="00AA5363" w:rsidRDefault="00AA5363" w:rsidP="00DF0570">
      <w:pPr>
        <w:rPr>
          <w:rFonts w:eastAsia="Google Sans"/>
          <w:color w:val="1F1F1F"/>
          <w:sz w:val="24"/>
          <w:szCs w:val="24"/>
        </w:rPr>
      </w:pPr>
    </w:p>
    <w:p w14:paraId="65C7C4C6" w14:textId="77777777" w:rsidR="00DF0570" w:rsidRPr="00D30CD1" w:rsidRDefault="00DF0570" w:rsidP="00AA5363">
      <w:pPr>
        <w:pStyle w:val="Ttulo3"/>
        <w:numPr>
          <w:ilvl w:val="2"/>
          <w:numId w:val="1"/>
        </w:numPr>
        <w:rPr>
          <w:rFonts w:eastAsia="Google Sans"/>
          <w:b w:val="0"/>
          <w:color w:val="1F1F1F"/>
          <w:sz w:val="22"/>
        </w:rPr>
      </w:pPr>
      <w:bookmarkStart w:id="19" w:name="_Toc231448110"/>
      <w:r>
        <w:rPr>
          <w:rFonts w:eastAsia="Google Sans"/>
          <w:b w:val="0"/>
          <w:color w:val="1F1F1F"/>
        </w:rPr>
        <w:t>Derivação e Definição</w:t>
      </w:r>
      <w:bookmarkEnd w:id="19"/>
    </w:p>
    <w:p w14:paraId="3BD4CFE0" w14:textId="77777777" w:rsidR="00405E05" w:rsidRPr="008F1D66" w:rsidRDefault="00405E05" w:rsidP="00DF0570">
      <w:pPr>
        <w:rPr>
          <w:rFonts w:eastAsia="Google Sans"/>
          <w:color w:val="1F1F1F"/>
          <w:sz w:val="24"/>
          <w:szCs w:val="24"/>
        </w:rPr>
      </w:pPr>
    </w:p>
    <w:p w14:paraId="6E378616"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631FDF4B"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8C63043"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46366962"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3075B5C9"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2ECBAA0D"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564779E1"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0F1B9FAE"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31C9A21D"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1F5D0C7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4FB3706B"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31EC8E24"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B15C9AD" w14:textId="77777777" w:rsidR="000638D0" w:rsidRDefault="000638D0" w:rsidP="00BC3719">
      <w:pPr>
        <w:rPr>
          <w:rFonts w:eastAsia="Google Sans"/>
          <w:color w:val="1F1F1F"/>
          <w:szCs w:val="24"/>
        </w:rPr>
      </w:pPr>
    </w:p>
    <w:p w14:paraId="6DE6E070" w14:textId="77777777" w:rsidR="00AA5363" w:rsidRPr="00AA5363" w:rsidRDefault="00AA5363" w:rsidP="00AA5363">
      <w:pPr>
        <w:rPr>
          <w:rFonts w:eastAsia="Google Sans"/>
          <w:color w:val="1F1F1F"/>
          <w:szCs w:val="24"/>
        </w:rPr>
      </w:pPr>
    </w:p>
    <w:p w14:paraId="4D3D2CC9" w14:textId="77777777" w:rsidR="00AA5363" w:rsidRPr="00AA5363" w:rsidRDefault="00AA5363" w:rsidP="00BC3719">
      <w:pPr>
        <w:rPr>
          <w:rFonts w:eastAsia="Google Sans"/>
          <w:color w:val="1F1F1F"/>
          <w:szCs w:val="24"/>
        </w:rPr>
      </w:pPr>
    </w:p>
    <w:p w14:paraId="3EEBFDDA" w14:textId="77777777" w:rsidR="000638D0" w:rsidRPr="00D30CD1" w:rsidRDefault="000638D0" w:rsidP="00B91057">
      <w:pPr>
        <w:pStyle w:val="Ttulo3"/>
        <w:numPr>
          <w:ilvl w:val="2"/>
          <w:numId w:val="1"/>
        </w:numPr>
        <w:rPr>
          <w:rFonts w:eastAsia="Google Sans"/>
          <w:b w:val="0"/>
          <w:color w:val="1F1F1F"/>
          <w:sz w:val="22"/>
        </w:rPr>
      </w:pPr>
      <w:bookmarkStart w:id="20" w:name="_Toc231448111"/>
      <w:r>
        <w:rPr>
          <w:rFonts w:eastAsia="Google Sans"/>
          <w:b w:val="0"/>
          <w:color w:val="1F1F1F"/>
        </w:rPr>
        <w:t>O Portfólio de Mínima Variância Global</w:t>
      </w:r>
      <w:bookmarkEnd w:id="20"/>
    </w:p>
    <w:p w14:paraId="7E765E12" w14:textId="77777777" w:rsidR="008E376E" w:rsidRDefault="008E376E" w:rsidP="008E376E">
      <w:pPr>
        <w:rPr>
          <w:rFonts w:eastAsia="Google Sans"/>
          <w:color w:val="1F1F1F"/>
          <w:sz w:val="24"/>
          <w:szCs w:val="24"/>
        </w:rPr>
      </w:pPr>
    </w:p>
    <w:p w14:paraId="1E03DC7D"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152E7C4F" w14:textId="77777777" w:rsidR="008E376E" w:rsidRPr="008E376E" w:rsidRDefault="008E376E" w:rsidP="008E376E">
      <w:pPr>
        <w:rPr>
          <w:rFonts w:eastAsia="Google Sans"/>
          <w:color w:val="1F1F1F"/>
          <w:sz w:val="24"/>
          <w:szCs w:val="24"/>
        </w:rPr>
      </w:pPr>
    </w:p>
    <w:p w14:paraId="33638E75" w14:textId="77777777" w:rsidR="008E376E" w:rsidRPr="00D30CD1" w:rsidRDefault="008E376E" w:rsidP="00BC3719">
      <w:pPr>
        <w:pStyle w:val="Ttulo3"/>
        <w:numPr>
          <w:ilvl w:val="2"/>
          <w:numId w:val="1"/>
        </w:numPr>
        <w:rPr>
          <w:rFonts w:eastAsia="Google Sans"/>
          <w:b w:val="0"/>
          <w:color w:val="1F1F1F"/>
        </w:rPr>
      </w:pPr>
      <w:bookmarkStart w:id="21" w:name="_Toc231448112"/>
      <w:r>
        <w:rPr>
          <w:rFonts w:eastAsia="Google Sans"/>
          <w:b w:val="0"/>
          <w:color w:val="1F1F1F"/>
        </w:rPr>
        <w:t>O Ativo Livre de Risco e o Teorema da Separação</w:t>
      </w:r>
      <w:bookmarkEnd w:id="21"/>
    </w:p>
    <w:p w14:paraId="0D5CFB58" w14:textId="77777777" w:rsidR="008E376E" w:rsidRDefault="008E376E" w:rsidP="008E376E">
      <w:pPr>
        <w:rPr>
          <w:rFonts w:eastAsia="Google Sans"/>
          <w:color w:val="1F1F1F"/>
          <w:sz w:val="24"/>
          <w:szCs w:val="24"/>
        </w:rPr>
      </w:pPr>
    </w:p>
    <w:p w14:paraId="43231478"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33D50D98" w14:textId="77777777" w:rsidR="00356976" w:rsidRPr="008E376E" w:rsidRDefault="00356976" w:rsidP="008E376E">
      <w:pPr>
        <w:rPr>
          <w:rFonts w:eastAsia="Google Sans"/>
          <w:color w:val="1F1F1F"/>
          <w:sz w:val="24"/>
          <w:szCs w:val="24"/>
        </w:rPr>
      </w:pPr>
    </w:p>
    <w:p w14:paraId="0F775D6F" w14:textId="77777777" w:rsidR="008E376E" w:rsidRPr="00BC3719" w:rsidRDefault="00356976" w:rsidP="00BC3719">
      <w:pPr>
        <w:pStyle w:val="Ttulo3"/>
        <w:numPr>
          <w:ilvl w:val="3"/>
          <w:numId w:val="1"/>
        </w:numPr>
        <w:rPr>
          <w:rFonts w:eastAsia="Google Sans"/>
          <w:color w:val="1F1F1F"/>
        </w:rPr>
      </w:pPr>
      <w:bookmarkStart w:id="22" w:name="_Toc231448113"/>
      <w:r>
        <w:rPr>
          <w:rFonts w:eastAsia="Google Sans"/>
          <w:b w:val="0"/>
          <w:bCs w:val="0"/>
          <w:color w:val="1F1F1F"/>
        </w:rPr>
        <w:t>O Ativo Livre de Risco</w:t>
      </w:r>
      <w:bookmarkEnd w:id="22"/>
    </w:p>
    <w:p w14:paraId="71481D4C" w14:textId="77777777" w:rsidR="00BC3719" w:rsidRPr="00F52827" w:rsidRDefault="00BC3719" w:rsidP="00BC3719">
      <w:pPr>
        <w:rPr>
          <w:rFonts w:eastAsia="Google Sans"/>
          <w:color w:val="1F1F1F"/>
          <w:sz w:val="24"/>
          <w:szCs w:val="24"/>
        </w:rPr>
      </w:pPr>
    </w:p>
    <w:p w14:paraId="7698F2BA" w14:textId="77777777" w:rsidR="00F52827" w:rsidRPr="00DB4D15" w:rsidRDefault="00F52827" w:rsidP="008E376E">
      <w:pPr>
        <w:rPr>
          <w:rFonts w:eastAsia="Google Sans"/>
          <w:b/>
          <w:bCs/>
          <w:color w:val="1F1F1F"/>
          <w:sz w:val="24"/>
          <w:szCs w:val="24"/>
        </w:rPr>
      </w:pPr>
    </w:p>
    <w:p w14:paraId="64A4CF2A"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21AC795E"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70B8CF55"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7CF6D4F4" w14:textId="77777777" w:rsidR="0097749F" w:rsidRPr="00F52827" w:rsidRDefault="0097749F" w:rsidP="0097749F">
      <w:pPr>
        <w:rPr>
          <w:rFonts w:eastAsia="Google Sans"/>
          <w:color w:val="1F1F1F"/>
          <w:sz w:val="24"/>
          <w:szCs w:val="24"/>
        </w:rPr>
      </w:pPr>
    </w:p>
    <w:p w14:paraId="24549632" w14:textId="77777777" w:rsidR="00346652" w:rsidRPr="00346652" w:rsidRDefault="0097749F" w:rsidP="00346652">
      <w:pPr>
        <w:pStyle w:val="Ttulo3"/>
        <w:numPr>
          <w:ilvl w:val="2"/>
          <w:numId w:val="1"/>
        </w:numPr>
        <w:rPr>
          <w:rFonts w:eastAsia="Google Sans"/>
          <w:b w:val="0"/>
          <w:color w:val="1F1F1F"/>
        </w:rPr>
      </w:pPr>
      <w:bookmarkStart w:id="23" w:name="_Toc231448114"/>
      <w:r>
        <w:rPr>
          <w:rFonts w:eastAsia="Google Sans"/>
          <w:b w:val="0"/>
          <w:color w:val="1F1F1F"/>
        </w:rPr>
        <w:t>O Teorema da Separação de Tobin</w:t>
      </w:r>
      <w:bookmarkEnd w:id="23"/>
    </w:p>
    <w:p w14:paraId="5C12B1E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43F345F"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7C8F15D"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12E02FE4"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3D99ECA9"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5518D706" w14:textId="77777777" w:rsidR="001C5DAA" w:rsidRPr="00F52827" w:rsidRDefault="001C5DAA" w:rsidP="001C5DAA">
      <w:pPr>
        <w:rPr>
          <w:rFonts w:eastAsia="Google Sans"/>
          <w:color w:val="1F1F1F"/>
          <w:sz w:val="24"/>
          <w:szCs w:val="24"/>
        </w:rPr>
      </w:pPr>
    </w:p>
    <w:p w14:paraId="34FDF3E5" w14:textId="77777777" w:rsidR="001C5DAA" w:rsidRPr="00346652" w:rsidRDefault="001C5DAA" w:rsidP="00346652">
      <w:pPr>
        <w:pStyle w:val="Ttulo3"/>
        <w:numPr>
          <w:ilvl w:val="2"/>
          <w:numId w:val="1"/>
        </w:numPr>
        <w:rPr>
          <w:rFonts w:eastAsia="Google Sans"/>
          <w:b w:val="0"/>
          <w:color w:val="1F1F1F"/>
          <w:sz w:val="22"/>
        </w:rPr>
      </w:pPr>
      <w:bookmarkStart w:id="24" w:name="_Toc231448115"/>
      <w:r>
        <w:rPr>
          <w:rFonts w:eastAsia="Google Sans"/>
          <w:b w:val="0"/>
          <w:color w:val="1F1F1F"/>
        </w:rPr>
        <w:t>A Reta do Mercado de Capitais (Capital Market Line - CML)</w:t>
      </w:r>
      <w:bookmarkEnd w:id="24"/>
    </w:p>
    <w:p w14:paraId="0D82758E" w14:textId="77777777" w:rsidR="00346652" w:rsidRPr="00346652" w:rsidRDefault="00346652" w:rsidP="00346652">
      <w:pPr>
        <w:rPr>
          <w:rFonts w:eastAsia="Google Sans"/>
          <w:b/>
          <w:color w:val="1F1F1F"/>
          <w:szCs w:val="24"/>
        </w:rPr>
      </w:pPr>
    </w:p>
    <w:p w14:paraId="60E48880"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3A556E04"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7A6A6F48"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603C2992"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7F13AF29"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3133B207"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27419362"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9BFCC1A"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6E05CF71"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6FF4259F"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0454437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5" w:name="_Toc231448116"/>
      <w:r>
        <w:rPr>
          <w:rFonts w:eastAsia="Google Sans Text"/>
          <w:bCs/>
          <w:color w:val="1F1F1F"/>
          <w:sz w:val="24"/>
          <w:szCs w:val="24"/>
        </w:rPr>
        <w:t>Considerações sobre Taxas de Empréstimo Diferenciadas</w:t>
      </w:r>
      <w:bookmarkEnd w:id="25"/>
    </w:p>
    <w:p w14:paraId="2FAD0C11"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1CB4A7D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5998B242" w14:textId="77777777" w:rsidR="001C5DAA" w:rsidRPr="00F52827" w:rsidRDefault="001C5DAA" w:rsidP="001C5DAA">
      <w:pPr>
        <w:rPr>
          <w:rFonts w:eastAsia="Google Sans"/>
          <w:color w:val="1F1F1F"/>
          <w:sz w:val="24"/>
          <w:szCs w:val="24"/>
        </w:rPr>
      </w:pPr>
    </w:p>
    <w:p w14:paraId="51FB7A2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6" w:name="_Toc231448117"/>
      <w:r>
        <w:rPr>
          <w:rFonts w:eastAsia="Google Sans"/>
          <w:color w:val="1F1F1F"/>
          <w:sz w:val="24"/>
          <w:szCs w:val="24"/>
        </w:rPr>
        <w:t>Avaliação de Desempenho: O Índice de Sharpe</w:t>
      </w:r>
      <w:bookmarkEnd w:id="26"/>
    </w:p>
    <w:p w14:paraId="378ACEEA"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330B42F"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5E7D4C5C" w14:textId="77777777" w:rsidR="00157220" w:rsidRPr="00F52827" w:rsidRDefault="00157220" w:rsidP="00356976">
      <w:pPr>
        <w:ind w:left="851" w:hanging="567"/>
        <w:rPr>
          <w:rFonts w:eastAsia="Google Sans"/>
          <w:color w:val="1F1F1F"/>
          <w:sz w:val="24"/>
          <w:szCs w:val="24"/>
        </w:rPr>
      </w:pPr>
    </w:p>
    <w:p w14:paraId="07E744BC" w14:textId="77777777" w:rsidR="00346652" w:rsidRPr="00346652" w:rsidRDefault="00157220" w:rsidP="00346652">
      <w:pPr>
        <w:pStyle w:val="Ttulo3"/>
        <w:numPr>
          <w:ilvl w:val="2"/>
          <w:numId w:val="1"/>
        </w:numPr>
        <w:rPr>
          <w:rFonts w:eastAsia="Google Sans"/>
          <w:b w:val="0"/>
          <w:color w:val="1F1F1F"/>
          <w:sz w:val="22"/>
        </w:rPr>
      </w:pPr>
      <w:bookmarkStart w:id="27" w:name="_Toc231448118"/>
      <w:r>
        <w:rPr>
          <w:rFonts w:eastAsia="Google Sans"/>
          <w:b w:val="0"/>
          <w:color w:val="1F1F1F"/>
        </w:rPr>
        <w:t>Definição e Interpretação</w:t>
      </w:r>
      <w:bookmarkEnd w:id="27"/>
    </w:p>
    <w:p w14:paraId="4E449592"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382AE180"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6019AEB6"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4505355"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2899CE34"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2F887111"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20665A4A" w14:textId="77777777" w:rsidR="00413156" w:rsidRPr="00F52827" w:rsidRDefault="00413156" w:rsidP="00413156">
      <w:pPr>
        <w:rPr>
          <w:rFonts w:eastAsia="Google Sans"/>
          <w:color w:val="1F1F1F"/>
          <w:sz w:val="24"/>
          <w:szCs w:val="24"/>
        </w:rPr>
      </w:pPr>
    </w:p>
    <w:p w14:paraId="11A29CCE" w14:textId="77777777" w:rsidR="00346652" w:rsidRPr="00346652" w:rsidRDefault="00413156" w:rsidP="00346652">
      <w:pPr>
        <w:pStyle w:val="Ttulo3"/>
        <w:numPr>
          <w:ilvl w:val="2"/>
          <w:numId w:val="1"/>
        </w:numPr>
        <w:rPr>
          <w:rFonts w:eastAsia="Google Sans"/>
          <w:b w:val="0"/>
          <w:color w:val="1F1F1F"/>
          <w:sz w:val="22"/>
        </w:rPr>
      </w:pPr>
      <w:bookmarkStart w:id="28" w:name="_Toc231448119"/>
      <w:r>
        <w:rPr>
          <w:rFonts w:eastAsia="Google Sans"/>
          <w:b w:val="0"/>
          <w:color w:val="1F1F1F"/>
        </w:rPr>
        <w:lastRenderedPageBreak/>
        <w:t>Importância e Aplicação</w:t>
      </w:r>
      <w:bookmarkEnd w:id="28"/>
    </w:p>
    <w:p w14:paraId="26664F19"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3DF537C4"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03693133" w14:textId="77777777" w:rsidR="00986259" w:rsidRPr="00F52827" w:rsidRDefault="00986259" w:rsidP="00986259">
      <w:pPr>
        <w:rPr>
          <w:rFonts w:eastAsia="Google Sans"/>
          <w:color w:val="1F1F1F"/>
          <w:sz w:val="24"/>
          <w:szCs w:val="24"/>
        </w:rPr>
      </w:pPr>
    </w:p>
    <w:p w14:paraId="75912094"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9" w:name="_Toc231448120"/>
      <w:r>
        <w:rPr>
          <w:rFonts w:eastAsia="Google Sans"/>
          <w:color w:val="1F1F1F"/>
          <w:sz w:val="24"/>
          <w:szCs w:val="24"/>
        </w:rPr>
        <w:t>O Modelo de Precificação de Ativos de Capital (CAPM)</w:t>
      </w:r>
      <w:bookmarkEnd w:id="29"/>
    </w:p>
    <w:p w14:paraId="5B9BD0A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3A0F030"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502B2087" w14:textId="77777777" w:rsidR="000E104C" w:rsidRPr="00F52827" w:rsidRDefault="000E104C" w:rsidP="000E104C">
      <w:pPr>
        <w:rPr>
          <w:rFonts w:eastAsia="Google Sans"/>
          <w:color w:val="1F1F1F"/>
          <w:sz w:val="24"/>
          <w:szCs w:val="24"/>
        </w:rPr>
      </w:pPr>
    </w:p>
    <w:p w14:paraId="218BB2A3" w14:textId="77777777" w:rsidR="000E104C" w:rsidRPr="00346652" w:rsidRDefault="000E104C" w:rsidP="00346652">
      <w:pPr>
        <w:pStyle w:val="Ttulo3"/>
        <w:numPr>
          <w:ilvl w:val="2"/>
          <w:numId w:val="1"/>
        </w:numPr>
        <w:rPr>
          <w:rFonts w:eastAsia="Google Sans"/>
          <w:b w:val="0"/>
          <w:bCs w:val="0"/>
          <w:color w:val="1F1F1F"/>
          <w:sz w:val="22"/>
          <w:szCs w:val="22"/>
        </w:rPr>
      </w:pPr>
      <w:bookmarkStart w:id="30" w:name="_Toc231448121"/>
      <w:r>
        <w:rPr>
          <w:rFonts w:eastAsia="Google Sans"/>
          <w:b w:val="0"/>
          <w:bCs w:val="0"/>
          <w:color w:val="1F1F1F"/>
        </w:rPr>
        <w:t>Origem e Desenvolvedores</w:t>
      </w:r>
      <w:bookmarkEnd w:id="30"/>
    </w:p>
    <w:p w14:paraId="0750D7A8" w14:textId="77777777" w:rsidR="00346652" w:rsidRPr="008D141E" w:rsidRDefault="00346652" w:rsidP="00346652">
      <w:pPr>
        <w:rPr>
          <w:rFonts w:eastAsia="Google Sans"/>
          <w:b/>
          <w:bCs/>
          <w:color w:val="1F1F1F"/>
        </w:rPr>
      </w:pPr>
    </w:p>
    <w:p w14:paraId="436E0399"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6E8CEDEE" w14:textId="77777777" w:rsidR="00A346B5" w:rsidRPr="00F52827" w:rsidRDefault="00A346B5" w:rsidP="00A346B5">
      <w:pPr>
        <w:rPr>
          <w:rFonts w:eastAsia="Google Sans"/>
          <w:color w:val="1F1F1F"/>
          <w:sz w:val="24"/>
          <w:szCs w:val="24"/>
        </w:rPr>
      </w:pPr>
    </w:p>
    <w:p w14:paraId="2F90AC23" w14:textId="77777777" w:rsidR="00A346B5" w:rsidRPr="00346652" w:rsidRDefault="00A346B5" w:rsidP="00346652">
      <w:pPr>
        <w:pStyle w:val="Ttulo3"/>
        <w:numPr>
          <w:ilvl w:val="2"/>
          <w:numId w:val="1"/>
        </w:numPr>
        <w:rPr>
          <w:rFonts w:eastAsia="Google Sans"/>
          <w:b w:val="0"/>
          <w:bCs w:val="0"/>
          <w:color w:val="1F1F1F"/>
          <w:sz w:val="22"/>
          <w:szCs w:val="22"/>
        </w:rPr>
      </w:pPr>
      <w:bookmarkStart w:id="31" w:name="_Toc231448122"/>
      <w:r>
        <w:rPr>
          <w:rFonts w:eastAsia="Google Sans"/>
          <w:b w:val="0"/>
          <w:bCs w:val="0"/>
          <w:color w:val="1F1F1F"/>
        </w:rPr>
        <w:t>Decomposição do Risco: Sistemático vs. Não Sistemático</w:t>
      </w:r>
      <w:bookmarkEnd w:id="31"/>
    </w:p>
    <w:p w14:paraId="5C288B1D" w14:textId="77777777" w:rsidR="00346652" w:rsidRPr="00356976" w:rsidRDefault="00346652" w:rsidP="00346652">
      <w:pPr>
        <w:rPr>
          <w:rFonts w:eastAsia="Google Sans"/>
          <w:b/>
          <w:bCs/>
          <w:color w:val="1F1F1F"/>
        </w:rPr>
      </w:pPr>
    </w:p>
    <w:p w14:paraId="1A6DAD8E"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7CA7E82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508198D3"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16D0B849"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603A95FE" w14:textId="77777777" w:rsidR="00356976" w:rsidRPr="00356976" w:rsidRDefault="00356976" w:rsidP="00356976">
      <w:pPr>
        <w:rPr>
          <w:rFonts w:eastAsia="Google Sans"/>
          <w:b/>
          <w:bCs/>
          <w:color w:val="1F1F1F"/>
        </w:rPr>
      </w:pPr>
    </w:p>
    <w:p w14:paraId="42992A6F" w14:textId="77777777" w:rsidR="00356976" w:rsidRPr="00346652" w:rsidRDefault="00356976" w:rsidP="00346652">
      <w:pPr>
        <w:pStyle w:val="Ttulo3"/>
        <w:numPr>
          <w:ilvl w:val="2"/>
          <w:numId w:val="1"/>
        </w:numPr>
        <w:rPr>
          <w:rFonts w:eastAsia="Google Sans"/>
          <w:b w:val="0"/>
          <w:bCs w:val="0"/>
          <w:color w:val="1F1F1F"/>
          <w:sz w:val="20"/>
          <w:szCs w:val="22"/>
        </w:rPr>
      </w:pPr>
      <w:bookmarkStart w:id="32" w:name="_Toc231448123"/>
      <w:r>
        <w:rPr>
          <w:rFonts w:eastAsia="Google Sans"/>
          <w:b w:val="0"/>
          <w:bCs w:val="0"/>
          <w:color w:val="1F1F1F"/>
        </w:rPr>
        <w:t>O Coeficiente Beta e a Reta do Mercado de Títulos (SML)</w:t>
      </w:r>
      <w:bookmarkEnd w:id="32"/>
    </w:p>
    <w:p w14:paraId="08FDB327" w14:textId="77777777" w:rsidR="00346652" w:rsidRPr="00346652" w:rsidRDefault="00346652" w:rsidP="00346652">
      <w:pPr>
        <w:rPr>
          <w:rFonts w:eastAsia="Google Sans"/>
          <w:b/>
          <w:bCs/>
          <w:color w:val="1F1F1F"/>
          <w:sz w:val="20"/>
        </w:rPr>
      </w:pPr>
    </w:p>
    <w:p w14:paraId="07CE95F2"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1B5B0FED"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F7EB49E"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0AE3C9C0"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5FBF6EA4"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4E0463A4"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196F7128"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6354D88E"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4904B54C" w14:textId="77777777" w:rsidR="00356976" w:rsidRPr="00356976" w:rsidRDefault="00356976" w:rsidP="00356976">
      <w:pPr>
        <w:rPr>
          <w:rFonts w:eastAsia="Google Sans"/>
          <w:b/>
          <w:bCs/>
          <w:color w:val="1F1F1F"/>
        </w:rPr>
      </w:pPr>
    </w:p>
    <w:p w14:paraId="54AC0C29" w14:textId="77777777" w:rsidR="00356976" w:rsidRPr="00346652" w:rsidRDefault="00356976" w:rsidP="00346652">
      <w:pPr>
        <w:pStyle w:val="Ttulo3"/>
        <w:numPr>
          <w:ilvl w:val="2"/>
          <w:numId w:val="1"/>
        </w:numPr>
        <w:rPr>
          <w:rFonts w:eastAsia="Google Sans"/>
          <w:b w:val="0"/>
          <w:bCs w:val="0"/>
          <w:color w:val="1F1F1F"/>
          <w:sz w:val="22"/>
          <w:szCs w:val="22"/>
        </w:rPr>
      </w:pPr>
      <w:bookmarkStart w:id="33" w:name="_Toc231448124"/>
      <w:r>
        <w:rPr>
          <w:b w:val="0"/>
          <w:lang w:val="pt-BR" w:eastAsia="pt-BR"/>
        </w:rPr>
        <w:t>A Reta do Mercado de Títulos (SML)</w:t>
      </w:r>
      <w:bookmarkEnd w:id="33"/>
    </w:p>
    <w:p w14:paraId="675B5BC8" w14:textId="77777777" w:rsidR="00346652" w:rsidRPr="008D141E" w:rsidRDefault="00346652" w:rsidP="00346652">
      <w:pPr>
        <w:rPr>
          <w:rFonts w:eastAsia="Google Sans"/>
          <w:b/>
          <w:bCs/>
          <w:color w:val="1F1F1F"/>
        </w:rPr>
      </w:pPr>
    </w:p>
    <w:p w14:paraId="36DCEE29"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54A960F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00F9441D"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75B6CD58"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0F0ADBF"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2C46324F" w14:textId="77777777" w:rsidR="009B01B7" w:rsidRPr="00C52D1A" w:rsidRDefault="009B01B7" w:rsidP="009B01B7">
      <w:pPr>
        <w:spacing w:line="360" w:lineRule="auto"/>
        <w:jc w:val="both"/>
        <w:rPr>
          <w:b/>
          <w:sz w:val="24"/>
          <w:szCs w:val="24"/>
          <w:lang w:val="pt-BR" w:eastAsia="pt-BR"/>
        </w:rPr>
      </w:pPr>
    </w:p>
    <w:p w14:paraId="1C04C3D7"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4" w:name="_Toc231448125"/>
      <w:r>
        <w:rPr>
          <w:bCs/>
          <w:color w:val="131314"/>
          <w:sz w:val="24"/>
          <w:szCs w:val="24"/>
          <w:shd w:val="clear" w:color="auto" w:fill="FFFFFF"/>
        </w:rPr>
        <w:t>Diferença entre CML e SML:</w:t>
      </w:r>
      <w:bookmarkEnd w:id="34"/>
    </w:p>
    <w:p w14:paraId="7DD9C47D" w14:textId="77777777" w:rsidR="009B01B7" w:rsidRPr="00C52D1A" w:rsidRDefault="009B01B7" w:rsidP="009B01B7">
      <w:pPr>
        <w:spacing w:line="360" w:lineRule="auto"/>
        <w:jc w:val="both"/>
        <w:rPr>
          <w:sz w:val="24"/>
          <w:szCs w:val="24"/>
          <w:lang w:val="pt-BR" w:eastAsia="pt-BR"/>
        </w:rPr>
      </w:pPr>
    </w:p>
    <w:p w14:paraId="2653EC81"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7CA4E11C"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C5CDD9D"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71AEC658"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58FC16E7"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5A077C59" w14:textId="77777777" w:rsidR="00D30CD1" w:rsidRPr="00D30CD1" w:rsidRDefault="00D30CD1" w:rsidP="00D30CD1">
      <w:pPr>
        <w:pStyle w:val="Legenda"/>
        <w:keepNext/>
        <w:jc w:val="center"/>
        <w:rPr>
          <w:rFonts w:ascii="Times New Roman" w:hAnsi="Times New Roman" w:cs="Times New Roman"/>
          <w:i w:val="0"/>
          <w:color w:val="auto"/>
          <w:sz w:val="24"/>
        </w:rPr>
      </w:pPr>
      <w:bookmarkStart w:id="35" w:name="_Toc23144794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5"/>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159686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A59C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2A293"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3AA4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6EDEC48C"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7DB43"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385F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7FCE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0D36584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70E6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6002F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5DD80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68757A4E"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517F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57B2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377B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548577D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1EAB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622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6E3F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0DCA2B2F"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2600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3A8A8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0B6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427EECCF"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759A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742A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3974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1A4FAAA0"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7D518567" w14:textId="77777777" w:rsidR="00575D01" w:rsidRPr="001C750C" w:rsidRDefault="00575D01" w:rsidP="00575D01">
      <w:pPr>
        <w:spacing w:line="360" w:lineRule="auto"/>
        <w:jc w:val="both"/>
        <w:rPr>
          <w:sz w:val="24"/>
          <w:szCs w:val="24"/>
          <w:lang w:eastAsia="pt-BR"/>
        </w:rPr>
      </w:pPr>
    </w:p>
    <w:p w14:paraId="3B77B2FC"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6" w:name="_Toc231448126"/>
      <w:r>
        <w:rPr>
          <w:rFonts w:eastAsia="Google Sans"/>
          <w:b/>
          <w:bCs/>
          <w:color w:val="1F1F1F"/>
          <w:sz w:val="24"/>
          <w:szCs w:val="24"/>
        </w:rPr>
        <w:t>Pressupostos, Críticas e Limitações Teóricas</w:t>
      </w:r>
      <w:bookmarkEnd w:id="36"/>
      <w:r>
        <w:rPr>
          <w:b/>
          <w:bCs/>
          <w:sz w:val="24"/>
          <w:szCs w:val="24"/>
          <w:lang w:val="pt-BR" w:eastAsia="pt-BR"/>
        </w:rPr>
        <w:t xml:space="preserve"> </w:t>
      </w:r>
    </w:p>
    <w:p w14:paraId="7A1A3D0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BA4C47B"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5B129BB1" w14:textId="77777777" w:rsidR="00575D01" w:rsidRPr="001C750C" w:rsidRDefault="00575D01" w:rsidP="00575D01">
      <w:pPr>
        <w:spacing w:line="360" w:lineRule="auto"/>
        <w:jc w:val="both"/>
        <w:rPr>
          <w:sz w:val="24"/>
          <w:szCs w:val="24"/>
          <w:lang w:eastAsia="pt-BR"/>
        </w:rPr>
      </w:pPr>
    </w:p>
    <w:p w14:paraId="73EBBC8D"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7" w:name="_Toc231448127"/>
      <w:r>
        <w:rPr>
          <w:rFonts w:eastAsia="Google Sans"/>
          <w:color w:val="1F1F1F"/>
        </w:rPr>
        <w:t>Pressupostos Fundamentais: A Racionalidade VNM</w:t>
      </w:r>
      <w:bookmarkEnd w:id="37"/>
      <w:r>
        <w:rPr>
          <w:sz w:val="24"/>
          <w:szCs w:val="24"/>
          <w:lang w:val="pt-BR" w:eastAsia="pt-BR"/>
        </w:rPr>
        <w:t xml:space="preserve"> </w:t>
      </w:r>
    </w:p>
    <w:p w14:paraId="35AD529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546AEA4"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A6BB7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E72C807"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1470A1C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3FFB95EE"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31B3933E"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51248BD0"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02147FAF"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5E974FD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31D3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357DA3"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1A3D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6140801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EB1A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538AD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018B0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44A6C3E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EAA5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9264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ED3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358F508C"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7570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292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8819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3D9AE98A"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1DF8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938A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E324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522400D0"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E2B9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C607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D3F5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4A401057"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16BFBF36" w14:textId="77777777" w:rsidR="00F56510" w:rsidRPr="001C750C" w:rsidRDefault="00F56510" w:rsidP="00F56510">
      <w:pPr>
        <w:spacing w:line="360" w:lineRule="auto"/>
        <w:jc w:val="both"/>
        <w:rPr>
          <w:sz w:val="24"/>
          <w:szCs w:val="24"/>
          <w:lang w:eastAsia="pt-BR"/>
        </w:rPr>
      </w:pPr>
    </w:p>
    <w:p w14:paraId="551739C8"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8" w:name="_Toc231448128"/>
      <w:r>
        <w:rPr>
          <w:rFonts w:eastAsia="Google Sans"/>
          <w:color w:val="1F1F1F"/>
        </w:rPr>
        <w:t>Limitações e a Realidade dos Mercados</w:t>
      </w:r>
      <w:bookmarkEnd w:id="38"/>
    </w:p>
    <w:p w14:paraId="77108C36"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50DFFCA9"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3BECC1C7"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04D2B5BB"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22927085"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6F370E3"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43E94C0"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0FDD4CE4"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7DB70B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787FE48F" w14:textId="77777777" w:rsidR="00405E05" w:rsidRDefault="00405E05" w:rsidP="00346652">
      <w:pPr>
        <w:rPr>
          <w:rStyle w:val="Forte"/>
          <w:bCs w:val="0"/>
        </w:rPr>
      </w:pPr>
    </w:p>
    <w:p w14:paraId="5D70381C" w14:textId="77777777" w:rsidR="000063A1" w:rsidRDefault="000063A1">
      <w:pPr>
        <w:rPr>
          <w:sz w:val="24"/>
          <w:szCs w:val="24"/>
        </w:rPr>
      </w:pPr>
      <w:r>
        <w:rPr>
          <w:sz w:val="24"/>
          <w:szCs w:val="24"/>
        </w:rPr>
        <w:br w:type="page"/>
      </w:r>
    </w:p>
    <w:p w14:paraId="3525753F"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9" w:name="_Toc231448129"/>
      <w:r>
        <w:rPr>
          <w:b/>
          <w:bCs/>
          <w:sz w:val="24"/>
          <w:szCs w:val="24"/>
          <w:lang w:val="pt-BR" w:eastAsia="pt-BR"/>
        </w:rPr>
        <w:lastRenderedPageBreak/>
        <w:t>A Teoria Pós-Moderna do Portfólio (PMPT) e a Gestão de Risco Assimétrica</w:t>
      </w:r>
      <w:bookmarkEnd w:id="39"/>
    </w:p>
    <w:p w14:paraId="790FBB03" w14:textId="77777777" w:rsidR="00346652" w:rsidRDefault="00346652" w:rsidP="00346652">
      <w:pPr>
        <w:rPr>
          <w:b/>
          <w:sz w:val="24"/>
          <w:szCs w:val="24"/>
          <w:lang w:val="pt-BR" w:eastAsia="pt-BR"/>
        </w:rPr>
      </w:pPr>
    </w:p>
    <w:p w14:paraId="6B866D14" w14:textId="77777777" w:rsidR="00346652" w:rsidRPr="00346652" w:rsidRDefault="00346652" w:rsidP="00346652">
      <w:pPr>
        <w:rPr>
          <w:b/>
          <w:sz w:val="24"/>
          <w:szCs w:val="24"/>
          <w:lang w:val="pt-BR" w:eastAsia="pt-BR"/>
        </w:rPr>
      </w:pPr>
    </w:p>
    <w:p w14:paraId="1F13965F"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448130"/>
      <w:r>
        <w:rPr>
          <w:sz w:val="24"/>
          <w:szCs w:val="24"/>
          <w:lang w:val="pt-BR" w:eastAsia="pt-BR"/>
        </w:rPr>
        <w:t>Introdução: A Evolução Paradigmática e a Necessidade Histórica da PMPT</w:t>
      </w:r>
      <w:bookmarkEnd w:id="40"/>
    </w:p>
    <w:p w14:paraId="4D7C88F6" w14:textId="77777777" w:rsidR="00346652" w:rsidRDefault="00346652">
      <w:pPr>
        <w:rPr>
          <w:sz w:val="24"/>
          <w:szCs w:val="24"/>
        </w:rPr>
      </w:pPr>
    </w:p>
    <w:p w14:paraId="3D9F2606"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D829A2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3660D28A"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3B79C216" w14:textId="77777777" w:rsidR="005D48A6" w:rsidRPr="00346652" w:rsidRDefault="005D48A6" w:rsidP="005D48A6">
      <w:pPr>
        <w:rPr>
          <w:b/>
          <w:sz w:val="24"/>
          <w:szCs w:val="24"/>
          <w:lang w:val="pt-BR" w:eastAsia="pt-BR"/>
        </w:rPr>
      </w:pPr>
    </w:p>
    <w:p w14:paraId="4917AA8C"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448131"/>
      <w:r>
        <w:rPr>
          <w:sz w:val="24"/>
          <w:szCs w:val="24"/>
          <w:lang w:eastAsia="pt-BR"/>
        </w:rPr>
        <w:t>O "Esquecimento Tecnológico" e as Origens em Markowitz (1959)</w:t>
      </w:r>
      <w:bookmarkEnd w:id="41"/>
    </w:p>
    <w:p w14:paraId="2BF68D8F" w14:textId="77777777" w:rsidR="005D48A6" w:rsidRDefault="005D48A6" w:rsidP="005D48A6">
      <w:pPr>
        <w:rPr>
          <w:sz w:val="24"/>
          <w:szCs w:val="24"/>
        </w:rPr>
      </w:pPr>
    </w:p>
    <w:p w14:paraId="2CA1727A" w14:textId="77777777" w:rsidR="00BF1D60" w:rsidRDefault="00BF1D60" w:rsidP="005D48A6">
      <w:pPr>
        <w:rPr>
          <w:sz w:val="24"/>
          <w:szCs w:val="24"/>
          <w:lang w:val="pt-BR" w:eastAsia="pt-BR"/>
        </w:rPr>
      </w:pPr>
    </w:p>
    <w:p w14:paraId="48B18FC1"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EE4CC5B"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0A80B8D2"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073F0A23" w14:textId="77777777" w:rsidR="005D48A6" w:rsidRPr="00346652" w:rsidRDefault="005D48A6" w:rsidP="005D48A6">
      <w:pPr>
        <w:rPr>
          <w:b/>
          <w:sz w:val="24"/>
          <w:szCs w:val="24"/>
          <w:lang w:val="pt-BR" w:eastAsia="pt-BR"/>
        </w:rPr>
      </w:pPr>
    </w:p>
    <w:p w14:paraId="18749CE3"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448132"/>
      <w:r>
        <w:rPr>
          <w:sz w:val="24"/>
          <w:szCs w:val="24"/>
          <w:lang w:eastAsia="pt-BR"/>
        </w:rPr>
        <w:t>A Consolidação da PMPT: Rom, Ferguson e o Instituto de Pesquisa de Pensões</w:t>
      </w:r>
      <w:bookmarkEnd w:id="42"/>
    </w:p>
    <w:p w14:paraId="4CB35E78" w14:textId="77777777" w:rsidR="005D48A6" w:rsidRDefault="005D48A6" w:rsidP="005D48A6">
      <w:pPr>
        <w:rPr>
          <w:sz w:val="24"/>
          <w:szCs w:val="24"/>
        </w:rPr>
      </w:pPr>
    </w:p>
    <w:p w14:paraId="183C0FAB"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5331C014"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r>
      <w:r>
        <w:rPr>
          <w:sz w:val="24"/>
          <w:szCs w:val="24"/>
          <w:lang w:val="pt-BR" w:eastAsia="pt-BR"/>
        </w:rPr>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36A29882" w14:textId="77777777" w:rsidR="005D48A6" w:rsidRPr="00346652" w:rsidRDefault="005D48A6" w:rsidP="005D48A6">
      <w:pPr>
        <w:rPr>
          <w:b/>
          <w:sz w:val="24"/>
          <w:szCs w:val="24"/>
          <w:lang w:val="pt-BR" w:eastAsia="pt-BR"/>
        </w:rPr>
      </w:pPr>
    </w:p>
    <w:p w14:paraId="16C1738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448133"/>
      <w:r>
        <w:rPr>
          <w:sz w:val="24"/>
          <w:szCs w:val="24"/>
          <w:lang w:eastAsia="pt-BR"/>
        </w:rPr>
        <w:t>O Fenômeno da "Maximização de Erros" e a Instabilidade das Soluções</w:t>
      </w:r>
      <w:bookmarkEnd w:id="43"/>
    </w:p>
    <w:p w14:paraId="167962F3" w14:textId="77777777" w:rsidR="005D48A6" w:rsidRDefault="005D48A6" w:rsidP="005D48A6">
      <w:pPr>
        <w:rPr>
          <w:sz w:val="24"/>
          <w:szCs w:val="24"/>
        </w:rPr>
      </w:pPr>
    </w:p>
    <w:p w14:paraId="49D5CF81" w14:textId="77777777" w:rsidR="00B0386A" w:rsidRPr="00B0386A" w:rsidRDefault="00B0386A" w:rsidP="00B0386A">
      <w:pPr>
        <w:rPr>
          <w:sz w:val="24"/>
          <w:szCs w:val="24"/>
          <w:lang w:val="pt-BR" w:eastAsia="pt-BR"/>
        </w:rPr>
      </w:pPr>
    </w:p>
    <w:p w14:paraId="2A866FCA"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027B6FC1"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547AEAA5"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A88AA3E" w14:textId="77777777" w:rsidR="005D48A6" w:rsidRPr="00346652" w:rsidRDefault="005D48A6" w:rsidP="005D48A6">
      <w:pPr>
        <w:rPr>
          <w:b/>
          <w:sz w:val="24"/>
          <w:szCs w:val="24"/>
          <w:lang w:val="pt-BR" w:eastAsia="pt-BR"/>
        </w:rPr>
      </w:pPr>
    </w:p>
    <w:p w14:paraId="37F7BF0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448134"/>
      <w:r>
        <w:rPr>
          <w:sz w:val="24"/>
          <w:szCs w:val="24"/>
          <w:lang w:val="pt-BR" w:eastAsia="pt-BR"/>
        </w:rPr>
        <w:t>A Limitação da Utilidade Quadrática e a Cegueira à Assimetria</w:t>
      </w:r>
      <w:bookmarkEnd w:id="44"/>
    </w:p>
    <w:p w14:paraId="3668335B" w14:textId="77777777" w:rsidR="005D48A6" w:rsidRDefault="005D48A6" w:rsidP="005D48A6">
      <w:pPr>
        <w:rPr>
          <w:sz w:val="24"/>
          <w:szCs w:val="24"/>
        </w:rPr>
      </w:pPr>
    </w:p>
    <w:p w14:paraId="5686EC4B"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1123E8F8"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29AD1EE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71874F38"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6EF7063C" w14:textId="77777777" w:rsidR="00FF493E" w:rsidRPr="005D48A6" w:rsidRDefault="00FF493E" w:rsidP="00FF493E">
      <w:pPr>
        <w:rPr>
          <w:sz w:val="24"/>
          <w:szCs w:val="24"/>
          <w:lang w:val="pt-BR" w:eastAsia="pt-BR"/>
        </w:rPr>
      </w:pPr>
    </w:p>
    <w:p w14:paraId="15B72569" w14:textId="77777777" w:rsidR="005D48A6" w:rsidRPr="005D48A6" w:rsidRDefault="005D48A6" w:rsidP="005D48A6">
      <w:pPr>
        <w:rPr>
          <w:b/>
          <w:sz w:val="24"/>
          <w:szCs w:val="24"/>
          <w:lang w:val="pt-BR" w:eastAsia="pt-BR"/>
        </w:rPr>
      </w:pPr>
    </w:p>
    <w:p w14:paraId="2E22D921"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5" w:name="_Toc231448135"/>
      <w:r>
        <w:rPr>
          <w:sz w:val="24"/>
          <w:szCs w:val="24"/>
          <w:lang w:eastAsia="pt-BR"/>
        </w:rPr>
        <w:lastRenderedPageBreak/>
        <w:t>A Insuficiência da Variância e a Gênese da PMPT</w:t>
      </w:r>
      <w:bookmarkEnd w:id="45"/>
    </w:p>
    <w:p w14:paraId="09F0925F" w14:textId="77777777" w:rsidR="005D48A6" w:rsidRPr="005D48A6" w:rsidRDefault="005D48A6" w:rsidP="005D48A6">
      <w:pPr>
        <w:rPr>
          <w:sz w:val="24"/>
          <w:szCs w:val="24"/>
        </w:rPr>
      </w:pPr>
    </w:p>
    <w:p w14:paraId="6D2BEFA5"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995826E"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7B9889C"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73BA898F"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563C1854" w14:textId="77777777" w:rsidR="005D48A6" w:rsidRPr="00346652" w:rsidRDefault="005D48A6" w:rsidP="005D48A6">
      <w:pPr>
        <w:rPr>
          <w:b/>
          <w:sz w:val="24"/>
          <w:szCs w:val="24"/>
          <w:lang w:val="pt-BR" w:eastAsia="pt-BR"/>
        </w:rPr>
      </w:pPr>
    </w:p>
    <w:p w14:paraId="5A7E1F36"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6" w:name="_Toc231448136"/>
      <w:r>
        <w:rPr>
          <w:sz w:val="24"/>
          <w:szCs w:val="24"/>
          <w:lang w:eastAsia="pt-BR"/>
        </w:rPr>
        <w:t>Métricas de Risco: Do VaR às Medidas Coerentes</w:t>
      </w:r>
      <w:bookmarkEnd w:id="46"/>
    </w:p>
    <w:p w14:paraId="33804C82" w14:textId="77777777" w:rsidR="005D48A6" w:rsidRDefault="005D48A6" w:rsidP="005D48A6">
      <w:pPr>
        <w:rPr>
          <w:sz w:val="24"/>
          <w:szCs w:val="24"/>
        </w:rPr>
      </w:pPr>
    </w:p>
    <w:p w14:paraId="5C03F4A9"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ECDE4A4"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r>
      <w:r>
        <w:rPr>
          <w:sz w:val="24"/>
          <w:szCs w:val="24"/>
          <w:lang w:val="pt-BR" w:eastAsia="pt-BR"/>
        </w:rPr>
        <w:lastRenderedPageBreak/>
        <w:t>pode ser maior que a soma dos VaRs individuais dos ativos, violando o princípio da diversificação.</w:t>
      </w:r>
    </w:p>
    <w:p w14:paraId="5BC93AF9"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51E842AA"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5652564A" w14:textId="77777777" w:rsidR="005D48A6" w:rsidRPr="00346652" w:rsidRDefault="005D48A6" w:rsidP="005D48A6">
      <w:pPr>
        <w:rPr>
          <w:b/>
          <w:sz w:val="24"/>
          <w:szCs w:val="24"/>
          <w:lang w:val="pt-BR" w:eastAsia="pt-BR"/>
        </w:rPr>
      </w:pPr>
    </w:p>
    <w:p w14:paraId="2FC52941"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7" w:name="_Toc231448137"/>
      <w:r>
        <w:rPr>
          <w:sz w:val="24"/>
          <w:szCs w:val="24"/>
          <w:lang w:val="pt-BR" w:eastAsia="pt-BR"/>
        </w:rPr>
        <w:t>Transição da MPT para a PMPT</w:t>
      </w:r>
      <w:bookmarkEnd w:id="47"/>
    </w:p>
    <w:p w14:paraId="39CC6A52" w14:textId="77777777" w:rsidR="005D48A6" w:rsidRDefault="005D48A6" w:rsidP="005D48A6">
      <w:pPr>
        <w:rPr>
          <w:sz w:val="24"/>
          <w:szCs w:val="24"/>
        </w:rPr>
      </w:pPr>
    </w:p>
    <w:p w14:paraId="72179F1B" w14:textId="77777777" w:rsidR="00443833" w:rsidRPr="00443833" w:rsidRDefault="00443833" w:rsidP="005D48A6">
      <w:pPr>
        <w:widowControl/>
        <w:autoSpaceDE/>
        <w:autoSpaceDN/>
        <w:spacing w:line="360" w:lineRule="auto"/>
        <w:jc w:val="both"/>
        <w:rPr>
          <w:sz w:val="24"/>
          <w:szCs w:val="24"/>
          <w:lang w:val="pt-BR" w:eastAsia="pt-BR"/>
        </w:rPr>
      </w:pPr>
    </w:p>
    <w:p w14:paraId="0F3FCE6A"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1DDE78E0"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7ACFDDF9"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138386EE"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1448138"/>
      <w:r>
        <w:rPr>
          <w:b/>
          <w:bCs/>
          <w:sz w:val="24"/>
          <w:szCs w:val="24"/>
          <w:lang w:val="pt-BR" w:eastAsia="pt-BR"/>
        </w:rPr>
        <w:lastRenderedPageBreak/>
        <w:t>Desconstrução Crítica da MPT: As Falácias da Normalidade e da Utilidade Quadrática</w:t>
      </w:r>
      <w:bookmarkEnd w:id="48"/>
    </w:p>
    <w:p w14:paraId="37DC1A7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1F06EC6"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4FD65B19" w14:textId="77777777" w:rsidR="009578C9" w:rsidRPr="00002122" w:rsidRDefault="009578C9" w:rsidP="009578C9">
      <w:pPr>
        <w:rPr>
          <w:b/>
          <w:bCs/>
          <w:sz w:val="24"/>
          <w:szCs w:val="24"/>
          <w:lang w:val="pt-BR" w:eastAsia="pt-BR"/>
        </w:rPr>
      </w:pPr>
    </w:p>
    <w:p w14:paraId="6D71BE9F"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9" w:name="_Toc231448139"/>
      <w:r>
        <w:rPr>
          <w:sz w:val="24"/>
          <w:szCs w:val="24"/>
          <w:lang w:val="pt-BR" w:eastAsia="pt-BR"/>
        </w:rPr>
        <w:t>Limitações da Distribuição Normal: Caudas Pesadas e Assimetria</w:t>
      </w:r>
      <w:bookmarkEnd w:id="49"/>
    </w:p>
    <w:p w14:paraId="3FAAD339" w14:textId="77777777" w:rsidR="00607CFE" w:rsidRDefault="00607CFE" w:rsidP="00607CFE">
      <w:pPr>
        <w:rPr>
          <w:sz w:val="24"/>
          <w:szCs w:val="24"/>
          <w:lang w:val="pt-BR" w:eastAsia="pt-BR"/>
        </w:rPr>
      </w:pPr>
    </w:p>
    <w:p w14:paraId="1775F61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236FB085"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0ED3AD12"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9A33B57"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36287476" w14:textId="77777777" w:rsidR="00607CFE" w:rsidRPr="00607CFE" w:rsidRDefault="00607CFE" w:rsidP="00607CFE">
      <w:pPr>
        <w:rPr>
          <w:sz w:val="24"/>
          <w:szCs w:val="24"/>
          <w:lang w:val="pt-BR" w:eastAsia="pt-BR"/>
        </w:rPr>
      </w:pPr>
    </w:p>
    <w:p w14:paraId="4908B65F"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50" w:name="_Toc231448140"/>
      <w:r>
        <w:rPr>
          <w:sz w:val="24"/>
          <w:szCs w:val="24"/>
          <w:lang w:val="pt-BR" w:eastAsia="pt-BR"/>
        </w:rPr>
        <w:t>Implicação para a Gestão de Portfólio</w:t>
      </w:r>
      <w:bookmarkEnd w:id="50"/>
    </w:p>
    <w:p w14:paraId="6E493CBD" w14:textId="77777777" w:rsidR="009578C9" w:rsidRDefault="009578C9" w:rsidP="00443833">
      <w:pPr>
        <w:widowControl/>
        <w:autoSpaceDE/>
        <w:autoSpaceDN/>
        <w:spacing w:line="360" w:lineRule="auto"/>
        <w:ind w:firstLine="851"/>
        <w:jc w:val="both"/>
        <w:rPr>
          <w:sz w:val="24"/>
          <w:szCs w:val="24"/>
          <w:lang w:val="pt-BR" w:eastAsia="pt-BR"/>
        </w:rPr>
      </w:pPr>
    </w:p>
    <w:p w14:paraId="0AAC23E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08E96D72" w14:textId="77777777" w:rsidR="007F3010" w:rsidRPr="00002122" w:rsidRDefault="007F3010" w:rsidP="007F3010">
      <w:pPr>
        <w:rPr>
          <w:b/>
          <w:bCs/>
          <w:sz w:val="24"/>
          <w:szCs w:val="24"/>
          <w:lang w:val="pt-BR" w:eastAsia="pt-BR"/>
        </w:rPr>
      </w:pPr>
    </w:p>
    <w:p w14:paraId="7E1867CE"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51" w:name="_Toc231448141"/>
      <w:r>
        <w:rPr>
          <w:sz w:val="24"/>
          <w:szCs w:val="24"/>
          <w:lang w:val="pt-BR" w:eastAsia="pt-BR"/>
        </w:rPr>
        <w:t>A Função de Utilidade e a Teoria da Perspectiva</w:t>
      </w:r>
      <w:bookmarkEnd w:id="51"/>
      <w:r>
        <w:rPr>
          <w:sz w:val="24"/>
          <w:szCs w:val="24"/>
          <w:lang w:val="pt-BR" w:eastAsia="pt-BR"/>
        </w:rPr>
        <w:t xml:space="preserve"> </w:t>
      </w:r>
    </w:p>
    <w:p w14:paraId="09534F49" w14:textId="77777777" w:rsidR="00443833" w:rsidRPr="007F3010" w:rsidRDefault="00443833" w:rsidP="007F3010">
      <w:pPr>
        <w:widowControl/>
        <w:autoSpaceDE/>
        <w:autoSpaceDN/>
        <w:spacing w:line="360" w:lineRule="auto"/>
        <w:jc w:val="both"/>
        <w:rPr>
          <w:b/>
          <w:bCs/>
          <w:sz w:val="24"/>
          <w:szCs w:val="24"/>
          <w:lang w:val="pt-BR" w:eastAsia="pt-BR"/>
        </w:rPr>
      </w:pPr>
    </w:p>
    <w:p w14:paraId="5C156A5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3C9CE4F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6A07D5E1"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49A4FAE5"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5939FB15"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206230F1" w14:textId="77777777" w:rsidR="008C1690" w:rsidRDefault="008C1690">
      <w:pPr>
        <w:rPr>
          <w:b/>
          <w:bCs/>
          <w:sz w:val="24"/>
          <w:szCs w:val="24"/>
          <w:lang w:val="pt-BR" w:eastAsia="pt-BR"/>
        </w:rPr>
      </w:pPr>
      <w:r>
        <w:rPr>
          <w:b/>
          <w:bCs/>
          <w:sz w:val="24"/>
          <w:szCs w:val="24"/>
          <w:lang w:val="pt-BR" w:eastAsia="pt-BR"/>
        </w:rPr>
        <w:br w:type="page"/>
      </w:r>
    </w:p>
    <w:p w14:paraId="71FC5EFF" w14:textId="77777777" w:rsidR="00903B95" w:rsidRDefault="00903B95" w:rsidP="00443833">
      <w:pPr>
        <w:widowControl/>
        <w:autoSpaceDE/>
        <w:autoSpaceDN/>
        <w:spacing w:line="360" w:lineRule="auto"/>
        <w:ind w:firstLine="851"/>
        <w:jc w:val="both"/>
        <w:rPr>
          <w:b/>
          <w:bCs/>
          <w:sz w:val="24"/>
          <w:szCs w:val="24"/>
          <w:lang w:val="pt-BR" w:eastAsia="pt-BR"/>
        </w:rPr>
      </w:pPr>
    </w:p>
    <w:p w14:paraId="79D5477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6243ACA" w14:textId="77777777" w:rsidR="008C1690" w:rsidRPr="008C1690" w:rsidRDefault="008C1690" w:rsidP="008C1690">
      <w:pPr>
        <w:pStyle w:val="Legenda"/>
        <w:keepNext/>
        <w:jc w:val="center"/>
        <w:rPr>
          <w:rFonts w:ascii="Times New Roman" w:hAnsi="Times New Roman" w:cs="Times New Roman"/>
          <w:i w:val="0"/>
          <w:color w:val="auto"/>
          <w:sz w:val="24"/>
        </w:rPr>
      </w:pPr>
      <w:bookmarkStart w:id="52" w:name="_Toc23144794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7FE84EA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009A9"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F6DAA"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0EE15C"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5646909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E3A68"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B36440"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9B521"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2283841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52C38"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E51DC"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3745F4"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637B5A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6F807C"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0E0E1"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FC452"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57696F87"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4DA81F"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375905"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5EF1A6"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3CACD1C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E88269"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DFACF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FC649E"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309ED602"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95520"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39A8C"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CB23F"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5884CA44"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7950793D" w14:textId="77777777" w:rsidR="00903B95" w:rsidRPr="00002122" w:rsidRDefault="00903B95" w:rsidP="00903B95">
      <w:pPr>
        <w:rPr>
          <w:b/>
          <w:bCs/>
          <w:sz w:val="24"/>
          <w:szCs w:val="24"/>
          <w:lang w:val="pt-BR" w:eastAsia="pt-BR"/>
        </w:rPr>
      </w:pPr>
    </w:p>
    <w:p w14:paraId="1F481C49"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448142"/>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53"/>
    </w:p>
    <w:p w14:paraId="2C71F191" w14:textId="77777777" w:rsidR="00903B95" w:rsidRDefault="00903B95" w:rsidP="00903B95">
      <w:pPr>
        <w:widowControl/>
        <w:autoSpaceDE/>
        <w:autoSpaceDN/>
        <w:spacing w:line="360" w:lineRule="auto"/>
        <w:ind w:firstLine="851"/>
        <w:jc w:val="both"/>
        <w:rPr>
          <w:sz w:val="24"/>
          <w:szCs w:val="24"/>
          <w:lang w:val="pt-BR" w:eastAsia="pt-BR"/>
        </w:rPr>
      </w:pPr>
    </w:p>
    <w:p w14:paraId="2A4D015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673A6E1B" w14:textId="77777777" w:rsidR="00AF619F" w:rsidRPr="00AF619F" w:rsidRDefault="00AF619F" w:rsidP="00AF619F">
      <w:pPr>
        <w:rPr>
          <w:sz w:val="24"/>
          <w:szCs w:val="24"/>
          <w:lang w:val="pt-BR" w:eastAsia="pt-BR"/>
        </w:rPr>
      </w:pPr>
    </w:p>
    <w:p w14:paraId="479EDE6B"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4" w:name="_Toc231448143"/>
      <w:r>
        <w:rPr>
          <w:sz w:val="24"/>
          <w:szCs w:val="24"/>
          <w:lang w:val="pt-BR" w:eastAsia="pt-BR"/>
        </w:rPr>
        <w:t>Definição Matemática dos LPMs</w:t>
      </w:r>
      <w:bookmarkEnd w:id="54"/>
    </w:p>
    <w:p w14:paraId="34C79C31" w14:textId="77777777" w:rsidR="00AF619F" w:rsidRPr="00AF619F" w:rsidRDefault="00AF619F" w:rsidP="00AF619F">
      <w:pPr>
        <w:widowControl/>
        <w:autoSpaceDE/>
        <w:autoSpaceDN/>
        <w:spacing w:line="360" w:lineRule="auto"/>
        <w:jc w:val="both"/>
        <w:rPr>
          <w:sz w:val="24"/>
          <w:szCs w:val="24"/>
          <w:lang w:val="pt-BR" w:eastAsia="pt-BR"/>
        </w:rPr>
      </w:pPr>
    </w:p>
    <w:p w14:paraId="68BFDE2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23BACD5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0648BE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3C56E1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6C0B212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2046A2F"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7E6A2E6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4A839232" w14:textId="77777777" w:rsidR="00AF619F" w:rsidRPr="00AF619F" w:rsidRDefault="00AF619F" w:rsidP="00AF619F">
      <w:pPr>
        <w:rPr>
          <w:sz w:val="24"/>
          <w:szCs w:val="24"/>
          <w:lang w:val="pt-BR" w:eastAsia="pt-BR"/>
        </w:rPr>
      </w:pPr>
    </w:p>
    <w:p w14:paraId="348C521F"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5" w:name="_Toc231448144"/>
      <w:r>
        <w:rPr>
          <w:sz w:val="24"/>
          <w:szCs w:val="24"/>
          <w:lang w:val="pt-BR" w:eastAsia="pt-BR"/>
        </w:rPr>
        <w:t>A Hierarquia dos Graus de LPM e suas Interpretações</w:t>
      </w:r>
      <w:bookmarkEnd w:id="55"/>
      <w:r>
        <w:rPr>
          <w:sz w:val="24"/>
          <w:szCs w:val="24"/>
          <w:lang w:val="pt-BR" w:eastAsia="pt-BR"/>
        </w:rPr>
        <w:t xml:space="preserve"> </w:t>
      </w:r>
    </w:p>
    <w:p w14:paraId="06372D75" w14:textId="77777777" w:rsidR="00AF619F" w:rsidRDefault="00AF619F" w:rsidP="00AF619F">
      <w:pPr>
        <w:widowControl/>
        <w:autoSpaceDE/>
        <w:autoSpaceDN/>
        <w:spacing w:line="360" w:lineRule="auto"/>
        <w:jc w:val="both"/>
        <w:rPr>
          <w:sz w:val="24"/>
          <w:szCs w:val="24"/>
          <w:lang w:val="pt-BR" w:eastAsia="pt-BR"/>
        </w:rPr>
      </w:pPr>
    </w:p>
    <w:p w14:paraId="0DD78BD7"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211C82A3"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5DCC5E49"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044A03C5"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267F499A"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7C3752C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716FF1E9"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6EA07273"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1C539AE5"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4E69F312"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519ED600"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55849D62"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5B969B35"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3BCD1B98"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46A859C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38A0788" w14:textId="77777777" w:rsidR="00E55AD9" w:rsidRPr="00180F64" w:rsidRDefault="00E55AD9" w:rsidP="00E55AD9">
      <w:pPr>
        <w:rPr>
          <w:sz w:val="24"/>
          <w:szCs w:val="24"/>
          <w:lang w:val="pt-BR" w:eastAsia="pt-BR"/>
        </w:rPr>
      </w:pPr>
    </w:p>
    <w:p w14:paraId="214FC220"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6" w:name="_Toc231448145"/>
      <w:r>
        <w:rPr>
          <w:sz w:val="24"/>
          <w:szCs w:val="24"/>
          <w:lang w:val="pt-BR" w:eastAsia="pt-BR"/>
        </w:rPr>
        <w:t>Semivariância vs. Variância: O Impacto na Alocação</w:t>
      </w:r>
      <w:bookmarkEnd w:id="56"/>
      <w:r>
        <w:rPr>
          <w:sz w:val="24"/>
          <w:szCs w:val="24"/>
          <w:lang w:val="pt-BR" w:eastAsia="pt-BR"/>
        </w:rPr>
        <w:t xml:space="preserve"> </w:t>
      </w:r>
    </w:p>
    <w:p w14:paraId="0BD717A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5B3F75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742517A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4E0A3BD6" w14:textId="77777777" w:rsidR="00A74B8A" w:rsidRPr="00180F64" w:rsidRDefault="00A74B8A" w:rsidP="00A74B8A">
      <w:pPr>
        <w:rPr>
          <w:sz w:val="24"/>
          <w:szCs w:val="24"/>
          <w:lang w:val="pt-BR" w:eastAsia="pt-BR"/>
        </w:rPr>
      </w:pPr>
    </w:p>
    <w:p w14:paraId="79A66179"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7" w:name="_Toc231448146"/>
      <w:r>
        <w:rPr>
          <w:b/>
          <w:bCs/>
          <w:sz w:val="24"/>
          <w:szCs w:val="24"/>
          <w:lang w:val="pt-BR" w:eastAsia="pt-BR"/>
        </w:rPr>
        <w:t>Métricas Avançadas de Risco e Propriedades de Coerência</w:t>
      </w:r>
      <w:bookmarkEnd w:id="57"/>
      <w:r>
        <w:rPr>
          <w:sz w:val="24"/>
          <w:szCs w:val="24"/>
          <w:lang w:val="pt-BR" w:eastAsia="pt-BR"/>
        </w:rPr>
        <w:t xml:space="preserve"> </w:t>
      </w:r>
    </w:p>
    <w:p w14:paraId="7EF64BE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9CABAF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0172FAFC" w14:textId="77777777" w:rsidR="00801647" w:rsidRPr="00180F64" w:rsidRDefault="00801647" w:rsidP="00801647">
      <w:pPr>
        <w:rPr>
          <w:sz w:val="24"/>
          <w:szCs w:val="24"/>
          <w:lang w:val="pt-BR" w:eastAsia="pt-BR"/>
        </w:rPr>
      </w:pPr>
    </w:p>
    <w:p w14:paraId="33134EF1"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1448147"/>
      <w:r>
        <w:rPr>
          <w:sz w:val="24"/>
          <w:szCs w:val="24"/>
          <w:lang w:val="pt-BR" w:eastAsia="pt-BR"/>
        </w:rPr>
        <w:t>Value at Risk (VaR): A Revolução Incoerente</w:t>
      </w:r>
      <w:bookmarkEnd w:id="58"/>
      <w:r>
        <w:rPr>
          <w:sz w:val="24"/>
          <w:szCs w:val="24"/>
          <w:lang w:val="pt-BR" w:eastAsia="pt-BR"/>
        </w:rPr>
        <w:t xml:space="preserve"> </w:t>
      </w:r>
    </w:p>
    <w:p w14:paraId="06C852A4" w14:textId="77777777" w:rsidR="00443833" w:rsidRPr="00443833" w:rsidRDefault="00443833" w:rsidP="00801647">
      <w:pPr>
        <w:widowControl/>
        <w:autoSpaceDE/>
        <w:autoSpaceDN/>
        <w:spacing w:line="360" w:lineRule="auto"/>
        <w:jc w:val="both"/>
        <w:rPr>
          <w:b/>
          <w:bCs/>
          <w:sz w:val="24"/>
          <w:szCs w:val="24"/>
          <w:lang w:val="pt-BR" w:eastAsia="pt-BR"/>
        </w:rPr>
      </w:pPr>
    </w:p>
    <w:p w14:paraId="4E17097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4D254E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740F4B0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09BD243B"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3823AE32"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4BDE87EF" w14:textId="77777777" w:rsidR="00DB3EA8" w:rsidRPr="00180F64" w:rsidRDefault="00DB3EA8" w:rsidP="00DB3EA8">
      <w:pPr>
        <w:rPr>
          <w:sz w:val="24"/>
          <w:szCs w:val="24"/>
          <w:lang w:val="pt-BR" w:eastAsia="pt-BR"/>
        </w:rPr>
      </w:pPr>
    </w:p>
    <w:p w14:paraId="3311B883"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448148"/>
      <w:r>
        <w:rPr>
          <w:sz w:val="24"/>
          <w:szCs w:val="24"/>
          <w:lang w:val="pt-BR" w:eastAsia="pt-BR"/>
        </w:rPr>
        <w:t>Medidas de Risco Coerentes e os Axiomas de Artzner</w:t>
      </w:r>
      <w:bookmarkEnd w:id="59"/>
      <w:r>
        <w:rPr>
          <w:sz w:val="24"/>
          <w:szCs w:val="24"/>
          <w:lang w:val="pt-BR" w:eastAsia="pt-BR"/>
        </w:rPr>
        <w:t xml:space="preserve"> </w:t>
      </w:r>
    </w:p>
    <w:p w14:paraId="49E04784" w14:textId="77777777" w:rsidR="00443833" w:rsidRPr="00443833" w:rsidRDefault="00443833" w:rsidP="0002251D">
      <w:pPr>
        <w:widowControl/>
        <w:autoSpaceDE/>
        <w:autoSpaceDN/>
        <w:spacing w:line="360" w:lineRule="auto"/>
        <w:jc w:val="both"/>
        <w:rPr>
          <w:sz w:val="24"/>
          <w:szCs w:val="24"/>
          <w:lang w:val="pt-BR" w:eastAsia="pt-BR"/>
        </w:rPr>
      </w:pPr>
    </w:p>
    <w:p w14:paraId="3C24693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5BE47FA0"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6800FC8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8E3E9D6"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A8E6BB8"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4C7356E" w14:textId="77777777" w:rsidR="00497C68" w:rsidRPr="00180F64" w:rsidRDefault="00497C68" w:rsidP="00497C68">
      <w:pPr>
        <w:rPr>
          <w:sz w:val="24"/>
          <w:szCs w:val="24"/>
          <w:lang w:val="pt-BR" w:eastAsia="pt-BR"/>
        </w:rPr>
      </w:pPr>
    </w:p>
    <w:p w14:paraId="595990A8"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60" w:name="_Toc231448149"/>
      <w:r>
        <w:rPr>
          <w:sz w:val="24"/>
          <w:szCs w:val="24"/>
          <w:lang w:val="en-US" w:eastAsia="pt-BR"/>
        </w:rPr>
        <w:t>Conditional Value at Risk (CVaR) / Expected Shortfall (ES)</w:t>
      </w:r>
      <w:bookmarkEnd w:id="60"/>
      <w:r>
        <w:rPr>
          <w:sz w:val="24"/>
          <w:szCs w:val="24"/>
          <w:lang w:val="en-US" w:eastAsia="pt-BR"/>
        </w:rPr>
        <w:t xml:space="preserve"> </w:t>
      </w:r>
    </w:p>
    <w:p w14:paraId="5C0F52BF" w14:textId="77777777" w:rsidR="00497C68" w:rsidRPr="00497C68" w:rsidRDefault="00497C68" w:rsidP="00497C68">
      <w:pPr>
        <w:widowControl/>
        <w:autoSpaceDE/>
        <w:autoSpaceDN/>
        <w:spacing w:line="360" w:lineRule="auto"/>
        <w:jc w:val="both"/>
        <w:rPr>
          <w:sz w:val="24"/>
          <w:szCs w:val="24"/>
          <w:lang w:val="en-US" w:eastAsia="pt-BR"/>
        </w:rPr>
      </w:pPr>
    </w:p>
    <w:p w14:paraId="52E661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6B42A4F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6BFEACD"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3B9FAE8A" w14:textId="77777777" w:rsidR="002618DD" w:rsidRPr="00180F64" w:rsidRDefault="002618DD" w:rsidP="002618DD">
      <w:pPr>
        <w:rPr>
          <w:sz w:val="24"/>
          <w:szCs w:val="24"/>
          <w:lang w:val="pt-BR" w:eastAsia="pt-BR"/>
        </w:rPr>
      </w:pPr>
    </w:p>
    <w:p w14:paraId="77F7A58B"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61" w:name="_Toc231448150"/>
      <w:r>
        <w:rPr>
          <w:bCs/>
          <w:sz w:val="24"/>
          <w:szCs w:val="24"/>
          <w:lang w:val="pt-BR" w:eastAsia="pt-BR"/>
        </w:rPr>
        <w:t>Superioridade do CVaR na PMPT</w:t>
      </w:r>
      <w:bookmarkEnd w:id="61"/>
    </w:p>
    <w:p w14:paraId="7296B549" w14:textId="77777777" w:rsidR="00850583" w:rsidRPr="002618DD" w:rsidRDefault="00850583" w:rsidP="002618DD">
      <w:pPr>
        <w:widowControl/>
        <w:autoSpaceDE/>
        <w:autoSpaceDN/>
        <w:spacing w:line="360" w:lineRule="auto"/>
        <w:rPr>
          <w:bCs/>
          <w:sz w:val="24"/>
          <w:szCs w:val="24"/>
          <w:lang w:val="pt-BR" w:eastAsia="pt-BR"/>
        </w:rPr>
      </w:pPr>
    </w:p>
    <w:p w14:paraId="1AB5B206"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477B5770"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61D6338F"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7184E6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129B836A" w14:textId="77777777" w:rsidR="000B2B13" w:rsidRPr="00180F64" w:rsidRDefault="000B2B13" w:rsidP="000B2B13">
      <w:pPr>
        <w:rPr>
          <w:sz w:val="24"/>
          <w:szCs w:val="24"/>
          <w:lang w:val="pt-BR" w:eastAsia="pt-BR"/>
        </w:rPr>
      </w:pPr>
    </w:p>
    <w:p w14:paraId="730D3C44"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448151"/>
      <w:r>
        <w:rPr>
          <w:b/>
          <w:bCs/>
          <w:sz w:val="24"/>
          <w:szCs w:val="24"/>
          <w:lang w:val="pt-BR" w:eastAsia="pt-BR"/>
        </w:rPr>
        <w:t>Indicadores de Desempenho Ajustados: Sortino, Omega e a Generalização Kappa</w:t>
      </w:r>
      <w:bookmarkEnd w:id="62"/>
      <w:r>
        <w:rPr>
          <w:sz w:val="24"/>
          <w:szCs w:val="24"/>
          <w:lang w:val="pt-BR" w:eastAsia="pt-BR"/>
        </w:rPr>
        <w:t xml:space="preserve"> </w:t>
      </w:r>
    </w:p>
    <w:p w14:paraId="5DCDF6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1834C9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651DA5A0" w14:textId="77777777" w:rsidR="00D53AC5" w:rsidRPr="00180F64" w:rsidRDefault="00D53AC5" w:rsidP="00D53AC5">
      <w:pPr>
        <w:rPr>
          <w:sz w:val="24"/>
          <w:szCs w:val="24"/>
          <w:lang w:val="pt-BR" w:eastAsia="pt-BR"/>
        </w:rPr>
      </w:pPr>
    </w:p>
    <w:p w14:paraId="3D67DF7D"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3" w:name="_Toc231448152"/>
      <w:r>
        <w:rPr>
          <w:sz w:val="24"/>
          <w:szCs w:val="24"/>
          <w:lang w:val="pt-BR" w:eastAsia="pt-BR"/>
        </w:rPr>
        <w:t>Índice de Sortino: Refinando Sharpe</w:t>
      </w:r>
      <w:bookmarkEnd w:id="63"/>
      <w:r>
        <w:rPr>
          <w:sz w:val="24"/>
          <w:szCs w:val="24"/>
          <w:lang w:val="pt-BR" w:eastAsia="pt-BR"/>
        </w:rPr>
        <w:t xml:space="preserve"> </w:t>
      </w:r>
    </w:p>
    <w:p w14:paraId="54F59B9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D5FFB1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1630F43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F154E1F"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1F62F6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28F7EFA"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6070D98"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17A152B8"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22EF0FCC"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483DCC5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05D60207" w14:textId="77777777" w:rsidR="00E43374" w:rsidRPr="00180F64" w:rsidRDefault="00E43374" w:rsidP="00E43374">
      <w:pPr>
        <w:rPr>
          <w:sz w:val="24"/>
          <w:szCs w:val="24"/>
          <w:lang w:val="pt-BR" w:eastAsia="pt-BR"/>
        </w:rPr>
      </w:pPr>
    </w:p>
    <w:p w14:paraId="7E186BC7"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4" w:name="_Toc231448153"/>
      <w:r>
        <w:rPr>
          <w:sz w:val="24"/>
          <w:szCs w:val="24"/>
          <w:lang w:val="pt-BR" w:eastAsia="pt-BR"/>
        </w:rPr>
        <w:t>O Índice Omega: Capturando Todos os Momentos</w:t>
      </w:r>
      <w:bookmarkEnd w:id="64"/>
      <w:r>
        <w:rPr>
          <w:sz w:val="24"/>
          <w:szCs w:val="24"/>
          <w:lang w:val="pt-BR" w:eastAsia="pt-BR"/>
        </w:rPr>
        <w:t xml:space="preserve"> </w:t>
      </w:r>
    </w:p>
    <w:p w14:paraId="09EBBC1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39A74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4776FF2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3B2817AC" w14:textId="77777777" w:rsidR="00443833" w:rsidRDefault="00443833" w:rsidP="00443833">
      <w:pPr>
        <w:widowControl/>
        <w:autoSpaceDE/>
        <w:autoSpaceDN/>
        <w:spacing w:line="360" w:lineRule="auto"/>
        <w:ind w:firstLine="851"/>
        <w:jc w:val="both"/>
        <w:rPr>
          <w:sz w:val="24"/>
          <w:szCs w:val="24"/>
          <w:lang w:val="pt-BR" w:eastAsia="pt-BR"/>
        </w:rPr>
      </w:pPr>
    </w:p>
    <w:p w14:paraId="0C20EF6A"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668D6563"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977636D"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542E2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0A5A1EC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3E5C06B9" w14:textId="77777777" w:rsidR="0033641B" w:rsidRPr="00180F64" w:rsidRDefault="0033641B" w:rsidP="0033641B">
      <w:pPr>
        <w:rPr>
          <w:sz w:val="24"/>
          <w:szCs w:val="24"/>
          <w:lang w:val="pt-BR" w:eastAsia="pt-BR"/>
        </w:rPr>
      </w:pPr>
    </w:p>
    <w:p w14:paraId="6B7AAACA"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5" w:name="_Toc231448154"/>
      <w:r>
        <w:rPr>
          <w:sz w:val="24"/>
          <w:szCs w:val="24"/>
          <w:lang w:val="pt-BR" w:eastAsia="pt-BR"/>
        </w:rPr>
        <w:t>O Índice Kappa: A Generalização Unificadora</w:t>
      </w:r>
      <w:bookmarkEnd w:id="65"/>
      <w:r>
        <w:rPr>
          <w:sz w:val="24"/>
          <w:szCs w:val="24"/>
          <w:lang w:val="pt-BR" w:eastAsia="pt-BR"/>
        </w:rPr>
        <w:t xml:space="preserve"> </w:t>
      </w:r>
    </w:p>
    <w:p w14:paraId="5BF70171"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2DFF21D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2FC2347C"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8644AC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4A962E1B"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7E738BE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1CB5C2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619A73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7D412B42" w14:textId="77777777" w:rsidR="00344120" w:rsidRPr="00180F64" w:rsidRDefault="00344120" w:rsidP="00344120">
      <w:pPr>
        <w:rPr>
          <w:sz w:val="24"/>
          <w:szCs w:val="24"/>
          <w:lang w:val="pt-BR" w:eastAsia="pt-BR"/>
        </w:rPr>
      </w:pPr>
    </w:p>
    <w:p w14:paraId="48257FBB"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6" w:name="_Toc231448155"/>
      <w:r>
        <w:rPr>
          <w:b/>
          <w:bCs/>
          <w:sz w:val="24"/>
          <w:szCs w:val="24"/>
          <w:lang w:val="pt-BR" w:eastAsia="pt-BR"/>
        </w:rPr>
        <w:t>Fronteiras Eficientes: A Geometria da Assimetria</w:t>
      </w:r>
      <w:bookmarkEnd w:id="66"/>
      <w:r>
        <w:rPr>
          <w:sz w:val="24"/>
          <w:szCs w:val="24"/>
          <w:lang w:val="pt-BR" w:eastAsia="pt-BR"/>
        </w:rPr>
        <w:t xml:space="preserve"> </w:t>
      </w:r>
    </w:p>
    <w:p w14:paraId="61A2136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1CF5A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2ADEBC1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3DE1867B" w14:textId="77777777" w:rsidR="00B84615" w:rsidRPr="00180F64" w:rsidRDefault="00B84615" w:rsidP="00B84615">
      <w:pPr>
        <w:rPr>
          <w:sz w:val="24"/>
          <w:szCs w:val="24"/>
          <w:lang w:val="pt-BR" w:eastAsia="pt-BR"/>
        </w:rPr>
      </w:pPr>
    </w:p>
    <w:p w14:paraId="0FF10044"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7" w:name="_Toc231448156"/>
      <w:r>
        <w:rPr>
          <w:b/>
          <w:bCs/>
          <w:sz w:val="24"/>
          <w:szCs w:val="24"/>
          <w:lang w:val="pt-BR" w:eastAsia="pt-BR"/>
        </w:rPr>
        <w:t>Avanços Recentes e Integração com Machine Learning (2024-2025)</w:t>
      </w:r>
      <w:bookmarkEnd w:id="67"/>
    </w:p>
    <w:p w14:paraId="2BA3F38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BC2CFD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14:paraId="0BAD7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18AADA1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D7C90E5" w14:textId="77777777" w:rsidR="00CF7560" w:rsidRPr="00180F64" w:rsidRDefault="00CF7560" w:rsidP="00CF7560">
      <w:pPr>
        <w:rPr>
          <w:sz w:val="24"/>
          <w:szCs w:val="24"/>
          <w:lang w:val="pt-BR" w:eastAsia="pt-BR"/>
        </w:rPr>
      </w:pPr>
    </w:p>
    <w:p w14:paraId="5ECF8F69"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8" w:name="_Toc231448157"/>
      <w:r>
        <w:rPr>
          <w:b/>
          <w:bCs/>
          <w:sz w:val="24"/>
          <w:szCs w:val="24"/>
          <w:lang w:val="pt-BR" w:eastAsia="pt-BR"/>
        </w:rPr>
        <w:t>Conclusão</w:t>
      </w:r>
      <w:bookmarkEnd w:id="68"/>
      <w:r>
        <w:rPr>
          <w:b/>
          <w:bCs/>
          <w:sz w:val="24"/>
          <w:szCs w:val="24"/>
          <w:lang w:val="pt-BR" w:eastAsia="pt-BR"/>
        </w:rPr>
        <w:t xml:space="preserve"> </w:t>
      </w:r>
    </w:p>
    <w:p w14:paraId="5BBD907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25C704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F4C83CC" w14:textId="77777777" w:rsidR="008C1690" w:rsidRDefault="008C1690">
      <w:pPr>
        <w:rPr>
          <w:sz w:val="24"/>
          <w:szCs w:val="24"/>
          <w:lang w:val="pt-BR" w:eastAsia="pt-BR"/>
        </w:rPr>
      </w:pPr>
      <w:r>
        <w:rPr>
          <w:sz w:val="24"/>
          <w:szCs w:val="24"/>
          <w:lang w:val="pt-BR" w:eastAsia="pt-BR"/>
        </w:rPr>
        <w:br w:type="page"/>
      </w:r>
    </w:p>
    <w:p w14:paraId="35691CC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82A95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BA6F8F2" w14:textId="77777777" w:rsidR="008C1690" w:rsidRPr="008C1690" w:rsidRDefault="008C1690" w:rsidP="008C1690">
      <w:pPr>
        <w:pStyle w:val="Legenda"/>
        <w:keepNext/>
        <w:jc w:val="center"/>
        <w:rPr>
          <w:rFonts w:ascii="Times New Roman" w:hAnsi="Times New Roman" w:cs="Times New Roman"/>
          <w:i w:val="0"/>
          <w:color w:val="auto"/>
          <w:sz w:val="24"/>
        </w:rPr>
      </w:pPr>
      <w:bookmarkStart w:id="69" w:name="_Toc23144794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69"/>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683F577F"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9384D"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1BA64"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B84EB1"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FB744"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1672D0"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7A302807"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0C9D58"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D1CA0"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FEFED"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E45414"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7A5C3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6A19E1E9"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7C9F63"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FB62C5"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8F62F"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D94204"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C65E3C"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6F6ED44A"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C97BC"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55FD4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39CD6"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048F1D"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F32F6A"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786D4750"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D31279"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85B8A"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C7DBA"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FEBB6"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1291BA"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1355B17D"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5986D1C4" w14:textId="77777777" w:rsidR="00684B6C" w:rsidRDefault="00684B6C">
      <w:pPr>
        <w:rPr>
          <w:sz w:val="24"/>
          <w:szCs w:val="24"/>
        </w:rPr>
      </w:pPr>
      <w:r>
        <w:rPr>
          <w:sz w:val="24"/>
          <w:szCs w:val="24"/>
        </w:rPr>
        <w:br w:type="page"/>
      </w:r>
    </w:p>
    <w:p w14:paraId="242A1F60" w14:textId="77777777" w:rsidR="00132279" w:rsidRPr="00180F64" w:rsidRDefault="00132279" w:rsidP="00132279">
      <w:pPr>
        <w:rPr>
          <w:sz w:val="24"/>
          <w:szCs w:val="24"/>
          <w:lang w:val="pt-BR" w:eastAsia="pt-BR"/>
        </w:rPr>
      </w:pPr>
    </w:p>
    <w:p w14:paraId="7F02712D"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70" w:name="_Toc231448158"/>
      <w:r>
        <w:rPr>
          <w:b/>
          <w:bCs/>
          <w:sz w:val="24"/>
          <w:szCs w:val="24"/>
          <w:lang w:val="pt-BR"/>
        </w:rPr>
        <w:t>O Modelo de Black-Litterman: Uma Reconstrução Bayesiana da Alocação de Ativos</w:t>
      </w:r>
      <w:bookmarkEnd w:id="70"/>
      <w:r>
        <w:rPr>
          <w:b/>
          <w:bCs/>
          <w:sz w:val="24"/>
          <w:szCs w:val="24"/>
          <w:lang w:val="pt-BR" w:eastAsia="pt-BR"/>
        </w:rPr>
        <w:t xml:space="preserve"> </w:t>
      </w:r>
    </w:p>
    <w:p w14:paraId="1BBCBA3E" w14:textId="77777777" w:rsidR="009909F5" w:rsidRPr="009909F5" w:rsidRDefault="009909F5" w:rsidP="009909F5">
      <w:pPr>
        <w:rPr>
          <w:b/>
          <w:bCs/>
          <w:sz w:val="24"/>
          <w:szCs w:val="24"/>
          <w:lang w:val="pt-BR"/>
        </w:rPr>
      </w:pPr>
    </w:p>
    <w:p w14:paraId="3241AFC5" w14:textId="77777777" w:rsidR="00675050" w:rsidRDefault="009909F5" w:rsidP="00DD14C8">
      <w:pPr>
        <w:pStyle w:val="PargrafodaLista"/>
        <w:numPr>
          <w:ilvl w:val="2"/>
          <w:numId w:val="32"/>
        </w:numPr>
        <w:spacing w:line="360" w:lineRule="auto"/>
        <w:jc w:val="both"/>
        <w:outlineLvl w:val="2"/>
        <w:rPr>
          <w:sz w:val="24"/>
          <w:szCs w:val="24"/>
          <w:lang w:val="pt-BR"/>
        </w:rPr>
      </w:pPr>
      <w:bookmarkStart w:id="71" w:name="_Toc231448159"/>
      <w:r>
        <w:rPr>
          <w:sz w:val="24"/>
          <w:szCs w:val="24"/>
          <w:lang w:val="pt-BR"/>
        </w:rPr>
        <w:t>Introdução: A Gênese Histórica e a Motivação Teórica</w:t>
      </w:r>
      <w:bookmarkEnd w:id="71"/>
    </w:p>
    <w:p w14:paraId="1D00EAD7" w14:textId="77777777" w:rsidR="00DD14C8" w:rsidRPr="00DD14C8" w:rsidRDefault="00DD14C8" w:rsidP="00DD14C8">
      <w:pPr>
        <w:rPr>
          <w:sz w:val="24"/>
          <w:szCs w:val="24"/>
          <w:lang w:val="pt-BR"/>
        </w:rPr>
      </w:pPr>
    </w:p>
    <w:p w14:paraId="473DFE84" w14:textId="77777777" w:rsidR="00420633" w:rsidRDefault="00420633" w:rsidP="00184902">
      <w:pPr>
        <w:rPr>
          <w:sz w:val="24"/>
          <w:szCs w:val="24"/>
          <w:lang w:val="pt-BR"/>
        </w:rPr>
      </w:pPr>
    </w:p>
    <w:p w14:paraId="3059E193"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32F9328" w14:textId="77777777" w:rsidR="00420633" w:rsidRPr="00420633" w:rsidRDefault="00420633" w:rsidP="00184902">
      <w:pPr>
        <w:rPr>
          <w:sz w:val="24"/>
          <w:szCs w:val="24"/>
          <w:lang w:val="pt-BR"/>
        </w:rPr>
      </w:pPr>
    </w:p>
    <w:p w14:paraId="532D1556" w14:textId="77777777" w:rsidR="00420633" w:rsidRDefault="00420633" w:rsidP="003F1C11">
      <w:pPr>
        <w:pStyle w:val="PargrafodaLista"/>
        <w:numPr>
          <w:ilvl w:val="2"/>
          <w:numId w:val="32"/>
        </w:numPr>
        <w:spacing w:line="360" w:lineRule="auto"/>
        <w:jc w:val="both"/>
        <w:outlineLvl w:val="2"/>
        <w:rPr>
          <w:sz w:val="24"/>
          <w:szCs w:val="24"/>
          <w:lang w:val="pt-BR"/>
        </w:rPr>
      </w:pPr>
      <w:bookmarkStart w:id="72" w:name="_Toc231448160"/>
      <w:r>
        <w:rPr>
          <w:sz w:val="24"/>
          <w:szCs w:val="24"/>
          <w:lang w:val="pt-BR"/>
        </w:rPr>
        <w:t>O Contexto da Goldman Sachs e a Colaboração Black-Litterman</w:t>
      </w:r>
      <w:bookmarkEnd w:id="72"/>
    </w:p>
    <w:p w14:paraId="039859BE" w14:textId="77777777" w:rsidR="002618DD" w:rsidRPr="002618DD" w:rsidRDefault="002618DD" w:rsidP="002618DD">
      <w:pPr>
        <w:rPr>
          <w:sz w:val="24"/>
          <w:szCs w:val="24"/>
          <w:lang w:val="pt-BR"/>
        </w:rPr>
      </w:pPr>
    </w:p>
    <w:p w14:paraId="06B77BCF" w14:textId="77777777" w:rsidR="00D373EC" w:rsidRPr="009909F5" w:rsidRDefault="00D373EC" w:rsidP="00D373EC">
      <w:pPr>
        <w:rPr>
          <w:sz w:val="24"/>
          <w:szCs w:val="24"/>
          <w:lang w:val="pt-BR"/>
        </w:rPr>
      </w:pPr>
    </w:p>
    <w:p w14:paraId="48156700"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781D4AAE"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6C6F3B1"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697F9827" w14:textId="77777777" w:rsidR="00D373EC" w:rsidRPr="00D373EC" w:rsidRDefault="00D373EC" w:rsidP="00D373EC">
      <w:pPr>
        <w:rPr>
          <w:b/>
          <w:bCs/>
          <w:sz w:val="24"/>
          <w:szCs w:val="24"/>
          <w:lang w:val="pt-BR"/>
        </w:rPr>
      </w:pPr>
    </w:p>
    <w:p w14:paraId="5EFCFB9D" w14:textId="77777777" w:rsidR="00D373EC" w:rsidRDefault="00164893" w:rsidP="003F1C11">
      <w:pPr>
        <w:pStyle w:val="PargrafodaLista"/>
        <w:numPr>
          <w:ilvl w:val="2"/>
          <w:numId w:val="32"/>
        </w:numPr>
        <w:spacing w:line="360" w:lineRule="auto"/>
        <w:jc w:val="both"/>
        <w:outlineLvl w:val="2"/>
        <w:rPr>
          <w:sz w:val="24"/>
          <w:szCs w:val="24"/>
          <w:lang w:val="pt-BR"/>
        </w:rPr>
      </w:pPr>
      <w:bookmarkStart w:id="73" w:name="_Toc231448161"/>
      <w:r>
        <w:rPr>
          <w:sz w:val="24"/>
          <w:szCs w:val="24"/>
        </w:rPr>
        <w:t>As Limitações da Média-Variância e a Gênese do Black-Litterman</w:t>
      </w:r>
      <w:bookmarkEnd w:id="73"/>
      <w:r>
        <w:rPr>
          <w:sz w:val="24"/>
          <w:szCs w:val="24"/>
          <w:lang w:val="pt-BR"/>
        </w:rPr>
        <w:t xml:space="preserve"> </w:t>
      </w:r>
    </w:p>
    <w:p w14:paraId="2A4DA202" w14:textId="77777777" w:rsidR="002618DD" w:rsidRPr="002618DD" w:rsidRDefault="002618DD" w:rsidP="002618DD">
      <w:pPr>
        <w:rPr>
          <w:sz w:val="24"/>
          <w:szCs w:val="24"/>
          <w:lang w:val="pt-BR"/>
        </w:rPr>
      </w:pPr>
    </w:p>
    <w:p w14:paraId="7F4CF6BF" w14:textId="77777777" w:rsidR="00D373EC" w:rsidRDefault="00D373EC" w:rsidP="00D373EC">
      <w:pPr>
        <w:rPr>
          <w:b/>
          <w:bCs/>
          <w:sz w:val="24"/>
          <w:szCs w:val="24"/>
          <w:lang w:val="pt-BR"/>
        </w:rPr>
      </w:pPr>
    </w:p>
    <w:p w14:paraId="46A2FD4A"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75DBDC1E"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0E985BBE" w14:textId="77777777" w:rsidR="0019550A" w:rsidRDefault="0019550A" w:rsidP="00D373EC">
      <w:pPr>
        <w:rPr>
          <w:b/>
          <w:bCs/>
          <w:sz w:val="24"/>
          <w:szCs w:val="24"/>
          <w:lang w:val="pt-BR"/>
        </w:rPr>
      </w:pPr>
    </w:p>
    <w:p w14:paraId="060450C8"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4" w:name="_Toc231448162"/>
      <w:r>
        <w:rPr>
          <w:bCs/>
          <w:sz w:val="24"/>
          <w:szCs w:val="24"/>
        </w:rPr>
        <w:t>A Estrutura Bayesiana: Prior, Visões e Posterior</w:t>
      </w:r>
      <w:bookmarkEnd w:id="74"/>
    </w:p>
    <w:p w14:paraId="6E9BCA71" w14:textId="77777777" w:rsidR="00CB3C08" w:rsidRDefault="00CB3C08" w:rsidP="00CB3C08">
      <w:pPr>
        <w:rPr>
          <w:b/>
          <w:bCs/>
          <w:sz w:val="24"/>
          <w:szCs w:val="24"/>
          <w:lang w:val="pt-BR"/>
        </w:rPr>
      </w:pPr>
    </w:p>
    <w:p w14:paraId="69B23D52"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75E75EC2" w14:textId="77777777" w:rsidR="007A6E93" w:rsidRPr="009C351D" w:rsidRDefault="007A6E93" w:rsidP="00CB3C08">
      <w:pPr>
        <w:spacing w:line="360" w:lineRule="auto"/>
        <w:ind w:firstLine="851"/>
        <w:jc w:val="both"/>
        <w:rPr>
          <w:sz w:val="24"/>
          <w:szCs w:val="24"/>
          <w:lang w:val="pt-BR"/>
        </w:rPr>
      </w:pPr>
    </w:p>
    <w:p w14:paraId="482B2EDD"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3BB1ADD3"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2A6653D1"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32AA3C70" w14:textId="77777777" w:rsidR="00CB3C08" w:rsidRPr="00CB3C08" w:rsidRDefault="00CB3C08" w:rsidP="00CB3C08">
      <w:pPr>
        <w:rPr>
          <w:b/>
          <w:bCs/>
          <w:sz w:val="24"/>
          <w:szCs w:val="24"/>
          <w:lang w:val="pt-BR"/>
        </w:rPr>
      </w:pPr>
    </w:p>
    <w:p w14:paraId="47DD616A"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5" w:name="_Toc231448163"/>
      <w:r>
        <w:rPr>
          <w:sz w:val="24"/>
          <w:szCs w:val="24"/>
          <w:lang w:val="pt-BR"/>
        </w:rPr>
        <w:t>Derivação Matemática Detalhada: A "Fórmula Mestra"</w:t>
      </w:r>
      <w:bookmarkEnd w:id="75"/>
      <w:r>
        <w:rPr>
          <w:sz w:val="24"/>
          <w:szCs w:val="24"/>
          <w:lang w:val="pt-BR"/>
        </w:rPr>
        <w:t xml:space="preserve"> </w:t>
      </w:r>
    </w:p>
    <w:p w14:paraId="12EEF95A" w14:textId="77777777" w:rsidR="00CB3C08" w:rsidRDefault="00CB3C08" w:rsidP="009C351D">
      <w:pPr>
        <w:spacing w:line="360" w:lineRule="auto"/>
        <w:jc w:val="both"/>
        <w:rPr>
          <w:sz w:val="24"/>
          <w:szCs w:val="24"/>
          <w:lang w:val="pt-BR"/>
        </w:rPr>
      </w:pPr>
    </w:p>
    <w:p w14:paraId="74E09D0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67F408C0"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1800A26B"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B638F3A"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657A924A" w14:textId="77777777" w:rsidR="00D966C9" w:rsidRPr="00CB3C08" w:rsidRDefault="00D966C9" w:rsidP="00D966C9">
      <w:pPr>
        <w:rPr>
          <w:b/>
          <w:bCs/>
          <w:sz w:val="24"/>
          <w:szCs w:val="24"/>
          <w:lang w:val="pt-BR"/>
        </w:rPr>
      </w:pPr>
    </w:p>
    <w:p w14:paraId="2A4B0237"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6" w:name="_Toc231448164"/>
      <w:r>
        <w:rPr>
          <w:sz w:val="24"/>
          <w:szCs w:val="24"/>
          <w:lang w:val="pt-BR"/>
        </w:rPr>
        <w:t>A Crítica à MPT: O Dilema da "Maximização de Erros" e as Soluções de Canto</w:t>
      </w:r>
      <w:bookmarkEnd w:id="76"/>
      <w:r>
        <w:rPr>
          <w:sz w:val="24"/>
          <w:szCs w:val="24"/>
          <w:lang w:val="pt-BR"/>
        </w:rPr>
        <w:t xml:space="preserve"> </w:t>
      </w:r>
    </w:p>
    <w:p w14:paraId="1AA0CFF3" w14:textId="77777777" w:rsidR="00D966C9" w:rsidRDefault="00D966C9" w:rsidP="00D966C9">
      <w:pPr>
        <w:spacing w:line="360" w:lineRule="auto"/>
        <w:jc w:val="both"/>
        <w:rPr>
          <w:sz w:val="24"/>
          <w:szCs w:val="24"/>
          <w:lang w:val="pt-BR"/>
        </w:rPr>
      </w:pPr>
    </w:p>
    <w:p w14:paraId="26565A32"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59CEFD7D"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14:paraId="74DF8FA1"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3F9610EB" w14:textId="77777777" w:rsidR="00E278ED" w:rsidRPr="00CB3C08" w:rsidRDefault="00E278ED" w:rsidP="00E278ED">
      <w:pPr>
        <w:rPr>
          <w:b/>
          <w:bCs/>
          <w:sz w:val="24"/>
          <w:szCs w:val="24"/>
          <w:lang w:val="pt-BR"/>
        </w:rPr>
      </w:pPr>
    </w:p>
    <w:p w14:paraId="7B13E3E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7" w:name="_Toc231448165"/>
      <w:r>
        <w:rPr>
          <w:b/>
          <w:bCs/>
          <w:sz w:val="24"/>
          <w:szCs w:val="24"/>
          <w:lang w:val="pt-BR"/>
        </w:rPr>
        <w:t>Fundamentos Matemáticos: A Arquitetura Bayesiana</w:t>
      </w:r>
      <w:bookmarkEnd w:id="77"/>
    </w:p>
    <w:p w14:paraId="451B21A2" w14:textId="77777777" w:rsidR="00684B6C" w:rsidRPr="00684B6C" w:rsidRDefault="00684B6C" w:rsidP="00684B6C">
      <w:pPr>
        <w:spacing w:line="360" w:lineRule="auto"/>
        <w:jc w:val="both"/>
        <w:rPr>
          <w:b/>
          <w:bCs/>
          <w:sz w:val="24"/>
          <w:szCs w:val="24"/>
          <w:lang w:val="pt-BR"/>
        </w:rPr>
      </w:pPr>
    </w:p>
    <w:p w14:paraId="3CE6227D"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63C5D8B2"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381702DA"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65D52508"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3CFA9AD1"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751227E1" w14:textId="77777777" w:rsidR="00A62C33" w:rsidRPr="00684B6C" w:rsidRDefault="00A62C33" w:rsidP="00A62C33">
      <w:pPr>
        <w:spacing w:line="360" w:lineRule="auto"/>
        <w:ind w:firstLine="851"/>
        <w:jc w:val="both"/>
        <w:rPr>
          <w:sz w:val="24"/>
          <w:szCs w:val="24"/>
          <w:lang w:val="pt-BR"/>
        </w:rPr>
      </w:pPr>
    </w:p>
    <w:p w14:paraId="5490C86A"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51657714" w14:textId="77777777" w:rsidR="00C61AEC" w:rsidRDefault="00C61AEC" w:rsidP="00C61AEC">
      <w:pPr>
        <w:spacing w:line="360" w:lineRule="auto"/>
        <w:ind w:firstLine="851"/>
        <w:jc w:val="both"/>
        <w:rPr>
          <w:sz w:val="24"/>
          <w:szCs w:val="24"/>
          <w:lang w:val="pt-BR"/>
        </w:rPr>
      </w:pPr>
    </w:p>
    <w:p w14:paraId="3C961BAC"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5B0746B" w14:textId="77777777" w:rsidR="00A62C33" w:rsidRPr="00684B6C" w:rsidRDefault="00A62C33" w:rsidP="00684B6C">
      <w:pPr>
        <w:spacing w:line="360" w:lineRule="auto"/>
        <w:jc w:val="both"/>
        <w:rPr>
          <w:sz w:val="24"/>
          <w:szCs w:val="24"/>
          <w:lang w:val="pt-BR"/>
        </w:rPr>
      </w:pPr>
    </w:p>
    <w:p w14:paraId="3D6F0C08"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682D5C9B"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2F468E03"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40C2CB8D"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0C07BE7C"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202361DB" w14:textId="77777777" w:rsidR="002649F8" w:rsidRPr="00CB3C08" w:rsidRDefault="002649F8" w:rsidP="002649F8">
      <w:pPr>
        <w:rPr>
          <w:b/>
          <w:bCs/>
          <w:sz w:val="24"/>
          <w:szCs w:val="24"/>
          <w:lang w:val="pt-BR"/>
        </w:rPr>
      </w:pPr>
    </w:p>
    <w:p w14:paraId="086DDAFD"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8" w:name="_Toc231448166"/>
      <w:r>
        <w:rPr>
          <w:bCs/>
          <w:sz w:val="24"/>
          <w:szCs w:val="24"/>
          <w:lang w:val="pt-BR"/>
        </w:rPr>
        <w:t>Derivação Matemática Detalhada: A "Fórmula Mestra"</w:t>
      </w:r>
      <w:bookmarkEnd w:id="78"/>
    </w:p>
    <w:p w14:paraId="7976D9DF" w14:textId="77777777" w:rsidR="002649F8" w:rsidRPr="00684B6C" w:rsidRDefault="002649F8" w:rsidP="002649F8">
      <w:pPr>
        <w:spacing w:line="360" w:lineRule="auto"/>
        <w:jc w:val="both"/>
        <w:rPr>
          <w:b/>
          <w:bCs/>
          <w:sz w:val="24"/>
          <w:szCs w:val="24"/>
          <w:lang w:val="pt-BR"/>
        </w:rPr>
      </w:pPr>
    </w:p>
    <w:p w14:paraId="5F914888"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3986172" w14:textId="77777777" w:rsidR="000833E8" w:rsidRPr="00684B6C" w:rsidRDefault="000833E8" w:rsidP="000833E8">
      <w:pPr>
        <w:spacing w:line="360" w:lineRule="auto"/>
        <w:ind w:firstLine="851"/>
        <w:jc w:val="both"/>
        <w:rPr>
          <w:sz w:val="24"/>
          <w:szCs w:val="24"/>
          <w:lang w:val="pt-BR"/>
        </w:rPr>
      </w:pPr>
    </w:p>
    <w:p w14:paraId="67DF3CA9" w14:textId="77777777" w:rsidR="00893C59" w:rsidRPr="00CB3C08" w:rsidRDefault="00893C59" w:rsidP="00893C59">
      <w:pPr>
        <w:rPr>
          <w:b/>
          <w:bCs/>
          <w:sz w:val="24"/>
          <w:szCs w:val="24"/>
          <w:lang w:val="pt-BR"/>
        </w:rPr>
      </w:pPr>
    </w:p>
    <w:p w14:paraId="7A270EF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144816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9"/>
    </w:p>
    <w:p w14:paraId="4775DEF7" w14:textId="77777777" w:rsidR="00893C59" w:rsidRPr="00684B6C" w:rsidRDefault="00893C59" w:rsidP="00893C59">
      <w:pPr>
        <w:spacing w:line="360" w:lineRule="auto"/>
        <w:jc w:val="both"/>
        <w:rPr>
          <w:b/>
          <w:bCs/>
          <w:sz w:val="24"/>
          <w:szCs w:val="24"/>
          <w:lang w:val="pt-BR"/>
        </w:rPr>
      </w:pPr>
    </w:p>
    <w:p w14:paraId="0FF77D47"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248DD494" w14:textId="77777777" w:rsidR="000833E8" w:rsidRDefault="000833E8" w:rsidP="00684B6C">
      <w:pPr>
        <w:spacing w:line="360" w:lineRule="auto"/>
        <w:jc w:val="both"/>
        <w:rPr>
          <w:sz w:val="24"/>
          <w:szCs w:val="24"/>
          <w:lang w:val="pt-BR"/>
        </w:rPr>
      </w:pPr>
    </w:p>
    <w:p w14:paraId="7020E5B0"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39188C6C" w14:textId="77777777" w:rsidR="00684B6C" w:rsidRPr="00684B6C" w:rsidRDefault="00684B6C" w:rsidP="00684B6C">
      <w:pPr>
        <w:spacing w:line="360" w:lineRule="auto"/>
        <w:jc w:val="both"/>
        <w:rPr>
          <w:sz w:val="24"/>
          <w:szCs w:val="24"/>
          <w:lang w:val="pt-BR"/>
        </w:rPr>
      </w:pPr>
      <w:r>
        <w:rPr>
          <w:sz w:val="24"/>
          <w:szCs w:val="24"/>
          <w:lang w:val="pt-BR"/>
        </w:rPr>
        <w:t>Onde:</w:t>
      </w:r>
    </w:p>
    <w:p w14:paraId="7DCFCBE5"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27CE070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5F074AE"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14B90896"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198B2003"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0957CB71"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082451F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7468649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63E8C19C"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73587122" w14:textId="77777777" w:rsidR="00893C59" w:rsidRPr="00CB3C08" w:rsidRDefault="00893C59" w:rsidP="00893C59">
      <w:pPr>
        <w:rPr>
          <w:b/>
          <w:bCs/>
          <w:sz w:val="24"/>
          <w:szCs w:val="24"/>
          <w:lang w:val="pt-BR"/>
        </w:rPr>
      </w:pPr>
    </w:p>
    <w:p w14:paraId="22F92209"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80" w:name="_Toc23144816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80"/>
    </w:p>
    <w:p w14:paraId="4A9B7056" w14:textId="77777777" w:rsidR="00893C59" w:rsidRPr="00684B6C" w:rsidRDefault="00893C59" w:rsidP="00893C59">
      <w:pPr>
        <w:spacing w:line="360" w:lineRule="auto"/>
        <w:jc w:val="both"/>
        <w:rPr>
          <w:b/>
          <w:bCs/>
          <w:sz w:val="24"/>
          <w:szCs w:val="24"/>
          <w:lang w:val="pt-BR"/>
        </w:rPr>
      </w:pPr>
    </w:p>
    <w:p w14:paraId="48316E81"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2B692DD8"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7D108F48" w14:textId="77777777" w:rsidR="00E4048D" w:rsidRDefault="00E4048D" w:rsidP="00684B6C">
      <w:pPr>
        <w:spacing w:line="360" w:lineRule="auto"/>
        <w:jc w:val="both"/>
        <w:rPr>
          <w:sz w:val="24"/>
          <w:szCs w:val="24"/>
          <w:lang w:val="pt-BR"/>
        </w:rPr>
      </w:pPr>
    </w:p>
    <w:p w14:paraId="7F55B8DC"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Change w:id="81" w:author="Pedro Augusto" w:date="2026-06-04T19:48:00Z">
              <w:rPr>
                <w:rFonts w:ascii="Cambria Math" w:hAnsi="Cambria Math"/>
                <w:sz w:val="24"/>
                <w:szCs w:val="24"/>
                <w:lang w:val="en-US"/>
              </w:rPr>
            </w:rPrChange>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Change w:id="82" w:author="Pedro Augusto" w:date="2026-06-04T19:48:00Z">
              <w:rPr>
                <w:rFonts w:ascii="Cambria Math" w:hAnsi="Cambria Math"/>
                <w:sz w:val="24"/>
                <w:szCs w:val="24"/>
                <w:lang w:val="en-US"/>
              </w:rPr>
            </w:rPrChange>
          </w:rPr>
          <m:t>)</m:t>
        </m:r>
      </m:oMath>
      <w:r>
        <w:rPr>
          <w:sz w:val="24"/>
          <w:szCs w:val="24"/>
          <w:lang w:val="pt-BR"/>
        </w:rPr>
        <w:t xml:space="preserve"> .</w:t>
      </w:r>
    </w:p>
    <w:p w14:paraId="16A1CBEE" w14:textId="77777777" w:rsidR="00E4048D" w:rsidRPr="00684B6C" w:rsidRDefault="00E4048D" w:rsidP="00E4048D">
      <w:pPr>
        <w:spacing w:line="360" w:lineRule="auto"/>
        <w:ind w:firstLine="851"/>
        <w:jc w:val="both"/>
        <w:rPr>
          <w:sz w:val="24"/>
          <w:szCs w:val="24"/>
          <w:lang w:val="pt-BR"/>
        </w:rPr>
      </w:pPr>
    </w:p>
    <w:p w14:paraId="5819349D"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A044BFE" w14:textId="77777777" w:rsidR="00084813" w:rsidRDefault="00084813" w:rsidP="00084813">
      <w:pPr>
        <w:spacing w:line="360" w:lineRule="auto"/>
        <w:ind w:firstLine="851"/>
        <w:jc w:val="both"/>
        <w:rPr>
          <w:sz w:val="24"/>
          <w:szCs w:val="24"/>
          <w:lang w:val="pt-BR"/>
        </w:rPr>
      </w:pPr>
    </w:p>
    <w:p w14:paraId="71E42AC2"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59494C5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6C03573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573695A0" w14:textId="77777777" w:rsidR="0042337E" w:rsidRDefault="0042337E" w:rsidP="00684B6C">
      <w:pPr>
        <w:spacing w:line="360" w:lineRule="auto"/>
        <w:jc w:val="both"/>
        <w:rPr>
          <w:b/>
          <w:bCs/>
          <w:sz w:val="24"/>
          <w:szCs w:val="24"/>
          <w:lang w:val="pt-BR"/>
        </w:rPr>
      </w:pPr>
    </w:p>
    <w:p w14:paraId="64170CA4"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34CD089" w14:textId="77777777" w:rsidR="0042337E" w:rsidRDefault="0042337E" w:rsidP="00684B6C">
      <w:pPr>
        <w:spacing w:line="360" w:lineRule="auto"/>
        <w:jc w:val="both"/>
        <w:rPr>
          <w:sz w:val="24"/>
          <w:szCs w:val="24"/>
          <w:lang w:val="pt-BR"/>
        </w:rPr>
      </w:pPr>
    </w:p>
    <w:p w14:paraId="14E8F34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47C8FC80" w14:textId="77777777" w:rsidR="00084813" w:rsidRDefault="00084813" w:rsidP="00684B6C">
      <w:pPr>
        <w:spacing w:line="360" w:lineRule="auto"/>
        <w:jc w:val="both"/>
        <w:rPr>
          <w:b/>
          <w:bCs/>
          <w:sz w:val="24"/>
          <w:szCs w:val="24"/>
          <w:lang w:val="pt-BR"/>
        </w:rPr>
      </w:pPr>
    </w:p>
    <w:p w14:paraId="048B85F5"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779EB81B" w14:textId="77777777" w:rsidR="00084813" w:rsidRDefault="00084813" w:rsidP="00684B6C">
      <w:pPr>
        <w:spacing w:line="360" w:lineRule="auto"/>
        <w:jc w:val="both"/>
        <w:rPr>
          <w:sz w:val="24"/>
          <w:szCs w:val="24"/>
          <w:lang w:val="pt-BR"/>
        </w:rPr>
      </w:pPr>
    </w:p>
    <w:p w14:paraId="1F09D52D"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5743F271"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64B8C3B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1F3A6967" w14:textId="77777777" w:rsidR="00893C59" w:rsidRPr="00CB3C08" w:rsidRDefault="00893C59" w:rsidP="00893C59">
      <w:pPr>
        <w:rPr>
          <w:b/>
          <w:bCs/>
          <w:sz w:val="24"/>
          <w:szCs w:val="24"/>
          <w:lang w:val="pt-BR"/>
        </w:rPr>
      </w:pPr>
    </w:p>
    <w:p w14:paraId="1EEA674A"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83" w:name="_Toc231448169"/>
      <w:r>
        <w:rPr>
          <w:bCs/>
          <w:sz w:val="24"/>
          <w:szCs w:val="24"/>
          <w:lang w:val="pt-BR"/>
        </w:rPr>
        <w:t>A Fórmula Mestra de Black-Litterman</w:t>
      </w:r>
      <w:bookmarkEnd w:id="83"/>
    </w:p>
    <w:p w14:paraId="218957AE" w14:textId="77777777" w:rsidR="00893C59" w:rsidRPr="00684B6C" w:rsidRDefault="00893C59" w:rsidP="00893C59">
      <w:pPr>
        <w:spacing w:line="360" w:lineRule="auto"/>
        <w:jc w:val="both"/>
        <w:rPr>
          <w:b/>
          <w:bCs/>
          <w:sz w:val="24"/>
          <w:szCs w:val="24"/>
          <w:lang w:val="pt-BR"/>
        </w:rPr>
      </w:pPr>
    </w:p>
    <w:p w14:paraId="2CF560DD"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5C91D008"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60E6A343"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0B1231D0"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540D9E53"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97FC4F9"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25B450BC"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118A12B1"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78FBD455"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700DBE6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5A4D990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DF4A33E"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D276B78" w14:textId="77777777" w:rsidR="00893C59" w:rsidRPr="00CB3C08" w:rsidRDefault="00893C59" w:rsidP="00893C59">
      <w:pPr>
        <w:rPr>
          <w:b/>
          <w:bCs/>
          <w:sz w:val="24"/>
          <w:szCs w:val="24"/>
          <w:lang w:val="pt-BR"/>
        </w:rPr>
      </w:pPr>
    </w:p>
    <w:p w14:paraId="4C52D4CD"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84" w:name="_Toc231448170"/>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84"/>
    </w:p>
    <w:p w14:paraId="20BAA021" w14:textId="77777777" w:rsidR="00893C59" w:rsidRPr="00684B6C" w:rsidRDefault="00893C59" w:rsidP="00893C59">
      <w:pPr>
        <w:spacing w:line="360" w:lineRule="auto"/>
        <w:jc w:val="both"/>
        <w:rPr>
          <w:b/>
          <w:bCs/>
          <w:sz w:val="24"/>
          <w:szCs w:val="24"/>
          <w:lang w:val="pt-BR"/>
        </w:rPr>
      </w:pPr>
    </w:p>
    <w:p w14:paraId="329DDBCB"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6D05D15C"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133DB5BA"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41716B6D"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3732F9AF"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39A1742F" w14:textId="77777777" w:rsidR="00893C59" w:rsidRPr="00CB3C08" w:rsidRDefault="00893C59" w:rsidP="00893C59">
      <w:pPr>
        <w:rPr>
          <w:b/>
          <w:bCs/>
          <w:sz w:val="24"/>
          <w:szCs w:val="24"/>
          <w:lang w:val="pt-BR"/>
        </w:rPr>
      </w:pPr>
    </w:p>
    <w:p w14:paraId="01F2FF1A"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5" w:name="_Toc231448171"/>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85"/>
    </w:p>
    <w:p w14:paraId="62313B9F" w14:textId="77777777" w:rsidR="00893C59" w:rsidRPr="00684B6C" w:rsidRDefault="00893C59" w:rsidP="00893C59">
      <w:pPr>
        <w:spacing w:line="360" w:lineRule="auto"/>
        <w:jc w:val="both"/>
        <w:rPr>
          <w:b/>
          <w:bCs/>
          <w:sz w:val="24"/>
          <w:szCs w:val="24"/>
          <w:lang w:val="pt-BR"/>
        </w:rPr>
      </w:pPr>
    </w:p>
    <w:p w14:paraId="15C91EEE"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FB4449C" w14:textId="77777777" w:rsidR="00893C59" w:rsidRPr="00CB3C08" w:rsidRDefault="00893C59" w:rsidP="00893C59">
      <w:pPr>
        <w:rPr>
          <w:b/>
          <w:bCs/>
          <w:sz w:val="24"/>
          <w:szCs w:val="24"/>
          <w:lang w:val="pt-BR"/>
        </w:rPr>
      </w:pPr>
    </w:p>
    <w:p w14:paraId="21B8FEB3"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6" w:name="_Toc231448172"/>
      <w:r>
        <w:rPr>
          <w:bCs/>
          <w:sz w:val="24"/>
          <w:szCs w:val="24"/>
          <w:lang w:val="pt-BR"/>
        </w:rPr>
        <w:t>O Algoritmo de Confiança Percentual (Idzorek, 2005)</w:t>
      </w:r>
      <w:bookmarkEnd w:id="86"/>
    </w:p>
    <w:p w14:paraId="510FCD54" w14:textId="77777777" w:rsidR="00684B6C" w:rsidRPr="00893C59" w:rsidRDefault="00684B6C" w:rsidP="00893C59">
      <w:pPr>
        <w:spacing w:line="360" w:lineRule="auto"/>
        <w:jc w:val="both"/>
        <w:rPr>
          <w:b/>
          <w:bCs/>
          <w:sz w:val="24"/>
          <w:szCs w:val="24"/>
          <w:lang w:val="pt-BR"/>
        </w:rPr>
      </w:pPr>
    </w:p>
    <w:p w14:paraId="6644E11C" w14:textId="77777777" w:rsidR="0037742A" w:rsidRDefault="0037742A" w:rsidP="0037742A">
      <w:pPr>
        <w:spacing w:line="360" w:lineRule="auto"/>
        <w:ind w:firstLine="851"/>
        <w:jc w:val="both"/>
        <w:rPr>
          <w:sz w:val="24"/>
          <w:szCs w:val="24"/>
          <w:lang w:val="pt-BR"/>
        </w:rPr>
      </w:pPr>
    </w:p>
    <w:p w14:paraId="7B7CE7F4"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01DB745B"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5B0B6C26"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6040C446"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2FB69370"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0A42F9A5"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466FED22"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4EE9020C"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5C007840"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19120CB0" w14:textId="77777777" w:rsidR="00893C59" w:rsidRPr="00CB3C08" w:rsidRDefault="00893C59" w:rsidP="00893C59">
      <w:pPr>
        <w:rPr>
          <w:b/>
          <w:bCs/>
          <w:sz w:val="24"/>
          <w:szCs w:val="24"/>
          <w:lang w:val="pt-BR"/>
        </w:rPr>
      </w:pPr>
    </w:p>
    <w:p w14:paraId="647D82D1"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7" w:name="_Toc231448173"/>
      <w:r>
        <w:rPr>
          <w:b/>
          <w:bCs/>
          <w:sz w:val="24"/>
          <w:szCs w:val="24"/>
          <w:lang w:val="pt-BR"/>
        </w:rPr>
        <w:t>Comparação Crítica: BL, MPT e PMPT</w:t>
      </w:r>
      <w:bookmarkEnd w:id="87"/>
    </w:p>
    <w:p w14:paraId="3E1085AF" w14:textId="77777777" w:rsidR="006F0266" w:rsidRDefault="006F0266" w:rsidP="006F0266">
      <w:pPr>
        <w:spacing w:line="360" w:lineRule="auto"/>
        <w:ind w:firstLine="851"/>
        <w:jc w:val="both"/>
        <w:rPr>
          <w:sz w:val="24"/>
          <w:szCs w:val="24"/>
          <w:lang w:val="pt-BR"/>
        </w:rPr>
      </w:pPr>
    </w:p>
    <w:p w14:paraId="1AE56AC9"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6E3E5D2F" w14:textId="77777777" w:rsidR="009551F5" w:rsidRPr="00CB3C08" w:rsidRDefault="009551F5" w:rsidP="009551F5">
      <w:pPr>
        <w:rPr>
          <w:b/>
          <w:bCs/>
          <w:sz w:val="24"/>
          <w:szCs w:val="24"/>
          <w:lang w:val="pt-BR"/>
        </w:rPr>
      </w:pPr>
    </w:p>
    <w:p w14:paraId="6989CECE"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8" w:name="_Toc231448174"/>
      <w:r>
        <w:rPr>
          <w:bCs/>
          <w:sz w:val="24"/>
          <w:szCs w:val="24"/>
          <w:lang w:val="pt-BR"/>
        </w:rPr>
        <w:t>MPT vs. BL: A Correção da Estabilidade</w:t>
      </w:r>
      <w:bookmarkEnd w:id="88"/>
      <w:r>
        <w:rPr>
          <w:bCs/>
          <w:sz w:val="24"/>
          <w:szCs w:val="24"/>
          <w:lang w:val="pt-BR"/>
        </w:rPr>
        <w:t xml:space="preserve"> </w:t>
      </w:r>
    </w:p>
    <w:p w14:paraId="66CFA30E" w14:textId="77777777" w:rsidR="006F0266" w:rsidRDefault="006F0266" w:rsidP="00684B6C">
      <w:pPr>
        <w:spacing w:line="360" w:lineRule="auto"/>
        <w:jc w:val="both"/>
        <w:rPr>
          <w:sz w:val="24"/>
          <w:szCs w:val="24"/>
          <w:lang w:val="pt-BR"/>
        </w:rPr>
      </w:pPr>
    </w:p>
    <w:p w14:paraId="46AF3158"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4A04CDF7" w14:textId="77777777" w:rsidR="009551F5" w:rsidRPr="00CB3C08" w:rsidRDefault="009551F5" w:rsidP="009551F5">
      <w:pPr>
        <w:rPr>
          <w:b/>
          <w:bCs/>
          <w:sz w:val="24"/>
          <w:szCs w:val="24"/>
          <w:lang w:val="pt-BR"/>
        </w:rPr>
      </w:pPr>
    </w:p>
    <w:p w14:paraId="355E6422"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9" w:name="_Toc231448175"/>
      <w:r>
        <w:rPr>
          <w:bCs/>
          <w:sz w:val="24"/>
          <w:szCs w:val="24"/>
          <w:lang w:val="pt-BR"/>
        </w:rPr>
        <w:t>BL vs. PMPT: Complementaridade Estrutural</w:t>
      </w:r>
      <w:bookmarkEnd w:id="89"/>
      <w:r>
        <w:rPr>
          <w:bCs/>
          <w:sz w:val="24"/>
          <w:szCs w:val="24"/>
          <w:lang w:val="pt-BR"/>
        </w:rPr>
        <w:t xml:space="preserve"> </w:t>
      </w:r>
    </w:p>
    <w:p w14:paraId="0134394F" w14:textId="77777777" w:rsidR="009551F5" w:rsidRDefault="009551F5" w:rsidP="009551F5">
      <w:pPr>
        <w:spacing w:line="360" w:lineRule="auto"/>
        <w:jc w:val="both"/>
        <w:rPr>
          <w:sz w:val="24"/>
          <w:szCs w:val="24"/>
          <w:lang w:val="pt-BR"/>
        </w:rPr>
      </w:pPr>
    </w:p>
    <w:p w14:paraId="4B872DB7"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1BF1B128"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22260B26"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28866C73"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47FB41BB"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0D15877E"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47953FEE"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B971C"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0D8B4"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62876"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B241D"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252221E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C26DAB"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61BA8"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FAA0A"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27B0956"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286A61A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C5A57"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27BE5"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D42F"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00AA"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3346D81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24DF2"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4E872"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64BB6"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346FA"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29272CB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B9F3A"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83D7F"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C31A4"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927C3"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7F8C63B"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C6B1C"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5F534"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C922C"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08A5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1DD9CB55" w14:textId="77777777" w:rsidR="009551F5" w:rsidRPr="00CB3C08" w:rsidRDefault="009551F5" w:rsidP="009551F5">
      <w:pPr>
        <w:rPr>
          <w:b/>
          <w:bCs/>
          <w:sz w:val="24"/>
          <w:szCs w:val="24"/>
          <w:lang w:val="pt-BR"/>
        </w:rPr>
      </w:pPr>
    </w:p>
    <w:p w14:paraId="475A4622"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90" w:name="_Toc231448176"/>
      <w:r>
        <w:rPr>
          <w:b/>
          <w:bCs/>
          <w:sz w:val="24"/>
          <w:szCs w:val="24"/>
          <w:lang w:val="pt-BR"/>
        </w:rPr>
        <w:t>Limitações e Extensões Modernas</w:t>
      </w:r>
      <w:bookmarkEnd w:id="90"/>
      <w:r>
        <w:rPr>
          <w:b/>
          <w:bCs/>
          <w:sz w:val="24"/>
          <w:szCs w:val="24"/>
          <w:lang w:val="pt-BR"/>
        </w:rPr>
        <w:t xml:space="preserve"> </w:t>
      </w:r>
    </w:p>
    <w:p w14:paraId="6D41606A" w14:textId="77777777" w:rsidR="009551F5" w:rsidRDefault="009551F5" w:rsidP="009551F5">
      <w:pPr>
        <w:spacing w:line="360" w:lineRule="auto"/>
        <w:jc w:val="both"/>
        <w:rPr>
          <w:sz w:val="24"/>
          <w:szCs w:val="24"/>
          <w:lang w:val="pt-BR"/>
        </w:rPr>
      </w:pPr>
    </w:p>
    <w:p w14:paraId="001CA917"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668F7E17" w14:textId="77777777" w:rsidR="009551F5" w:rsidRPr="00CB3C08" w:rsidRDefault="009551F5" w:rsidP="009551F5">
      <w:pPr>
        <w:rPr>
          <w:b/>
          <w:bCs/>
          <w:sz w:val="24"/>
          <w:szCs w:val="24"/>
          <w:lang w:val="pt-BR"/>
        </w:rPr>
      </w:pPr>
    </w:p>
    <w:p w14:paraId="29E5350A"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91" w:name="_Toc231448177"/>
      <w:r>
        <w:rPr>
          <w:bCs/>
          <w:sz w:val="24"/>
          <w:szCs w:val="24"/>
          <w:lang w:val="pt-BR"/>
        </w:rPr>
        <w:t>Dependência da Normalidade e do CAPM</w:t>
      </w:r>
      <w:bookmarkEnd w:id="91"/>
    </w:p>
    <w:p w14:paraId="59308C16" w14:textId="77777777" w:rsidR="00B32249" w:rsidRDefault="00B32249" w:rsidP="00684B6C">
      <w:pPr>
        <w:spacing w:line="360" w:lineRule="auto"/>
        <w:jc w:val="both"/>
        <w:rPr>
          <w:sz w:val="24"/>
          <w:szCs w:val="24"/>
          <w:lang w:val="pt-BR"/>
        </w:rPr>
      </w:pPr>
    </w:p>
    <w:p w14:paraId="367AFE76"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2780BFDF" w14:textId="77777777" w:rsidR="009551F5" w:rsidRPr="00CB3C08" w:rsidRDefault="009551F5" w:rsidP="009551F5">
      <w:pPr>
        <w:rPr>
          <w:b/>
          <w:bCs/>
          <w:sz w:val="24"/>
          <w:szCs w:val="24"/>
          <w:lang w:val="pt-BR"/>
        </w:rPr>
      </w:pPr>
    </w:p>
    <w:p w14:paraId="114DA109"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92" w:name="_Toc231448178"/>
      <w:r>
        <w:rPr>
          <w:bCs/>
          <w:sz w:val="24"/>
          <w:szCs w:val="24"/>
          <w:lang w:val="en-US"/>
        </w:rPr>
        <w:t>Entropy Pooling e Fully Flexible Views (Meucci)</w:t>
      </w:r>
      <w:bookmarkEnd w:id="92"/>
      <w:r>
        <w:rPr>
          <w:bCs/>
          <w:sz w:val="24"/>
          <w:szCs w:val="24"/>
          <w:lang w:val="en-US"/>
        </w:rPr>
        <w:t xml:space="preserve"> </w:t>
      </w:r>
    </w:p>
    <w:p w14:paraId="6A2793A2" w14:textId="77777777" w:rsidR="009551F5" w:rsidRPr="009551F5" w:rsidRDefault="009551F5" w:rsidP="009551F5">
      <w:pPr>
        <w:spacing w:line="360" w:lineRule="auto"/>
        <w:jc w:val="both"/>
        <w:rPr>
          <w:sz w:val="24"/>
          <w:szCs w:val="24"/>
          <w:lang w:val="en-US"/>
        </w:rPr>
      </w:pPr>
    </w:p>
    <w:p w14:paraId="0B57A4FE"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C615068"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7C567F18"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1D56A957"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20AB3E8E"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648BA028"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5B8BFED0" w14:textId="77777777" w:rsidR="009551F5" w:rsidRPr="00CB3C08" w:rsidRDefault="009551F5" w:rsidP="009551F5">
      <w:pPr>
        <w:rPr>
          <w:b/>
          <w:bCs/>
          <w:sz w:val="24"/>
          <w:szCs w:val="24"/>
          <w:lang w:val="pt-BR"/>
        </w:rPr>
      </w:pPr>
    </w:p>
    <w:p w14:paraId="24BB5B10"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93" w:name="_Toc231448179"/>
      <w:r>
        <w:rPr>
          <w:b/>
          <w:bCs/>
          <w:sz w:val="24"/>
          <w:szCs w:val="24"/>
          <w:lang w:val="pt-BR"/>
        </w:rPr>
        <w:t>Conclusão do Capítulo</w:t>
      </w:r>
      <w:bookmarkEnd w:id="93"/>
      <w:r>
        <w:rPr>
          <w:b/>
          <w:bCs/>
          <w:sz w:val="24"/>
          <w:szCs w:val="24"/>
          <w:lang w:val="pt-BR"/>
        </w:rPr>
        <w:t xml:space="preserve"> </w:t>
      </w:r>
    </w:p>
    <w:p w14:paraId="42A14510" w14:textId="77777777" w:rsidR="00F83DDD" w:rsidRDefault="00F83DDD" w:rsidP="00684B6C">
      <w:pPr>
        <w:spacing w:line="360" w:lineRule="auto"/>
        <w:jc w:val="both"/>
        <w:rPr>
          <w:sz w:val="24"/>
          <w:szCs w:val="24"/>
          <w:lang w:val="pt-BR"/>
        </w:rPr>
      </w:pPr>
    </w:p>
    <w:p w14:paraId="3FE33EE5"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0BF0A6FE" w14:textId="77777777" w:rsidR="00684B6C" w:rsidRPr="00684B6C" w:rsidRDefault="00684B6C" w:rsidP="00C52D1A">
      <w:pPr>
        <w:spacing w:line="360" w:lineRule="auto"/>
        <w:jc w:val="both"/>
        <w:rPr>
          <w:sz w:val="24"/>
          <w:szCs w:val="24"/>
          <w:lang w:val="pt-BR"/>
        </w:rPr>
      </w:pPr>
    </w:p>
    <w:p w14:paraId="2A4322E9" w14:textId="77777777" w:rsidR="003460B2" w:rsidRPr="00C52D1A" w:rsidRDefault="003460B2" w:rsidP="00C52D1A">
      <w:pPr>
        <w:spacing w:line="360" w:lineRule="auto"/>
        <w:jc w:val="both"/>
        <w:rPr>
          <w:sz w:val="24"/>
          <w:szCs w:val="24"/>
        </w:rPr>
      </w:pPr>
      <w:r>
        <w:rPr>
          <w:sz w:val="24"/>
          <w:szCs w:val="24"/>
        </w:rPr>
        <w:br w:type="page"/>
      </w:r>
    </w:p>
    <w:p w14:paraId="6C9F06CE"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94" w:name="_Toc231448180"/>
      <w:r>
        <w:lastRenderedPageBreak/>
        <w:t>CAPÍTULO 3 — METODOLOGIA DA PESQUISA</w:t>
      </w:r>
      <w:bookmarkEnd w:id="94"/>
      <w:r>
        <w:rPr>
          <w:sz w:val="24"/>
          <w:szCs w:val="24"/>
        </w:rPr>
        <w:t xml:space="preserve"> </w:t>
      </w:r>
    </w:p>
    <w:p w14:paraId="2BD4F596" w14:textId="77777777" w:rsidR="00A53FEA" w:rsidRPr="00736E2A" w:rsidRDefault="00A53FEA" w:rsidP="00A53FEA">
      <w:pPr>
        <w:rPr>
          <w:bCs/>
          <w:sz w:val="24"/>
          <w:szCs w:val="24"/>
        </w:rPr>
      </w:pPr>
    </w:p>
    <w:p w14:paraId="23DE52F0" w14:textId="77777777" w:rsidR="00A53FEA" w:rsidRPr="00A53FEA" w:rsidRDefault="00A53FEA" w:rsidP="00A53FEA">
      <w:pPr>
        <w:pStyle w:val="Ttulo2"/>
        <w:numPr>
          <w:ilvl w:val="1"/>
          <w:numId w:val="1"/>
        </w:numPr>
        <w:ind w:left="0" w:firstLine="0"/>
        <w:jc w:val="left"/>
        <w:rPr>
          <w:b w:val="0"/>
          <w:sz w:val="22"/>
          <w:szCs w:val="24"/>
        </w:rPr>
      </w:pPr>
      <w:bookmarkStart w:id="95" w:name="_Toc231448181"/>
      <w:r>
        <w:rPr>
          <w:sz w:val="24"/>
        </w:rPr>
        <w:t>Natureza e Classificação da Pesquisa</w:t>
      </w:r>
      <w:bookmarkEnd w:id="95"/>
    </w:p>
    <w:p w14:paraId="232073B1" w14:textId="77777777" w:rsidR="00A53FEA" w:rsidRPr="0061477B" w:rsidRDefault="00A53FEA" w:rsidP="00A53FEA">
      <w:pPr>
        <w:rPr>
          <w:b/>
          <w:sz w:val="24"/>
          <w:szCs w:val="24"/>
        </w:rPr>
      </w:pPr>
    </w:p>
    <w:p w14:paraId="2F03111D" w14:textId="77777777" w:rsidR="00CA2B8F" w:rsidRDefault="00CA2B8F" w:rsidP="00736E2A">
      <w:pPr>
        <w:rPr>
          <w:spacing w:val="-2"/>
          <w:sz w:val="24"/>
          <w:szCs w:val="24"/>
        </w:rPr>
      </w:pPr>
    </w:p>
    <w:p w14:paraId="23B447C6"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56324049"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60D903B0" w14:textId="77777777" w:rsidR="00CA2B8F" w:rsidRDefault="00CA2B8F" w:rsidP="00CA2B8F">
      <w:pPr>
        <w:rPr>
          <w:sz w:val="24"/>
          <w:szCs w:val="24"/>
        </w:rPr>
      </w:pPr>
    </w:p>
    <w:p w14:paraId="006F689C" w14:textId="77777777" w:rsidR="00736E2A" w:rsidRPr="00736E2A" w:rsidRDefault="00736E2A" w:rsidP="00736E2A">
      <w:pPr>
        <w:rPr>
          <w:bCs/>
          <w:sz w:val="24"/>
          <w:szCs w:val="24"/>
        </w:rPr>
      </w:pPr>
    </w:p>
    <w:p w14:paraId="4D0CCAD7" w14:textId="77777777" w:rsidR="00736E2A" w:rsidRPr="00A53FEA" w:rsidRDefault="00A53FEA" w:rsidP="00736E2A">
      <w:pPr>
        <w:pStyle w:val="Ttulo2"/>
        <w:numPr>
          <w:ilvl w:val="1"/>
          <w:numId w:val="1"/>
        </w:numPr>
        <w:ind w:left="0" w:firstLine="0"/>
        <w:jc w:val="left"/>
        <w:rPr>
          <w:b w:val="0"/>
          <w:sz w:val="22"/>
          <w:szCs w:val="24"/>
        </w:rPr>
      </w:pPr>
      <w:bookmarkStart w:id="96" w:name="_Toc231448182"/>
      <w:r>
        <w:rPr>
          <w:sz w:val="24"/>
        </w:rPr>
        <w:t>Universo, Amostra e Fonte dos Dados</w:t>
      </w:r>
      <w:bookmarkEnd w:id="96"/>
    </w:p>
    <w:p w14:paraId="7ECE6D59" w14:textId="77777777" w:rsidR="00736E2A" w:rsidRPr="0061477B" w:rsidRDefault="00736E2A" w:rsidP="00736E2A">
      <w:pPr>
        <w:rPr>
          <w:b/>
          <w:sz w:val="24"/>
          <w:szCs w:val="24"/>
        </w:rPr>
      </w:pPr>
    </w:p>
    <w:p w14:paraId="5045F36E"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2698A5CB"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91D26A0" w14:textId="77777777" w:rsidR="00A53FEA" w:rsidRPr="00021F7A" w:rsidRDefault="00A53FEA" w:rsidP="00021F7A">
      <w:pPr>
        <w:rPr>
          <w:b/>
          <w:bCs/>
          <w:sz w:val="24"/>
          <w:szCs w:val="24"/>
        </w:rPr>
      </w:pPr>
    </w:p>
    <w:p w14:paraId="7E5FA5B5" w14:textId="77777777" w:rsidR="00A53FEA" w:rsidRPr="00021F7A" w:rsidRDefault="00A53FEA" w:rsidP="00021F7A">
      <w:pPr>
        <w:pStyle w:val="Ttulo3"/>
        <w:numPr>
          <w:ilvl w:val="2"/>
          <w:numId w:val="1"/>
        </w:numPr>
        <w:rPr>
          <w:b w:val="0"/>
          <w:sz w:val="22"/>
        </w:rPr>
      </w:pPr>
      <w:bookmarkStart w:id="97" w:name="_Toc231448183"/>
      <w:r>
        <w:rPr>
          <w:b w:val="0"/>
        </w:rPr>
        <w:t>Critério de Inclusão na Amostra</w:t>
      </w:r>
      <w:bookmarkEnd w:id="97"/>
    </w:p>
    <w:p w14:paraId="36650BF0" w14:textId="77777777" w:rsidR="00A53FEA" w:rsidRPr="00A53FEA" w:rsidRDefault="00A53FEA" w:rsidP="00021F7A">
      <w:pPr>
        <w:rPr>
          <w:b/>
          <w:szCs w:val="24"/>
        </w:rPr>
      </w:pPr>
    </w:p>
    <w:p w14:paraId="5D87C157" w14:textId="77777777" w:rsidR="00A53FEA" w:rsidRPr="0061477B" w:rsidRDefault="00A53FEA" w:rsidP="00A53FEA">
      <w:pPr>
        <w:rPr>
          <w:b/>
          <w:sz w:val="24"/>
          <w:szCs w:val="24"/>
        </w:rPr>
      </w:pPr>
    </w:p>
    <w:p w14:paraId="3C110790"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745BFACC"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07B15C00"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3A231117" w14:textId="77777777" w:rsidR="00197E79" w:rsidRDefault="00197E79" w:rsidP="00197E79">
      <w:pPr>
        <w:spacing w:line="360" w:lineRule="auto"/>
        <w:ind w:firstLine="851"/>
        <w:jc w:val="both"/>
        <w:rPr>
          <w:bCs/>
          <w:sz w:val="24"/>
          <w:szCs w:val="24"/>
        </w:rPr>
      </w:pPr>
    </w:p>
    <w:p w14:paraId="6E5375D2"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12DBEAA9"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19C60221"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5C4C7052" w14:textId="77777777" w:rsidR="00021F7A" w:rsidRPr="00736E2A" w:rsidRDefault="00021F7A" w:rsidP="00021F7A">
      <w:pPr>
        <w:rPr>
          <w:bCs/>
          <w:sz w:val="24"/>
          <w:szCs w:val="24"/>
        </w:rPr>
      </w:pPr>
    </w:p>
    <w:p w14:paraId="7B7DECCD" w14:textId="77777777" w:rsidR="00021F7A" w:rsidRPr="00021F7A" w:rsidRDefault="00021F7A" w:rsidP="00021F7A">
      <w:pPr>
        <w:pStyle w:val="Ttulo2"/>
        <w:numPr>
          <w:ilvl w:val="1"/>
          <w:numId w:val="1"/>
        </w:numPr>
        <w:ind w:left="0" w:firstLine="0"/>
        <w:jc w:val="left"/>
        <w:rPr>
          <w:b w:val="0"/>
          <w:sz w:val="20"/>
          <w:szCs w:val="24"/>
        </w:rPr>
      </w:pPr>
      <w:bookmarkStart w:id="98" w:name="_Toc231448184"/>
      <w:r>
        <w:rPr>
          <w:sz w:val="24"/>
        </w:rPr>
        <w:t>Tratamento e Preparação dos Dados</w:t>
      </w:r>
      <w:bookmarkEnd w:id="98"/>
    </w:p>
    <w:p w14:paraId="28F26DB5" w14:textId="77777777" w:rsidR="00021F7A" w:rsidRPr="00021F7A" w:rsidRDefault="00021F7A" w:rsidP="00021F7A">
      <w:pPr>
        <w:rPr>
          <w:b/>
          <w:bCs/>
          <w:sz w:val="24"/>
          <w:szCs w:val="24"/>
        </w:rPr>
      </w:pPr>
    </w:p>
    <w:p w14:paraId="77678EB2" w14:textId="77777777" w:rsidR="00021F7A" w:rsidRPr="00021F7A" w:rsidRDefault="00021F7A" w:rsidP="00021F7A">
      <w:pPr>
        <w:pStyle w:val="Ttulo3"/>
        <w:numPr>
          <w:ilvl w:val="2"/>
          <w:numId w:val="1"/>
        </w:numPr>
        <w:rPr>
          <w:b w:val="0"/>
          <w:sz w:val="22"/>
        </w:rPr>
      </w:pPr>
      <w:bookmarkStart w:id="99" w:name="_Toc231448185"/>
      <w:r>
        <w:rPr>
          <w:b w:val="0"/>
        </w:rPr>
        <w:t>Filtragem de Liquidez e Remoção de Anomalias</w:t>
      </w:r>
      <w:bookmarkEnd w:id="99"/>
    </w:p>
    <w:p w14:paraId="5ADA299D" w14:textId="77777777" w:rsidR="00021F7A" w:rsidRPr="00021F7A" w:rsidRDefault="00021F7A" w:rsidP="00021F7A">
      <w:pPr>
        <w:rPr>
          <w:sz w:val="24"/>
          <w:szCs w:val="24"/>
        </w:rPr>
      </w:pPr>
    </w:p>
    <w:p w14:paraId="7E7B5C0D"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5D874DC4"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2ABF398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50F14BD" w14:textId="2B2BC5F1"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2E9B5394"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17E22218" w14:textId="77777777" w:rsidR="00021F7A" w:rsidRPr="00021F7A" w:rsidRDefault="00021F7A" w:rsidP="00021F7A">
      <w:pPr>
        <w:rPr>
          <w:b/>
          <w:bCs/>
          <w:sz w:val="24"/>
          <w:szCs w:val="24"/>
        </w:rPr>
      </w:pPr>
    </w:p>
    <w:p w14:paraId="5942B794" w14:textId="77777777" w:rsidR="00021F7A" w:rsidRPr="00021F7A" w:rsidRDefault="00021F7A" w:rsidP="00021F7A">
      <w:pPr>
        <w:pStyle w:val="Ttulo3"/>
        <w:numPr>
          <w:ilvl w:val="2"/>
          <w:numId w:val="1"/>
        </w:numPr>
        <w:rPr>
          <w:b w:val="0"/>
          <w:sz w:val="22"/>
        </w:rPr>
      </w:pPr>
      <w:bookmarkStart w:id="100" w:name="_Toc231448186"/>
      <w:r>
        <w:rPr>
          <w:b w:val="0"/>
        </w:rPr>
        <w:t>Transformação dos Preços em Retornos</w:t>
      </w:r>
      <w:bookmarkEnd w:id="100"/>
    </w:p>
    <w:p w14:paraId="6F897FD4" w14:textId="77777777" w:rsidR="00021F7A" w:rsidRPr="00021F7A" w:rsidRDefault="00021F7A" w:rsidP="00021F7A">
      <w:pPr>
        <w:rPr>
          <w:sz w:val="24"/>
          <w:szCs w:val="24"/>
        </w:rPr>
      </w:pPr>
    </w:p>
    <w:p w14:paraId="08F9EAC5"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76B039B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61A228FE" w14:textId="77777777" w:rsidR="00021F7A" w:rsidRDefault="00021F7A" w:rsidP="00021F7A">
      <w:pPr>
        <w:spacing w:line="360" w:lineRule="auto"/>
        <w:jc w:val="both"/>
        <w:rPr>
          <w:bCs/>
          <w:sz w:val="24"/>
          <w:szCs w:val="24"/>
        </w:rPr>
      </w:pPr>
    </w:p>
    <w:p w14:paraId="250B957B"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2370F7E3" wp14:editId="3FE27B0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4872572A" w14:textId="77777777" w:rsidR="00021F7A" w:rsidRDefault="00021F7A" w:rsidP="00021F7A">
      <w:pPr>
        <w:spacing w:line="360" w:lineRule="auto"/>
        <w:jc w:val="both"/>
        <w:rPr>
          <w:bCs/>
          <w:sz w:val="24"/>
          <w:szCs w:val="24"/>
        </w:rPr>
      </w:pPr>
    </w:p>
    <w:p w14:paraId="6586CB09"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7F27FDDE"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3C43398A" w14:textId="77777777" w:rsidR="00021F7A" w:rsidRPr="000815A7" w:rsidRDefault="00021F7A" w:rsidP="00021F7A">
      <w:pPr>
        <w:rPr>
          <w:bCs/>
          <w:sz w:val="24"/>
          <w:szCs w:val="24"/>
        </w:rPr>
      </w:pPr>
    </w:p>
    <w:p w14:paraId="7A0341C4"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E96CB41" wp14:editId="2A00654A">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9FEE5DA" w14:textId="77777777" w:rsidR="000815A7" w:rsidRDefault="000815A7" w:rsidP="00021F7A">
      <w:pPr>
        <w:rPr>
          <w:bCs/>
          <w:sz w:val="24"/>
          <w:szCs w:val="24"/>
        </w:rPr>
      </w:pPr>
    </w:p>
    <w:p w14:paraId="72C4BA87"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0034C130" w14:textId="77777777" w:rsidR="000815A7" w:rsidRPr="00021F7A" w:rsidRDefault="000815A7" w:rsidP="000815A7">
      <w:pPr>
        <w:rPr>
          <w:b/>
          <w:bCs/>
          <w:sz w:val="24"/>
          <w:szCs w:val="24"/>
        </w:rPr>
      </w:pPr>
    </w:p>
    <w:p w14:paraId="02E3F089" w14:textId="77777777" w:rsidR="000815A7" w:rsidRPr="000815A7" w:rsidRDefault="000815A7" w:rsidP="000815A7">
      <w:pPr>
        <w:pStyle w:val="Ttulo3"/>
        <w:numPr>
          <w:ilvl w:val="2"/>
          <w:numId w:val="1"/>
        </w:numPr>
        <w:rPr>
          <w:b w:val="0"/>
          <w:sz w:val="22"/>
        </w:rPr>
      </w:pPr>
      <w:bookmarkStart w:id="101" w:name="_Toc231448187"/>
      <w:r>
        <w:rPr>
          <w:b w:val="0"/>
        </w:rPr>
        <w:t>Diagnóstico Econométrico das Séries</w:t>
      </w:r>
      <w:bookmarkEnd w:id="101"/>
    </w:p>
    <w:p w14:paraId="7D8F5DAE" w14:textId="77777777" w:rsidR="000815A7" w:rsidRPr="00021F7A" w:rsidRDefault="000815A7" w:rsidP="000815A7">
      <w:pPr>
        <w:rPr>
          <w:sz w:val="24"/>
          <w:szCs w:val="24"/>
        </w:rPr>
      </w:pPr>
    </w:p>
    <w:p w14:paraId="0009E758" w14:textId="77777777"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16FCDA70"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7D54A864"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33CD0A8B"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5C1A54D4"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79353D27"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0A77EFD7" w14:textId="77777777" w:rsidR="000815A7" w:rsidRDefault="000815A7" w:rsidP="00021F7A">
      <w:pPr>
        <w:rPr>
          <w:bCs/>
          <w:sz w:val="24"/>
          <w:szCs w:val="24"/>
        </w:rPr>
      </w:pPr>
    </w:p>
    <w:p w14:paraId="3638C986" w14:textId="77777777" w:rsidR="000815A7" w:rsidRPr="00736E2A" w:rsidRDefault="000815A7" w:rsidP="000815A7">
      <w:pPr>
        <w:rPr>
          <w:bCs/>
          <w:sz w:val="24"/>
          <w:szCs w:val="24"/>
        </w:rPr>
      </w:pPr>
    </w:p>
    <w:p w14:paraId="3B97D8EB" w14:textId="77777777" w:rsidR="000815A7" w:rsidRPr="000815A7" w:rsidRDefault="000815A7" w:rsidP="000815A7">
      <w:pPr>
        <w:pStyle w:val="Ttulo2"/>
        <w:numPr>
          <w:ilvl w:val="1"/>
          <w:numId w:val="1"/>
        </w:numPr>
        <w:ind w:left="0" w:firstLine="0"/>
        <w:jc w:val="left"/>
        <w:rPr>
          <w:sz w:val="18"/>
          <w:szCs w:val="24"/>
        </w:rPr>
      </w:pPr>
      <w:bookmarkStart w:id="102" w:name="_Toc231448188"/>
      <w:r>
        <w:rPr>
          <w:sz w:val="24"/>
        </w:rPr>
        <w:t>Estimação dos Parâmetros de Otimização</w:t>
      </w:r>
      <w:bookmarkEnd w:id="102"/>
    </w:p>
    <w:p w14:paraId="4B6994E6" w14:textId="77777777" w:rsidR="000815A7" w:rsidRPr="000815A7" w:rsidRDefault="000815A7" w:rsidP="000815A7">
      <w:pPr>
        <w:rPr>
          <w:bCs/>
          <w:sz w:val="24"/>
          <w:szCs w:val="24"/>
        </w:rPr>
      </w:pPr>
    </w:p>
    <w:p w14:paraId="2C821A1E" w14:textId="77777777" w:rsidR="000815A7" w:rsidRPr="000815A7" w:rsidRDefault="000815A7" w:rsidP="000815A7">
      <w:pPr>
        <w:pStyle w:val="Ttulo3"/>
        <w:numPr>
          <w:ilvl w:val="2"/>
          <w:numId w:val="1"/>
        </w:numPr>
        <w:rPr>
          <w:b w:val="0"/>
        </w:rPr>
      </w:pPr>
      <w:bookmarkStart w:id="103" w:name="_Toc231448189"/>
      <w:r>
        <w:rPr>
          <w:b w:val="0"/>
        </w:rPr>
        <w:t>Prêmio de Risco (Excesso de Retorno)</w:t>
      </w:r>
      <w:bookmarkEnd w:id="103"/>
    </w:p>
    <w:p w14:paraId="1630AD38" w14:textId="77777777" w:rsidR="000815A7" w:rsidRPr="000815A7" w:rsidRDefault="000815A7" w:rsidP="000815A7">
      <w:pPr>
        <w:rPr>
          <w:sz w:val="24"/>
          <w:szCs w:val="24"/>
        </w:rPr>
      </w:pPr>
    </w:p>
    <w:p w14:paraId="6471F949"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03754B5A" w14:textId="77777777" w:rsidR="00021F7A" w:rsidRPr="000815A7" w:rsidRDefault="000815A7" w:rsidP="000815A7">
      <w:pPr>
        <w:spacing w:line="360" w:lineRule="auto"/>
        <w:jc w:val="center"/>
        <w:rPr>
          <w:bCs/>
        </w:rPr>
      </w:pPr>
      <w:r>
        <w:rPr>
          <w:bCs/>
          <w:noProof/>
          <w:lang w:val="pt-BR" w:eastAsia="pt-BR"/>
        </w:rPr>
        <w:drawing>
          <wp:inline distT="0" distB="0" distL="0" distR="0" wp14:anchorId="6C3A9847" wp14:editId="1EF0D82D">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45D86967"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18A1FDE8" wp14:editId="199672AB">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3BB9C53D" wp14:editId="60D09B10">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1A50669E"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197D78D8" w14:textId="77777777" w:rsidR="000815A7" w:rsidRPr="000815A7" w:rsidRDefault="000815A7" w:rsidP="000815A7">
      <w:pPr>
        <w:rPr>
          <w:bCs/>
          <w:sz w:val="24"/>
          <w:szCs w:val="24"/>
        </w:rPr>
      </w:pPr>
    </w:p>
    <w:p w14:paraId="7D91A7D8" w14:textId="77777777" w:rsidR="000815A7" w:rsidRPr="00564EAF" w:rsidRDefault="00564EAF" w:rsidP="000815A7">
      <w:pPr>
        <w:pStyle w:val="Ttulo3"/>
        <w:numPr>
          <w:ilvl w:val="2"/>
          <w:numId w:val="1"/>
        </w:numPr>
        <w:rPr>
          <w:b w:val="0"/>
          <w:sz w:val="22"/>
        </w:rPr>
      </w:pPr>
      <w:bookmarkStart w:id="104" w:name="_Toc231448190"/>
      <w:r>
        <w:rPr>
          <w:b w:val="0"/>
        </w:rPr>
        <w:t>Retornos Esperados e Matriz de Covariância</w:t>
      </w:r>
      <w:bookmarkEnd w:id="104"/>
    </w:p>
    <w:p w14:paraId="57E0FE35" w14:textId="77777777" w:rsidR="000815A7" w:rsidRPr="000815A7" w:rsidRDefault="000815A7" w:rsidP="000815A7"/>
    <w:p w14:paraId="6D851117"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24ED9765"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49D5B0DE"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3DD98FDA" wp14:editId="5E706C45">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5EF10D0"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5F64BF12" w14:textId="77777777" w:rsidR="000815A7" w:rsidRDefault="000815A7" w:rsidP="00021F7A">
      <w:pPr>
        <w:spacing w:line="360" w:lineRule="auto"/>
        <w:jc w:val="both"/>
        <w:rPr>
          <w:bCs/>
          <w:sz w:val="24"/>
          <w:szCs w:val="24"/>
        </w:rPr>
      </w:pPr>
    </w:p>
    <w:p w14:paraId="370308A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19F67740" wp14:editId="1F49801C">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A6EE255"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5AED8230" w14:textId="77777777" w:rsidR="000815A7" w:rsidRDefault="000815A7" w:rsidP="00021F7A">
      <w:pPr>
        <w:spacing w:line="360" w:lineRule="auto"/>
        <w:jc w:val="both"/>
        <w:rPr>
          <w:bCs/>
          <w:sz w:val="24"/>
          <w:szCs w:val="24"/>
        </w:rPr>
      </w:pPr>
    </w:p>
    <w:p w14:paraId="64A844D3" w14:textId="77777777" w:rsidR="00564EAF" w:rsidRPr="00736E2A" w:rsidRDefault="00564EAF" w:rsidP="00564EAF">
      <w:pPr>
        <w:rPr>
          <w:bCs/>
          <w:sz w:val="24"/>
          <w:szCs w:val="24"/>
        </w:rPr>
      </w:pPr>
    </w:p>
    <w:p w14:paraId="2665473E" w14:textId="77777777" w:rsidR="00564EAF" w:rsidRPr="00564EAF" w:rsidRDefault="00564EAF" w:rsidP="00564EAF">
      <w:pPr>
        <w:pStyle w:val="Ttulo2"/>
        <w:numPr>
          <w:ilvl w:val="1"/>
          <w:numId w:val="1"/>
        </w:numPr>
        <w:ind w:left="0" w:firstLine="0"/>
        <w:jc w:val="left"/>
        <w:rPr>
          <w:sz w:val="16"/>
          <w:szCs w:val="24"/>
        </w:rPr>
      </w:pPr>
      <w:bookmarkStart w:id="105" w:name="_Toc231448191"/>
      <w:r>
        <w:rPr>
          <w:sz w:val="24"/>
        </w:rPr>
        <w:t>Modelos de Otimização Implementados</w:t>
      </w:r>
      <w:bookmarkEnd w:id="105"/>
    </w:p>
    <w:p w14:paraId="166AE147" w14:textId="77777777" w:rsidR="00564EAF" w:rsidRDefault="00564EAF" w:rsidP="00564EAF">
      <w:pPr>
        <w:rPr>
          <w:bCs/>
          <w:sz w:val="24"/>
          <w:szCs w:val="24"/>
        </w:rPr>
      </w:pPr>
    </w:p>
    <w:p w14:paraId="1D512CC6"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4E2F6273" w14:textId="77777777" w:rsidR="008A75BE" w:rsidRPr="000815A7" w:rsidRDefault="008A75BE" w:rsidP="00564EAF">
      <w:pPr>
        <w:rPr>
          <w:bCs/>
          <w:sz w:val="24"/>
          <w:szCs w:val="24"/>
        </w:rPr>
      </w:pPr>
    </w:p>
    <w:p w14:paraId="0AE0AA4D" w14:textId="77777777" w:rsidR="00564EAF" w:rsidRPr="00564EAF" w:rsidRDefault="00564EAF" w:rsidP="00564EAF">
      <w:pPr>
        <w:pStyle w:val="Ttulo3"/>
        <w:numPr>
          <w:ilvl w:val="2"/>
          <w:numId w:val="1"/>
        </w:numPr>
        <w:rPr>
          <w:b w:val="0"/>
          <w:sz w:val="22"/>
        </w:rPr>
      </w:pPr>
      <w:bookmarkStart w:id="106" w:name="_Toc231448192"/>
      <w:r>
        <w:rPr>
          <w:b w:val="0"/>
        </w:rPr>
        <w:t>Otimização de Máximo Índice de Sharpe com Penalidade</w:t>
      </w:r>
      <w:bookmarkEnd w:id="106"/>
      <w:r>
        <w:rPr>
          <w:b w:val="0"/>
        </w:rPr>
        <w:t xml:space="preserve"> </w:t>
      </w:r>
    </w:p>
    <w:p w14:paraId="67F1FB40" w14:textId="77777777" w:rsidR="00A46D8D" w:rsidRDefault="00A46D8D" w:rsidP="00021F7A">
      <w:pPr>
        <w:spacing w:line="360" w:lineRule="auto"/>
        <w:jc w:val="both"/>
      </w:pPr>
    </w:p>
    <w:p w14:paraId="4940B7B1"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302795">
        <w:rPr>
          <w:rFonts w:ascii="Times New Roman" w:hAnsi="Times New Roman" w:cs="Times New Roman"/>
          <w:lang w:val="pt-BR"/>
        </w:rPr>
        <w:t>—</w:t>
      </w:r>
      <w:r>
        <w:rPr>
          <w:rFonts w:ascii="Times New Roman" w:hAnsi="Times New Roman" w:cs="Times New Roman"/>
          <w:lang w:val="pt-BR"/>
        </w:rPr>
        <w:t xml:space="preserve"> </w:t>
      </w:r>
      <w:r w:rsidRPr="0030279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30279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52D3DB4A"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2490857E"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575E03EB" w14:textId="77777777" w:rsidR="00303D02" w:rsidRDefault="00303D02" w:rsidP="00303D02">
      <w:pPr>
        <w:pStyle w:val="FirstParagraph"/>
        <w:spacing w:before="0" w:after="0" w:line="360" w:lineRule="auto"/>
        <w:ind w:firstLine="851"/>
        <w:jc w:val="both"/>
        <w:rPr>
          <w:lang w:val="pt-BR"/>
        </w:rPr>
      </w:pPr>
    </w:p>
    <w:p w14:paraId="4CC943B5"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603761D3" w14:textId="77777777" w:rsidR="00303D02" w:rsidRPr="00FA446B" w:rsidRDefault="00303D02" w:rsidP="00303D02">
      <w:pPr>
        <w:rPr>
          <w:b/>
          <w:bCs/>
          <w:sz w:val="24"/>
          <w:szCs w:val="24"/>
          <w:lang w:val="pt-BR"/>
        </w:rPr>
      </w:pPr>
      <w:bookmarkStart w:id="107" w:name="Xcc7fccd656fef1fec0a9264969e5189e8919430"/>
    </w:p>
    <w:p w14:paraId="47B0CB25" w14:textId="77777777"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46E2F11" w14:textId="77777777" w:rsidR="00303D02" w:rsidRPr="00303D02" w:rsidRDefault="00303D02" w:rsidP="00303D02">
      <w:pPr>
        <w:pStyle w:val="FirstParagraph"/>
        <w:rPr>
          <w:rFonts w:ascii="Times New Roman" w:hAnsi="Times New Roman" w:cs="Times New Roman"/>
          <w:lang w:val="pt-BR"/>
        </w:rPr>
      </w:pPr>
    </w:p>
    <w:p w14:paraId="72109D34"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026BC1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7AF14E47" w14:textId="77777777" w:rsidR="00FA446B" w:rsidRPr="00302795" w:rsidRDefault="00FA446B" w:rsidP="00303D02">
      <w:pPr>
        <w:pStyle w:val="FirstParagraph"/>
        <w:spacing w:before="0" w:after="0" w:line="360" w:lineRule="auto"/>
        <w:ind w:firstLine="851"/>
        <w:jc w:val="both"/>
        <w:rPr>
          <w:rFonts w:ascii="Times New Roman" w:hAnsi="Times New Roman" w:cs="Times New Roman"/>
        </w:rPr>
      </w:pPr>
    </w:p>
    <w:p w14:paraId="1654EA7E"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52B48F28" w14:textId="77777777" w:rsidR="00303D02" w:rsidRDefault="00303D02" w:rsidP="00303D02">
      <w:pPr>
        <w:spacing w:line="360" w:lineRule="auto"/>
        <w:ind w:firstLine="720"/>
        <w:jc w:val="center"/>
        <w:rPr>
          <w:sz w:val="24"/>
          <w:szCs w:val="24"/>
          <w:lang w:val="pt-BR"/>
        </w:rPr>
      </w:pPr>
      <w:bookmarkStart w:id="108" w:name="solvers"/>
      <w:bookmarkEnd w:id="107"/>
    </w:p>
    <w:p w14:paraId="73E4D1E3"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C54E1EF"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4F6C5A07"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0AC68DF8" w14:textId="77777777" w:rsidR="00303D02" w:rsidRDefault="00303D02" w:rsidP="00303D02">
      <w:pPr>
        <w:pStyle w:val="Corpodetexto"/>
        <w:rPr>
          <w:lang w:val="pt-BR"/>
        </w:rPr>
      </w:pPr>
    </w:p>
    <w:p w14:paraId="7E412B3F" w14:textId="77777777" w:rsidR="00303D02" w:rsidRPr="00564EAF" w:rsidRDefault="00303D02" w:rsidP="00303D02">
      <w:pPr>
        <w:pStyle w:val="Ttulo3"/>
        <w:numPr>
          <w:ilvl w:val="2"/>
          <w:numId w:val="1"/>
        </w:numPr>
        <w:rPr>
          <w:b w:val="0"/>
          <w:sz w:val="22"/>
        </w:rPr>
      </w:pPr>
      <w:bookmarkStart w:id="109" w:name="_Toc231448193"/>
      <w:r>
        <w:rPr>
          <w:b w:val="0"/>
          <w:lang w:val="pt-BR"/>
        </w:rPr>
        <w:t>Família I — Modelos de Média-Variância (MPT)</w:t>
      </w:r>
      <w:bookmarkEnd w:id="109"/>
      <w:r>
        <w:rPr>
          <w:b w:val="0"/>
        </w:rPr>
        <w:t xml:space="preserve"> </w:t>
      </w:r>
    </w:p>
    <w:p w14:paraId="25250D05" w14:textId="77777777" w:rsidR="00303D02" w:rsidRDefault="00303D02" w:rsidP="00303D02">
      <w:pPr>
        <w:pStyle w:val="FirstParagraph"/>
        <w:spacing w:before="0" w:after="0" w:line="360" w:lineRule="auto"/>
        <w:jc w:val="both"/>
        <w:rPr>
          <w:lang w:val="pt-BR"/>
        </w:rPr>
      </w:pPr>
      <w:bookmarkStart w:id="110" w:name="família-i-modelos-de-média-variância-mpt"/>
      <w:bookmarkEnd w:id="108"/>
    </w:p>
    <w:p w14:paraId="1971397B"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27B6F429" w14:textId="77777777" w:rsidR="004D2E46" w:rsidRPr="004D2E46" w:rsidRDefault="004D2E46" w:rsidP="004D2E46">
      <w:pPr>
        <w:pStyle w:val="Corpodetexto"/>
        <w:rPr>
          <w:lang w:val="pt-BR"/>
        </w:rPr>
      </w:pPr>
    </w:p>
    <w:p w14:paraId="30C17F85" w14:textId="77777777" w:rsidR="00303D02" w:rsidRPr="00303D02" w:rsidRDefault="00303D02" w:rsidP="00D1643A">
      <w:pPr>
        <w:pStyle w:val="PargrafodaLista"/>
        <w:numPr>
          <w:ilvl w:val="0"/>
          <w:numId w:val="63"/>
        </w:numPr>
        <w:jc w:val="center"/>
        <w:rPr>
          <w:sz w:val="24"/>
          <w:szCs w:val="24"/>
          <w:lang w:val="pt-BR"/>
        </w:rPr>
      </w:pPr>
      <w:bookmarkStart w:id="111"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A45D4C1" w14:textId="77777777" w:rsidR="004D2E46" w:rsidRDefault="004D2E46" w:rsidP="00303D02">
      <w:pPr>
        <w:pStyle w:val="FirstParagraph"/>
        <w:spacing w:before="0" w:after="0" w:line="360" w:lineRule="auto"/>
        <w:ind w:firstLine="851"/>
        <w:jc w:val="both"/>
        <w:rPr>
          <w:lang w:val="pt-BR"/>
        </w:rPr>
      </w:pPr>
    </w:p>
    <w:p w14:paraId="33FFB5DF" w14:textId="77777777"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73F109F8"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11866C2"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202AD71A" w14:textId="77777777" w:rsidR="004D2E46" w:rsidRPr="004D2E46" w:rsidRDefault="004D2E46" w:rsidP="004D2E46">
      <w:pPr>
        <w:pStyle w:val="Corpodetexto"/>
        <w:rPr>
          <w:lang w:val="pt-BR"/>
        </w:rPr>
      </w:pPr>
    </w:p>
    <w:p w14:paraId="268AC3E2" w14:textId="77777777" w:rsidR="00303D02" w:rsidRPr="00303D02" w:rsidRDefault="00303D02" w:rsidP="00D1643A">
      <w:pPr>
        <w:pStyle w:val="PargrafodaLista"/>
        <w:numPr>
          <w:ilvl w:val="0"/>
          <w:numId w:val="63"/>
        </w:numPr>
        <w:jc w:val="center"/>
        <w:rPr>
          <w:lang w:val="pt-BR"/>
        </w:rPr>
      </w:pPr>
      <w:bookmarkStart w:id="112" w:name="inverso-da-volatilidade-invvol"/>
      <w:bookmarkEnd w:id="111"/>
      <w:r>
        <w:rPr>
          <w:lang w:val="pt-BR"/>
        </w:rPr>
        <w:t xml:space="preserve">Inverso da Volatilidade — </w:t>
      </w:r>
      <w:r>
        <w:rPr>
          <w:rStyle w:val="VerbatimChar"/>
          <w:rFonts w:ascii="Times New Roman" w:hAnsi="Times New Roman"/>
          <w:i w:val="0"/>
          <w:color w:val="auto"/>
          <w:sz w:val="24"/>
          <w:szCs w:val="24"/>
        </w:rPr>
        <w:t>InvVol</w:t>
      </w:r>
    </w:p>
    <w:p w14:paraId="3489865D" w14:textId="77777777" w:rsidR="004D2E46" w:rsidRDefault="004D2E46" w:rsidP="004D2E46">
      <w:pPr>
        <w:pStyle w:val="FirstParagraph"/>
        <w:spacing w:before="0" w:after="0" w:line="360" w:lineRule="auto"/>
        <w:jc w:val="both"/>
        <w:rPr>
          <w:lang w:val="pt-BR"/>
        </w:rPr>
      </w:pPr>
    </w:p>
    <w:p w14:paraId="1AF46408"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2CAE589E"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378A6F17" w14:textId="77777777" w:rsidR="008776EC" w:rsidRDefault="008776EC" w:rsidP="00D66E6F">
      <w:pPr>
        <w:rPr>
          <w:lang w:val="pt-BR"/>
        </w:rPr>
      </w:pPr>
      <w:bookmarkStart w:id="113" w:name="mínima-variância-global-minvar"/>
      <w:bookmarkEnd w:id="112"/>
    </w:p>
    <w:p w14:paraId="54D4A4B3" w14:textId="77777777"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7CBF595D" w14:textId="77777777" w:rsidR="004D2E46" w:rsidRDefault="004D2E46" w:rsidP="00F84BC6">
      <w:pPr>
        <w:spacing w:line="360" w:lineRule="auto"/>
        <w:jc w:val="both"/>
        <w:rPr>
          <w:sz w:val="24"/>
          <w:szCs w:val="24"/>
        </w:rPr>
      </w:pPr>
    </w:p>
    <w:p w14:paraId="53D44C08"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275A381" w14:textId="77777777" w:rsidR="004D2E46" w:rsidRPr="00C8154F" w:rsidRDefault="004D2E46" w:rsidP="004D2E46">
      <w:pPr>
        <w:spacing w:line="360" w:lineRule="auto"/>
        <w:ind w:firstLine="851"/>
        <w:jc w:val="both"/>
        <w:rPr>
          <w:sz w:val="24"/>
          <w:szCs w:val="24"/>
        </w:rPr>
      </w:pPr>
    </w:p>
    <w:p w14:paraId="460E421C"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C0B197E" w14:textId="77777777" w:rsidR="004D2E46" w:rsidRPr="00C8154F" w:rsidRDefault="004D2E46" w:rsidP="00F84BC6">
      <w:pPr>
        <w:spacing w:line="360" w:lineRule="auto"/>
        <w:jc w:val="both"/>
        <w:rPr>
          <w:sz w:val="24"/>
          <w:szCs w:val="24"/>
        </w:rPr>
      </w:pPr>
    </w:p>
    <w:p w14:paraId="40DDD123" w14:textId="77777777" w:rsidR="00F84BC6" w:rsidRPr="004D2E46" w:rsidRDefault="00F84BC6" w:rsidP="00D1643A">
      <w:pPr>
        <w:pStyle w:val="PargrafodaLista"/>
        <w:numPr>
          <w:ilvl w:val="0"/>
          <w:numId w:val="63"/>
        </w:numPr>
        <w:spacing w:line="360" w:lineRule="auto"/>
        <w:jc w:val="center"/>
        <w:rPr>
          <w:sz w:val="24"/>
          <w:szCs w:val="24"/>
        </w:rPr>
      </w:pPr>
      <w:bookmarkStart w:id="114"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18AD07CE" w14:textId="77777777" w:rsidR="004D2E46" w:rsidRDefault="004D2E46" w:rsidP="00F84BC6">
      <w:pPr>
        <w:spacing w:line="360" w:lineRule="auto"/>
        <w:jc w:val="both"/>
        <w:rPr>
          <w:sz w:val="24"/>
          <w:szCs w:val="24"/>
        </w:rPr>
      </w:pPr>
    </w:p>
    <w:p w14:paraId="41112661"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49FA2816" w14:textId="77777777" w:rsidR="004D2E46" w:rsidRPr="00C8154F" w:rsidRDefault="004D2E46" w:rsidP="00F84BC6">
      <w:pPr>
        <w:spacing w:line="360" w:lineRule="auto"/>
        <w:jc w:val="both"/>
        <w:rPr>
          <w:sz w:val="24"/>
          <w:szCs w:val="24"/>
        </w:rPr>
      </w:pPr>
    </w:p>
    <w:p w14:paraId="1CE0AD76" w14:textId="77777777" w:rsidR="00F84BC6" w:rsidRPr="004D2E46" w:rsidRDefault="00F84BC6" w:rsidP="00D1643A">
      <w:pPr>
        <w:pStyle w:val="PargrafodaLista"/>
        <w:numPr>
          <w:ilvl w:val="0"/>
          <w:numId w:val="63"/>
        </w:numPr>
        <w:spacing w:line="360" w:lineRule="auto"/>
        <w:jc w:val="center"/>
        <w:rPr>
          <w:sz w:val="24"/>
          <w:szCs w:val="24"/>
        </w:rPr>
      </w:pPr>
      <w:bookmarkStart w:id="115" w:name="X4bf229fedebd76145bd964b00e28673da0de01c"/>
      <w:bookmarkEnd w:id="114"/>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726B36B2" w14:textId="77777777" w:rsidR="004D2E46" w:rsidRPr="00C8154F" w:rsidRDefault="004D2E46" w:rsidP="00F84BC6">
      <w:pPr>
        <w:spacing w:line="360" w:lineRule="auto"/>
        <w:jc w:val="both"/>
        <w:rPr>
          <w:sz w:val="24"/>
          <w:szCs w:val="24"/>
        </w:rPr>
      </w:pPr>
    </w:p>
    <w:p w14:paraId="161E38A9"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07077C0" w14:textId="77777777" w:rsidR="004D2E46" w:rsidRPr="00C8154F" w:rsidRDefault="004D2E46" w:rsidP="004D2E46">
      <w:pPr>
        <w:spacing w:line="360" w:lineRule="auto"/>
        <w:ind w:firstLine="851"/>
        <w:jc w:val="both"/>
        <w:rPr>
          <w:sz w:val="24"/>
          <w:szCs w:val="24"/>
        </w:rPr>
      </w:pPr>
    </w:p>
    <w:p w14:paraId="15AEB7C0"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ACC00A9" w14:textId="77777777" w:rsidR="004D2E46" w:rsidRPr="00C8154F" w:rsidRDefault="004D2E46" w:rsidP="00F84BC6">
      <w:pPr>
        <w:spacing w:line="360" w:lineRule="auto"/>
        <w:jc w:val="both"/>
        <w:rPr>
          <w:sz w:val="24"/>
          <w:szCs w:val="24"/>
        </w:rPr>
      </w:pPr>
    </w:p>
    <w:p w14:paraId="2F425147"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1E34CA44" w14:textId="77777777" w:rsidR="004D2E46" w:rsidRDefault="004D2E46" w:rsidP="00F84BC6">
      <w:pPr>
        <w:spacing w:line="360" w:lineRule="auto"/>
        <w:jc w:val="both"/>
        <w:rPr>
          <w:sz w:val="24"/>
          <w:szCs w:val="24"/>
        </w:rPr>
      </w:pPr>
      <w:bookmarkStart w:id="116" w:name="X22817ef26e1b055d6584acab2b8b2fad5b46e01"/>
      <w:bookmarkEnd w:id="115"/>
    </w:p>
    <w:p w14:paraId="6A405264" w14:textId="77777777"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40A5AF4E" w14:textId="77777777" w:rsidR="004D2E46" w:rsidRDefault="004D2E46" w:rsidP="00F84BC6">
      <w:pPr>
        <w:spacing w:line="360" w:lineRule="auto"/>
        <w:jc w:val="both"/>
        <w:rPr>
          <w:sz w:val="24"/>
          <w:szCs w:val="24"/>
        </w:rPr>
      </w:pPr>
    </w:p>
    <w:p w14:paraId="2F43092C"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39C39B8D" w14:textId="77777777" w:rsidR="004D2E46" w:rsidRDefault="004D2E46" w:rsidP="00F84BC6">
      <w:pPr>
        <w:spacing w:line="360" w:lineRule="auto"/>
        <w:jc w:val="both"/>
        <w:rPr>
          <w:sz w:val="24"/>
          <w:szCs w:val="24"/>
        </w:rPr>
      </w:pPr>
      <w:bookmarkStart w:id="117" w:name="Xf7249765c01f5515126677636a782039cf5ef34"/>
      <w:bookmarkEnd w:id="116"/>
    </w:p>
    <w:p w14:paraId="20333D67" w14:textId="77777777" w:rsidR="004D2E46" w:rsidRPr="000815A7" w:rsidRDefault="004D2E46" w:rsidP="004D2E46">
      <w:pPr>
        <w:rPr>
          <w:bCs/>
          <w:sz w:val="24"/>
          <w:szCs w:val="24"/>
        </w:rPr>
      </w:pPr>
    </w:p>
    <w:p w14:paraId="68C74F57" w14:textId="77777777" w:rsidR="004D2E46" w:rsidRPr="004D2E46" w:rsidRDefault="004D2E46" w:rsidP="004D2E46">
      <w:pPr>
        <w:pStyle w:val="Ttulo3"/>
        <w:numPr>
          <w:ilvl w:val="2"/>
          <w:numId w:val="1"/>
        </w:numPr>
        <w:rPr>
          <w:b w:val="0"/>
          <w:bCs w:val="0"/>
          <w:sz w:val="22"/>
        </w:rPr>
      </w:pPr>
      <w:bookmarkStart w:id="118" w:name="_Toc231448194"/>
      <w:r>
        <w:rPr>
          <w:b w:val="0"/>
          <w:bCs w:val="0"/>
        </w:rPr>
        <w:t>Família II — Modelos de Risco de Queda (PMPT)</w:t>
      </w:r>
      <w:bookmarkEnd w:id="118"/>
      <w:r>
        <w:rPr>
          <w:b w:val="0"/>
          <w:bCs w:val="0"/>
        </w:rPr>
        <w:t xml:space="preserve"> </w:t>
      </w:r>
    </w:p>
    <w:p w14:paraId="413B9BEA" w14:textId="77777777" w:rsidR="004D2E46" w:rsidRDefault="004D2E46" w:rsidP="004D2E46">
      <w:pPr>
        <w:pStyle w:val="FirstParagraph"/>
        <w:spacing w:before="0" w:after="0" w:line="360" w:lineRule="auto"/>
        <w:jc w:val="both"/>
        <w:rPr>
          <w:lang w:val="pt-BR"/>
        </w:rPr>
      </w:pPr>
    </w:p>
    <w:p w14:paraId="26D93BA6"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76D20866" w14:textId="77777777" w:rsidR="004D2E46" w:rsidRPr="00C8154F" w:rsidRDefault="004D2E46" w:rsidP="004D2E46">
      <w:pPr>
        <w:spacing w:line="360" w:lineRule="auto"/>
        <w:ind w:firstLine="851"/>
        <w:jc w:val="both"/>
        <w:rPr>
          <w:sz w:val="24"/>
          <w:szCs w:val="24"/>
        </w:rPr>
      </w:pPr>
    </w:p>
    <w:p w14:paraId="72991AA0"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769F69C7" w14:textId="77777777" w:rsidR="004D2E46" w:rsidRPr="00C8154F" w:rsidRDefault="004D2E46" w:rsidP="00F84BC6">
      <w:pPr>
        <w:spacing w:line="360" w:lineRule="auto"/>
        <w:jc w:val="both"/>
        <w:rPr>
          <w:sz w:val="24"/>
          <w:szCs w:val="24"/>
        </w:rPr>
      </w:pPr>
    </w:p>
    <w:p w14:paraId="5CA9E8A8" w14:textId="77777777" w:rsidR="00F84BC6" w:rsidRPr="004D2E46" w:rsidRDefault="00F84BC6" w:rsidP="00D1643A">
      <w:pPr>
        <w:pStyle w:val="PargrafodaLista"/>
        <w:numPr>
          <w:ilvl w:val="0"/>
          <w:numId w:val="64"/>
        </w:numPr>
        <w:spacing w:line="360" w:lineRule="auto"/>
        <w:jc w:val="center"/>
        <w:rPr>
          <w:sz w:val="24"/>
          <w:szCs w:val="24"/>
        </w:rPr>
      </w:pPr>
      <w:bookmarkStart w:id="119"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7D4F6E7D" w14:textId="77777777" w:rsidR="004D2E46" w:rsidRDefault="004D2E46" w:rsidP="00F84BC6">
      <w:pPr>
        <w:spacing w:line="360" w:lineRule="auto"/>
        <w:jc w:val="both"/>
        <w:rPr>
          <w:sz w:val="24"/>
          <w:szCs w:val="24"/>
        </w:rPr>
      </w:pPr>
    </w:p>
    <w:p w14:paraId="6B4E9C1B"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41C7AAD3" w14:textId="77777777" w:rsidR="004D2E46" w:rsidRPr="00C8154F" w:rsidRDefault="004D2E46" w:rsidP="004D2E46">
      <w:pPr>
        <w:spacing w:line="360" w:lineRule="auto"/>
        <w:ind w:firstLine="851"/>
        <w:jc w:val="both"/>
        <w:rPr>
          <w:sz w:val="24"/>
          <w:szCs w:val="24"/>
        </w:rPr>
      </w:pPr>
    </w:p>
    <w:p w14:paraId="23F1339A"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77555157" w14:textId="77777777" w:rsidR="004D2E46" w:rsidRPr="00C8154F" w:rsidRDefault="004D2E46" w:rsidP="00F84BC6">
      <w:pPr>
        <w:spacing w:line="360" w:lineRule="auto"/>
        <w:jc w:val="both"/>
        <w:rPr>
          <w:sz w:val="24"/>
          <w:szCs w:val="24"/>
        </w:rPr>
      </w:pPr>
    </w:p>
    <w:p w14:paraId="1F1E71DD"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E02FD7B" w14:textId="77777777" w:rsidR="004D2E46" w:rsidRPr="00C8154F" w:rsidRDefault="004D2E46" w:rsidP="004D2E46">
      <w:pPr>
        <w:spacing w:line="360" w:lineRule="auto"/>
        <w:ind w:firstLine="851"/>
        <w:jc w:val="both"/>
        <w:rPr>
          <w:sz w:val="24"/>
          <w:szCs w:val="24"/>
        </w:rPr>
      </w:pPr>
    </w:p>
    <w:p w14:paraId="03C33B7E" w14:textId="77777777" w:rsidR="00F84BC6" w:rsidRPr="004D2E46" w:rsidRDefault="00F84BC6" w:rsidP="00D1643A">
      <w:pPr>
        <w:pStyle w:val="PargrafodaLista"/>
        <w:numPr>
          <w:ilvl w:val="0"/>
          <w:numId w:val="64"/>
        </w:numPr>
        <w:spacing w:line="360" w:lineRule="auto"/>
        <w:jc w:val="center"/>
        <w:rPr>
          <w:sz w:val="24"/>
          <w:szCs w:val="24"/>
        </w:rPr>
      </w:pPr>
      <w:bookmarkStart w:id="120" w:name="máximo-índice-de-sortino-maxsortino"/>
      <w:bookmarkEnd w:id="119"/>
      <w:r>
        <w:rPr>
          <w:sz w:val="24"/>
          <w:szCs w:val="24"/>
        </w:rPr>
        <w:t xml:space="preserve">Máximo Índice de Sortino — </w:t>
      </w:r>
      <w:r>
        <w:rPr>
          <w:rStyle w:val="VerbatimChar"/>
          <w:rFonts w:ascii="Times New Roman" w:hAnsi="Times New Roman"/>
          <w:i w:val="0"/>
          <w:iCs w:val="0"/>
          <w:color w:val="auto"/>
          <w:sz w:val="24"/>
          <w:szCs w:val="24"/>
        </w:rPr>
        <w:t>MaxSortino</w:t>
      </w:r>
    </w:p>
    <w:p w14:paraId="73CE0226" w14:textId="77777777" w:rsidR="004D2E46" w:rsidRDefault="004D2E46" w:rsidP="00F84BC6">
      <w:pPr>
        <w:spacing w:line="360" w:lineRule="auto"/>
        <w:jc w:val="both"/>
        <w:rPr>
          <w:sz w:val="24"/>
          <w:szCs w:val="24"/>
        </w:rPr>
      </w:pPr>
    </w:p>
    <w:p w14:paraId="4135608B"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7C58E56" w14:textId="77777777" w:rsidR="004D2E46" w:rsidRPr="00C8154F" w:rsidRDefault="004D2E46" w:rsidP="004D2E46">
      <w:pPr>
        <w:spacing w:line="360" w:lineRule="auto"/>
        <w:ind w:firstLine="851"/>
        <w:jc w:val="both"/>
        <w:rPr>
          <w:sz w:val="24"/>
          <w:szCs w:val="24"/>
        </w:rPr>
      </w:pPr>
    </w:p>
    <w:p w14:paraId="30F24AEA"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5A30CC65" w14:textId="77777777" w:rsidR="004D2E46" w:rsidRPr="00C8154F" w:rsidRDefault="004D2E46" w:rsidP="00F84BC6">
      <w:pPr>
        <w:spacing w:line="360" w:lineRule="auto"/>
        <w:jc w:val="both"/>
        <w:rPr>
          <w:sz w:val="24"/>
          <w:szCs w:val="24"/>
        </w:rPr>
      </w:pPr>
    </w:p>
    <w:p w14:paraId="1D1E3348"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AA21CE9" w14:textId="77777777" w:rsidR="004D2E46" w:rsidRPr="00C8154F" w:rsidRDefault="004D2E46" w:rsidP="004D2E46">
      <w:pPr>
        <w:spacing w:line="360" w:lineRule="auto"/>
        <w:jc w:val="both"/>
        <w:rPr>
          <w:sz w:val="24"/>
          <w:szCs w:val="24"/>
        </w:rPr>
      </w:pPr>
    </w:p>
    <w:p w14:paraId="283BE2A0" w14:textId="77777777" w:rsidR="00F84BC6" w:rsidRPr="004D2E46" w:rsidRDefault="00F84BC6" w:rsidP="00D1643A">
      <w:pPr>
        <w:pStyle w:val="PargrafodaLista"/>
        <w:numPr>
          <w:ilvl w:val="0"/>
          <w:numId w:val="64"/>
        </w:numPr>
        <w:spacing w:line="360" w:lineRule="auto"/>
        <w:jc w:val="center"/>
        <w:rPr>
          <w:sz w:val="24"/>
          <w:szCs w:val="24"/>
        </w:rPr>
      </w:pPr>
      <w:bookmarkStart w:id="121" w:name="máximo-índice-kappa-de-ordem-3-maxkappa3"/>
      <w:bookmarkEnd w:id="120"/>
      <w:r>
        <w:rPr>
          <w:sz w:val="24"/>
          <w:szCs w:val="24"/>
        </w:rPr>
        <w:t xml:space="preserve">Máximo Índice Kappa de Ordem 3 — </w:t>
      </w:r>
      <w:r>
        <w:rPr>
          <w:rStyle w:val="VerbatimChar"/>
          <w:rFonts w:ascii="Times New Roman" w:hAnsi="Times New Roman"/>
          <w:i w:val="0"/>
          <w:iCs w:val="0"/>
          <w:color w:val="auto"/>
          <w:sz w:val="24"/>
          <w:szCs w:val="24"/>
        </w:rPr>
        <w:t>MaxKappa3</w:t>
      </w:r>
    </w:p>
    <w:p w14:paraId="1C71CEA6" w14:textId="77777777" w:rsidR="004D2E46" w:rsidRDefault="004D2E46" w:rsidP="00F84BC6">
      <w:pPr>
        <w:spacing w:line="360" w:lineRule="auto"/>
        <w:jc w:val="both"/>
        <w:rPr>
          <w:sz w:val="24"/>
          <w:szCs w:val="24"/>
        </w:rPr>
      </w:pPr>
    </w:p>
    <w:p w14:paraId="55116476"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1747D883" w14:textId="77777777" w:rsidR="004D2E46" w:rsidRPr="00C8154F" w:rsidRDefault="004D2E46" w:rsidP="00F84BC6">
      <w:pPr>
        <w:spacing w:line="360" w:lineRule="auto"/>
        <w:jc w:val="both"/>
        <w:rPr>
          <w:sz w:val="24"/>
          <w:szCs w:val="24"/>
        </w:rPr>
      </w:pPr>
    </w:p>
    <w:p w14:paraId="3A49E4AB"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3FD64E1C" w14:textId="77777777" w:rsidR="004D2E46" w:rsidRPr="00C8154F" w:rsidRDefault="004D2E46" w:rsidP="00F84BC6">
      <w:pPr>
        <w:spacing w:line="360" w:lineRule="auto"/>
        <w:jc w:val="both"/>
        <w:rPr>
          <w:sz w:val="24"/>
          <w:szCs w:val="24"/>
        </w:rPr>
      </w:pPr>
    </w:p>
    <w:p w14:paraId="1B7F67C8" w14:textId="77777777" w:rsidR="00F84BC6" w:rsidRPr="004D2E46" w:rsidRDefault="00F84BC6" w:rsidP="00D1643A">
      <w:pPr>
        <w:pStyle w:val="PargrafodaLista"/>
        <w:numPr>
          <w:ilvl w:val="0"/>
          <w:numId w:val="64"/>
        </w:numPr>
        <w:spacing w:line="360" w:lineRule="auto"/>
        <w:jc w:val="center"/>
        <w:rPr>
          <w:sz w:val="24"/>
          <w:szCs w:val="24"/>
        </w:rPr>
      </w:pPr>
      <w:bookmarkStart w:id="122" w:name="mínimo-cvar-mincvar"/>
      <w:bookmarkEnd w:id="121"/>
      <w:r>
        <w:rPr>
          <w:sz w:val="24"/>
          <w:szCs w:val="24"/>
        </w:rPr>
        <w:t xml:space="preserve">Mínimo CVaR — </w:t>
      </w:r>
      <w:r>
        <w:rPr>
          <w:rStyle w:val="VerbatimChar"/>
          <w:rFonts w:ascii="Times New Roman" w:hAnsi="Times New Roman"/>
          <w:i w:val="0"/>
          <w:iCs w:val="0"/>
          <w:color w:val="auto"/>
          <w:sz w:val="24"/>
          <w:szCs w:val="24"/>
        </w:rPr>
        <w:t>MinCVaR</w:t>
      </w:r>
    </w:p>
    <w:p w14:paraId="01BD34CF" w14:textId="77777777" w:rsidR="004D2E46" w:rsidRDefault="004D2E46" w:rsidP="00F84BC6">
      <w:pPr>
        <w:spacing w:line="360" w:lineRule="auto"/>
        <w:jc w:val="both"/>
        <w:rPr>
          <w:sz w:val="24"/>
          <w:szCs w:val="24"/>
        </w:rPr>
      </w:pPr>
    </w:p>
    <w:p w14:paraId="529F91CF"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4EA99D46" w14:textId="77777777" w:rsidR="00DB087C" w:rsidRPr="00C8154F" w:rsidRDefault="00DB087C" w:rsidP="00DB087C">
      <w:pPr>
        <w:spacing w:line="360" w:lineRule="auto"/>
        <w:ind w:firstLine="851"/>
        <w:jc w:val="both"/>
        <w:rPr>
          <w:sz w:val="24"/>
          <w:szCs w:val="24"/>
        </w:rPr>
      </w:pPr>
    </w:p>
    <w:p w14:paraId="5C036690"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09827DE1" w14:textId="77777777" w:rsidR="00F84BC6" w:rsidRPr="00C8154F" w:rsidRDefault="00F84BC6" w:rsidP="00F84BC6">
      <w:pPr>
        <w:spacing w:line="360" w:lineRule="auto"/>
        <w:jc w:val="both"/>
        <w:rPr>
          <w:sz w:val="24"/>
          <w:szCs w:val="24"/>
        </w:rPr>
      </w:pPr>
      <w:r>
        <w:rPr>
          <w:sz w:val="24"/>
          <w:szCs w:val="24"/>
        </w:rPr>
        <w:t>sujeito a:</w:t>
      </w:r>
    </w:p>
    <w:p w14:paraId="6E23D2DD"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6F5D55FA"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AB85506"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3CA2B51A" w14:textId="77777777" w:rsidR="00DB087C" w:rsidRPr="00C8154F" w:rsidRDefault="00DB087C" w:rsidP="00F84BC6">
      <w:pPr>
        <w:spacing w:line="360" w:lineRule="auto"/>
        <w:jc w:val="both"/>
        <w:rPr>
          <w:sz w:val="24"/>
          <w:szCs w:val="24"/>
        </w:rPr>
      </w:pPr>
    </w:p>
    <w:p w14:paraId="490A6BD4" w14:textId="77777777" w:rsidR="00F84BC6" w:rsidRPr="00DB087C" w:rsidRDefault="00F84BC6" w:rsidP="00D1643A">
      <w:pPr>
        <w:pStyle w:val="PargrafodaLista"/>
        <w:numPr>
          <w:ilvl w:val="0"/>
          <w:numId w:val="64"/>
        </w:numPr>
        <w:spacing w:line="360" w:lineRule="auto"/>
        <w:jc w:val="center"/>
        <w:rPr>
          <w:sz w:val="24"/>
          <w:szCs w:val="24"/>
        </w:rPr>
      </w:pPr>
      <w:bookmarkStart w:id="123" w:name="mínimo-cdar-mincdar"/>
      <w:bookmarkEnd w:id="122"/>
      <w:r>
        <w:rPr>
          <w:sz w:val="24"/>
          <w:szCs w:val="24"/>
        </w:rPr>
        <w:t xml:space="preserve">Mínimo CDaR — </w:t>
      </w:r>
      <w:r>
        <w:rPr>
          <w:rStyle w:val="VerbatimChar"/>
          <w:rFonts w:ascii="Times New Roman" w:hAnsi="Times New Roman"/>
          <w:i w:val="0"/>
          <w:iCs w:val="0"/>
          <w:color w:val="auto"/>
          <w:sz w:val="24"/>
          <w:szCs w:val="24"/>
        </w:rPr>
        <w:t>MinCDaR</w:t>
      </w:r>
    </w:p>
    <w:p w14:paraId="2FD78580" w14:textId="77777777" w:rsidR="00DB087C" w:rsidRDefault="00DB087C" w:rsidP="00F84BC6">
      <w:pPr>
        <w:spacing w:line="360" w:lineRule="auto"/>
        <w:jc w:val="both"/>
        <w:rPr>
          <w:sz w:val="24"/>
          <w:szCs w:val="24"/>
        </w:rPr>
      </w:pPr>
    </w:p>
    <w:p w14:paraId="7A293F09"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B643DAC" w14:textId="77777777" w:rsidR="00DB087C" w:rsidRPr="00C8154F" w:rsidRDefault="00DB087C" w:rsidP="00F84BC6">
      <w:pPr>
        <w:spacing w:line="360" w:lineRule="auto"/>
        <w:jc w:val="both"/>
        <w:rPr>
          <w:sz w:val="24"/>
          <w:szCs w:val="24"/>
        </w:rPr>
      </w:pPr>
    </w:p>
    <w:p w14:paraId="6F9EBDA2"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7DDDB00" w14:textId="77777777" w:rsidR="00DB087C" w:rsidRPr="00C8154F" w:rsidRDefault="00DB087C" w:rsidP="00F84BC6">
      <w:pPr>
        <w:spacing w:line="360" w:lineRule="auto"/>
        <w:jc w:val="both"/>
        <w:rPr>
          <w:sz w:val="24"/>
          <w:szCs w:val="24"/>
        </w:rPr>
      </w:pPr>
    </w:p>
    <w:p w14:paraId="55275F3F"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627DE254" w14:textId="77777777" w:rsidR="00DB087C" w:rsidRPr="00C8154F" w:rsidRDefault="00DB087C" w:rsidP="00F84BC6">
      <w:pPr>
        <w:spacing w:line="360" w:lineRule="auto"/>
        <w:jc w:val="both"/>
        <w:rPr>
          <w:sz w:val="24"/>
          <w:szCs w:val="24"/>
        </w:rPr>
      </w:pPr>
    </w:p>
    <w:p w14:paraId="1260A6AE"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20E725D9" w14:textId="77777777" w:rsidR="00DB087C" w:rsidRPr="00C8154F" w:rsidRDefault="00DB087C" w:rsidP="00F84BC6">
      <w:pPr>
        <w:spacing w:line="360" w:lineRule="auto"/>
        <w:jc w:val="both"/>
        <w:rPr>
          <w:sz w:val="24"/>
          <w:szCs w:val="24"/>
        </w:rPr>
      </w:pPr>
    </w:p>
    <w:p w14:paraId="5EA3B7FE"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49D67406" w14:textId="77777777" w:rsidR="00DB087C" w:rsidRDefault="00DB087C" w:rsidP="00F84BC6">
      <w:pPr>
        <w:spacing w:line="360" w:lineRule="auto"/>
        <w:jc w:val="both"/>
        <w:rPr>
          <w:sz w:val="24"/>
          <w:szCs w:val="24"/>
        </w:rPr>
      </w:pPr>
    </w:p>
    <w:p w14:paraId="432DE179" w14:textId="77777777" w:rsidR="000814E1" w:rsidRPr="000815A7" w:rsidRDefault="000814E1" w:rsidP="000814E1">
      <w:pPr>
        <w:rPr>
          <w:bCs/>
          <w:sz w:val="24"/>
          <w:szCs w:val="24"/>
        </w:rPr>
      </w:pPr>
    </w:p>
    <w:p w14:paraId="522FA9E2" w14:textId="77777777" w:rsidR="000814E1" w:rsidRPr="00F4543F" w:rsidRDefault="00F4543F" w:rsidP="00F4543F">
      <w:pPr>
        <w:pStyle w:val="Ttulo3"/>
        <w:numPr>
          <w:ilvl w:val="2"/>
          <w:numId w:val="1"/>
        </w:numPr>
        <w:rPr>
          <w:b w:val="0"/>
          <w:bCs w:val="0"/>
          <w:sz w:val="22"/>
        </w:rPr>
      </w:pPr>
      <w:bookmarkStart w:id="124" w:name="_Toc231448195"/>
      <w:r>
        <w:rPr>
          <w:b w:val="0"/>
          <w:bCs w:val="0"/>
        </w:rPr>
        <w:t>Família III — Modelo de Black-Litterman (BL)</w:t>
      </w:r>
      <w:bookmarkEnd w:id="124"/>
    </w:p>
    <w:p w14:paraId="09953585" w14:textId="77777777" w:rsidR="000814E1" w:rsidRDefault="000814E1" w:rsidP="000814E1">
      <w:pPr>
        <w:pStyle w:val="FirstParagraph"/>
        <w:spacing w:before="0" w:after="0" w:line="360" w:lineRule="auto"/>
        <w:jc w:val="both"/>
        <w:rPr>
          <w:lang w:val="pt-BR"/>
        </w:rPr>
      </w:pPr>
    </w:p>
    <w:p w14:paraId="3C32F0CE" w14:textId="77777777" w:rsidR="00F84BC6" w:rsidRDefault="00F84BC6" w:rsidP="000814E1">
      <w:pPr>
        <w:spacing w:line="360" w:lineRule="auto"/>
        <w:ind w:firstLine="851"/>
        <w:jc w:val="both"/>
        <w:rPr>
          <w:sz w:val="24"/>
          <w:szCs w:val="24"/>
        </w:rPr>
      </w:pPr>
      <w:bookmarkStart w:id="125" w:name="família-iii-modelo-de-black-litterman-bl"/>
      <w:bookmarkEnd w:id="117"/>
      <w:bookmarkEnd w:id="123"/>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094CDF3D" w14:textId="77777777" w:rsidR="00C50BD5" w:rsidRPr="00C8154F" w:rsidRDefault="00C50BD5" w:rsidP="000814E1">
      <w:pPr>
        <w:spacing w:line="360" w:lineRule="auto"/>
        <w:ind w:firstLine="851"/>
        <w:jc w:val="both"/>
        <w:rPr>
          <w:sz w:val="24"/>
          <w:szCs w:val="24"/>
        </w:rPr>
      </w:pPr>
    </w:p>
    <w:p w14:paraId="651CD6D0" w14:textId="77777777" w:rsidR="00F84BC6" w:rsidRDefault="00F84BC6" w:rsidP="00C50BD5">
      <w:pPr>
        <w:spacing w:line="360" w:lineRule="auto"/>
        <w:jc w:val="center"/>
        <w:rPr>
          <w:sz w:val="24"/>
          <w:szCs w:val="24"/>
        </w:rPr>
      </w:pPr>
      <w:bookmarkStart w:id="126"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1E69D77C" w14:textId="77777777" w:rsidR="00C50BD5" w:rsidRPr="00C8154F" w:rsidRDefault="00C50BD5" w:rsidP="00F84BC6">
      <w:pPr>
        <w:spacing w:line="360" w:lineRule="auto"/>
        <w:jc w:val="both"/>
        <w:rPr>
          <w:sz w:val="24"/>
          <w:szCs w:val="24"/>
        </w:rPr>
      </w:pPr>
    </w:p>
    <w:p w14:paraId="5D7C756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0AB1DE72" w14:textId="77777777" w:rsidR="00C50BD5" w:rsidRPr="00C8154F" w:rsidRDefault="00C50BD5" w:rsidP="00F84BC6">
      <w:pPr>
        <w:spacing w:line="360" w:lineRule="auto"/>
        <w:jc w:val="both"/>
        <w:rPr>
          <w:sz w:val="24"/>
          <w:szCs w:val="24"/>
        </w:rPr>
      </w:pPr>
    </w:p>
    <w:p w14:paraId="64AF7AF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3B0CBDAE" w14:textId="77777777" w:rsidR="00C50BD5" w:rsidRDefault="00C50BD5" w:rsidP="00F84BC6">
      <w:pPr>
        <w:spacing w:line="360" w:lineRule="auto"/>
        <w:jc w:val="both"/>
        <w:rPr>
          <w:sz w:val="24"/>
          <w:szCs w:val="24"/>
        </w:rPr>
      </w:pPr>
    </w:p>
    <w:p w14:paraId="72D58A49"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0526F6B4" w14:textId="77777777" w:rsidR="00C50BD5" w:rsidRPr="00A84A27" w:rsidRDefault="00C50BD5" w:rsidP="00F84BC6">
      <w:pPr>
        <w:spacing w:line="360" w:lineRule="auto"/>
        <w:jc w:val="both"/>
        <w:rPr>
          <w:sz w:val="24"/>
          <w:szCs w:val="24"/>
        </w:rPr>
      </w:pPr>
    </w:p>
    <w:p w14:paraId="42D30552" w14:textId="77777777" w:rsidR="00F84BC6" w:rsidRDefault="00F84BC6" w:rsidP="00C50BD5">
      <w:pPr>
        <w:spacing w:line="360" w:lineRule="auto"/>
        <w:jc w:val="center"/>
        <w:rPr>
          <w:sz w:val="24"/>
          <w:szCs w:val="24"/>
        </w:rPr>
      </w:pPr>
      <w:bookmarkStart w:id="127" w:name="X8f3575e7489c250cc2c5572e0923ce76db213cb"/>
      <w:bookmarkEnd w:id="126"/>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348001E4" w14:textId="77777777" w:rsidR="00C50BD5" w:rsidRPr="00C8154F" w:rsidRDefault="00C50BD5" w:rsidP="00F84BC6">
      <w:pPr>
        <w:spacing w:line="360" w:lineRule="auto"/>
        <w:jc w:val="both"/>
        <w:rPr>
          <w:sz w:val="24"/>
          <w:szCs w:val="24"/>
        </w:rPr>
      </w:pPr>
    </w:p>
    <w:p w14:paraId="2DD55F45"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6DB4B2EE" w14:textId="77777777" w:rsidR="00723C79" w:rsidRPr="00C8154F" w:rsidRDefault="00723C79" w:rsidP="00723C79">
      <w:pPr>
        <w:spacing w:line="360" w:lineRule="auto"/>
        <w:ind w:firstLine="851"/>
        <w:jc w:val="both"/>
        <w:rPr>
          <w:sz w:val="24"/>
          <w:szCs w:val="24"/>
        </w:rPr>
      </w:pPr>
    </w:p>
    <w:p w14:paraId="48413EA2"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0A0CB588" w14:textId="77777777" w:rsidR="00723C79" w:rsidRPr="00C8154F" w:rsidRDefault="00723C79" w:rsidP="00F84BC6">
      <w:pPr>
        <w:spacing w:line="360" w:lineRule="auto"/>
        <w:jc w:val="both"/>
        <w:rPr>
          <w:sz w:val="24"/>
          <w:szCs w:val="24"/>
        </w:rPr>
      </w:pPr>
    </w:p>
    <w:p w14:paraId="249CCC5E" w14:textId="77777777" w:rsidR="00F84BC6" w:rsidRPr="00C8154F" w:rsidRDefault="00F84BC6" w:rsidP="00723C79">
      <w:pPr>
        <w:spacing w:line="360" w:lineRule="auto"/>
        <w:jc w:val="center"/>
        <w:rPr>
          <w:sz w:val="24"/>
          <w:szCs w:val="24"/>
        </w:rPr>
      </w:pPr>
      <w:bookmarkStart w:id="128" w:name="X22d18a4c639c190faf727d4f5fc98f712b45b94"/>
      <w:bookmarkEnd w:id="127"/>
      <w:r>
        <w:rPr>
          <w:sz w:val="24"/>
          <w:szCs w:val="24"/>
        </w:rPr>
        <w:t>Retorno esperado posterior (fórmula mestra)</w:t>
      </w:r>
    </w:p>
    <w:p w14:paraId="2E590133" w14:textId="77777777" w:rsidR="00723C79" w:rsidRDefault="00723C79" w:rsidP="00F84BC6">
      <w:pPr>
        <w:spacing w:line="360" w:lineRule="auto"/>
        <w:jc w:val="both"/>
        <w:rPr>
          <w:sz w:val="24"/>
          <w:szCs w:val="24"/>
        </w:rPr>
      </w:pPr>
    </w:p>
    <w:p w14:paraId="278FCD35"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w:t>
      </w:r>
      <w:r>
        <w:rPr>
          <w:sz w:val="24"/>
          <w:szCs w:val="24"/>
        </w:rPr>
        <w:lastRenderedPageBreak/>
        <w:t>esperados posteriores pela fórmula mestra de Black-Litterman:</w:t>
      </w:r>
    </w:p>
    <w:p w14:paraId="52C02F43" w14:textId="77777777" w:rsidR="00723C79" w:rsidRPr="00C8154F" w:rsidRDefault="00723C79" w:rsidP="00723C79">
      <w:pPr>
        <w:spacing w:line="360" w:lineRule="auto"/>
        <w:ind w:firstLine="851"/>
        <w:jc w:val="both"/>
        <w:rPr>
          <w:sz w:val="24"/>
          <w:szCs w:val="24"/>
        </w:rPr>
      </w:pPr>
    </w:p>
    <w:p w14:paraId="31E2025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4680BE1D" w14:textId="77777777" w:rsidR="00723C79" w:rsidRPr="00C8154F" w:rsidRDefault="00723C79" w:rsidP="00F84BC6">
      <w:pPr>
        <w:spacing w:line="360" w:lineRule="auto"/>
        <w:jc w:val="both"/>
        <w:rPr>
          <w:sz w:val="24"/>
          <w:szCs w:val="24"/>
        </w:rPr>
      </w:pPr>
    </w:p>
    <w:p w14:paraId="540A37B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2707ADB6" w14:textId="77777777" w:rsidR="00723C79" w:rsidRPr="00C8154F" w:rsidRDefault="00723C79" w:rsidP="00723C79">
      <w:pPr>
        <w:spacing w:line="360" w:lineRule="auto"/>
        <w:ind w:firstLine="851"/>
        <w:jc w:val="both"/>
        <w:rPr>
          <w:sz w:val="24"/>
          <w:szCs w:val="24"/>
        </w:rPr>
      </w:pPr>
    </w:p>
    <w:p w14:paraId="6C9FF73B" w14:textId="77777777" w:rsidR="00F84BC6" w:rsidRPr="00C8154F" w:rsidRDefault="00F84BC6" w:rsidP="00B87BCF">
      <w:pPr>
        <w:spacing w:line="360" w:lineRule="auto"/>
        <w:jc w:val="center"/>
        <w:rPr>
          <w:sz w:val="24"/>
          <w:szCs w:val="24"/>
        </w:rPr>
      </w:pPr>
      <w:bookmarkStart w:id="129" w:name="Xa55c44fa99418ed4739bf1d2fb5f179fc94db5b"/>
      <w:bookmarkEnd w:id="128"/>
      <w:r>
        <w:rPr>
          <w:sz w:val="24"/>
          <w:szCs w:val="24"/>
        </w:rPr>
        <w:t xml:space="preserve">Variante </w:t>
      </w:r>
      <w:r>
        <w:rPr>
          <w:i/>
          <w:iCs/>
          <w:sz w:val="24"/>
          <w:szCs w:val="24"/>
        </w:rPr>
        <w:t>downside</w:t>
      </w:r>
      <w:r>
        <w:rPr>
          <w:sz w:val="24"/>
          <w:szCs w:val="24"/>
        </w:rPr>
        <w:t xml:space="preserve"> (semicovariância de Estrada)</w:t>
      </w:r>
    </w:p>
    <w:p w14:paraId="4FDC83A6" w14:textId="77777777" w:rsidR="00B87BCF" w:rsidRDefault="00B87BCF" w:rsidP="00F84BC6">
      <w:pPr>
        <w:spacing w:line="360" w:lineRule="auto"/>
        <w:jc w:val="both"/>
        <w:rPr>
          <w:sz w:val="24"/>
          <w:szCs w:val="24"/>
        </w:rPr>
      </w:pPr>
    </w:p>
    <w:p w14:paraId="59B362D3" w14:textId="77777777"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1E32B97" w14:textId="77777777" w:rsidR="00B87BCF" w:rsidRPr="00C8154F" w:rsidRDefault="00B87BCF" w:rsidP="00B87BCF">
      <w:pPr>
        <w:spacing w:line="360" w:lineRule="auto"/>
        <w:ind w:firstLine="851"/>
        <w:jc w:val="both"/>
        <w:rPr>
          <w:sz w:val="24"/>
          <w:szCs w:val="24"/>
        </w:rPr>
      </w:pPr>
    </w:p>
    <w:p w14:paraId="130C3220"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5EBA92D" w14:textId="77777777" w:rsidR="00B87BCF" w:rsidRPr="00C8154F" w:rsidRDefault="00B87BCF" w:rsidP="00F84BC6">
      <w:pPr>
        <w:spacing w:line="360" w:lineRule="auto"/>
        <w:jc w:val="both"/>
        <w:rPr>
          <w:sz w:val="24"/>
          <w:szCs w:val="24"/>
        </w:rPr>
      </w:pPr>
    </w:p>
    <w:p w14:paraId="4CC5FBFD" w14:textId="77777777" w:rsidR="00F84BC6" w:rsidRPr="00C8154F" w:rsidRDefault="00F84BC6" w:rsidP="00B87BCF">
      <w:pPr>
        <w:spacing w:line="360" w:lineRule="auto"/>
        <w:jc w:val="center"/>
        <w:rPr>
          <w:sz w:val="24"/>
          <w:szCs w:val="24"/>
        </w:rPr>
      </w:pPr>
      <w:bookmarkStart w:id="130" w:name="as-quatro-variantes-implementadas"/>
      <w:bookmarkEnd w:id="129"/>
      <w:r>
        <w:rPr>
          <w:sz w:val="24"/>
          <w:szCs w:val="24"/>
        </w:rPr>
        <w:t>As quatro variantes implementadas</w:t>
      </w:r>
    </w:p>
    <w:p w14:paraId="6260EE2D" w14:textId="77777777" w:rsidR="00B87BCF" w:rsidRDefault="00B87BCF" w:rsidP="00F84BC6">
      <w:pPr>
        <w:spacing w:line="360" w:lineRule="auto"/>
        <w:jc w:val="both"/>
        <w:rPr>
          <w:sz w:val="24"/>
          <w:szCs w:val="24"/>
        </w:rPr>
      </w:pPr>
    </w:p>
    <w:p w14:paraId="3B9E2950"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3DA3AA4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4AC8DCF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6D26BF1"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2183BF77"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5"/>
    <w:bookmarkEnd w:id="130"/>
    <w:p w14:paraId="5654F393" w14:textId="77777777" w:rsidR="00B87BCF" w:rsidRPr="000815A7" w:rsidRDefault="00B87BCF" w:rsidP="00B87BCF">
      <w:pPr>
        <w:rPr>
          <w:bCs/>
          <w:sz w:val="24"/>
          <w:szCs w:val="24"/>
        </w:rPr>
      </w:pPr>
    </w:p>
    <w:p w14:paraId="141122D9" w14:textId="77777777" w:rsidR="00B87BCF" w:rsidRPr="00B87BCF" w:rsidRDefault="00B87BCF" w:rsidP="00B87BCF">
      <w:pPr>
        <w:pStyle w:val="Ttulo3"/>
        <w:numPr>
          <w:ilvl w:val="2"/>
          <w:numId w:val="1"/>
        </w:numPr>
        <w:rPr>
          <w:b w:val="0"/>
          <w:bCs w:val="0"/>
          <w:sz w:val="22"/>
        </w:rPr>
      </w:pPr>
      <w:bookmarkStart w:id="131" w:name="_Toc231448196"/>
      <w:r>
        <w:rPr>
          <w:b w:val="0"/>
          <w:bCs w:val="0"/>
        </w:rPr>
        <w:t>Síntese e Limitações Declaradas da Implementação</w:t>
      </w:r>
      <w:bookmarkEnd w:id="131"/>
      <w:r>
        <w:rPr>
          <w:b w:val="0"/>
          <w:bCs w:val="0"/>
        </w:rPr>
        <w:t xml:space="preserve"> </w:t>
      </w:r>
    </w:p>
    <w:p w14:paraId="7072AD81" w14:textId="77777777" w:rsidR="00B87BCF" w:rsidRDefault="00B87BCF" w:rsidP="00B87BCF">
      <w:pPr>
        <w:pStyle w:val="FirstParagraph"/>
        <w:spacing w:before="0" w:after="0" w:line="360" w:lineRule="auto"/>
        <w:jc w:val="both"/>
        <w:rPr>
          <w:lang w:val="pt-BR"/>
        </w:rPr>
      </w:pPr>
    </w:p>
    <w:p w14:paraId="7A77236C"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4796E649" w14:textId="77777777" w:rsidR="00B87BCF" w:rsidRDefault="00B87BCF">
      <w:pPr>
        <w:rPr>
          <w:lang w:val="pt-BR"/>
        </w:rPr>
      </w:pPr>
      <w:r>
        <w:rPr>
          <w:lang w:val="pt-BR"/>
        </w:rPr>
        <w:br w:type="page"/>
      </w:r>
    </w:p>
    <w:p w14:paraId="030D68B2" w14:textId="77777777" w:rsidR="00303D02" w:rsidRPr="00303D02" w:rsidRDefault="00303D02" w:rsidP="00303D02">
      <w:pPr>
        <w:pStyle w:val="Legenda"/>
        <w:keepNext/>
        <w:jc w:val="center"/>
        <w:rPr>
          <w:rFonts w:ascii="Times New Roman" w:hAnsi="Times New Roman" w:cs="Times New Roman"/>
          <w:i w:val="0"/>
          <w:color w:val="auto"/>
          <w:sz w:val="20"/>
        </w:rPr>
      </w:pPr>
      <w:bookmarkStart w:id="132" w:name="X22d8cf3fbb8eb4be67bd05c59bcadfc1312f905"/>
      <w:bookmarkEnd w:id="110"/>
      <w:bookmarkEnd w:id="113"/>
      <w:r>
        <w:rPr>
          <w:rFonts w:ascii="Times New Roman" w:hAnsi="Times New Roman" w:cs="Times New Roman"/>
          <w:i w:val="0"/>
          <w:color w:val="auto"/>
          <w:sz w:val="20"/>
        </w:rPr>
        <w:lastRenderedPageBreak/>
        <w:t xml:space="preserve">Table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4BE7393A"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47636E7" w14:textId="77777777" w:rsidR="00303D02" w:rsidRPr="00303D02" w:rsidRDefault="00303D02" w:rsidP="00303D02">
            <w:pPr>
              <w:pStyle w:val="Compact"/>
              <w:rPr>
                <w:b/>
              </w:rPr>
            </w:pPr>
            <w:r>
              <w:rPr>
                <w:b/>
              </w:rPr>
              <w:t>Modelo</w:t>
            </w:r>
          </w:p>
        </w:tc>
        <w:tc>
          <w:tcPr>
            <w:tcW w:w="0" w:type="auto"/>
            <w:tcBorders>
              <w:bottom w:val="none" w:sz="0" w:space="0" w:color="auto"/>
            </w:tcBorders>
          </w:tcPr>
          <w:p w14:paraId="36250547"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4548389A"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7EB0548B"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4DA84837" w14:textId="77777777" w:rsidR="00303D02" w:rsidRPr="00303D02" w:rsidRDefault="00303D02" w:rsidP="00303D02">
            <w:pPr>
              <w:pStyle w:val="Compact"/>
              <w:rPr>
                <w:b/>
              </w:rPr>
            </w:pPr>
            <w:r>
              <w:rPr>
                <w:b/>
              </w:rPr>
              <w:t>Teto</w:t>
            </w:r>
          </w:p>
        </w:tc>
      </w:tr>
      <w:tr w:rsidR="00303D02" w14:paraId="00968954" w14:textId="77777777" w:rsidTr="00303D02">
        <w:trPr>
          <w:jc w:val="center"/>
        </w:trPr>
        <w:tc>
          <w:tcPr>
            <w:tcW w:w="0" w:type="auto"/>
          </w:tcPr>
          <w:p w14:paraId="008B3859" w14:textId="77777777" w:rsidR="00303D02" w:rsidRDefault="00303D02" w:rsidP="00303D02">
            <w:pPr>
              <w:pStyle w:val="Compact"/>
            </w:pPr>
            <w:r>
              <w:t>EqualWeight</w:t>
            </w:r>
          </w:p>
        </w:tc>
        <w:tc>
          <w:tcPr>
            <w:tcW w:w="0" w:type="auto"/>
          </w:tcPr>
          <w:p w14:paraId="77FD4C60" w14:textId="77777777" w:rsidR="00303D02" w:rsidRDefault="00303D02" w:rsidP="00303D02">
            <w:pPr>
              <w:pStyle w:val="Compact"/>
            </w:pPr>
            <w:r>
              <w:t>MPT</w:t>
            </w:r>
          </w:p>
        </w:tc>
        <w:tc>
          <w:tcPr>
            <w:tcW w:w="0" w:type="auto"/>
          </w:tcPr>
          <w:p w14:paraId="4B67F8DC"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6EC2EA35" w14:textId="77777777" w:rsidR="00303D02" w:rsidRDefault="00303D02" w:rsidP="00303D02">
            <w:pPr>
              <w:pStyle w:val="Compact"/>
            </w:pPr>
            <w:r>
              <w:t>—</w:t>
            </w:r>
          </w:p>
        </w:tc>
        <w:tc>
          <w:tcPr>
            <w:tcW w:w="0" w:type="auto"/>
          </w:tcPr>
          <w:p w14:paraId="469FEEBC" w14:textId="77777777" w:rsidR="00303D02" w:rsidRDefault="00303D02" w:rsidP="00303D02">
            <w:pPr>
              <w:pStyle w:val="Compact"/>
            </w:pPr>
            <w:r>
              <w:t>—</w:t>
            </w:r>
          </w:p>
        </w:tc>
      </w:tr>
      <w:tr w:rsidR="00303D02" w14:paraId="3D894245" w14:textId="77777777" w:rsidTr="00303D02">
        <w:trPr>
          <w:jc w:val="center"/>
        </w:trPr>
        <w:tc>
          <w:tcPr>
            <w:tcW w:w="0" w:type="auto"/>
          </w:tcPr>
          <w:p w14:paraId="2A1F05A1" w14:textId="77777777" w:rsidR="00303D02" w:rsidRDefault="00303D02" w:rsidP="00303D02">
            <w:pPr>
              <w:pStyle w:val="Compact"/>
            </w:pPr>
            <w:r>
              <w:t>InvVol</w:t>
            </w:r>
          </w:p>
        </w:tc>
        <w:tc>
          <w:tcPr>
            <w:tcW w:w="0" w:type="auto"/>
          </w:tcPr>
          <w:p w14:paraId="0327A81E" w14:textId="77777777" w:rsidR="00303D02" w:rsidRDefault="00303D02" w:rsidP="00303D02">
            <w:pPr>
              <w:pStyle w:val="Compact"/>
            </w:pPr>
            <w:r>
              <w:t>MPT</w:t>
            </w:r>
          </w:p>
        </w:tc>
        <w:tc>
          <w:tcPr>
            <w:tcW w:w="0" w:type="auto"/>
          </w:tcPr>
          <w:p w14:paraId="23692F79"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154F095E" w14:textId="77777777" w:rsidR="00303D02" w:rsidRDefault="00303D02" w:rsidP="00303D02">
            <w:pPr>
              <w:pStyle w:val="Compact"/>
            </w:pPr>
            <w:r>
              <w:t>Volatilidade individual</w:t>
            </w:r>
          </w:p>
        </w:tc>
        <w:tc>
          <w:tcPr>
            <w:tcW w:w="0" w:type="auto"/>
          </w:tcPr>
          <w:p w14:paraId="14272A2A" w14:textId="77777777" w:rsidR="00303D02" w:rsidRDefault="00303D02" w:rsidP="00303D02">
            <w:pPr>
              <w:pStyle w:val="Compact"/>
            </w:pPr>
            <w:r>
              <w:t>—</w:t>
            </w:r>
          </w:p>
        </w:tc>
      </w:tr>
      <w:tr w:rsidR="00303D02" w14:paraId="02F8E989" w14:textId="77777777" w:rsidTr="00303D02">
        <w:trPr>
          <w:jc w:val="center"/>
        </w:trPr>
        <w:tc>
          <w:tcPr>
            <w:tcW w:w="0" w:type="auto"/>
          </w:tcPr>
          <w:p w14:paraId="55C02B51" w14:textId="77777777" w:rsidR="00303D02" w:rsidRDefault="00303D02" w:rsidP="00303D02">
            <w:pPr>
              <w:pStyle w:val="Compact"/>
            </w:pPr>
            <w:r>
              <w:t>MinVar</w:t>
            </w:r>
          </w:p>
        </w:tc>
        <w:tc>
          <w:tcPr>
            <w:tcW w:w="0" w:type="auto"/>
          </w:tcPr>
          <w:p w14:paraId="484AA747" w14:textId="77777777" w:rsidR="00303D02" w:rsidRDefault="00303D02" w:rsidP="00303D02">
            <w:pPr>
              <w:pStyle w:val="Compact"/>
            </w:pPr>
            <w:r>
              <w:t>MPT</w:t>
            </w:r>
          </w:p>
        </w:tc>
        <w:tc>
          <w:tcPr>
            <w:tcW w:w="0" w:type="auto"/>
          </w:tcPr>
          <w:p w14:paraId="73003B5C" w14:textId="77777777" w:rsidR="00303D02" w:rsidRDefault="00303D02" w:rsidP="00303D02">
            <w:pPr>
              <w:pStyle w:val="Compact"/>
            </w:pPr>
            <w:r>
              <w:t>Min variância</w:t>
            </w:r>
          </w:p>
        </w:tc>
        <w:tc>
          <w:tcPr>
            <w:tcW w:w="0" w:type="auto"/>
          </w:tcPr>
          <w:p w14:paraId="6AF24031"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6A9576BC" w14:textId="77777777" w:rsidR="00303D02" w:rsidRDefault="00303D02" w:rsidP="00303D02">
            <w:pPr>
              <w:pStyle w:val="Compact"/>
            </w:pPr>
            <w:r>
              <w:t>Não</w:t>
            </w:r>
          </w:p>
        </w:tc>
      </w:tr>
      <w:tr w:rsidR="00303D02" w14:paraId="2C0CB8DA" w14:textId="77777777" w:rsidTr="00303D02">
        <w:trPr>
          <w:jc w:val="center"/>
        </w:trPr>
        <w:tc>
          <w:tcPr>
            <w:tcW w:w="0" w:type="auto"/>
          </w:tcPr>
          <w:p w14:paraId="2223DB14" w14:textId="77777777" w:rsidR="00303D02" w:rsidRDefault="00303D02" w:rsidP="00303D02">
            <w:pPr>
              <w:pStyle w:val="Compact"/>
            </w:pPr>
            <w:r>
              <w:t>MinVar_c10</w:t>
            </w:r>
          </w:p>
        </w:tc>
        <w:tc>
          <w:tcPr>
            <w:tcW w:w="0" w:type="auto"/>
          </w:tcPr>
          <w:p w14:paraId="54984B7C" w14:textId="77777777" w:rsidR="00303D02" w:rsidRDefault="00303D02" w:rsidP="00303D02">
            <w:pPr>
              <w:pStyle w:val="Compact"/>
            </w:pPr>
            <w:r>
              <w:t>MPT</w:t>
            </w:r>
          </w:p>
        </w:tc>
        <w:tc>
          <w:tcPr>
            <w:tcW w:w="0" w:type="auto"/>
          </w:tcPr>
          <w:p w14:paraId="7194ADE2" w14:textId="77777777" w:rsidR="00303D02" w:rsidRDefault="00303D02" w:rsidP="00303D02">
            <w:pPr>
              <w:pStyle w:val="Compact"/>
            </w:pPr>
            <w:r>
              <w:t>Min variância</w:t>
            </w:r>
          </w:p>
        </w:tc>
        <w:tc>
          <w:tcPr>
            <w:tcW w:w="0" w:type="auto"/>
          </w:tcPr>
          <w:p w14:paraId="6FDFAF22"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34EAB40" w14:textId="77777777" w:rsidR="00303D02" w:rsidRDefault="00303D02" w:rsidP="00303D02">
            <w:pPr>
              <w:pStyle w:val="Compact"/>
            </w:pPr>
            <w:r>
              <w:t>10%</w:t>
            </w:r>
          </w:p>
        </w:tc>
      </w:tr>
      <w:tr w:rsidR="00303D02" w14:paraId="27706BDF" w14:textId="77777777" w:rsidTr="00303D02">
        <w:trPr>
          <w:jc w:val="center"/>
        </w:trPr>
        <w:tc>
          <w:tcPr>
            <w:tcW w:w="0" w:type="auto"/>
          </w:tcPr>
          <w:p w14:paraId="7F1C4DBF" w14:textId="77777777" w:rsidR="00303D02" w:rsidRDefault="00303D02" w:rsidP="00303D02">
            <w:pPr>
              <w:pStyle w:val="Compact"/>
            </w:pPr>
            <w:r>
              <w:t>MaxSharpe</w:t>
            </w:r>
          </w:p>
        </w:tc>
        <w:tc>
          <w:tcPr>
            <w:tcW w:w="0" w:type="auto"/>
          </w:tcPr>
          <w:p w14:paraId="7BDF8E52" w14:textId="77777777" w:rsidR="00303D02" w:rsidRDefault="00303D02" w:rsidP="00303D02">
            <w:pPr>
              <w:pStyle w:val="Compact"/>
            </w:pPr>
            <w:r>
              <w:t>MPT</w:t>
            </w:r>
          </w:p>
        </w:tc>
        <w:tc>
          <w:tcPr>
            <w:tcW w:w="0" w:type="auto"/>
          </w:tcPr>
          <w:p w14:paraId="4A63DC65"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40AEB3A" w14:textId="77777777" w:rsidR="00303D02" w:rsidRDefault="00303D02" w:rsidP="00303D02">
            <w:pPr>
              <w:pStyle w:val="Compact"/>
            </w:pPr>
            <w:r>
              <w:t>Variância</w:t>
            </w:r>
          </w:p>
        </w:tc>
        <w:tc>
          <w:tcPr>
            <w:tcW w:w="0" w:type="auto"/>
          </w:tcPr>
          <w:p w14:paraId="61EEF66C" w14:textId="77777777" w:rsidR="00303D02" w:rsidRDefault="00303D02" w:rsidP="00303D02">
            <w:pPr>
              <w:pStyle w:val="Compact"/>
            </w:pPr>
            <w:r>
              <w:t>Não</w:t>
            </w:r>
          </w:p>
        </w:tc>
      </w:tr>
      <w:tr w:rsidR="00303D02" w14:paraId="4F9B92FC" w14:textId="77777777" w:rsidTr="00303D02">
        <w:trPr>
          <w:jc w:val="center"/>
        </w:trPr>
        <w:tc>
          <w:tcPr>
            <w:tcW w:w="0" w:type="auto"/>
          </w:tcPr>
          <w:p w14:paraId="1EE70D4D" w14:textId="77777777" w:rsidR="00303D02" w:rsidRDefault="00303D02" w:rsidP="00303D02">
            <w:pPr>
              <w:pStyle w:val="Compact"/>
            </w:pPr>
            <w:r>
              <w:t>MaxSharpe_c10</w:t>
            </w:r>
          </w:p>
        </w:tc>
        <w:tc>
          <w:tcPr>
            <w:tcW w:w="0" w:type="auto"/>
          </w:tcPr>
          <w:p w14:paraId="20F5FACC" w14:textId="77777777" w:rsidR="00303D02" w:rsidRDefault="00303D02" w:rsidP="00303D02">
            <w:pPr>
              <w:pStyle w:val="Compact"/>
            </w:pPr>
            <w:r>
              <w:t>MPT</w:t>
            </w:r>
          </w:p>
        </w:tc>
        <w:tc>
          <w:tcPr>
            <w:tcW w:w="0" w:type="auto"/>
          </w:tcPr>
          <w:p w14:paraId="17A323F3"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8A6F1D3" w14:textId="77777777" w:rsidR="00303D02" w:rsidRDefault="00303D02" w:rsidP="00303D02">
            <w:pPr>
              <w:pStyle w:val="Compact"/>
            </w:pPr>
            <w:r>
              <w:t>Variância</w:t>
            </w:r>
          </w:p>
        </w:tc>
        <w:tc>
          <w:tcPr>
            <w:tcW w:w="0" w:type="auto"/>
          </w:tcPr>
          <w:p w14:paraId="67980F9B" w14:textId="77777777" w:rsidR="00303D02" w:rsidRDefault="00303D02" w:rsidP="00303D02">
            <w:pPr>
              <w:pStyle w:val="Compact"/>
            </w:pPr>
            <w:r>
              <w:t>10%</w:t>
            </w:r>
          </w:p>
        </w:tc>
      </w:tr>
      <w:tr w:rsidR="00303D02" w14:paraId="455EB35C" w14:textId="77777777" w:rsidTr="00303D02">
        <w:trPr>
          <w:jc w:val="center"/>
        </w:trPr>
        <w:tc>
          <w:tcPr>
            <w:tcW w:w="0" w:type="auto"/>
          </w:tcPr>
          <w:p w14:paraId="1E62BA0C" w14:textId="77777777" w:rsidR="00303D02" w:rsidRDefault="00303D02" w:rsidP="00303D02">
            <w:pPr>
              <w:pStyle w:val="Compact"/>
            </w:pPr>
            <w:r>
              <w:t>MaxOmega</w:t>
            </w:r>
          </w:p>
        </w:tc>
        <w:tc>
          <w:tcPr>
            <w:tcW w:w="0" w:type="auto"/>
          </w:tcPr>
          <w:p w14:paraId="4C88126F" w14:textId="77777777" w:rsidR="00303D02" w:rsidRDefault="00303D02" w:rsidP="00303D02">
            <w:pPr>
              <w:pStyle w:val="Compact"/>
            </w:pPr>
            <w:r>
              <w:t>PMPT</w:t>
            </w:r>
          </w:p>
        </w:tc>
        <w:tc>
          <w:tcPr>
            <w:tcW w:w="0" w:type="auto"/>
          </w:tcPr>
          <w:p w14:paraId="1B380F62"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50B2DB06"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78894666" w14:textId="77777777" w:rsidR="00303D02" w:rsidRDefault="00303D02" w:rsidP="00303D02">
            <w:pPr>
              <w:pStyle w:val="Compact"/>
            </w:pPr>
            <w:r>
              <w:t>Não</w:t>
            </w:r>
          </w:p>
        </w:tc>
      </w:tr>
      <w:tr w:rsidR="00303D02" w14:paraId="7C71C890" w14:textId="77777777" w:rsidTr="00303D02">
        <w:trPr>
          <w:jc w:val="center"/>
        </w:trPr>
        <w:tc>
          <w:tcPr>
            <w:tcW w:w="0" w:type="auto"/>
          </w:tcPr>
          <w:p w14:paraId="5D13B772" w14:textId="77777777" w:rsidR="00303D02" w:rsidRDefault="00303D02" w:rsidP="00303D02">
            <w:pPr>
              <w:pStyle w:val="Compact"/>
            </w:pPr>
            <w:r>
              <w:t>MaxSortino</w:t>
            </w:r>
          </w:p>
        </w:tc>
        <w:tc>
          <w:tcPr>
            <w:tcW w:w="0" w:type="auto"/>
          </w:tcPr>
          <w:p w14:paraId="58718740" w14:textId="77777777" w:rsidR="00303D02" w:rsidRDefault="00303D02" w:rsidP="00303D02">
            <w:pPr>
              <w:pStyle w:val="Compact"/>
            </w:pPr>
            <w:r>
              <w:t>PMPT</w:t>
            </w:r>
          </w:p>
        </w:tc>
        <w:tc>
          <w:tcPr>
            <w:tcW w:w="0" w:type="auto"/>
          </w:tcPr>
          <w:p w14:paraId="165E7F3D" w14:textId="77777777" w:rsidR="00303D02" w:rsidRDefault="00303D02" w:rsidP="00303D02">
            <w:pPr>
              <w:pStyle w:val="Compact"/>
            </w:pPr>
            <w:r>
              <w:t>Máx Sortino</w:t>
            </w:r>
          </w:p>
        </w:tc>
        <w:tc>
          <w:tcPr>
            <w:tcW w:w="0" w:type="auto"/>
          </w:tcPr>
          <w:p w14:paraId="42440A99"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7575557" w14:textId="77777777" w:rsidR="00303D02" w:rsidRDefault="00303D02" w:rsidP="00303D02">
            <w:pPr>
              <w:pStyle w:val="Compact"/>
            </w:pPr>
            <w:r>
              <w:t>Não</w:t>
            </w:r>
          </w:p>
        </w:tc>
      </w:tr>
      <w:tr w:rsidR="00303D02" w14:paraId="21DBF73F" w14:textId="77777777" w:rsidTr="00303D02">
        <w:trPr>
          <w:jc w:val="center"/>
        </w:trPr>
        <w:tc>
          <w:tcPr>
            <w:tcW w:w="0" w:type="auto"/>
          </w:tcPr>
          <w:p w14:paraId="342833F9" w14:textId="77777777" w:rsidR="00303D02" w:rsidRDefault="00303D02" w:rsidP="00303D02">
            <w:pPr>
              <w:pStyle w:val="Compact"/>
            </w:pPr>
            <w:r>
              <w:t>MaxKappa3</w:t>
            </w:r>
          </w:p>
        </w:tc>
        <w:tc>
          <w:tcPr>
            <w:tcW w:w="0" w:type="auto"/>
          </w:tcPr>
          <w:p w14:paraId="055EB472" w14:textId="77777777" w:rsidR="00303D02" w:rsidRDefault="00303D02" w:rsidP="00303D02">
            <w:pPr>
              <w:pStyle w:val="Compact"/>
            </w:pPr>
            <w:r>
              <w:t>PMPT</w:t>
            </w:r>
          </w:p>
        </w:tc>
        <w:tc>
          <w:tcPr>
            <w:tcW w:w="0" w:type="auto"/>
          </w:tcPr>
          <w:p w14:paraId="1D3D3CDA"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51543CF4"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27B33A9A" w14:textId="77777777" w:rsidR="00303D02" w:rsidRDefault="00303D02" w:rsidP="00303D02">
            <w:pPr>
              <w:pStyle w:val="Compact"/>
            </w:pPr>
            <w:r>
              <w:t>Não</w:t>
            </w:r>
          </w:p>
        </w:tc>
      </w:tr>
      <w:tr w:rsidR="00303D02" w14:paraId="7C641967" w14:textId="77777777" w:rsidTr="00303D02">
        <w:trPr>
          <w:jc w:val="center"/>
        </w:trPr>
        <w:tc>
          <w:tcPr>
            <w:tcW w:w="0" w:type="auto"/>
          </w:tcPr>
          <w:p w14:paraId="0EA8E270" w14:textId="77777777" w:rsidR="00303D02" w:rsidRDefault="00303D02" w:rsidP="00303D02">
            <w:pPr>
              <w:pStyle w:val="Compact"/>
            </w:pPr>
            <w:r>
              <w:t>MinCVaR</w:t>
            </w:r>
          </w:p>
        </w:tc>
        <w:tc>
          <w:tcPr>
            <w:tcW w:w="0" w:type="auto"/>
          </w:tcPr>
          <w:p w14:paraId="00039F29" w14:textId="77777777" w:rsidR="00303D02" w:rsidRDefault="00303D02" w:rsidP="00303D02">
            <w:pPr>
              <w:pStyle w:val="Compact"/>
            </w:pPr>
            <w:r>
              <w:t>PMPT</w:t>
            </w:r>
          </w:p>
        </w:tc>
        <w:tc>
          <w:tcPr>
            <w:tcW w:w="0" w:type="auto"/>
          </w:tcPr>
          <w:p w14:paraId="25FD8B6A" w14:textId="77777777" w:rsidR="00303D02" w:rsidRDefault="00303D02" w:rsidP="00303D02">
            <w:pPr>
              <w:pStyle w:val="Compact"/>
            </w:pPr>
            <w:r>
              <w:t>Min CVaR (95%)</w:t>
            </w:r>
          </w:p>
        </w:tc>
        <w:tc>
          <w:tcPr>
            <w:tcW w:w="0" w:type="auto"/>
          </w:tcPr>
          <w:p w14:paraId="0ADA18BC" w14:textId="77777777" w:rsidR="00303D02" w:rsidRDefault="00303D02" w:rsidP="00303D02">
            <w:pPr>
              <w:pStyle w:val="Compact"/>
            </w:pPr>
            <w:r>
              <w:t>Cauda de retornos</w:t>
            </w:r>
          </w:p>
        </w:tc>
        <w:tc>
          <w:tcPr>
            <w:tcW w:w="0" w:type="auto"/>
          </w:tcPr>
          <w:p w14:paraId="6BF3A093" w14:textId="77777777" w:rsidR="00303D02" w:rsidRDefault="00303D02" w:rsidP="00303D02">
            <w:pPr>
              <w:pStyle w:val="Compact"/>
            </w:pPr>
            <w:r>
              <w:t>Não</w:t>
            </w:r>
          </w:p>
        </w:tc>
      </w:tr>
      <w:tr w:rsidR="00303D02" w14:paraId="584A71CE" w14:textId="77777777" w:rsidTr="00303D02">
        <w:trPr>
          <w:jc w:val="center"/>
        </w:trPr>
        <w:tc>
          <w:tcPr>
            <w:tcW w:w="0" w:type="auto"/>
          </w:tcPr>
          <w:p w14:paraId="272F7F87" w14:textId="77777777" w:rsidR="00303D02" w:rsidRDefault="00303D02" w:rsidP="00303D02">
            <w:pPr>
              <w:pStyle w:val="Compact"/>
            </w:pPr>
            <w:r>
              <w:t>MinCDaR</w:t>
            </w:r>
          </w:p>
        </w:tc>
        <w:tc>
          <w:tcPr>
            <w:tcW w:w="0" w:type="auto"/>
          </w:tcPr>
          <w:p w14:paraId="643C224D" w14:textId="77777777" w:rsidR="00303D02" w:rsidRDefault="00303D02" w:rsidP="00303D02">
            <w:pPr>
              <w:pStyle w:val="Compact"/>
            </w:pPr>
            <w:r>
              <w:t>PMPT</w:t>
            </w:r>
          </w:p>
        </w:tc>
        <w:tc>
          <w:tcPr>
            <w:tcW w:w="0" w:type="auto"/>
          </w:tcPr>
          <w:p w14:paraId="71FCD004" w14:textId="77777777" w:rsidR="00303D02" w:rsidRDefault="00303D02" w:rsidP="00303D02">
            <w:pPr>
              <w:pStyle w:val="Compact"/>
            </w:pPr>
            <w:r>
              <w:t>Min CDaR (95%)</w:t>
            </w:r>
          </w:p>
        </w:tc>
        <w:tc>
          <w:tcPr>
            <w:tcW w:w="0" w:type="auto"/>
          </w:tcPr>
          <w:p w14:paraId="0AC526D0" w14:textId="77777777" w:rsidR="00303D02" w:rsidRDefault="00303D02" w:rsidP="00303D02">
            <w:pPr>
              <w:pStyle w:val="Compact"/>
            </w:pPr>
            <w:r>
              <w:t>Cauda de drawdowns</w:t>
            </w:r>
          </w:p>
        </w:tc>
        <w:tc>
          <w:tcPr>
            <w:tcW w:w="0" w:type="auto"/>
          </w:tcPr>
          <w:p w14:paraId="486EA8B1" w14:textId="77777777" w:rsidR="00303D02" w:rsidRDefault="00303D02" w:rsidP="00303D02">
            <w:pPr>
              <w:pStyle w:val="Compact"/>
            </w:pPr>
            <w:r>
              <w:t>Não</w:t>
            </w:r>
          </w:p>
        </w:tc>
      </w:tr>
      <w:tr w:rsidR="00303D02" w14:paraId="0FDD47C4" w14:textId="77777777" w:rsidTr="00303D02">
        <w:trPr>
          <w:jc w:val="center"/>
        </w:trPr>
        <w:tc>
          <w:tcPr>
            <w:tcW w:w="0" w:type="auto"/>
          </w:tcPr>
          <w:p w14:paraId="3AFCCE11" w14:textId="77777777" w:rsidR="00303D02" w:rsidRDefault="00303D02" w:rsidP="00303D02">
            <w:pPr>
              <w:pStyle w:val="Compact"/>
            </w:pPr>
            <w:r>
              <w:t>BL_classico</w:t>
            </w:r>
          </w:p>
        </w:tc>
        <w:tc>
          <w:tcPr>
            <w:tcW w:w="0" w:type="auto"/>
          </w:tcPr>
          <w:p w14:paraId="0F7A410A" w14:textId="77777777" w:rsidR="00303D02" w:rsidRDefault="00303D02" w:rsidP="00303D02">
            <w:pPr>
              <w:pStyle w:val="Compact"/>
            </w:pPr>
            <w:r>
              <w:t>BL</w:t>
            </w:r>
          </w:p>
        </w:tc>
        <w:tc>
          <w:tcPr>
            <w:tcW w:w="0" w:type="auto"/>
          </w:tcPr>
          <w:p w14:paraId="601DCE75"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28656B0" w14:textId="77777777" w:rsidR="00303D02" w:rsidRDefault="00303D02" w:rsidP="00303D02">
            <w:pPr>
              <w:pStyle w:val="Compact"/>
            </w:pPr>
            <w:r>
              <w:t>Variância</w:t>
            </w:r>
          </w:p>
        </w:tc>
        <w:tc>
          <w:tcPr>
            <w:tcW w:w="0" w:type="auto"/>
          </w:tcPr>
          <w:p w14:paraId="26B88544" w14:textId="77777777" w:rsidR="00303D02" w:rsidRDefault="00303D02" w:rsidP="00303D02">
            <w:pPr>
              <w:pStyle w:val="Compact"/>
            </w:pPr>
            <w:r>
              <w:t>Não</w:t>
            </w:r>
          </w:p>
        </w:tc>
      </w:tr>
      <w:tr w:rsidR="00303D02" w14:paraId="7C153856" w14:textId="77777777" w:rsidTr="00303D02">
        <w:trPr>
          <w:jc w:val="center"/>
        </w:trPr>
        <w:tc>
          <w:tcPr>
            <w:tcW w:w="0" w:type="auto"/>
          </w:tcPr>
          <w:p w14:paraId="3716D750" w14:textId="77777777" w:rsidR="00303D02" w:rsidRDefault="00303D02" w:rsidP="00303D02">
            <w:pPr>
              <w:pStyle w:val="Compact"/>
            </w:pPr>
            <w:r>
              <w:t>BL_classico_c10</w:t>
            </w:r>
          </w:p>
        </w:tc>
        <w:tc>
          <w:tcPr>
            <w:tcW w:w="0" w:type="auto"/>
          </w:tcPr>
          <w:p w14:paraId="024ED8E1" w14:textId="77777777" w:rsidR="00303D02" w:rsidRDefault="00303D02" w:rsidP="00303D02">
            <w:pPr>
              <w:pStyle w:val="Compact"/>
            </w:pPr>
            <w:r>
              <w:t>BL</w:t>
            </w:r>
          </w:p>
        </w:tc>
        <w:tc>
          <w:tcPr>
            <w:tcW w:w="0" w:type="auto"/>
          </w:tcPr>
          <w:p w14:paraId="25E2E7C9"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E2DEC5" w14:textId="77777777" w:rsidR="00303D02" w:rsidRDefault="00303D02" w:rsidP="00303D02">
            <w:pPr>
              <w:pStyle w:val="Compact"/>
            </w:pPr>
            <w:r>
              <w:t>Variância</w:t>
            </w:r>
          </w:p>
        </w:tc>
        <w:tc>
          <w:tcPr>
            <w:tcW w:w="0" w:type="auto"/>
          </w:tcPr>
          <w:p w14:paraId="7688E063" w14:textId="77777777" w:rsidR="00303D02" w:rsidRDefault="00303D02" w:rsidP="00303D02">
            <w:pPr>
              <w:pStyle w:val="Compact"/>
            </w:pPr>
            <w:r>
              <w:t>10%</w:t>
            </w:r>
          </w:p>
        </w:tc>
      </w:tr>
      <w:tr w:rsidR="00303D02" w14:paraId="6639DE4B" w14:textId="77777777" w:rsidTr="00303D02">
        <w:trPr>
          <w:jc w:val="center"/>
        </w:trPr>
        <w:tc>
          <w:tcPr>
            <w:tcW w:w="0" w:type="auto"/>
          </w:tcPr>
          <w:p w14:paraId="551F3D8B" w14:textId="77777777" w:rsidR="00303D02" w:rsidRDefault="00303D02" w:rsidP="00303D02">
            <w:pPr>
              <w:pStyle w:val="Compact"/>
            </w:pPr>
            <w:r>
              <w:t>BL_downside</w:t>
            </w:r>
          </w:p>
        </w:tc>
        <w:tc>
          <w:tcPr>
            <w:tcW w:w="0" w:type="auto"/>
          </w:tcPr>
          <w:p w14:paraId="2A88D28B" w14:textId="77777777" w:rsidR="00303D02" w:rsidRDefault="00303D02" w:rsidP="00303D02">
            <w:pPr>
              <w:pStyle w:val="Compact"/>
            </w:pPr>
            <w:r>
              <w:t>BL</w:t>
            </w:r>
          </w:p>
        </w:tc>
        <w:tc>
          <w:tcPr>
            <w:tcW w:w="0" w:type="auto"/>
          </w:tcPr>
          <w:p w14:paraId="5E01D830"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7CFA466" w14:textId="77777777" w:rsidR="00303D02" w:rsidRDefault="00303D02" w:rsidP="00303D02">
            <w:pPr>
              <w:pStyle w:val="Compact"/>
            </w:pPr>
            <w:r>
              <w:t>Semicovariância</w:t>
            </w:r>
          </w:p>
        </w:tc>
        <w:tc>
          <w:tcPr>
            <w:tcW w:w="0" w:type="auto"/>
          </w:tcPr>
          <w:p w14:paraId="43E2934E" w14:textId="77777777" w:rsidR="00303D02" w:rsidRDefault="00303D02" w:rsidP="00303D02">
            <w:pPr>
              <w:pStyle w:val="Compact"/>
            </w:pPr>
            <w:r>
              <w:t>Não</w:t>
            </w:r>
          </w:p>
        </w:tc>
      </w:tr>
      <w:tr w:rsidR="00303D02" w14:paraId="3B63FEB8" w14:textId="77777777" w:rsidTr="00303D02">
        <w:trPr>
          <w:jc w:val="center"/>
        </w:trPr>
        <w:tc>
          <w:tcPr>
            <w:tcW w:w="0" w:type="auto"/>
          </w:tcPr>
          <w:p w14:paraId="5511BD9C" w14:textId="77777777" w:rsidR="00303D02" w:rsidRDefault="00303D02" w:rsidP="00303D02">
            <w:pPr>
              <w:pStyle w:val="Compact"/>
            </w:pPr>
            <w:r>
              <w:t>BL_downside_c10</w:t>
            </w:r>
          </w:p>
        </w:tc>
        <w:tc>
          <w:tcPr>
            <w:tcW w:w="0" w:type="auto"/>
          </w:tcPr>
          <w:p w14:paraId="24A3E5C3" w14:textId="77777777" w:rsidR="00303D02" w:rsidRDefault="00303D02" w:rsidP="00303D02">
            <w:pPr>
              <w:pStyle w:val="Compact"/>
            </w:pPr>
            <w:r>
              <w:t>BL</w:t>
            </w:r>
          </w:p>
        </w:tc>
        <w:tc>
          <w:tcPr>
            <w:tcW w:w="0" w:type="auto"/>
          </w:tcPr>
          <w:p w14:paraId="3EB2266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3774E73" w14:textId="77777777" w:rsidR="00303D02" w:rsidRDefault="00303D02" w:rsidP="00303D02">
            <w:pPr>
              <w:pStyle w:val="Compact"/>
            </w:pPr>
            <w:r>
              <w:t>Semicovariância</w:t>
            </w:r>
          </w:p>
        </w:tc>
        <w:tc>
          <w:tcPr>
            <w:tcW w:w="0" w:type="auto"/>
          </w:tcPr>
          <w:p w14:paraId="23096B3E" w14:textId="77777777" w:rsidR="00303D02" w:rsidRDefault="00303D02" w:rsidP="00303D02">
            <w:pPr>
              <w:pStyle w:val="Compact"/>
            </w:pPr>
            <w:r>
              <w:t>10%</w:t>
            </w:r>
          </w:p>
        </w:tc>
      </w:tr>
    </w:tbl>
    <w:p w14:paraId="062FA07B" w14:textId="77777777" w:rsidR="00303D02" w:rsidRPr="00303D02" w:rsidRDefault="00303D02" w:rsidP="00303D02">
      <w:pPr>
        <w:pStyle w:val="Corpodetexto"/>
        <w:jc w:val="center"/>
        <w:rPr>
          <w:sz w:val="18"/>
        </w:rPr>
      </w:pPr>
      <w:r>
        <w:rPr>
          <w:sz w:val="20"/>
        </w:rPr>
        <w:t>Fonte: elaboração própria.</w:t>
      </w:r>
    </w:p>
    <w:p w14:paraId="6C2C34AB" w14:textId="77777777" w:rsidR="00303D02" w:rsidRDefault="00303D02" w:rsidP="00303D02">
      <w:pPr>
        <w:pStyle w:val="Corpodetexto"/>
        <w:rPr>
          <w:lang w:val="pt-BR"/>
        </w:rPr>
      </w:pPr>
    </w:p>
    <w:bookmarkEnd w:id="132"/>
    <w:p w14:paraId="76ED87D8"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11814FE6" w14:textId="77777777" w:rsidR="00780A74" w:rsidRPr="00853490" w:rsidRDefault="00D75844" w:rsidP="00853490">
      <w:pPr>
        <w:pStyle w:val="Corpodetexto"/>
        <w:tabs>
          <w:tab w:val="left" w:pos="993"/>
        </w:tabs>
        <w:spacing w:line="360" w:lineRule="auto"/>
        <w:ind w:firstLine="851"/>
        <w:jc w:val="both"/>
      </w:pPr>
      <w:r>
        <w:br w:type="page"/>
      </w:r>
    </w:p>
    <w:p w14:paraId="28E2E9B9" w14:textId="77777777" w:rsidR="00853490" w:rsidRPr="00853490" w:rsidRDefault="00853490" w:rsidP="00853490">
      <w:pPr>
        <w:pStyle w:val="Ttulo1"/>
        <w:numPr>
          <w:ilvl w:val="0"/>
          <w:numId w:val="1"/>
        </w:numPr>
        <w:tabs>
          <w:tab w:val="left" w:pos="480"/>
        </w:tabs>
        <w:spacing w:line="360" w:lineRule="auto"/>
        <w:jc w:val="both"/>
        <w:rPr>
          <w:b w:val="0"/>
        </w:rPr>
      </w:pPr>
      <w:bookmarkStart w:id="133" w:name="_Toc231448197"/>
      <w:r>
        <w:lastRenderedPageBreak/>
        <w:t>CAPÍTULO 4 — RESULTADOS E DISCUSSÃO</w:t>
      </w:r>
      <w:bookmarkEnd w:id="133"/>
      <w:r>
        <w:t xml:space="preserve"> </w:t>
      </w:r>
    </w:p>
    <w:p w14:paraId="242D1668" w14:textId="77777777" w:rsidR="00043795" w:rsidRDefault="00043795" w:rsidP="00043795">
      <w:pPr>
        <w:rPr>
          <w:sz w:val="24"/>
        </w:rPr>
      </w:pPr>
    </w:p>
    <w:p w14:paraId="70C15019" w14:textId="77777777" w:rsidR="00043795" w:rsidRDefault="00043795" w:rsidP="00043795">
      <w:pPr>
        <w:rPr>
          <w:sz w:val="24"/>
          <w:szCs w:val="24"/>
        </w:rPr>
      </w:pPr>
    </w:p>
    <w:p w14:paraId="432AB163" w14:textId="77777777" w:rsidR="00780A74" w:rsidRPr="00114688" w:rsidRDefault="00043795" w:rsidP="00853490">
      <w:pPr>
        <w:pStyle w:val="Ttulo2"/>
        <w:numPr>
          <w:ilvl w:val="1"/>
          <w:numId w:val="1"/>
        </w:numPr>
        <w:jc w:val="left"/>
        <w:rPr>
          <w:sz w:val="22"/>
          <w:szCs w:val="24"/>
        </w:rPr>
      </w:pPr>
      <w:bookmarkStart w:id="134" w:name="_Toc231448198"/>
      <w:r>
        <w:rPr>
          <w:sz w:val="24"/>
        </w:rPr>
        <w:t>Estatísticas Descritivas e Diagnóstico Econométrico</w:t>
      </w:r>
      <w:bookmarkEnd w:id="134"/>
    </w:p>
    <w:p w14:paraId="57E408CB" w14:textId="77777777" w:rsidR="00043795" w:rsidRPr="000815A7" w:rsidRDefault="00043795" w:rsidP="00043795">
      <w:pPr>
        <w:rPr>
          <w:bCs/>
          <w:sz w:val="24"/>
          <w:szCs w:val="24"/>
        </w:rPr>
      </w:pPr>
    </w:p>
    <w:p w14:paraId="623227D0" w14:textId="77777777" w:rsidR="00043795" w:rsidRPr="00D75844" w:rsidRDefault="00043795" w:rsidP="00853490">
      <w:pPr>
        <w:pStyle w:val="Ttulo3"/>
        <w:numPr>
          <w:ilvl w:val="2"/>
          <w:numId w:val="1"/>
        </w:numPr>
        <w:ind w:left="0" w:firstLine="0"/>
        <w:rPr>
          <w:b w:val="0"/>
          <w:sz w:val="22"/>
        </w:rPr>
      </w:pPr>
      <w:bookmarkStart w:id="135" w:name="_Toc231448199"/>
      <w:r>
        <w:rPr>
          <w:b w:val="0"/>
        </w:rPr>
        <w:t>Modelo Black-Litterman com Visões LSTM</w:t>
      </w:r>
      <w:bookmarkEnd w:id="135"/>
    </w:p>
    <w:p w14:paraId="392E4F1F" w14:textId="77777777" w:rsidR="00043795" w:rsidRPr="000815A7" w:rsidRDefault="00043795" w:rsidP="00043795"/>
    <w:p w14:paraId="409E3C11" w14:textId="77777777" w:rsidR="00780A74" w:rsidRPr="00780A74" w:rsidRDefault="00780A74" w:rsidP="00043795">
      <w:pPr>
        <w:rPr>
          <w:sz w:val="24"/>
          <w:szCs w:val="24"/>
        </w:rPr>
      </w:pPr>
    </w:p>
    <w:p w14:paraId="11732FEC" w14:textId="77777777"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0B0218C0" w14:textId="77777777" w:rsidR="00043795" w:rsidRDefault="00043795" w:rsidP="00114688">
      <w:pPr>
        <w:spacing w:line="360" w:lineRule="auto"/>
        <w:jc w:val="both"/>
      </w:pPr>
    </w:p>
    <w:p w14:paraId="6A7C3113" w14:textId="77777777" w:rsidR="00043795" w:rsidRPr="00043795" w:rsidRDefault="00043795" w:rsidP="00043795">
      <w:pPr>
        <w:pStyle w:val="Legenda"/>
        <w:keepNext/>
        <w:jc w:val="center"/>
        <w:rPr>
          <w:i w:val="0"/>
          <w:color w:val="auto"/>
          <w:sz w:val="22"/>
        </w:rPr>
      </w:pPr>
      <w:bookmarkStart w:id="136" w:name="_Toc231447943"/>
      <w:r>
        <w:rPr>
          <w:i w:val="0"/>
          <w:color w:val="auto"/>
          <w:sz w:val="22"/>
        </w:rPr>
        <w:t xml:space="preserve">Tabela </w:t>
      </w:r>
      <w:r>
        <w:rPr>
          <w:i w:val="0"/>
          <w:color w:val="auto"/>
          <w:sz w:val="22"/>
        </w:rPr>
        <w:fldChar w:fldCharType="begin"/>
      </w:r>
      <w:r>
        <w:rPr>
          <w:i w:val="0"/>
          <w:color w:val="auto"/>
          <w:sz w:val="22"/>
        </w:rPr>
        <w:instrText xml:space="preserve"> SEQ Tabela \* ARABIC </w:instrText>
      </w:r>
      <w:r>
        <w:rPr>
          <w:i w:val="0"/>
          <w:color w:val="auto"/>
          <w:sz w:val="22"/>
        </w:rPr>
        <w:fldChar w:fldCharType="separate"/>
      </w:r>
      <w:r>
        <w:rPr>
          <w:i w:val="0"/>
          <w:noProof/>
          <w:color w:val="auto"/>
          <w:sz w:val="22"/>
        </w:rPr>
        <w:t>4</w:t>
      </w:r>
      <w:r>
        <w:rPr>
          <w:i w:val="0"/>
          <w:color w:val="auto"/>
          <w:sz w:val="22"/>
        </w:rPr>
        <w:fldChar w:fldCharType="end"/>
      </w:r>
      <w:r>
        <w:rPr>
          <w:i w:val="0"/>
          <w:color w:val="auto"/>
          <w:sz w:val="22"/>
        </w:rPr>
        <w:t xml:space="preserve"> - Distribuição Setorial da Amostra</w:t>
      </w:r>
      <w:bookmarkEnd w:id="136"/>
    </w:p>
    <w:tbl>
      <w:tblPr>
        <w:tblStyle w:val="Tabelacomgrade"/>
        <w:tblW w:w="7590" w:type="dxa"/>
        <w:tblLook w:val="04A0" w:firstRow="1" w:lastRow="0" w:firstColumn="1" w:lastColumn="0" w:noHBand="0" w:noVBand="1"/>
      </w:tblPr>
      <w:tblGrid>
        <w:gridCol w:w="4390"/>
        <w:gridCol w:w="1600"/>
        <w:gridCol w:w="1600"/>
      </w:tblGrid>
      <w:tr w:rsidR="001E4C51" w14:paraId="2E852650" w14:textId="77777777" w:rsidTr="00E32C36">
        <w:tc>
          <w:tcPr>
            <w:tcW w:w="4390" w:type="dxa"/>
          </w:tcPr>
          <w:p w14:paraId="39739000" w14:textId="77777777" w:rsidR="001E4C51" w:rsidRPr="00E32C36" w:rsidRDefault="001E4C51" w:rsidP="00E32C36">
            <w:pPr>
              <w:jc w:val="center"/>
            </w:pPr>
            <w:r>
              <w:rPr>
                <w:b/>
                <w:bCs/>
              </w:rPr>
              <w:t>Setor econômico (B3)</w:t>
            </w:r>
          </w:p>
        </w:tc>
        <w:tc>
          <w:tcPr>
            <w:tcW w:w="1600" w:type="dxa"/>
          </w:tcPr>
          <w:p w14:paraId="216831A2" w14:textId="77777777" w:rsidR="001E4C51" w:rsidRPr="00E32C36" w:rsidRDefault="001E4C51" w:rsidP="00E32C36">
            <w:pPr>
              <w:jc w:val="center"/>
            </w:pPr>
            <w:r>
              <w:rPr>
                <w:b/>
                <w:bCs/>
              </w:rPr>
              <w:t>Nº de ativos</w:t>
            </w:r>
          </w:p>
        </w:tc>
        <w:tc>
          <w:tcPr>
            <w:tcW w:w="1600" w:type="dxa"/>
          </w:tcPr>
          <w:p w14:paraId="3544E154" w14:textId="77777777" w:rsidR="001E4C51" w:rsidRPr="00E32C36" w:rsidRDefault="001E4C51" w:rsidP="00E32C36">
            <w:pPr>
              <w:jc w:val="center"/>
            </w:pPr>
            <w:r>
              <w:rPr>
                <w:b/>
                <w:bCs/>
              </w:rPr>
              <w:t>% do universo</w:t>
            </w:r>
          </w:p>
        </w:tc>
      </w:tr>
      <w:tr w:rsidR="001E4C51" w14:paraId="221EDE4F" w14:textId="77777777" w:rsidTr="00E32C36">
        <w:tc>
          <w:tcPr>
            <w:tcW w:w="4390" w:type="dxa"/>
          </w:tcPr>
          <w:p w14:paraId="451B99E3" w14:textId="77777777" w:rsidR="001E4C51" w:rsidRDefault="001E4C51" w:rsidP="00EC3D61">
            <w:r>
              <w:rPr>
                <w:sz w:val="18"/>
                <w:szCs w:val="18"/>
              </w:rPr>
              <w:t>Consumo Cíclico</w:t>
            </w:r>
          </w:p>
        </w:tc>
        <w:tc>
          <w:tcPr>
            <w:tcW w:w="1600" w:type="dxa"/>
          </w:tcPr>
          <w:p w14:paraId="4EEB769A" w14:textId="77777777" w:rsidR="001E4C51" w:rsidRDefault="001E4C51" w:rsidP="00EC3D61">
            <w:pPr>
              <w:jc w:val="center"/>
            </w:pPr>
            <w:r>
              <w:rPr>
                <w:sz w:val="18"/>
                <w:szCs w:val="18"/>
              </w:rPr>
              <w:t>27</w:t>
            </w:r>
          </w:p>
        </w:tc>
        <w:tc>
          <w:tcPr>
            <w:tcW w:w="1600" w:type="dxa"/>
          </w:tcPr>
          <w:p w14:paraId="3A31C351" w14:textId="77777777" w:rsidR="001E4C51" w:rsidRDefault="001E4C51" w:rsidP="00EC3D61">
            <w:pPr>
              <w:jc w:val="center"/>
            </w:pPr>
            <w:r>
              <w:rPr>
                <w:sz w:val="18"/>
                <w:szCs w:val="18"/>
              </w:rPr>
              <w:t>22,9%</w:t>
            </w:r>
          </w:p>
        </w:tc>
      </w:tr>
      <w:tr w:rsidR="001E4C51" w14:paraId="6597B1A8" w14:textId="77777777" w:rsidTr="00E32C36">
        <w:tc>
          <w:tcPr>
            <w:tcW w:w="4390" w:type="dxa"/>
          </w:tcPr>
          <w:p w14:paraId="1543350C" w14:textId="77777777" w:rsidR="001E4C51" w:rsidRDefault="001E4C51" w:rsidP="00EC3D61">
            <w:r>
              <w:rPr>
                <w:sz w:val="18"/>
                <w:szCs w:val="18"/>
              </w:rPr>
              <w:t>Materiais Básicos</w:t>
            </w:r>
          </w:p>
        </w:tc>
        <w:tc>
          <w:tcPr>
            <w:tcW w:w="1600" w:type="dxa"/>
          </w:tcPr>
          <w:p w14:paraId="4E56D79D" w14:textId="77777777" w:rsidR="001E4C51" w:rsidRDefault="001E4C51" w:rsidP="00EC3D61">
            <w:pPr>
              <w:jc w:val="center"/>
            </w:pPr>
            <w:r>
              <w:rPr>
                <w:sz w:val="18"/>
                <w:szCs w:val="18"/>
              </w:rPr>
              <w:t>18</w:t>
            </w:r>
          </w:p>
        </w:tc>
        <w:tc>
          <w:tcPr>
            <w:tcW w:w="1600" w:type="dxa"/>
          </w:tcPr>
          <w:p w14:paraId="749A7C19" w14:textId="77777777" w:rsidR="001E4C51" w:rsidRDefault="001E4C51" w:rsidP="00EC3D61">
            <w:pPr>
              <w:jc w:val="center"/>
            </w:pPr>
            <w:r>
              <w:rPr>
                <w:sz w:val="18"/>
                <w:szCs w:val="18"/>
              </w:rPr>
              <w:t>15,3%</w:t>
            </w:r>
          </w:p>
        </w:tc>
      </w:tr>
      <w:tr w:rsidR="001E4C51" w14:paraId="32183C61" w14:textId="77777777" w:rsidTr="00E32C36">
        <w:tc>
          <w:tcPr>
            <w:tcW w:w="4390" w:type="dxa"/>
          </w:tcPr>
          <w:p w14:paraId="07876D80" w14:textId="77777777" w:rsidR="001E4C51" w:rsidRDefault="001E4C51" w:rsidP="00EC3D61">
            <w:r>
              <w:rPr>
                <w:sz w:val="18"/>
                <w:szCs w:val="18"/>
              </w:rPr>
              <w:t>Utilidade Pública</w:t>
            </w:r>
          </w:p>
        </w:tc>
        <w:tc>
          <w:tcPr>
            <w:tcW w:w="1600" w:type="dxa"/>
          </w:tcPr>
          <w:p w14:paraId="71807774" w14:textId="77777777" w:rsidR="001E4C51" w:rsidRDefault="001E4C51" w:rsidP="00EC3D61">
            <w:pPr>
              <w:jc w:val="center"/>
            </w:pPr>
            <w:r>
              <w:rPr>
                <w:sz w:val="18"/>
                <w:szCs w:val="18"/>
              </w:rPr>
              <w:t>17</w:t>
            </w:r>
          </w:p>
        </w:tc>
        <w:tc>
          <w:tcPr>
            <w:tcW w:w="1600" w:type="dxa"/>
          </w:tcPr>
          <w:p w14:paraId="68738091" w14:textId="77777777" w:rsidR="001E4C51" w:rsidRDefault="001E4C51" w:rsidP="00EC3D61">
            <w:pPr>
              <w:jc w:val="center"/>
            </w:pPr>
            <w:r>
              <w:rPr>
                <w:sz w:val="18"/>
                <w:szCs w:val="18"/>
              </w:rPr>
              <w:t>14,4%</w:t>
            </w:r>
          </w:p>
        </w:tc>
      </w:tr>
      <w:tr w:rsidR="001E4C51" w14:paraId="2EFDBAC5" w14:textId="77777777" w:rsidTr="00E32C36">
        <w:tc>
          <w:tcPr>
            <w:tcW w:w="4390" w:type="dxa"/>
          </w:tcPr>
          <w:p w14:paraId="66D118D2" w14:textId="77777777" w:rsidR="001E4C51" w:rsidRDefault="001E4C51" w:rsidP="00EC3D61">
            <w:r>
              <w:rPr>
                <w:sz w:val="18"/>
                <w:szCs w:val="18"/>
              </w:rPr>
              <w:t>Financeiro</w:t>
            </w:r>
          </w:p>
        </w:tc>
        <w:tc>
          <w:tcPr>
            <w:tcW w:w="1600" w:type="dxa"/>
          </w:tcPr>
          <w:p w14:paraId="7EB22A58" w14:textId="77777777" w:rsidR="001E4C51" w:rsidRDefault="001E4C51" w:rsidP="00EC3D61">
            <w:pPr>
              <w:jc w:val="center"/>
            </w:pPr>
            <w:r>
              <w:rPr>
                <w:sz w:val="18"/>
                <w:szCs w:val="18"/>
              </w:rPr>
              <w:t>14</w:t>
            </w:r>
          </w:p>
        </w:tc>
        <w:tc>
          <w:tcPr>
            <w:tcW w:w="1600" w:type="dxa"/>
          </w:tcPr>
          <w:p w14:paraId="140F6E0E" w14:textId="77777777" w:rsidR="001E4C51" w:rsidRDefault="001E4C51" w:rsidP="00EC3D61">
            <w:pPr>
              <w:jc w:val="center"/>
            </w:pPr>
            <w:r>
              <w:rPr>
                <w:sz w:val="18"/>
                <w:szCs w:val="18"/>
              </w:rPr>
              <w:t>11,9%</w:t>
            </w:r>
          </w:p>
        </w:tc>
      </w:tr>
      <w:tr w:rsidR="001E4C51" w14:paraId="7F7097E2" w14:textId="77777777" w:rsidTr="00E32C36">
        <w:tc>
          <w:tcPr>
            <w:tcW w:w="4390" w:type="dxa"/>
          </w:tcPr>
          <w:p w14:paraId="56F2ED6F" w14:textId="77777777" w:rsidR="001E4C51" w:rsidRDefault="001E4C51" w:rsidP="00EC3D61">
            <w:r>
              <w:rPr>
                <w:sz w:val="18"/>
                <w:szCs w:val="18"/>
              </w:rPr>
              <w:t>Bens Industriais</w:t>
            </w:r>
          </w:p>
        </w:tc>
        <w:tc>
          <w:tcPr>
            <w:tcW w:w="1600" w:type="dxa"/>
          </w:tcPr>
          <w:p w14:paraId="408B9B4F" w14:textId="77777777" w:rsidR="001E4C51" w:rsidRDefault="001E4C51" w:rsidP="00EC3D61">
            <w:pPr>
              <w:jc w:val="center"/>
            </w:pPr>
            <w:r>
              <w:rPr>
                <w:sz w:val="18"/>
                <w:szCs w:val="18"/>
              </w:rPr>
              <w:t>11</w:t>
            </w:r>
          </w:p>
        </w:tc>
        <w:tc>
          <w:tcPr>
            <w:tcW w:w="1600" w:type="dxa"/>
          </w:tcPr>
          <w:p w14:paraId="46D1F353" w14:textId="77777777" w:rsidR="001E4C51" w:rsidRDefault="001E4C51" w:rsidP="00EC3D61">
            <w:pPr>
              <w:jc w:val="center"/>
            </w:pPr>
            <w:r>
              <w:rPr>
                <w:sz w:val="18"/>
                <w:szCs w:val="18"/>
              </w:rPr>
              <w:t>9,3%</w:t>
            </w:r>
          </w:p>
        </w:tc>
      </w:tr>
      <w:tr w:rsidR="001E4C51" w14:paraId="22AB19CC" w14:textId="77777777" w:rsidTr="00E32C36">
        <w:tc>
          <w:tcPr>
            <w:tcW w:w="4390" w:type="dxa"/>
          </w:tcPr>
          <w:p w14:paraId="1D7FA60D" w14:textId="77777777" w:rsidR="001E4C51" w:rsidRDefault="001E4C51" w:rsidP="00EC3D61">
            <w:r>
              <w:rPr>
                <w:sz w:val="18"/>
                <w:szCs w:val="18"/>
              </w:rPr>
              <w:t>Consumo Não Cíclico</w:t>
            </w:r>
          </w:p>
        </w:tc>
        <w:tc>
          <w:tcPr>
            <w:tcW w:w="1600" w:type="dxa"/>
          </w:tcPr>
          <w:p w14:paraId="4511F865" w14:textId="77777777" w:rsidR="001E4C51" w:rsidRDefault="001E4C51" w:rsidP="00EC3D61">
            <w:pPr>
              <w:jc w:val="center"/>
            </w:pPr>
            <w:r>
              <w:rPr>
                <w:sz w:val="18"/>
                <w:szCs w:val="18"/>
              </w:rPr>
              <w:t>10</w:t>
            </w:r>
          </w:p>
        </w:tc>
        <w:tc>
          <w:tcPr>
            <w:tcW w:w="1600" w:type="dxa"/>
          </w:tcPr>
          <w:p w14:paraId="5D7312F5" w14:textId="77777777" w:rsidR="001E4C51" w:rsidRDefault="001E4C51" w:rsidP="00EC3D61">
            <w:pPr>
              <w:jc w:val="center"/>
            </w:pPr>
            <w:r>
              <w:rPr>
                <w:sz w:val="18"/>
                <w:szCs w:val="18"/>
              </w:rPr>
              <w:t>8,5%</w:t>
            </w:r>
          </w:p>
        </w:tc>
      </w:tr>
      <w:tr w:rsidR="001E4C51" w14:paraId="700659DF" w14:textId="77777777" w:rsidTr="00E32C36">
        <w:tc>
          <w:tcPr>
            <w:tcW w:w="4390" w:type="dxa"/>
          </w:tcPr>
          <w:p w14:paraId="190963F4" w14:textId="77777777" w:rsidR="001E4C51" w:rsidRDefault="001E4C51" w:rsidP="00EC3D61">
            <w:r>
              <w:rPr>
                <w:sz w:val="18"/>
                <w:szCs w:val="18"/>
              </w:rPr>
              <w:t>Comunicações</w:t>
            </w:r>
          </w:p>
        </w:tc>
        <w:tc>
          <w:tcPr>
            <w:tcW w:w="1600" w:type="dxa"/>
          </w:tcPr>
          <w:p w14:paraId="184C4E00" w14:textId="77777777" w:rsidR="001E4C51" w:rsidRDefault="001E4C51" w:rsidP="00EC3D61">
            <w:pPr>
              <w:jc w:val="center"/>
            </w:pPr>
            <w:r>
              <w:rPr>
                <w:sz w:val="18"/>
                <w:szCs w:val="18"/>
              </w:rPr>
              <w:t>7</w:t>
            </w:r>
          </w:p>
        </w:tc>
        <w:tc>
          <w:tcPr>
            <w:tcW w:w="1600" w:type="dxa"/>
          </w:tcPr>
          <w:p w14:paraId="42591EFB" w14:textId="77777777" w:rsidR="001E4C51" w:rsidRDefault="001E4C51" w:rsidP="00EC3D61">
            <w:pPr>
              <w:jc w:val="center"/>
            </w:pPr>
            <w:r>
              <w:rPr>
                <w:sz w:val="18"/>
                <w:szCs w:val="18"/>
              </w:rPr>
              <w:t>5,9%</w:t>
            </w:r>
          </w:p>
        </w:tc>
      </w:tr>
      <w:tr w:rsidR="001E4C51" w14:paraId="42505540" w14:textId="77777777" w:rsidTr="00E32C36">
        <w:tc>
          <w:tcPr>
            <w:tcW w:w="4390" w:type="dxa"/>
          </w:tcPr>
          <w:p w14:paraId="3EB2C649" w14:textId="77777777" w:rsidR="001E4C51" w:rsidRDefault="001E4C51" w:rsidP="00EC3D61">
            <w:r>
              <w:rPr>
                <w:sz w:val="18"/>
                <w:szCs w:val="18"/>
              </w:rPr>
              <w:t>Petróleo, Gás e Biocombustíveis</w:t>
            </w:r>
          </w:p>
        </w:tc>
        <w:tc>
          <w:tcPr>
            <w:tcW w:w="1600" w:type="dxa"/>
          </w:tcPr>
          <w:p w14:paraId="6B6DA52D" w14:textId="77777777" w:rsidR="001E4C51" w:rsidRDefault="001E4C51" w:rsidP="00EC3D61">
            <w:pPr>
              <w:jc w:val="center"/>
            </w:pPr>
            <w:r>
              <w:rPr>
                <w:sz w:val="18"/>
                <w:szCs w:val="18"/>
              </w:rPr>
              <w:t>5</w:t>
            </w:r>
          </w:p>
        </w:tc>
        <w:tc>
          <w:tcPr>
            <w:tcW w:w="1600" w:type="dxa"/>
          </w:tcPr>
          <w:p w14:paraId="68669433" w14:textId="77777777" w:rsidR="001E4C51" w:rsidRDefault="001E4C51" w:rsidP="00EC3D61">
            <w:pPr>
              <w:jc w:val="center"/>
            </w:pPr>
            <w:r>
              <w:rPr>
                <w:sz w:val="18"/>
                <w:szCs w:val="18"/>
              </w:rPr>
              <w:t>4,2%</w:t>
            </w:r>
          </w:p>
        </w:tc>
      </w:tr>
      <w:tr w:rsidR="001E4C51" w14:paraId="5FA2506D" w14:textId="77777777" w:rsidTr="00E32C36">
        <w:tc>
          <w:tcPr>
            <w:tcW w:w="4390" w:type="dxa"/>
          </w:tcPr>
          <w:p w14:paraId="1EE3413C" w14:textId="77777777" w:rsidR="001E4C51" w:rsidRDefault="001E4C51" w:rsidP="00EC3D61">
            <w:r>
              <w:rPr>
                <w:sz w:val="18"/>
                <w:szCs w:val="18"/>
              </w:rPr>
              <w:t>Saúde</w:t>
            </w:r>
          </w:p>
        </w:tc>
        <w:tc>
          <w:tcPr>
            <w:tcW w:w="1600" w:type="dxa"/>
          </w:tcPr>
          <w:p w14:paraId="0F4A4B21" w14:textId="77777777" w:rsidR="001E4C51" w:rsidRDefault="001E4C51" w:rsidP="00EC3D61">
            <w:pPr>
              <w:jc w:val="center"/>
            </w:pPr>
            <w:r>
              <w:rPr>
                <w:sz w:val="18"/>
                <w:szCs w:val="18"/>
              </w:rPr>
              <w:t>5</w:t>
            </w:r>
          </w:p>
        </w:tc>
        <w:tc>
          <w:tcPr>
            <w:tcW w:w="1600" w:type="dxa"/>
          </w:tcPr>
          <w:p w14:paraId="3030EA89" w14:textId="77777777" w:rsidR="001E4C51" w:rsidRDefault="001E4C51" w:rsidP="00EC3D61">
            <w:pPr>
              <w:jc w:val="center"/>
            </w:pPr>
            <w:r>
              <w:rPr>
                <w:sz w:val="18"/>
                <w:szCs w:val="18"/>
              </w:rPr>
              <w:t>4,2%</w:t>
            </w:r>
          </w:p>
        </w:tc>
      </w:tr>
      <w:tr w:rsidR="001E4C51" w14:paraId="4AA6E677" w14:textId="77777777" w:rsidTr="00E32C36">
        <w:tc>
          <w:tcPr>
            <w:tcW w:w="4390" w:type="dxa"/>
          </w:tcPr>
          <w:p w14:paraId="70F44A73" w14:textId="77777777" w:rsidR="001E4C51" w:rsidRDefault="001E4C51" w:rsidP="00EC3D61">
            <w:r>
              <w:rPr>
                <w:sz w:val="18"/>
                <w:szCs w:val="18"/>
              </w:rPr>
              <w:t>Tecnologia da Informação</w:t>
            </w:r>
          </w:p>
        </w:tc>
        <w:tc>
          <w:tcPr>
            <w:tcW w:w="1600" w:type="dxa"/>
          </w:tcPr>
          <w:p w14:paraId="66D90A59" w14:textId="77777777" w:rsidR="001E4C51" w:rsidRDefault="001E4C51" w:rsidP="00EC3D61">
            <w:pPr>
              <w:jc w:val="center"/>
            </w:pPr>
            <w:r>
              <w:rPr>
                <w:sz w:val="18"/>
                <w:szCs w:val="18"/>
              </w:rPr>
              <w:t>4</w:t>
            </w:r>
          </w:p>
        </w:tc>
        <w:tc>
          <w:tcPr>
            <w:tcW w:w="1600" w:type="dxa"/>
          </w:tcPr>
          <w:p w14:paraId="2F6ED9D1" w14:textId="77777777" w:rsidR="001E4C51" w:rsidRDefault="001E4C51" w:rsidP="00EC3D61">
            <w:pPr>
              <w:jc w:val="center"/>
            </w:pPr>
            <w:r>
              <w:rPr>
                <w:sz w:val="18"/>
                <w:szCs w:val="18"/>
              </w:rPr>
              <w:t>3,4%</w:t>
            </w:r>
          </w:p>
        </w:tc>
      </w:tr>
      <w:tr w:rsidR="001E4C51" w14:paraId="07F94004" w14:textId="77777777" w:rsidTr="00E32C36">
        <w:tc>
          <w:tcPr>
            <w:tcW w:w="4390" w:type="dxa"/>
          </w:tcPr>
          <w:p w14:paraId="7FE43E44" w14:textId="77777777" w:rsidR="001E4C51" w:rsidRDefault="001E4C51" w:rsidP="00EC3D61">
            <w:r>
              <w:rPr>
                <w:b/>
                <w:bCs/>
                <w:sz w:val="18"/>
                <w:szCs w:val="18"/>
              </w:rPr>
              <w:t>Total</w:t>
            </w:r>
          </w:p>
        </w:tc>
        <w:tc>
          <w:tcPr>
            <w:tcW w:w="1600" w:type="dxa"/>
          </w:tcPr>
          <w:p w14:paraId="7235AB24" w14:textId="77777777" w:rsidR="001E4C51" w:rsidRDefault="001E4C51" w:rsidP="00EC3D61">
            <w:pPr>
              <w:jc w:val="center"/>
            </w:pPr>
            <w:r>
              <w:rPr>
                <w:b/>
                <w:bCs/>
                <w:sz w:val="18"/>
                <w:szCs w:val="18"/>
              </w:rPr>
              <w:t>118</w:t>
            </w:r>
          </w:p>
        </w:tc>
        <w:tc>
          <w:tcPr>
            <w:tcW w:w="1600" w:type="dxa"/>
          </w:tcPr>
          <w:p w14:paraId="0FF36869" w14:textId="77777777" w:rsidR="001E4C51" w:rsidRDefault="001E4C51" w:rsidP="00EC3D61">
            <w:pPr>
              <w:jc w:val="center"/>
            </w:pPr>
            <w:r>
              <w:rPr>
                <w:b/>
                <w:bCs/>
                <w:sz w:val="18"/>
                <w:szCs w:val="18"/>
              </w:rPr>
              <w:t>100,0%</w:t>
            </w:r>
          </w:p>
        </w:tc>
      </w:tr>
    </w:tbl>
    <w:p w14:paraId="001991F4" w14:textId="77777777" w:rsidR="00043795" w:rsidRDefault="00043795" w:rsidP="00043795">
      <w:pPr>
        <w:spacing w:line="360" w:lineRule="auto"/>
        <w:ind w:firstLine="851"/>
        <w:jc w:val="both"/>
      </w:pPr>
      <w:r>
        <w:t>Fonte: elaboração própria com base nos dados da Economática (2026).</w:t>
      </w:r>
    </w:p>
    <w:p w14:paraId="7000EF77" w14:textId="77777777" w:rsidR="00114688" w:rsidRPr="000815A7" w:rsidRDefault="00114688" w:rsidP="00114688">
      <w:pPr>
        <w:rPr>
          <w:bCs/>
          <w:sz w:val="24"/>
          <w:szCs w:val="24"/>
        </w:rPr>
      </w:pPr>
    </w:p>
    <w:p w14:paraId="6EEFA06A" w14:textId="77777777" w:rsidR="00114688" w:rsidRPr="00D75844" w:rsidRDefault="00114688" w:rsidP="00853490">
      <w:pPr>
        <w:pStyle w:val="Ttulo3"/>
        <w:numPr>
          <w:ilvl w:val="2"/>
          <w:numId w:val="1"/>
        </w:numPr>
        <w:ind w:left="0" w:firstLine="0"/>
        <w:rPr>
          <w:b w:val="0"/>
          <w:sz w:val="22"/>
        </w:rPr>
      </w:pPr>
      <w:bookmarkStart w:id="137" w:name="_Toc231448200"/>
      <w:r>
        <w:t>Distribuição dos Retornos — Evidência de Não-Normalidade</w:t>
      </w:r>
      <w:bookmarkEnd w:id="137"/>
    </w:p>
    <w:p w14:paraId="79E9F79E" w14:textId="77777777" w:rsidR="00114688" w:rsidRPr="00114688" w:rsidRDefault="00114688" w:rsidP="00114688">
      <w:pPr>
        <w:rPr>
          <w:b/>
          <w:sz w:val="24"/>
        </w:rPr>
      </w:pPr>
    </w:p>
    <w:p w14:paraId="1FCD6502" w14:textId="2BF03F30" w:rsidR="00114688" w:rsidRPr="00114688" w:rsidRDefault="00114688" w:rsidP="00114688">
      <w:pPr>
        <w:pStyle w:val="Legenda"/>
        <w:keepNext/>
        <w:jc w:val="center"/>
        <w:rPr>
          <w:rFonts w:ascii="Times New Roman" w:hAnsi="Times New Roman" w:cs="Times New Roman"/>
          <w:i w:val="0"/>
          <w:color w:val="auto"/>
          <w:sz w:val="22"/>
        </w:rPr>
      </w:pPr>
      <w:bookmarkStart w:id="138" w:name="_Toc231447944"/>
      <w:proofErr w:type="gramStart"/>
      <w:r>
        <w:rPr>
          <w:rFonts w:ascii="Times New Roman" w:hAnsi="Times New Roman" w:cs="Times New Roman"/>
          <w:i w:val="0"/>
          <w:color w:val="auto"/>
          <w:sz w:val="22"/>
        </w:rPr>
        <w:t>Tabela  SEQ</w:t>
      </w:r>
      <w:proofErr w:type="gramEnd"/>
      <w:r>
        <w:rPr>
          <w:rFonts w:ascii="Times New Roman" w:hAnsi="Times New Roman" w:cs="Times New Roman"/>
          <w:i w:val="0"/>
          <w:color w:val="auto"/>
          <w:sz w:val="22"/>
        </w:rPr>
        <w:t xml:space="preserve"> Tabela \* ARABIC </w:t>
      </w:r>
      <w:r>
        <w:rPr>
          <w:rFonts w:ascii="Times New Roman" w:hAnsi="Times New Roman" w:cs="Times New Roman"/>
          <w:i w:val="0"/>
          <w:noProof/>
          <w:color w:val="auto"/>
          <w:sz w:val="22"/>
        </w:rPr>
        <w:t>5</w:t>
      </w:r>
      <w:r>
        <w:rPr>
          <w:rFonts w:ascii="Times New Roman" w:hAnsi="Times New Roman" w:cs="Times New Roman"/>
          <w:i w:val="0"/>
          <w:color w:val="auto"/>
          <w:sz w:val="22"/>
        </w:rPr>
        <w:t xml:space="preserve"> - Estatísticas Descritivas dos Log-Retornos Diários (118 ativos)</w:t>
      </w:r>
      <w:bookmarkEnd w:id="138"/>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70639AC6"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5A8B3E7"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540A64E8"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2DCDF6C4"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518098E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4D772F6F"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6EE152A8"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38359BE3"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7BAA13FA"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46CD46B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4C1EE612"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586D299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04F565C2"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52CD7D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346120A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0D2EA6C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51C1AAD0"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0DC2CB1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26F36B1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54D6C63"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1643F28D"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47BCC3DE"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2FB301C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0157F8E0"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1B57D5C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6360104B"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775E08C3"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6D831E9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5A38991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4855B6E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05F11BE2"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13B0FCCD"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07DEFF3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10F1CA68"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26EEC11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30714F0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0DC74EE6" w14:textId="77777777" w:rsidR="00043795" w:rsidRPr="00114688" w:rsidRDefault="00114688" w:rsidP="00114688">
      <w:pPr>
        <w:spacing w:line="360" w:lineRule="auto"/>
        <w:jc w:val="both"/>
        <w:rPr>
          <w:b/>
          <w:sz w:val="24"/>
        </w:rPr>
      </w:pPr>
      <w:r>
        <w:t>Fonte: elaboração própria.</w:t>
      </w:r>
    </w:p>
    <w:p w14:paraId="322A7DF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w:t>
      </w:r>
      <w:r>
        <w:lastRenderedPageBreak/>
        <w:t>Damodaran (2007) e constitui uma das principais motivações para o emprego de métricas de risco assimétricas, como o CVaR e o índice de Sortino, abordadas no referencial teórico.</w:t>
      </w:r>
    </w:p>
    <w:p w14:paraId="232F06E2"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5E27CEA3" w14:textId="77777777" w:rsidR="00114688" w:rsidRPr="000815A7" w:rsidRDefault="00114688" w:rsidP="00114688">
      <w:pPr>
        <w:rPr>
          <w:bCs/>
          <w:sz w:val="24"/>
          <w:szCs w:val="24"/>
        </w:rPr>
      </w:pPr>
    </w:p>
    <w:p w14:paraId="382F2872" w14:textId="77777777" w:rsidR="00114688" w:rsidRPr="00D75844" w:rsidRDefault="00114688" w:rsidP="00853490">
      <w:pPr>
        <w:pStyle w:val="Ttulo3"/>
        <w:numPr>
          <w:ilvl w:val="2"/>
          <w:numId w:val="1"/>
        </w:numPr>
        <w:ind w:left="0" w:firstLine="0"/>
        <w:rPr>
          <w:b w:val="0"/>
          <w:sz w:val="22"/>
        </w:rPr>
      </w:pPr>
      <w:bookmarkStart w:id="139" w:name="_Toc231448201"/>
      <w:r>
        <w:t>Comportamento da Volatilidade por Subperíodo</w:t>
      </w:r>
      <w:bookmarkEnd w:id="139"/>
    </w:p>
    <w:p w14:paraId="042F601B" w14:textId="77777777" w:rsidR="00114688" w:rsidRPr="00114688" w:rsidRDefault="00114688" w:rsidP="00114688">
      <w:pPr>
        <w:rPr>
          <w:b/>
          <w:sz w:val="24"/>
        </w:rPr>
      </w:pPr>
    </w:p>
    <w:p w14:paraId="28869240"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4DA55BB2" w14:textId="77777777" w:rsidR="00114688" w:rsidRPr="00114688" w:rsidRDefault="00114688" w:rsidP="00043795">
      <w:pPr>
        <w:rPr>
          <w:sz w:val="24"/>
        </w:rPr>
      </w:pPr>
    </w:p>
    <w:p w14:paraId="5BBB8937" w14:textId="77777777" w:rsidR="00114688" w:rsidRPr="00114688" w:rsidRDefault="00114688" w:rsidP="00043795">
      <w:pPr>
        <w:rPr>
          <w:sz w:val="24"/>
          <w:szCs w:val="24"/>
        </w:rPr>
      </w:pPr>
    </w:p>
    <w:p w14:paraId="448BDCBF" w14:textId="4D6E2739" w:rsidR="00114688" w:rsidRPr="00114688" w:rsidRDefault="00114688" w:rsidP="00114688">
      <w:pPr>
        <w:pStyle w:val="Legenda"/>
        <w:keepNext/>
        <w:jc w:val="center"/>
        <w:rPr>
          <w:rFonts w:ascii="Times New Roman" w:hAnsi="Times New Roman" w:cs="Times New Roman"/>
          <w:i w:val="0"/>
          <w:color w:val="auto"/>
          <w:sz w:val="24"/>
        </w:rPr>
      </w:pPr>
      <w:bookmarkStart w:id="140" w:name="_Toc231447945"/>
      <w:proofErr w:type="gramStart"/>
      <w:r>
        <w:rPr>
          <w:rFonts w:ascii="Times New Roman" w:hAnsi="Times New Roman" w:cs="Times New Roman"/>
          <w:i w:val="0"/>
          <w:color w:val="auto"/>
          <w:sz w:val="24"/>
        </w:rPr>
        <w:t>Tabela  SEQ</w:t>
      </w:r>
      <w:proofErr w:type="gramEnd"/>
      <w:r>
        <w:rPr>
          <w:rFonts w:ascii="Times New Roman" w:hAnsi="Times New Roman" w:cs="Times New Roman"/>
          <w:i w:val="0"/>
          <w:color w:val="auto"/>
          <w:sz w:val="24"/>
        </w:rPr>
        <w:t xml:space="preserve"> Tabela \* ARABIC </w:t>
      </w:r>
      <w:r>
        <w:rPr>
          <w:rFonts w:ascii="Times New Roman" w:hAnsi="Times New Roman" w:cs="Times New Roman"/>
          <w:i w:val="0"/>
          <w:noProof/>
          <w:color w:val="auto"/>
          <w:sz w:val="24"/>
        </w:rPr>
        <w:t>6</w:t>
      </w:r>
      <w:r>
        <w:rPr>
          <w:rFonts w:ascii="Times New Roman" w:hAnsi="Times New Roman" w:cs="Times New Roman"/>
          <w:i w:val="0"/>
          <w:color w:val="auto"/>
          <w:sz w:val="24"/>
        </w:rPr>
        <w:t xml:space="preserve"> - Tabela 4.3 — Volatilidade Média Anualizada por Ano (</w:t>
      </w:r>
      <w:proofErr w:type="spellStart"/>
      <w:r>
        <w:rPr>
          <w:rFonts w:ascii="Times New Roman" w:hAnsi="Times New Roman" w:cs="Times New Roman"/>
          <w:i w:val="0"/>
          <w:color w:val="auto"/>
          <w:sz w:val="24"/>
        </w:rPr>
        <w:t>cross-section</w:t>
      </w:r>
      <w:proofErr w:type="spellEnd"/>
      <w:r>
        <w:rPr>
          <w:rFonts w:ascii="Times New Roman" w:hAnsi="Times New Roman" w:cs="Times New Roman"/>
          <w:i w:val="0"/>
          <w:color w:val="auto"/>
          <w:sz w:val="24"/>
        </w:rPr>
        <w:t xml:space="preserve"> de 118 ativos)</w:t>
      </w:r>
      <w:bookmarkEnd w:id="140"/>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08FB3CC7"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4A05617"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56138DDD"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7364B80"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26F6EEB3"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2957588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16EB789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627E6BB5"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035878A6"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A300ABD"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018D9F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646EA262"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7DEE0A60"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7419331F"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05CB1CA8"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5C171E30"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3ACA192B"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010F72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15E5FA1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32B73DC9"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3B9AC060"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76345598"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50C4934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20536D74"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1B85D225"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3AD2F66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4A44550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3A7E54B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77DB961A" w14:textId="77777777" w:rsidR="00114688" w:rsidRPr="00114688" w:rsidRDefault="00114688" w:rsidP="00114688">
      <w:pPr>
        <w:jc w:val="center"/>
        <w:rPr>
          <w:sz w:val="24"/>
          <w:szCs w:val="24"/>
        </w:rPr>
      </w:pPr>
      <w:r>
        <w:t>Fonte: elaboração própria.</w:t>
      </w:r>
    </w:p>
    <w:p w14:paraId="3E1A5A48" w14:textId="77777777" w:rsidR="00114688" w:rsidRDefault="00114688" w:rsidP="00043795"/>
    <w:p w14:paraId="1406594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529C639E" w14:textId="77777777" w:rsidR="00310893" w:rsidRPr="000815A7" w:rsidRDefault="00310893" w:rsidP="00310893">
      <w:pPr>
        <w:rPr>
          <w:bCs/>
          <w:sz w:val="24"/>
          <w:szCs w:val="24"/>
        </w:rPr>
      </w:pPr>
    </w:p>
    <w:p w14:paraId="54A68847" w14:textId="77777777" w:rsidR="00310893" w:rsidRPr="00D75844" w:rsidRDefault="00310893" w:rsidP="00853490">
      <w:pPr>
        <w:pStyle w:val="Ttulo3"/>
        <w:numPr>
          <w:ilvl w:val="2"/>
          <w:numId w:val="1"/>
        </w:numPr>
        <w:ind w:left="0" w:firstLine="0"/>
        <w:rPr>
          <w:b w:val="0"/>
          <w:sz w:val="22"/>
        </w:rPr>
      </w:pPr>
      <w:bookmarkStart w:id="141" w:name="_Toc231448202"/>
      <w:r>
        <w:t>Estrutura de Correlação</w:t>
      </w:r>
      <w:bookmarkEnd w:id="141"/>
    </w:p>
    <w:p w14:paraId="13C6EA81" w14:textId="77777777" w:rsidR="00310893" w:rsidRPr="00114688" w:rsidRDefault="00310893" w:rsidP="00310893">
      <w:pPr>
        <w:rPr>
          <w:b/>
          <w:sz w:val="24"/>
        </w:rPr>
      </w:pPr>
    </w:p>
    <w:p w14:paraId="511F211E"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324655F7" w14:textId="03064D8A"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6.903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4F5CA4F2" w14:textId="77777777" w:rsidR="00310893" w:rsidRPr="000815A7" w:rsidRDefault="00310893" w:rsidP="00310893">
      <w:pPr>
        <w:rPr>
          <w:bCs/>
          <w:sz w:val="24"/>
          <w:szCs w:val="24"/>
        </w:rPr>
      </w:pPr>
    </w:p>
    <w:p w14:paraId="3030A4F1" w14:textId="77777777" w:rsidR="00310893" w:rsidRPr="00D75844" w:rsidRDefault="00310893" w:rsidP="00853490">
      <w:pPr>
        <w:pStyle w:val="Ttulo3"/>
        <w:numPr>
          <w:ilvl w:val="2"/>
          <w:numId w:val="1"/>
        </w:numPr>
        <w:ind w:left="0" w:firstLine="0"/>
        <w:rPr>
          <w:b w:val="0"/>
          <w:sz w:val="22"/>
        </w:rPr>
      </w:pPr>
      <w:bookmarkStart w:id="142" w:name="_Toc231448203"/>
      <w:r>
        <w:t>Síntese do Diagnóstico Econométrico</w:t>
      </w:r>
      <w:bookmarkEnd w:id="142"/>
    </w:p>
    <w:p w14:paraId="553480E6" w14:textId="77777777" w:rsidR="00310893" w:rsidRDefault="00310893" w:rsidP="00310893">
      <w:pPr>
        <w:rPr>
          <w:sz w:val="24"/>
        </w:rPr>
      </w:pPr>
    </w:p>
    <w:p w14:paraId="5A41DF1B" w14:textId="77777777" w:rsidR="00310893" w:rsidRPr="00310893" w:rsidRDefault="00310893" w:rsidP="00310893">
      <w:pPr>
        <w:rPr>
          <w:sz w:val="24"/>
        </w:rPr>
      </w:pPr>
    </w:p>
    <w:p w14:paraId="2C18E9B3" w14:textId="6E3269F7" w:rsidR="00310893" w:rsidRPr="00310893" w:rsidRDefault="00310893" w:rsidP="00310893">
      <w:pPr>
        <w:pStyle w:val="Legenda"/>
        <w:keepNext/>
        <w:jc w:val="center"/>
        <w:rPr>
          <w:rFonts w:ascii="Times New Roman" w:hAnsi="Times New Roman" w:cs="Times New Roman"/>
          <w:i w:val="0"/>
          <w:color w:val="auto"/>
          <w:sz w:val="24"/>
        </w:rPr>
      </w:pPr>
      <w:bookmarkStart w:id="143" w:name="_Toc231447946"/>
      <w:proofErr w:type="gramStart"/>
      <w:r>
        <w:rPr>
          <w:rFonts w:ascii="Times New Roman" w:hAnsi="Times New Roman" w:cs="Times New Roman"/>
          <w:i w:val="0"/>
          <w:color w:val="auto"/>
          <w:sz w:val="24"/>
        </w:rPr>
        <w:t>Tabela  SEQ</w:t>
      </w:r>
      <w:proofErr w:type="gramEnd"/>
      <w:r>
        <w:rPr>
          <w:rFonts w:ascii="Times New Roman" w:hAnsi="Times New Roman" w:cs="Times New Roman"/>
          <w:i w:val="0"/>
          <w:color w:val="auto"/>
          <w:sz w:val="24"/>
        </w:rPr>
        <w:t xml:space="preserve"> Tabela \* ARABIC </w:t>
      </w:r>
      <w:r>
        <w:rPr>
          <w:rFonts w:ascii="Times New Roman" w:hAnsi="Times New Roman" w:cs="Times New Roman"/>
          <w:i w:val="0"/>
          <w:noProof/>
          <w:color w:val="auto"/>
          <w:sz w:val="24"/>
        </w:rPr>
        <w:t>7</w:t>
      </w:r>
      <w:r>
        <w:rPr>
          <w:rFonts w:ascii="Times New Roman" w:hAnsi="Times New Roman" w:cs="Times New Roman"/>
          <w:i w:val="0"/>
          <w:color w:val="auto"/>
          <w:sz w:val="24"/>
        </w:rPr>
        <w:t xml:space="preserve"> - Resultados Consolidados dos Testes Econométricos (118 ativos)</w:t>
      </w:r>
      <w:bookmarkEnd w:id="143"/>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7AD0CF62"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2CA382A"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32D98FA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5F69D9A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7ECBB5FD"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7B0E760"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18A9229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2BA1F1F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492C8E9D"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6811AC6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090F270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255857C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06BBA57B"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67F9A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8E11C4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5F0610B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71EA8BEF"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67C81C3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02EFADE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3FEFE9D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1DF6BA9B"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E0754D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0A4DE60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697DE63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63BBE236"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D619D3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44D9C0D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70C8D5B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2D3B76E1"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39E220E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3314743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32BA397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5D4C57C0"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54CF3B90" w14:textId="77777777" w:rsidR="00310893" w:rsidRDefault="00310893" w:rsidP="00043795">
      <w:pPr>
        <w:rPr>
          <w:sz w:val="24"/>
          <w:szCs w:val="24"/>
        </w:rPr>
      </w:pPr>
    </w:p>
    <w:p w14:paraId="2D2CE2D9"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2E076903" w14:textId="77777777" w:rsidR="00310893" w:rsidRPr="00114688" w:rsidRDefault="00310893" w:rsidP="00043795">
      <w:pPr>
        <w:rPr>
          <w:sz w:val="24"/>
          <w:szCs w:val="24"/>
        </w:rPr>
      </w:pPr>
    </w:p>
    <w:p w14:paraId="6D546B2F" w14:textId="77777777" w:rsidR="00043795" w:rsidRPr="00310893" w:rsidRDefault="00310893" w:rsidP="00853490">
      <w:pPr>
        <w:pStyle w:val="Ttulo2"/>
        <w:numPr>
          <w:ilvl w:val="1"/>
          <w:numId w:val="1"/>
        </w:numPr>
        <w:ind w:left="0" w:firstLine="0"/>
        <w:jc w:val="left"/>
        <w:rPr>
          <w:sz w:val="22"/>
          <w:szCs w:val="24"/>
        </w:rPr>
      </w:pPr>
      <w:bookmarkStart w:id="144" w:name="_Toc231448204"/>
      <w:r>
        <w:rPr>
          <w:sz w:val="24"/>
        </w:rPr>
        <w:t xml:space="preserve">Resultados do Backtest </w:t>
      </w:r>
      <w:r>
        <w:rPr>
          <w:rStyle w:val="nfase"/>
          <w:sz w:val="24"/>
        </w:rPr>
        <w:t>Out-of-Sample</w:t>
      </w:r>
      <w:r>
        <w:rPr>
          <w:sz w:val="24"/>
        </w:rPr>
        <w:t xml:space="preserve"> (2015–2025)Caracterização da Amostra Final</w:t>
      </w:r>
      <w:bookmarkEnd w:id="144"/>
    </w:p>
    <w:p w14:paraId="5AA0D4C5" w14:textId="77777777" w:rsidR="00310893" w:rsidRDefault="00310893" w:rsidP="00310893">
      <w:pPr>
        <w:rPr>
          <w:bCs/>
          <w:sz w:val="24"/>
          <w:szCs w:val="24"/>
        </w:rPr>
      </w:pPr>
    </w:p>
    <w:p w14:paraId="670F7C94"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582B3300" w14:textId="77777777" w:rsidR="00310893" w:rsidRPr="000815A7" w:rsidRDefault="00310893" w:rsidP="00310893">
      <w:pPr>
        <w:rPr>
          <w:bCs/>
          <w:sz w:val="24"/>
          <w:szCs w:val="24"/>
        </w:rPr>
      </w:pPr>
    </w:p>
    <w:p w14:paraId="0C505CCC" w14:textId="77777777" w:rsidR="00310893" w:rsidRPr="00310893" w:rsidRDefault="00310893" w:rsidP="00853490">
      <w:pPr>
        <w:pStyle w:val="Ttulo3"/>
        <w:numPr>
          <w:ilvl w:val="2"/>
          <w:numId w:val="1"/>
        </w:numPr>
        <w:ind w:left="0" w:firstLine="0"/>
        <w:rPr>
          <w:b w:val="0"/>
        </w:rPr>
      </w:pPr>
      <w:bookmarkStart w:id="145" w:name="_Toc231448205"/>
      <w:r>
        <w:rPr>
          <w:b w:val="0"/>
        </w:rPr>
        <w:t>Estratégia 1 — Mínima Variância Global com L1</w:t>
      </w:r>
      <w:bookmarkEnd w:id="145"/>
    </w:p>
    <w:p w14:paraId="0204B0C4" w14:textId="77777777" w:rsidR="00310893" w:rsidRDefault="00310893" w:rsidP="00310893">
      <w:pPr>
        <w:rPr>
          <w:sz w:val="24"/>
        </w:rPr>
      </w:pPr>
    </w:p>
    <w:p w14:paraId="08FDFA97" w14:textId="77777777" w:rsidR="00B068CE" w:rsidRDefault="00B068CE" w:rsidP="00310893">
      <w:pPr>
        <w:rPr>
          <w:sz w:val="24"/>
        </w:rPr>
      </w:pPr>
    </w:p>
    <w:p w14:paraId="12832CDB" w14:textId="77777777" w:rsidR="00B068CE" w:rsidRPr="00B068CE" w:rsidRDefault="00B068CE" w:rsidP="00B068CE">
      <w:pPr>
        <w:pStyle w:val="Legenda"/>
        <w:keepNext/>
        <w:jc w:val="center"/>
        <w:rPr>
          <w:rFonts w:ascii="Times New Roman" w:hAnsi="Times New Roman" w:cs="Times New Roman"/>
          <w:i w:val="0"/>
          <w:color w:val="auto"/>
          <w:sz w:val="24"/>
          <w:szCs w:val="24"/>
        </w:rPr>
      </w:pPr>
      <w:bookmarkStart w:id="146" w:name="_Toc231447947"/>
      <w:r>
        <w:rPr>
          <w:rFonts w:ascii="Times New Roman" w:hAnsi="Times New Roman" w:cs="Times New Roman"/>
          <w:i w:val="0"/>
          <w:color w:val="auto"/>
          <w:sz w:val="24"/>
          <w:szCs w:val="24"/>
        </w:rPr>
        <w:t xml:space="preserve">Tabela </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SEQ Tabela \* ARABIC </w:instrText>
      </w:r>
      <w:r>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rPr>
        <w:t xml:space="preserve"> — Desempenho da Estratégia Mínima Variância L1 (jan/2015 – dez/2025)</w:t>
      </w:r>
      <w:bookmarkEnd w:id="146"/>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39C81AFF"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D5C884B"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71E57F6B"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0C56300C"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617DFFB8"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135A74E4"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CC08AB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119685C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569690A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69378E4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7ECC164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104317A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78EF772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15BAD4F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3B88811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6D7DA2A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767FAF5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B762E5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1FDD819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FC0AB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67AE35EF"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7D5DF0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32D8C01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404D27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6AEED6A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7295D46"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21580D8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4A0BEFF9"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47020DE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4DD419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222C776"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78EC1B1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14D871AA"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4E8D49A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1D5006D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2B4AC88B"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6EFC4BB1" w14:textId="77777777" w:rsidR="00B068CE" w:rsidRDefault="00B068CE" w:rsidP="00310893">
      <w:pPr>
        <w:pStyle w:val="font-claude-response-body"/>
        <w:spacing w:before="0" w:beforeAutospacing="0" w:after="0" w:afterAutospacing="0" w:line="360" w:lineRule="auto"/>
        <w:ind w:firstLine="851"/>
        <w:jc w:val="both"/>
      </w:pPr>
    </w:p>
    <w:p w14:paraId="5FF0C547"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32CD17ED"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011B9E7E"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1B9BEE84"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r>
      <w:r>
        <w:lastRenderedPageBreak/>
        <w:t>endógena ao critério de mínima variância: ações de utilidade pública e consumo não cíclico apresentam menor exposição ao ciclo econômico, resultando naturalmente em menor covariância com o índice de mercado.</w:t>
      </w:r>
    </w:p>
    <w:p w14:paraId="4819EDE9" w14:textId="77777777" w:rsidR="005C119B" w:rsidRPr="000815A7" w:rsidRDefault="005C119B" w:rsidP="005C119B">
      <w:pPr>
        <w:rPr>
          <w:bCs/>
          <w:sz w:val="24"/>
          <w:szCs w:val="24"/>
        </w:rPr>
      </w:pPr>
    </w:p>
    <w:p w14:paraId="25C8CC37" w14:textId="77777777" w:rsidR="005C119B" w:rsidRPr="005C119B" w:rsidRDefault="005C119B" w:rsidP="00853490">
      <w:pPr>
        <w:pStyle w:val="Ttulo3"/>
        <w:numPr>
          <w:ilvl w:val="2"/>
          <w:numId w:val="1"/>
        </w:numPr>
        <w:ind w:left="0" w:firstLine="0"/>
        <w:rPr>
          <w:b w:val="0"/>
        </w:rPr>
      </w:pPr>
      <w:bookmarkStart w:id="147" w:name="_Toc231448206"/>
      <w:r>
        <w:rPr>
          <w:b w:val="0"/>
        </w:rPr>
        <w:t>Estratégia 2 — Máximo Índice de Sharpe com L1</w:t>
      </w:r>
      <w:bookmarkEnd w:id="147"/>
    </w:p>
    <w:p w14:paraId="234F1D91" w14:textId="77777777" w:rsidR="005C119B" w:rsidRDefault="005C119B" w:rsidP="005C119B">
      <w:pPr>
        <w:rPr>
          <w:sz w:val="24"/>
        </w:rPr>
      </w:pPr>
    </w:p>
    <w:p w14:paraId="2D2E175F" w14:textId="77777777" w:rsidR="00043795" w:rsidRDefault="00043795" w:rsidP="005C119B">
      <w:pPr>
        <w:spacing w:line="360" w:lineRule="auto"/>
        <w:jc w:val="both"/>
      </w:pPr>
    </w:p>
    <w:p w14:paraId="5C436D3A" w14:textId="77777777" w:rsidR="00A23283" w:rsidRPr="00A23283" w:rsidRDefault="00A23283" w:rsidP="00A23283">
      <w:pPr>
        <w:pStyle w:val="Legenda"/>
        <w:keepNext/>
        <w:jc w:val="center"/>
        <w:rPr>
          <w:rFonts w:ascii="Times New Roman" w:hAnsi="Times New Roman" w:cs="Times New Roman"/>
          <w:i w:val="0"/>
          <w:color w:val="auto"/>
          <w:sz w:val="24"/>
        </w:rPr>
      </w:pPr>
      <w:bookmarkStart w:id="148" w:name="_Toc23144794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r>
      <w:r>
        <w:rPr>
          <w:rFonts w:ascii="Times New Roman" w:hAnsi="Times New Roman" w:cs="Times New Roman"/>
          <w:i w:val="0"/>
          <w:color w:val="auto"/>
          <w:sz w:val="24"/>
        </w:rPr>
        <w:t>— Desempenho da Estratégia Máximo Sharpe L1 (jan/2015 – dez/2025)</w:t>
      </w:r>
      <w:bookmarkEnd w:id="148"/>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263D9D79"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21C2427B"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347D3E8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43D5873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71B0C9E0"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76EDEEC7"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4CEF19E"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3217F8E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5CB40909"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01CB7FAE"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67D4D108"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0EE4DD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712C2FB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472EF1FE"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6F0682C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503400E9"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6402B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19C9D68B"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6F3849B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5D70ECA9"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4BFED1BF"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13CB99"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7076AE6E"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140EA9E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199953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11783378"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09C17A0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5E726E99"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6709D58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7F52404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418963E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4B5B301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04502C90"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12CA33C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723049B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4EC9533A"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1C8AC385"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127B8AEE"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288D761F"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55F95CCD" w14:textId="77777777" w:rsidR="002B2774" w:rsidRPr="000815A7" w:rsidRDefault="002B2774" w:rsidP="002B2774">
      <w:pPr>
        <w:rPr>
          <w:bCs/>
          <w:sz w:val="24"/>
          <w:szCs w:val="24"/>
        </w:rPr>
      </w:pPr>
    </w:p>
    <w:p w14:paraId="5A6A00A2" w14:textId="77777777" w:rsidR="002B2774" w:rsidRPr="005C119B" w:rsidRDefault="002B2774" w:rsidP="00853490">
      <w:pPr>
        <w:pStyle w:val="Ttulo3"/>
        <w:numPr>
          <w:ilvl w:val="2"/>
          <w:numId w:val="1"/>
        </w:numPr>
        <w:ind w:left="0" w:firstLine="0"/>
        <w:rPr>
          <w:b w:val="0"/>
        </w:rPr>
      </w:pPr>
      <w:bookmarkStart w:id="149" w:name="_Toc231448207"/>
      <w:r>
        <w:rPr>
          <w:b w:val="0"/>
        </w:rPr>
        <w:t>Estratégia 2 — Máximo Índice de Sharpe com L1</w:t>
      </w:r>
      <w:bookmarkEnd w:id="149"/>
    </w:p>
    <w:p w14:paraId="2FA730BA" w14:textId="77777777" w:rsidR="002B2774" w:rsidRDefault="002B2774" w:rsidP="002B2774">
      <w:pPr>
        <w:rPr>
          <w:sz w:val="24"/>
        </w:rPr>
      </w:pPr>
    </w:p>
    <w:p w14:paraId="3C051C4C" w14:textId="77777777" w:rsidR="00B068CE" w:rsidRDefault="00B068CE" w:rsidP="002B2774">
      <w:pPr>
        <w:rPr>
          <w:sz w:val="24"/>
        </w:rPr>
      </w:pPr>
    </w:p>
    <w:p w14:paraId="2B1B6973" w14:textId="77777777" w:rsidR="00B068CE" w:rsidRPr="00B068CE" w:rsidRDefault="00B068CE" w:rsidP="00B068CE">
      <w:pPr>
        <w:pStyle w:val="Legenda"/>
        <w:keepNext/>
        <w:jc w:val="center"/>
        <w:rPr>
          <w:rFonts w:ascii="Times New Roman" w:hAnsi="Times New Roman" w:cs="Times New Roman"/>
          <w:sz w:val="24"/>
        </w:rPr>
      </w:pPr>
      <w:bookmarkStart w:id="150" w:name="_Toc231447949"/>
      <w:r>
        <w:rPr>
          <w:rFonts w:ascii="Times New Roman" w:hAnsi="Times New Roman" w:cs="Times New Roman"/>
          <w:sz w:val="24"/>
        </w:rPr>
        <w:lastRenderedPageBreak/>
        <w:t xml:space="preserve">Tabela </w:t>
      </w:r>
      <w:r>
        <w:rPr>
          <w:rFonts w:ascii="Times New Roman" w:hAnsi="Times New Roman" w:cs="Times New Roman"/>
          <w:sz w:val="24"/>
        </w:rPr>
        <w:fldChar w:fldCharType="begin"/>
      </w:r>
      <w:r>
        <w:rPr>
          <w:rFonts w:ascii="Times New Roman" w:hAnsi="Times New Roman" w:cs="Times New Roman"/>
          <w:sz w:val="24"/>
        </w:rPr>
        <w:instrText xml:space="preserve"> SEQ Tabela \* ARABIC </w:instrText>
      </w:r>
      <w:r>
        <w:rPr>
          <w:rFonts w:ascii="Times New Roman" w:hAnsi="Times New Roman" w:cs="Times New Roman"/>
          <w:sz w:val="24"/>
        </w:rPr>
        <w:fldChar w:fldCharType="separate"/>
      </w:r>
      <w:r>
        <w:rPr>
          <w:rFonts w:ascii="Times New Roman" w:hAnsi="Times New Roman" w:cs="Times New Roman"/>
          <w:noProof/>
          <w:sz w:val="24"/>
        </w:rPr>
        <w:t>10</w:t>
      </w:r>
      <w:r>
        <w:rPr>
          <w:rFonts w:ascii="Times New Roman" w:hAnsi="Times New Roman" w:cs="Times New Roman"/>
          <w:sz w:val="24"/>
        </w:rPr>
        <w:fldChar w:fldCharType="end"/>
      </w:r>
      <w:r>
        <w:rPr>
          <w:rFonts w:ascii="Times New Roman" w:hAnsi="Times New Roman" w:cs="Times New Roman"/>
          <w:sz w:val="24"/>
        </w:rPr>
        <w:t xml:space="preserve"> — Desempenho da Estratégia Black-Litterman + LSTM (jan/2015 – dez/2025)</w:t>
      </w:r>
      <w:bookmarkEnd w:id="150"/>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46570878"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5A93273"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57013F2A"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65E122D8"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0902AA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614493E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3ECC47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7D3A50D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413C1DC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3A4E19E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0CFF90B9"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E9D3D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0B7196D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1FB34EA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3CDD332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209B33FE"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435FB5D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49D0C30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68D6413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7E91209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F1582A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7D265E8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4405574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1BF230E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354B269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D3D0BC8"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741C87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51B42C8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081C68A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4E8421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F10D994"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49F9C8C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0E9955D0"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2B7DD14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14D2339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4899608A"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2477DA6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25039B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167A32B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68F98CB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3F197037"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4DF2BEE7" w14:textId="77777777" w:rsidR="002B2774" w:rsidRDefault="002B2774" w:rsidP="002B2774">
      <w:pPr>
        <w:rPr>
          <w:sz w:val="24"/>
        </w:rPr>
      </w:pPr>
    </w:p>
    <w:p w14:paraId="74928459" w14:textId="77777777" w:rsidR="002B2774" w:rsidRDefault="002B2774" w:rsidP="002B2774">
      <w:pPr>
        <w:rPr>
          <w:sz w:val="24"/>
        </w:rPr>
      </w:pPr>
    </w:p>
    <w:p w14:paraId="33EC41C5" w14:textId="77777777" w:rsidR="002B2774" w:rsidRDefault="002B2774" w:rsidP="002B2774">
      <w:pPr>
        <w:pStyle w:val="font-claude-response-body"/>
        <w:spacing w:before="0" w:beforeAutospacing="0" w:after="0" w:afterAutospacing="0" w:line="360" w:lineRule="auto"/>
        <w:ind w:firstLine="851"/>
        <w:jc w:val="both"/>
      </w:pPr>
      <w:r>
        <w:t xml:space="preserve">A estratégia Black-Litterman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09A3EABA"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07091F9" w14:textId="77777777" w:rsidR="002B2774" w:rsidRPr="00114688" w:rsidRDefault="002B2774" w:rsidP="00C438CF">
      <w:pPr>
        <w:rPr>
          <w:sz w:val="24"/>
          <w:szCs w:val="24"/>
        </w:rPr>
      </w:pPr>
    </w:p>
    <w:p w14:paraId="299CE456" w14:textId="77777777" w:rsidR="00C438CF" w:rsidRPr="00C438CF" w:rsidRDefault="00C438CF" w:rsidP="00853490">
      <w:pPr>
        <w:pStyle w:val="Ttulo2"/>
        <w:numPr>
          <w:ilvl w:val="1"/>
          <w:numId w:val="1"/>
        </w:numPr>
        <w:ind w:left="0" w:firstLine="0"/>
        <w:jc w:val="left"/>
        <w:rPr>
          <w:sz w:val="20"/>
          <w:szCs w:val="24"/>
        </w:rPr>
      </w:pPr>
      <w:bookmarkStart w:id="151" w:name="_Toc231448208"/>
      <w:r>
        <w:rPr>
          <w:sz w:val="24"/>
        </w:rPr>
        <w:t>Análise Comparativa entre Estratégias</w:t>
      </w:r>
      <w:bookmarkEnd w:id="151"/>
    </w:p>
    <w:p w14:paraId="02F079DC" w14:textId="77777777" w:rsidR="00C438CF" w:rsidRPr="000815A7" w:rsidRDefault="00C438CF" w:rsidP="00C438CF">
      <w:pPr>
        <w:rPr>
          <w:bCs/>
          <w:sz w:val="24"/>
          <w:szCs w:val="24"/>
        </w:rPr>
      </w:pPr>
    </w:p>
    <w:p w14:paraId="5E7F8C64" w14:textId="77777777" w:rsidR="00C438CF" w:rsidRDefault="00C438CF" w:rsidP="00853490">
      <w:pPr>
        <w:pStyle w:val="Ttulo3"/>
        <w:numPr>
          <w:ilvl w:val="2"/>
          <w:numId w:val="1"/>
        </w:numPr>
        <w:ind w:left="0" w:firstLine="0"/>
        <w:rPr>
          <w:b w:val="0"/>
        </w:rPr>
      </w:pPr>
      <w:bookmarkStart w:id="152" w:name="_Toc231448209"/>
      <w:r>
        <w:rPr>
          <w:b w:val="0"/>
        </w:rPr>
        <w:t>Tabela Unificada de Desempenho</w:t>
      </w:r>
      <w:bookmarkEnd w:id="152"/>
    </w:p>
    <w:p w14:paraId="5E39BD42" w14:textId="77777777" w:rsidR="00D12DBE" w:rsidRDefault="00D12DBE" w:rsidP="00D12DBE">
      <w:pPr>
        <w:rPr>
          <w:b/>
        </w:rPr>
      </w:pPr>
    </w:p>
    <w:p w14:paraId="681E7127" w14:textId="77777777" w:rsidR="00D12DBE" w:rsidRDefault="00D12DBE">
      <w:pPr>
        <w:rPr>
          <w:b/>
        </w:rPr>
      </w:pPr>
      <w:r>
        <w:rPr>
          <w:b/>
        </w:rPr>
        <w:br w:type="page"/>
      </w:r>
    </w:p>
    <w:p w14:paraId="72E7DFBF" w14:textId="77777777" w:rsidR="00D12DBE" w:rsidRPr="00C438CF" w:rsidRDefault="00D12DBE" w:rsidP="00D12DBE">
      <w:pPr>
        <w:rPr>
          <w:b/>
        </w:rPr>
      </w:pPr>
    </w:p>
    <w:p w14:paraId="447FA8E2" w14:textId="77777777" w:rsidR="00C438CF" w:rsidRPr="005C119B" w:rsidRDefault="00C438CF" w:rsidP="005C119B">
      <w:pPr>
        <w:pStyle w:val="Legenda"/>
        <w:keepNext/>
        <w:jc w:val="center"/>
        <w:rPr>
          <w:rFonts w:ascii="Times New Roman" w:hAnsi="Times New Roman" w:cs="Times New Roman"/>
          <w:i w:val="0"/>
          <w:color w:val="auto"/>
          <w:sz w:val="24"/>
        </w:rPr>
      </w:pPr>
      <w:bookmarkStart w:id="153" w:name="_Toc23144795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r>
      <w:r>
        <w:rPr>
          <w:rFonts w:ascii="Times New Roman" w:hAnsi="Times New Roman" w:cs="Times New Roman"/>
          <w:i w:val="0"/>
          <w:color w:val="auto"/>
          <w:sz w:val="24"/>
        </w:rPr>
        <w:t>— Comparação Unificada das Estratégias (período out-of-sample 2015–2025)</w:t>
      </w:r>
      <w:bookmarkEnd w:id="153"/>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C1D1D02"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07EC1B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49DB4F1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7D771B9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D6B87E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0149FE3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0EAB4906"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C438CF" w:rsidRPr="00C438CF" w14:paraId="562EC322"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63EEB30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5757C94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5DD23EB3"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65BC4DE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0405F1A3"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7313B5B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C438CF" w14:paraId="636A2543"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5B00DC39" w14:textId="77777777" w:rsidR="00D12DBE" w:rsidRPr="00D12DBE" w:rsidRDefault="00D12DBE" w:rsidP="00C438CF">
            <w:pPr>
              <w:widowControl/>
              <w:autoSpaceDE/>
              <w:autoSpaceDN/>
              <w:jc w:val="center"/>
              <w:rPr>
                <w:color w:val="000000"/>
                <w:lang w:val="pt-BR" w:eastAsia="pt-BR"/>
              </w:rPr>
            </w:pPr>
            <w:r>
              <w:t>1/N Mensal (benchmark)</w:t>
            </w:r>
          </w:p>
        </w:tc>
        <w:tc>
          <w:tcPr>
            <w:tcW w:w="2280" w:type="dxa"/>
            <w:tcBorders>
              <w:top w:val="nil"/>
              <w:left w:val="nil"/>
              <w:bottom w:val="single" w:sz="4" w:space="0" w:color="auto"/>
              <w:right w:val="single" w:sz="4" w:space="0" w:color="auto"/>
            </w:tcBorders>
            <w:shd w:val="clear" w:color="auto" w:fill="auto"/>
            <w:noWrap/>
            <w:vAlign w:val="center"/>
          </w:tcPr>
          <w:p w14:paraId="4B0D4DA0" w14:textId="77777777" w:rsidR="00D12DBE" w:rsidRPr="00D12DBE" w:rsidRDefault="00D12DBE" w:rsidP="00C438CF">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5867C193" w14:textId="77777777" w:rsidR="00D12DBE" w:rsidRPr="00D12DBE" w:rsidRDefault="00D12DBE" w:rsidP="00C438CF">
            <w:pPr>
              <w:widowControl/>
              <w:autoSpaceDE/>
              <w:autoSpaceDN/>
              <w:jc w:val="center"/>
              <w:rPr>
                <w:color w:val="000000"/>
                <w:lang w:val="pt-BR" w:eastAsia="pt-BR"/>
              </w:rPr>
            </w:pPr>
            <w:r>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1F7A0510" w14:textId="77777777" w:rsidR="00D12DBE" w:rsidRPr="00D12DBE" w:rsidRDefault="00D12DBE" w:rsidP="00C438CF">
            <w:pPr>
              <w:widowControl/>
              <w:autoSpaceDE/>
              <w:autoSpaceDN/>
              <w:jc w:val="center"/>
              <w:rPr>
                <w:color w:val="000000"/>
                <w:lang w:val="pt-BR" w:eastAsia="pt-BR"/>
              </w:rPr>
            </w:pPr>
            <w:r>
              <w:t>0,13</w:t>
            </w:r>
          </w:p>
        </w:tc>
        <w:tc>
          <w:tcPr>
            <w:tcW w:w="1260" w:type="dxa"/>
            <w:tcBorders>
              <w:top w:val="nil"/>
              <w:left w:val="nil"/>
              <w:bottom w:val="single" w:sz="4" w:space="0" w:color="auto"/>
              <w:right w:val="single" w:sz="4" w:space="0" w:color="auto"/>
            </w:tcBorders>
            <w:shd w:val="clear" w:color="auto" w:fill="auto"/>
            <w:noWrap/>
            <w:vAlign w:val="center"/>
          </w:tcPr>
          <w:p w14:paraId="2720F66E" w14:textId="77777777" w:rsidR="00D12DBE" w:rsidRPr="00D12DBE" w:rsidRDefault="00D12DBE" w:rsidP="00C438CF">
            <w:pPr>
              <w:widowControl/>
              <w:autoSpaceDE/>
              <w:autoSpaceDN/>
              <w:jc w:val="center"/>
              <w:rPr>
                <w:color w:val="000000"/>
                <w:lang w:val="pt-BR" w:eastAsia="pt-BR"/>
              </w:rPr>
            </w:pPr>
            <w:r>
              <w:t>-51,5%</w:t>
            </w:r>
          </w:p>
        </w:tc>
        <w:tc>
          <w:tcPr>
            <w:tcW w:w="1566" w:type="dxa"/>
            <w:tcBorders>
              <w:top w:val="nil"/>
              <w:left w:val="nil"/>
              <w:bottom w:val="single" w:sz="4" w:space="0" w:color="auto"/>
              <w:right w:val="single" w:sz="8" w:space="0" w:color="auto"/>
            </w:tcBorders>
            <w:shd w:val="clear" w:color="auto" w:fill="auto"/>
            <w:noWrap/>
            <w:vAlign w:val="center"/>
          </w:tcPr>
          <w:p w14:paraId="369A959B" w14:textId="77777777" w:rsidR="00D12DBE" w:rsidRPr="00D12DBE" w:rsidRDefault="00D12DBE" w:rsidP="00C438CF">
            <w:pPr>
              <w:widowControl/>
              <w:autoSpaceDE/>
              <w:autoSpaceDN/>
              <w:jc w:val="center"/>
              <w:rPr>
                <w:color w:val="000000"/>
                <w:lang w:val="pt-BR" w:eastAsia="pt-BR"/>
              </w:rPr>
            </w:pPr>
            <w:r>
              <w:rPr>
                <w:rStyle w:val="Forte"/>
                <w:b w:val="0"/>
              </w:rPr>
              <w:t>5,08%</w:t>
            </w:r>
          </w:p>
        </w:tc>
      </w:tr>
      <w:tr w:rsidR="00C438CF" w:rsidRPr="00C438CF" w14:paraId="4EB2E732"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7A245FE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607FA4E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540" w:type="dxa"/>
            <w:tcBorders>
              <w:top w:val="nil"/>
              <w:left w:val="nil"/>
              <w:bottom w:val="single" w:sz="4" w:space="0" w:color="auto"/>
              <w:right w:val="single" w:sz="4" w:space="0" w:color="auto"/>
            </w:tcBorders>
            <w:shd w:val="clear" w:color="auto" w:fill="auto"/>
            <w:noWrap/>
            <w:vAlign w:val="center"/>
            <w:hideMark/>
          </w:tcPr>
          <w:p w14:paraId="1BE58A6F"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4FFC825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252212E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273C486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C438CF" w:rsidRPr="00C438CF" w14:paraId="169FD700"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05C3717"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2280" w:type="dxa"/>
            <w:tcBorders>
              <w:top w:val="nil"/>
              <w:left w:val="nil"/>
              <w:bottom w:val="single" w:sz="4" w:space="0" w:color="auto"/>
              <w:right w:val="single" w:sz="4" w:space="0" w:color="auto"/>
            </w:tcBorders>
            <w:shd w:val="clear" w:color="auto" w:fill="auto"/>
            <w:noWrap/>
            <w:vAlign w:val="center"/>
            <w:hideMark/>
          </w:tcPr>
          <w:p w14:paraId="2CBA439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00C0210C"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260" w:type="dxa"/>
            <w:tcBorders>
              <w:top w:val="nil"/>
              <w:left w:val="nil"/>
              <w:bottom w:val="single" w:sz="4" w:space="0" w:color="auto"/>
              <w:right w:val="single" w:sz="4" w:space="0" w:color="auto"/>
            </w:tcBorders>
            <w:shd w:val="clear" w:color="auto" w:fill="auto"/>
            <w:noWrap/>
            <w:vAlign w:val="center"/>
            <w:hideMark/>
          </w:tcPr>
          <w:p w14:paraId="65C0826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2556A5D9"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566" w:type="dxa"/>
            <w:tcBorders>
              <w:top w:val="nil"/>
              <w:left w:val="nil"/>
              <w:bottom w:val="single" w:sz="4" w:space="0" w:color="auto"/>
              <w:right w:val="single" w:sz="8" w:space="0" w:color="auto"/>
            </w:tcBorders>
            <w:shd w:val="clear" w:color="auto" w:fill="auto"/>
            <w:noWrap/>
            <w:vAlign w:val="center"/>
            <w:hideMark/>
          </w:tcPr>
          <w:p w14:paraId="08253646"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C438CF" w:rsidRPr="00C438CF" w14:paraId="0AF3AE92"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0D07DDF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01DBF53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540" w:type="dxa"/>
            <w:tcBorders>
              <w:top w:val="nil"/>
              <w:left w:val="nil"/>
              <w:bottom w:val="single" w:sz="4" w:space="0" w:color="auto"/>
              <w:right w:val="single" w:sz="4" w:space="0" w:color="auto"/>
            </w:tcBorders>
            <w:shd w:val="clear" w:color="auto" w:fill="auto"/>
            <w:noWrap/>
            <w:vAlign w:val="center"/>
            <w:hideMark/>
          </w:tcPr>
          <w:p w14:paraId="6E5B5C07"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260" w:type="dxa"/>
            <w:tcBorders>
              <w:top w:val="nil"/>
              <w:left w:val="nil"/>
              <w:bottom w:val="single" w:sz="4" w:space="0" w:color="auto"/>
              <w:right w:val="single" w:sz="4" w:space="0" w:color="auto"/>
            </w:tcBorders>
            <w:shd w:val="clear" w:color="auto" w:fill="auto"/>
            <w:noWrap/>
            <w:vAlign w:val="center"/>
            <w:hideMark/>
          </w:tcPr>
          <w:p w14:paraId="41E66DF5"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260" w:type="dxa"/>
            <w:tcBorders>
              <w:top w:val="nil"/>
              <w:left w:val="nil"/>
              <w:bottom w:val="single" w:sz="4" w:space="0" w:color="auto"/>
              <w:right w:val="single" w:sz="4" w:space="0" w:color="auto"/>
            </w:tcBorders>
            <w:shd w:val="clear" w:color="auto" w:fill="auto"/>
            <w:noWrap/>
            <w:vAlign w:val="center"/>
            <w:hideMark/>
          </w:tcPr>
          <w:p w14:paraId="401532AF"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566" w:type="dxa"/>
            <w:tcBorders>
              <w:top w:val="nil"/>
              <w:left w:val="nil"/>
              <w:bottom w:val="single" w:sz="4" w:space="0" w:color="auto"/>
              <w:right w:val="single" w:sz="8" w:space="0" w:color="auto"/>
            </w:tcBorders>
            <w:shd w:val="clear" w:color="auto" w:fill="auto"/>
            <w:noWrap/>
            <w:vAlign w:val="center"/>
            <w:hideMark/>
          </w:tcPr>
          <w:p w14:paraId="084645E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r w:rsidR="00C438CF" w:rsidRPr="00C438CF" w14:paraId="56E4433E"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417CC4BF"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6A94A595"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+174,%*</w:t>
            </w:r>
          </w:p>
        </w:tc>
        <w:tc>
          <w:tcPr>
            <w:tcW w:w="1540" w:type="dxa"/>
            <w:tcBorders>
              <w:top w:val="nil"/>
              <w:left w:val="nil"/>
              <w:bottom w:val="single" w:sz="8" w:space="0" w:color="auto"/>
              <w:right w:val="single" w:sz="4" w:space="0" w:color="auto"/>
            </w:tcBorders>
            <w:shd w:val="clear" w:color="auto" w:fill="auto"/>
            <w:noWrap/>
            <w:vAlign w:val="center"/>
            <w:hideMark/>
          </w:tcPr>
          <w:p w14:paraId="63A128EE"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9,7%*</w:t>
            </w:r>
          </w:p>
        </w:tc>
        <w:tc>
          <w:tcPr>
            <w:tcW w:w="1260" w:type="dxa"/>
            <w:tcBorders>
              <w:top w:val="nil"/>
              <w:left w:val="nil"/>
              <w:bottom w:val="single" w:sz="8" w:space="0" w:color="auto"/>
              <w:right w:val="single" w:sz="4" w:space="0" w:color="auto"/>
            </w:tcBorders>
            <w:shd w:val="clear" w:color="auto" w:fill="auto"/>
            <w:noWrap/>
            <w:vAlign w:val="center"/>
            <w:hideMark/>
          </w:tcPr>
          <w:p w14:paraId="38AC309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40CFF90D"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0592416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0DF48329" w14:textId="77777777" w:rsidR="00C438CF" w:rsidRDefault="00C438CF" w:rsidP="00C438CF">
      <w:pPr>
        <w:jc w:val="center"/>
      </w:pPr>
      <w:r>
        <w:t>Fonte: elaboração própria.</w:t>
      </w:r>
    </w:p>
    <w:p w14:paraId="78586301" w14:textId="77777777" w:rsidR="00C438CF" w:rsidRDefault="00C438CF" w:rsidP="00C438CF"/>
    <w:p w14:paraId="71DB1685" w14:textId="77777777" w:rsidR="00C438CF" w:rsidRDefault="00C438CF" w:rsidP="00C438CF"/>
    <w:p w14:paraId="7CFBE193" w14:textId="77777777" w:rsidR="00C438CF" w:rsidRPr="005C119B" w:rsidRDefault="00C438CF" w:rsidP="005C119B">
      <w:pPr>
        <w:spacing w:line="360" w:lineRule="auto"/>
        <w:ind w:firstLine="851"/>
        <w:jc w:val="both"/>
        <w:rPr>
          <w:sz w:val="28"/>
        </w:rPr>
      </w:pPr>
      <w:r>
        <w:rPr>
          <w:b/>
          <w:sz w:val="24"/>
        </w:rPr>
        <w:t>Nota:</w:t>
      </w:r>
      <w:r>
        <w:rPr>
          <w:sz w:val="24"/>
        </w:rPr>
        <w:t xml:space="preserve"> a diferença nos valores do IBOVESPA e CDI entre as estratégias reflete leve diferença no ponto inicial do período (set/2015 para L1 vs jan/2015 para BL+LSTM).</w:t>
      </w:r>
    </w:p>
    <w:p w14:paraId="6609CEF1" w14:textId="77777777" w:rsidR="00C438CF" w:rsidRPr="000815A7" w:rsidRDefault="00C438CF" w:rsidP="00C438CF">
      <w:pPr>
        <w:rPr>
          <w:bCs/>
          <w:sz w:val="24"/>
          <w:szCs w:val="24"/>
        </w:rPr>
      </w:pPr>
    </w:p>
    <w:p w14:paraId="2154EE36" w14:textId="77777777" w:rsidR="00C438CF" w:rsidRPr="00310893" w:rsidRDefault="00C438CF" w:rsidP="00853490">
      <w:pPr>
        <w:pStyle w:val="Ttulo3"/>
        <w:numPr>
          <w:ilvl w:val="2"/>
          <w:numId w:val="1"/>
        </w:numPr>
        <w:ind w:left="0" w:firstLine="0"/>
        <w:rPr>
          <w:b w:val="0"/>
        </w:rPr>
      </w:pPr>
      <w:bookmarkStart w:id="154" w:name="_Toc231448210"/>
      <w:r>
        <w:rPr>
          <w:b w:val="0"/>
        </w:rPr>
        <w:t>Hierarquia de Desempenho e o Paradoxo da Complexidade</w:t>
      </w:r>
      <w:bookmarkEnd w:id="154"/>
    </w:p>
    <w:p w14:paraId="52434E5B" w14:textId="77777777" w:rsidR="00C438CF" w:rsidRDefault="00C438CF" w:rsidP="00C438CF">
      <w:pPr>
        <w:rPr>
          <w:sz w:val="24"/>
        </w:rPr>
      </w:pPr>
    </w:p>
    <w:p w14:paraId="7B21D07F"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5B48975D"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Mínima Variância L1</w:t>
      </w:r>
      <w:r>
        <w:rPr>
          <w:sz w:val="24"/>
          <w:szCs w:val="24"/>
          <w:lang w:val="pt-BR" w:eastAsia="pt-BR"/>
        </w:rPr>
        <w:t xml:space="preserve"> (mais simples) → melhor resultado absoluto e ajustado ao risco</w:t>
      </w:r>
    </w:p>
    <w:p w14:paraId="0AE3B51D"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Máximo Sharpe L1</w:t>
      </w:r>
      <w:r>
        <w:rPr>
          <w:sz w:val="24"/>
          <w:szCs w:val="24"/>
          <w:lang w:val="pt-BR" w:eastAsia="pt-BR"/>
        </w:rPr>
        <w:t xml:space="preserve"> (complexidade intermediária) → resultado marginal sobre o benchmark</w:t>
      </w:r>
    </w:p>
    <w:p w14:paraId="5CA7C35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Black-Litterman + LSTM</w:t>
      </w:r>
      <w:r>
        <w:rPr>
          <w:sz w:val="24"/>
          <w:szCs w:val="24"/>
          <w:lang w:val="pt-BR" w:eastAsia="pt-BR"/>
        </w:rPr>
        <w:t xml:space="preserve"> (mais complexo) → pior resultado, com destruição expressiva de capital</w:t>
      </w:r>
    </w:p>
    <w:p w14:paraId="2AFDEE72" w14:textId="77777777" w:rsidR="00C438CF" w:rsidRDefault="00C438CF" w:rsidP="00C438CF">
      <w:pPr>
        <w:rPr>
          <w:sz w:val="24"/>
        </w:rPr>
      </w:pPr>
    </w:p>
    <w:p w14:paraId="6AB15F55"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r>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31A32A81" w14:textId="77777777" w:rsidR="00C438CF" w:rsidRPr="000815A7" w:rsidRDefault="00C438CF" w:rsidP="00C438CF">
      <w:pPr>
        <w:rPr>
          <w:bCs/>
          <w:sz w:val="24"/>
          <w:szCs w:val="24"/>
        </w:rPr>
      </w:pPr>
    </w:p>
    <w:p w14:paraId="5BA25C8C" w14:textId="77777777" w:rsidR="00C438CF" w:rsidRPr="00310893" w:rsidRDefault="00C438CF" w:rsidP="00853490">
      <w:pPr>
        <w:pStyle w:val="Ttulo3"/>
        <w:numPr>
          <w:ilvl w:val="2"/>
          <w:numId w:val="1"/>
        </w:numPr>
        <w:ind w:left="0" w:firstLine="0"/>
        <w:rPr>
          <w:b w:val="0"/>
        </w:rPr>
      </w:pPr>
      <w:bookmarkStart w:id="155" w:name="_Toc231448211"/>
      <w:r>
        <w:rPr>
          <w:b w:val="0"/>
        </w:rPr>
        <w:t>Análise das Causas da Underperformance do Black-Litterman + LSTM</w:t>
      </w:r>
      <w:bookmarkEnd w:id="155"/>
    </w:p>
    <w:p w14:paraId="7EC53DD9" w14:textId="77777777" w:rsidR="00C438CF" w:rsidRDefault="00C438CF" w:rsidP="00C438CF">
      <w:pPr>
        <w:spacing w:line="360" w:lineRule="auto"/>
        <w:ind w:firstLine="851"/>
        <w:rPr>
          <w:sz w:val="24"/>
        </w:rPr>
      </w:pPr>
    </w:p>
    <w:p w14:paraId="6FE2A99C" w14:textId="77777777"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14:paraId="6591C892"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14:paraId="24C86F7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38690DAF"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313ECA2B" w14:textId="77777777" w:rsidR="00C438CF" w:rsidRDefault="00C438CF" w:rsidP="00C438CF">
      <w:pPr>
        <w:pStyle w:val="font-claude-response-body"/>
        <w:spacing w:before="0" w:beforeAutospacing="0" w:after="0" w:afterAutospacing="0" w:line="360" w:lineRule="auto"/>
        <w:ind w:firstLine="851"/>
        <w:jc w:val="both"/>
      </w:pPr>
      <w:r>
        <w:t>A combinação desses três fatores transformou o modelo BL+LSTM em um sistema de alta rotatividade guiado por previsões ruidosas, sem o efeito estabilizador que caracteriza o modelo original de Black e Litterman (1992).</w:t>
      </w:r>
    </w:p>
    <w:p w14:paraId="50DE940F" w14:textId="77777777" w:rsidR="00C438CF" w:rsidRPr="000815A7" w:rsidRDefault="00C438CF" w:rsidP="00C438CF">
      <w:pPr>
        <w:spacing w:line="360" w:lineRule="auto"/>
        <w:ind w:firstLine="851"/>
        <w:rPr>
          <w:bCs/>
          <w:sz w:val="24"/>
          <w:szCs w:val="24"/>
        </w:rPr>
      </w:pPr>
    </w:p>
    <w:p w14:paraId="05E2E562" w14:textId="77777777" w:rsidR="00C438CF" w:rsidRPr="00C438CF" w:rsidRDefault="00C438CF" w:rsidP="00853490">
      <w:pPr>
        <w:pStyle w:val="Ttulo3"/>
        <w:numPr>
          <w:ilvl w:val="2"/>
          <w:numId w:val="1"/>
        </w:numPr>
        <w:ind w:left="0" w:firstLine="0"/>
        <w:rPr>
          <w:b w:val="0"/>
        </w:rPr>
      </w:pPr>
      <w:bookmarkStart w:id="156" w:name="_Toc231448212"/>
      <w:r>
        <w:rPr>
          <w:b w:val="0"/>
        </w:rPr>
        <w:t>Interpretação à Luz do Referencial Teórico</w:t>
      </w:r>
      <w:bookmarkEnd w:id="156"/>
    </w:p>
    <w:p w14:paraId="6C86A396" w14:textId="77777777" w:rsidR="00C438CF" w:rsidRDefault="00C438CF" w:rsidP="00C438CF">
      <w:pPr>
        <w:rPr>
          <w:sz w:val="24"/>
        </w:rPr>
      </w:pPr>
    </w:p>
    <w:p w14:paraId="043E9A2C" w14:textId="77777777" w:rsidR="00C438CF" w:rsidRDefault="00C438CF" w:rsidP="00C438CF">
      <w:pPr>
        <w:rPr>
          <w:bCs/>
          <w:sz w:val="24"/>
          <w:szCs w:val="24"/>
        </w:rPr>
      </w:pPr>
    </w:p>
    <w:p w14:paraId="70AD3404"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14:paraId="3FB179D6"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Welch e Goyal (2008), que demonstraram que praticamente nenhum preditor econométrico melhora significativamente a previsão </w:t>
      </w:r>
      <w:r>
        <w:rPr>
          <w:rStyle w:val="nfase"/>
        </w:rPr>
        <w:t>out-of-sample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169BCE4D"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246255A" w14:textId="77777777" w:rsidR="00D12DBE" w:rsidRPr="00114688" w:rsidRDefault="00D12DBE" w:rsidP="00D12DBE">
      <w:pPr>
        <w:rPr>
          <w:sz w:val="24"/>
          <w:szCs w:val="24"/>
        </w:rPr>
      </w:pPr>
    </w:p>
    <w:p w14:paraId="0813F58B" w14:textId="77777777" w:rsidR="00D12DBE" w:rsidRPr="00310893" w:rsidRDefault="00D12DBE" w:rsidP="00853490">
      <w:pPr>
        <w:pStyle w:val="Ttulo2"/>
        <w:numPr>
          <w:ilvl w:val="1"/>
          <w:numId w:val="1"/>
        </w:numPr>
        <w:ind w:left="0" w:firstLine="0"/>
        <w:jc w:val="left"/>
        <w:rPr>
          <w:sz w:val="22"/>
          <w:szCs w:val="24"/>
        </w:rPr>
      </w:pPr>
      <w:bookmarkStart w:id="157" w:name="_Toc231448213"/>
      <w:r>
        <w:rPr>
          <w:sz w:val="24"/>
        </w:rPr>
        <w:t>l</w:t>
      </w:r>
      <w:bookmarkEnd w:id="157"/>
    </w:p>
    <w:p w14:paraId="00BF951D" w14:textId="77777777" w:rsidR="00D12DBE" w:rsidRDefault="00D12DBE" w:rsidP="00D12DBE">
      <w:pPr>
        <w:rPr>
          <w:bCs/>
          <w:sz w:val="24"/>
          <w:szCs w:val="24"/>
        </w:rPr>
      </w:pPr>
    </w:p>
    <w:p w14:paraId="50C8352D"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2BACEFAB" w14:textId="77777777" w:rsidR="00F538AA" w:rsidRDefault="00F538AA" w:rsidP="00C52D1A">
      <w:pPr>
        <w:spacing w:line="360" w:lineRule="auto"/>
        <w:jc w:val="both"/>
        <w:rPr>
          <w:b/>
          <w:sz w:val="24"/>
          <w:szCs w:val="24"/>
        </w:rPr>
      </w:pPr>
      <w:r>
        <w:rPr>
          <w:b/>
          <w:sz w:val="24"/>
          <w:szCs w:val="24"/>
        </w:rPr>
        <w:br w:type="page"/>
      </w:r>
    </w:p>
    <w:p w14:paraId="24733CC7"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58" w:name="_Toc231448214"/>
      <w:r>
        <w:lastRenderedPageBreak/>
        <w:t>CAPÍTULO 5 — CONCLUSÃO</w:t>
      </w:r>
      <w:bookmarkEnd w:id="158"/>
    </w:p>
    <w:p w14:paraId="73EF66F8" w14:textId="77777777" w:rsidR="00B8687C" w:rsidRDefault="00B8687C" w:rsidP="00B8687C"/>
    <w:p w14:paraId="424E3FA4" w14:textId="77777777" w:rsidR="00B8687C" w:rsidRPr="00B8687C" w:rsidRDefault="00B8687C" w:rsidP="00B8687C">
      <w:pPr>
        <w:rPr>
          <w:sz w:val="24"/>
          <w:szCs w:val="24"/>
        </w:rPr>
      </w:pPr>
    </w:p>
    <w:p w14:paraId="4EEC40AE" w14:textId="77777777" w:rsidR="00B8687C" w:rsidRPr="00B8687C" w:rsidRDefault="00B8687C" w:rsidP="003F1C11">
      <w:pPr>
        <w:pStyle w:val="Ttulo2"/>
        <w:numPr>
          <w:ilvl w:val="1"/>
          <w:numId w:val="57"/>
        </w:numPr>
        <w:jc w:val="left"/>
        <w:rPr>
          <w:b w:val="0"/>
          <w:sz w:val="22"/>
          <w:szCs w:val="24"/>
        </w:rPr>
      </w:pPr>
      <w:bookmarkStart w:id="159" w:name="_Toc231448215"/>
      <w:r>
        <w:rPr>
          <w:sz w:val="24"/>
        </w:rPr>
        <w:t>Retomada da Questão de Pesquisa</w:t>
      </w:r>
      <w:bookmarkEnd w:id="159"/>
    </w:p>
    <w:p w14:paraId="587A45B3" w14:textId="77777777" w:rsidR="00B8687C" w:rsidRDefault="00B8687C" w:rsidP="00B8687C"/>
    <w:p w14:paraId="65D0D2D8" w14:textId="77777777" w:rsidR="00B8687C" w:rsidRDefault="00B8687C" w:rsidP="00B8687C"/>
    <w:p w14:paraId="17359B1D"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7E8C5790"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118 ações da B3 com série histórica completa entre 2010 e 2025, em protocolo rigoroso de </w:t>
      </w:r>
      <w:r>
        <w:rPr>
          <w:rStyle w:val="nfase"/>
        </w:rPr>
        <w:t>backtesting out-of-sample</w:t>
      </w:r>
      <w:r>
        <w:t xml:space="preserve"> com 130 rebalanceamentos mensais entre janeiro de 2015 e dezembro de 2025.</w:t>
      </w:r>
    </w:p>
    <w:p w14:paraId="690819B5" w14:textId="77777777" w:rsidR="00B8687C" w:rsidRDefault="00B8687C" w:rsidP="00B8687C"/>
    <w:p w14:paraId="76CF3241" w14:textId="77777777" w:rsidR="00B8687C" w:rsidRPr="00B8687C" w:rsidRDefault="00B8687C" w:rsidP="00B8687C">
      <w:pPr>
        <w:rPr>
          <w:sz w:val="24"/>
          <w:szCs w:val="24"/>
        </w:rPr>
      </w:pPr>
    </w:p>
    <w:p w14:paraId="05C7F156" w14:textId="77777777" w:rsidR="00B8687C" w:rsidRPr="00B8687C" w:rsidRDefault="00B8687C" w:rsidP="003F1C11">
      <w:pPr>
        <w:pStyle w:val="Ttulo2"/>
        <w:numPr>
          <w:ilvl w:val="1"/>
          <w:numId w:val="57"/>
        </w:numPr>
        <w:jc w:val="left"/>
        <w:rPr>
          <w:b w:val="0"/>
          <w:sz w:val="22"/>
          <w:szCs w:val="24"/>
        </w:rPr>
      </w:pPr>
      <w:bookmarkStart w:id="160" w:name="_Toc231448216"/>
      <w:r>
        <w:rPr>
          <w:sz w:val="24"/>
        </w:rPr>
        <w:t>Síntese dos Resultados</w:t>
      </w:r>
      <w:bookmarkEnd w:id="160"/>
    </w:p>
    <w:p w14:paraId="62821E52" w14:textId="77777777" w:rsidR="00B8687C" w:rsidRDefault="00B8687C" w:rsidP="00B8687C"/>
    <w:p w14:paraId="34D224D4" w14:textId="77777777" w:rsidR="00B8687C" w:rsidRPr="00B8687C" w:rsidRDefault="00B8687C" w:rsidP="00B8687C">
      <w:pPr>
        <w:ind w:firstLine="851"/>
        <w:rPr>
          <w:sz w:val="24"/>
        </w:rPr>
      </w:pPr>
      <w:r>
        <w:rPr>
          <w:sz w:val="24"/>
        </w:rPr>
        <w:t>A Tabela abaixo sintetiza os achados centrais do estudo.</w:t>
      </w:r>
    </w:p>
    <w:p w14:paraId="7CDBA836" w14:textId="77777777" w:rsidR="00B8687C" w:rsidRDefault="00B8687C" w:rsidP="00B8687C"/>
    <w:p w14:paraId="11D11F99" w14:textId="77777777" w:rsidR="00B8687C" w:rsidRPr="00A96A03" w:rsidRDefault="00B8687C" w:rsidP="00A96A03">
      <w:pPr>
        <w:pStyle w:val="Legenda"/>
        <w:keepNext/>
        <w:jc w:val="center"/>
        <w:rPr>
          <w:rFonts w:ascii="Times New Roman" w:hAnsi="Times New Roman" w:cs="Times New Roman"/>
          <w:i w:val="0"/>
          <w:color w:val="auto"/>
          <w:sz w:val="22"/>
        </w:rPr>
      </w:pPr>
      <w:bookmarkStart w:id="161" w:name="_Toc231447951"/>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r>
      <w:r>
        <w:rPr>
          <w:rFonts w:ascii="Times New Roman" w:hAnsi="Times New Roman" w:cs="Times New Roman"/>
          <w:i w:val="0"/>
          <w:color w:val="auto"/>
          <w:sz w:val="22"/>
        </w:rPr>
        <w:t>-  Síntese Comparativa do Desempenho (jan/2015 – dez/2025)</w:t>
      </w:r>
      <w:bookmarkEnd w:id="161"/>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02BA90DE"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EB5ED5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445F5516"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184FFA1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F3A410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08DDD9B4"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41F5834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D12DBE" w:rsidRPr="00B8687C" w14:paraId="58FA157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A54461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1E1228C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39B3B9F4"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3EF1A70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57A2564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09D55A6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B8687C" w14:paraId="1D6992E9"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0D16F763" w14:textId="77777777" w:rsidR="00D12DBE" w:rsidRPr="00D12DBE" w:rsidRDefault="00D12DBE" w:rsidP="00D12DBE">
            <w:pPr>
              <w:widowControl/>
              <w:autoSpaceDE/>
              <w:autoSpaceDN/>
              <w:jc w:val="center"/>
              <w:rPr>
                <w:color w:val="000000"/>
                <w:lang w:val="pt-BR" w:eastAsia="pt-BR"/>
              </w:rPr>
            </w:pPr>
            <w:r>
              <w:t>1/N Mensal (benchmark)</w:t>
            </w:r>
          </w:p>
        </w:tc>
        <w:tc>
          <w:tcPr>
            <w:tcW w:w="1980" w:type="dxa"/>
            <w:tcBorders>
              <w:top w:val="nil"/>
              <w:left w:val="nil"/>
              <w:bottom w:val="single" w:sz="4" w:space="0" w:color="auto"/>
              <w:right w:val="single" w:sz="4" w:space="0" w:color="auto"/>
            </w:tcBorders>
            <w:shd w:val="clear" w:color="auto" w:fill="auto"/>
            <w:vAlign w:val="center"/>
            <w:hideMark/>
          </w:tcPr>
          <w:p w14:paraId="451D536D" w14:textId="77777777" w:rsidR="00D12DBE" w:rsidRPr="00D12DBE" w:rsidRDefault="00D12DBE" w:rsidP="00D12DBE">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11165ADC" w14:textId="77777777" w:rsidR="00D12DBE" w:rsidRPr="00D12DBE" w:rsidRDefault="00D12DBE" w:rsidP="00D12DBE">
            <w:pPr>
              <w:widowControl/>
              <w:autoSpaceDE/>
              <w:autoSpaceDN/>
              <w:jc w:val="center"/>
              <w:rPr>
                <w:color w:val="000000"/>
                <w:lang w:val="pt-BR" w:eastAsia="pt-BR"/>
              </w:rPr>
            </w:pPr>
            <w:r>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21A870BB" w14:textId="77777777" w:rsidR="00D12DBE" w:rsidRPr="00D12DBE" w:rsidRDefault="00D12DBE" w:rsidP="00D12DBE">
            <w:pPr>
              <w:widowControl/>
              <w:autoSpaceDE/>
              <w:autoSpaceDN/>
              <w:jc w:val="center"/>
              <w:rPr>
                <w:color w:val="000000"/>
                <w:lang w:val="pt-BR" w:eastAsia="pt-BR"/>
              </w:rPr>
            </w:pPr>
            <w:r>
              <w:t>0,13</w:t>
            </w:r>
          </w:p>
        </w:tc>
        <w:tc>
          <w:tcPr>
            <w:tcW w:w="1417" w:type="dxa"/>
            <w:tcBorders>
              <w:top w:val="nil"/>
              <w:left w:val="nil"/>
              <w:bottom w:val="single" w:sz="4" w:space="0" w:color="auto"/>
              <w:right w:val="single" w:sz="4" w:space="0" w:color="auto"/>
            </w:tcBorders>
            <w:shd w:val="clear" w:color="auto" w:fill="auto"/>
            <w:vAlign w:val="center"/>
            <w:hideMark/>
          </w:tcPr>
          <w:p w14:paraId="55F9825C" w14:textId="77777777" w:rsidR="00D12DBE" w:rsidRPr="00D12DBE" w:rsidRDefault="00D12DBE" w:rsidP="00D12DBE">
            <w:pPr>
              <w:widowControl/>
              <w:autoSpaceDE/>
              <w:autoSpaceDN/>
              <w:jc w:val="center"/>
              <w:rPr>
                <w:color w:val="000000"/>
                <w:lang w:val="pt-BR" w:eastAsia="pt-BR"/>
              </w:rPr>
            </w:pPr>
            <w:r>
              <w:t>-51,5%</w:t>
            </w:r>
          </w:p>
        </w:tc>
        <w:tc>
          <w:tcPr>
            <w:tcW w:w="1815" w:type="dxa"/>
            <w:tcBorders>
              <w:top w:val="nil"/>
              <w:left w:val="nil"/>
              <w:bottom w:val="single" w:sz="4" w:space="0" w:color="auto"/>
              <w:right w:val="single" w:sz="8" w:space="0" w:color="auto"/>
            </w:tcBorders>
            <w:shd w:val="clear" w:color="auto" w:fill="auto"/>
            <w:vAlign w:val="center"/>
            <w:hideMark/>
          </w:tcPr>
          <w:p w14:paraId="600AE7C0" w14:textId="77777777" w:rsidR="00D12DBE" w:rsidRPr="00D12DBE" w:rsidRDefault="00D12DBE" w:rsidP="00D12DBE">
            <w:pPr>
              <w:widowControl/>
              <w:autoSpaceDE/>
              <w:autoSpaceDN/>
              <w:jc w:val="center"/>
              <w:rPr>
                <w:color w:val="000000"/>
                <w:lang w:val="pt-BR" w:eastAsia="pt-BR"/>
              </w:rPr>
            </w:pPr>
            <w:r>
              <w:rPr>
                <w:rStyle w:val="Forte"/>
                <w:b w:val="0"/>
              </w:rPr>
              <w:t>5,08%</w:t>
            </w:r>
          </w:p>
        </w:tc>
      </w:tr>
      <w:tr w:rsidR="00D12DBE" w:rsidRPr="00B8687C" w14:paraId="1A1A1BB1"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635A62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334C24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215" w:type="dxa"/>
            <w:tcBorders>
              <w:top w:val="nil"/>
              <w:left w:val="nil"/>
              <w:bottom w:val="single" w:sz="4" w:space="0" w:color="auto"/>
              <w:right w:val="single" w:sz="4" w:space="0" w:color="auto"/>
            </w:tcBorders>
            <w:shd w:val="clear" w:color="auto" w:fill="auto"/>
            <w:vAlign w:val="center"/>
            <w:hideMark/>
          </w:tcPr>
          <w:p w14:paraId="1A0EAF0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405E96F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07D1406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01A10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D12DBE" w:rsidRPr="00B8687C" w14:paraId="1BFFE7C1"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6A5273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1980" w:type="dxa"/>
            <w:tcBorders>
              <w:top w:val="nil"/>
              <w:left w:val="nil"/>
              <w:bottom w:val="single" w:sz="4" w:space="0" w:color="auto"/>
              <w:right w:val="single" w:sz="4" w:space="0" w:color="auto"/>
            </w:tcBorders>
            <w:shd w:val="clear" w:color="auto" w:fill="auto"/>
            <w:vAlign w:val="center"/>
            <w:hideMark/>
          </w:tcPr>
          <w:p w14:paraId="38DDA2F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29C187E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498" w:type="dxa"/>
            <w:tcBorders>
              <w:top w:val="nil"/>
              <w:left w:val="nil"/>
              <w:bottom w:val="single" w:sz="4" w:space="0" w:color="auto"/>
              <w:right w:val="single" w:sz="4" w:space="0" w:color="auto"/>
            </w:tcBorders>
            <w:shd w:val="clear" w:color="auto" w:fill="auto"/>
            <w:vAlign w:val="center"/>
            <w:hideMark/>
          </w:tcPr>
          <w:p w14:paraId="0087FFF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7C7366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815" w:type="dxa"/>
            <w:tcBorders>
              <w:top w:val="nil"/>
              <w:left w:val="nil"/>
              <w:bottom w:val="single" w:sz="4" w:space="0" w:color="auto"/>
              <w:right w:val="single" w:sz="8" w:space="0" w:color="auto"/>
            </w:tcBorders>
            <w:shd w:val="clear" w:color="auto" w:fill="auto"/>
            <w:vAlign w:val="center"/>
            <w:hideMark/>
          </w:tcPr>
          <w:p w14:paraId="721EA07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D12DBE" w:rsidRPr="00B8687C" w14:paraId="0932D1FC"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436A92D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6A8FC64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215" w:type="dxa"/>
            <w:tcBorders>
              <w:top w:val="nil"/>
              <w:left w:val="nil"/>
              <w:bottom w:val="single" w:sz="8" w:space="0" w:color="auto"/>
              <w:right w:val="single" w:sz="4" w:space="0" w:color="auto"/>
            </w:tcBorders>
            <w:shd w:val="clear" w:color="auto" w:fill="auto"/>
            <w:vAlign w:val="center"/>
            <w:hideMark/>
          </w:tcPr>
          <w:p w14:paraId="28B7586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498" w:type="dxa"/>
            <w:tcBorders>
              <w:top w:val="nil"/>
              <w:left w:val="nil"/>
              <w:bottom w:val="single" w:sz="8" w:space="0" w:color="auto"/>
              <w:right w:val="single" w:sz="4" w:space="0" w:color="auto"/>
            </w:tcBorders>
            <w:shd w:val="clear" w:color="auto" w:fill="auto"/>
            <w:vAlign w:val="center"/>
            <w:hideMark/>
          </w:tcPr>
          <w:p w14:paraId="1CC75ED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417" w:type="dxa"/>
            <w:tcBorders>
              <w:top w:val="nil"/>
              <w:left w:val="nil"/>
              <w:bottom w:val="single" w:sz="8" w:space="0" w:color="auto"/>
              <w:right w:val="single" w:sz="4" w:space="0" w:color="auto"/>
            </w:tcBorders>
            <w:shd w:val="clear" w:color="auto" w:fill="auto"/>
            <w:vAlign w:val="center"/>
            <w:hideMark/>
          </w:tcPr>
          <w:p w14:paraId="278EBF91"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815" w:type="dxa"/>
            <w:tcBorders>
              <w:top w:val="nil"/>
              <w:left w:val="nil"/>
              <w:bottom w:val="single" w:sz="8" w:space="0" w:color="auto"/>
              <w:right w:val="single" w:sz="8" w:space="0" w:color="auto"/>
            </w:tcBorders>
            <w:shd w:val="clear" w:color="auto" w:fill="auto"/>
            <w:vAlign w:val="center"/>
            <w:hideMark/>
          </w:tcPr>
          <w:p w14:paraId="2A57E68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7DAE7255" w14:textId="77777777" w:rsidR="00B8687C" w:rsidRDefault="00B8687C" w:rsidP="00A96A03">
      <w:pPr>
        <w:jc w:val="center"/>
      </w:pPr>
      <w:r>
        <w:t>Fonte: elaboração própria.</w:t>
      </w:r>
    </w:p>
    <w:p w14:paraId="28651327" w14:textId="77777777" w:rsidR="00B8687C" w:rsidRDefault="00B8687C" w:rsidP="00B8687C"/>
    <w:p w14:paraId="489C84C7"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Black-Litterman </w:t>
      </w:r>
      <w:r>
        <w:lastRenderedPageBreak/>
        <w:t>integrado a redes neurais LSTM — produziu o pior resultado: retorno acumulado de 56,48%, Índice de Sharpe negativo (-0,14) e Maximum Drawdown de -92,99%.</w:t>
      </w:r>
    </w:p>
    <w:p w14:paraId="379E9651"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59F97AF7" w14:textId="77777777" w:rsidR="00B8687C" w:rsidRDefault="00B8687C" w:rsidP="00B8687C"/>
    <w:p w14:paraId="52EF31E4" w14:textId="77777777" w:rsidR="00B8687C" w:rsidRDefault="00B8687C" w:rsidP="00B8687C"/>
    <w:p w14:paraId="3D59E1B4" w14:textId="77777777" w:rsidR="00B8687C" w:rsidRPr="00B8687C" w:rsidRDefault="00B8687C" w:rsidP="00B8687C">
      <w:pPr>
        <w:rPr>
          <w:sz w:val="24"/>
          <w:szCs w:val="24"/>
        </w:rPr>
      </w:pPr>
    </w:p>
    <w:p w14:paraId="3C34831E" w14:textId="77777777" w:rsidR="00B8687C" w:rsidRPr="00B8687C" w:rsidRDefault="00B8687C" w:rsidP="003F1C11">
      <w:pPr>
        <w:pStyle w:val="Ttulo2"/>
        <w:numPr>
          <w:ilvl w:val="1"/>
          <w:numId w:val="57"/>
        </w:numPr>
        <w:jc w:val="left"/>
        <w:rPr>
          <w:b w:val="0"/>
          <w:sz w:val="20"/>
          <w:szCs w:val="24"/>
        </w:rPr>
      </w:pPr>
      <w:bookmarkStart w:id="162" w:name="_Toc231448217"/>
      <w:r>
        <w:rPr>
          <w:sz w:val="24"/>
        </w:rPr>
        <w:t>Contribuições do Estudo</w:t>
      </w:r>
      <w:bookmarkEnd w:id="162"/>
    </w:p>
    <w:p w14:paraId="4596EFBD" w14:textId="77777777" w:rsidR="00B8687C" w:rsidRDefault="00B8687C" w:rsidP="00B8687C"/>
    <w:p w14:paraId="4A77F755" w14:textId="77777777" w:rsidR="00B8687C" w:rsidRPr="00B8687C" w:rsidRDefault="00B8687C" w:rsidP="00B8687C">
      <w:pPr>
        <w:rPr>
          <w:sz w:val="24"/>
          <w:szCs w:val="24"/>
        </w:rPr>
      </w:pPr>
    </w:p>
    <w:p w14:paraId="77585144" w14:textId="77777777" w:rsidR="00B8687C" w:rsidRPr="00B8687C" w:rsidRDefault="00B8687C" w:rsidP="003F1C11">
      <w:pPr>
        <w:pStyle w:val="Ttulo3"/>
        <w:numPr>
          <w:ilvl w:val="2"/>
          <w:numId w:val="57"/>
        </w:numPr>
        <w:rPr>
          <w:b w:val="0"/>
          <w:sz w:val="20"/>
        </w:rPr>
      </w:pPr>
      <w:bookmarkStart w:id="163" w:name="_Toc231448218"/>
      <w:r>
        <w:t>Confirmação Empírica no Mercado Brasileiro</w:t>
      </w:r>
      <w:bookmarkEnd w:id="163"/>
    </w:p>
    <w:p w14:paraId="1232924B" w14:textId="77777777" w:rsidR="00B8687C" w:rsidRDefault="00B8687C" w:rsidP="00B8687C"/>
    <w:p w14:paraId="39231300"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119CB2FB" w14:textId="77777777" w:rsidR="00B8687C" w:rsidRPr="00B8687C" w:rsidRDefault="00B8687C" w:rsidP="00B8687C">
      <w:pPr>
        <w:rPr>
          <w:sz w:val="24"/>
          <w:szCs w:val="24"/>
        </w:rPr>
      </w:pPr>
    </w:p>
    <w:p w14:paraId="438B01B4" w14:textId="77777777" w:rsidR="00B8687C" w:rsidRPr="00B8687C" w:rsidRDefault="00B8687C" w:rsidP="003F1C11">
      <w:pPr>
        <w:pStyle w:val="Ttulo3"/>
        <w:numPr>
          <w:ilvl w:val="2"/>
          <w:numId w:val="57"/>
        </w:numPr>
        <w:rPr>
          <w:b w:val="0"/>
          <w:sz w:val="20"/>
        </w:rPr>
      </w:pPr>
      <w:bookmarkStart w:id="164" w:name="_Toc231448219"/>
      <w:r>
        <w:t>Implicação Prática para Gestão de Portfólios</w:t>
      </w:r>
      <w:bookmarkEnd w:id="164"/>
    </w:p>
    <w:p w14:paraId="46CD2AE9" w14:textId="77777777" w:rsidR="00B8687C" w:rsidRDefault="00B8687C" w:rsidP="00B8687C">
      <w:pPr>
        <w:rPr>
          <w:sz w:val="20"/>
        </w:rPr>
      </w:pPr>
    </w:p>
    <w:p w14:paraId="47F4024A"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77089BF5"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2054065C" w14:textId="77777777" w:rsidR="00B8687C" w:rsidRDefault="00B8687C" w:rsidP="00B8687C">
      <w:pPr>
        <w:rPr>
          <w:sz w:val="20"/>
        </w:rPr>
      </w:pPr>
    </w:p>
    <w:p w14:paraId="5284B0BE" w14:textId="77777777" w:rsidR="00B8687C" w:rsidRDefault="00B8687C" w:rsidP="00B8687C">
      <w:pPr>
        <w:rPr>
          <w:sz w:val="20"/>
        </w:rPr>
      </w:pPr>
    </w:p>
    <w:p w14:paraId="477D4124" w14:textId="77777777" w:rsidR="00B8687C" w:rsidRPr="00B8687C" w:rsidRDefault="00B8687C" w:rsidP="00B8687C">
      <w:pPr>
        <w:rPr>
          <w:sz w:val="20"/>
        </w:rPr>
      </w:pPr>
    </w:p>
    <w:p w14:paraId="2B38CCEF" w14:textId="77777777" w:rsidR="00B8687C" w:rsidRPr="00B8687C" w:rsidRDefault="00B8687C" w:rsidP="003F1C11">
      <w:pPr>
        <w:pStyle w:val="Ttulo3"/>
        <w:numPr>
          <w:ilvl w:val="2"/>
          <w:numId w:val="57"/>
        </w:numPr>
        <w:rPr>
          <w:b w:val="0"/>
          <w:sz w:val="20"/>
        </w:rPr>
      </w:pPr>
      <w:bookmarkStart w:id="165" w:name="_Toc231448220"/>
      <w:r>
        <w:t>Evidência sobre os Limites do Aprendizado de Máquina em Finanças</w:t>
      </w:r>
      <w:bookmarkEnd w:id="165"/>
    </w:p>
    <w:p w14:paraId="3D1AB1E9" w14:textId="77777777" w:rsidR="00B8687C" w:rsidRDefault="00B8687C" w:rsidP="00B8687C"/>
    <w:p w14:paraId="4427FD41" w14:textId="77777777" w:rsidR="00B8687C" w:rsidRDefault="00B8687C" w:rsidP="00B8687C">
      <w:pPr>
        <w:pStyle w:val="font-claude-response-body"/>
        <w:spacing w:before="0" w:beforeAutospacing="0" w:after="0" w:afterAutospacing="0" w:line="360" w:lineRule="auto"/>
        <w:ind w:firstLine="851"/>
        <w:jc w:val="both"/>
      </w:pPr>
      <w:r>
        <w: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14:paraId="4D2B76A3"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t>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177324C2" w14:textId="77777777" w:rsidR="00B8687C" w:rsidRDefault="00B8687C" w:rsidP="00B8687C">
      <w:pPr>
        <w:rPr>
          <w:sz w:val="24"/>
          <w:szCs w:val="24"/>
        </w:rPr>
      </w:pPr>
    </w:p>
    <w:p w14:paraId="3755DC47" w14:textId="77777777" w:rsidR="00B8687C" w:rsidRPr="00B8687C" w:rsidRDefault="00B8687C" w:rsidP="00B8687C">
      <w:pPr>
        <w:rPr>
          <w:sz w:val="24"/>
          <w:szCs w:val="24"/>
        </w:rPr>
      </w:pPr>
    </w:p>
    <w:p w14:paraId="73F0534D" w14:textId="77777777" w:rsidR="00B8687C" w:rsidRPr="00B8687C" w:rsidRDefault="00B8687C" w:rsidP="003F1C11">
      <w:pPr>
        <w:pStyle w:val="Ttulo2"/>
        <w:numPr>
          <w:ilvl w:val="1"/>
          <w:numId w:val="57"/>
        </w:numPr>
        <w:jc w:val="left"/>
        <w:rPr>
          <w:b w:val="0"/>
          <w:sz w:val="24"/>
          <w:szCs w:val="24"/>
        </w:rPr>
      </w:pPr>
      <w:bookmarkStart w:id="166" w:name="_Toc231448221"/>
      <w:r>
        <w:rPr>
          <w:sz w:val="24"/>
          <w:szCs w:val="24"/>
        </w:rPr>
        <w:t>Limitações do Estudo</w:t>
      </w:r>
      <w:bookmarkEnd w:id="166"/>
    </w:p>
    <w:p w14:paraId="65B8A40F" w14:textId="77777777" w:rsidR="00B8687C" w:rsidRDefault="00B8687C" w:rsidP="00B8687C"/>
    <w:p w14:paraId="777AD3A6"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3E167F57"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mkt</m:t>
            </m:r>
          </m:sub>
        </m:sSub>
      </m:oMath>
      <w:r>
        <w:t xml:space="preserve">) utilizados no cálculo do prior de equilíbrio  </w:t>
      </w:r>
      <m:oMath>
        <m:r>
          <m:rPr>
            <m:sty m:val="p"/>
          </m:rPr>
          <w:rPr>
            <w:rFonts w:ascii="Cambria Math" w:hAnsi="Cambria Math"/>
          </w:rPr>
          <m:t>(Π= δ ∙ Σ∙</m:t>
        </m:r>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mkt</m:t>
            </m:r>
          </m:sub>
        </m:sSub>
        <m:r>
          <m:rPr>
            <m:sty m:val="p"/>
          </m:rP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lastRenderedPageBreak/>
        <w:t>presença de visões de alta incerteza, deve ser corrigido em estudos futuros mediante a coleta de séries históricas de capitalização.</w:t>
      </w:r>
    </w:p>
    <w:p w14:paraId="00200626"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m:rPr>
            <m:sty m:val="p"/>
          </m:rP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6798959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r>
        <w: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63B01ED2"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r>
        <w: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14:paraId="769B3966"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3BF5F976"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r>
      <w:r>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66700400" w14:textId="77777777" w:rsidR="00C677C0" w:rsidRDefault="00C677C0" w:rsidP="00B8687C"/>
    <w:p w14:paraId="72564F8F" w14:textId="77777777" w:rsidR="00B8687C" w:rsidRPr="00B8687C" w:rsidRDefault="00B8687C" w:rsidP="00B8687C">
      <w:pPr>
        <w:rPr>
          <w:sz w:val="24"/>
          <w:szCs w:val="24"/>
        </w:rPr>
      </w:pPr>
    </w:p>
    <w:p w14:paraId="74371FCD" w14:textId="77777777" w:rsidR="00B8687C" w:rsidRPr="00B8687C" w:rsidRDefault="00B8687C" w:rsidP="003F1C11">
      <w:pPr>
        <w:pStyle w:val="Ttulo2"/>
        <w:numPr>
          <w:ilvl w:val="1"/>
          <w:numId w:val="57"/>
        </w:numPr>
        <w:jc w:val="left"/>
        <w:rPr>
          <w:b w:val="0"/>
          <w:sz w:val="22"/>
          <w:szCs w:val="24"/>
        </w:rPr>
      </w:pPr>
      <w:bookmarkStart w:id="167" w:name="_Toc231448222"/>
      <w:r>
        <w:rPr>
          <w:sz w:val="24"/>
        </w:rPr>
        <w:t>Sugestões para Pesquisas Futuras</w:t>
      </w:r>
      <w:bookmarkEnd w:id="167"/>
    </w:p>
    <w:p w14:paraId="01CBE93F" w14:textId="77777777" w:rsidR="00B8687C" w:rsidRDefault="00B8687C" w:rsidP="00B8687C"/>
    <w:p w14:paraId="06BFCD6A"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0737FF7B"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0A50BCFD"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566ED9A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 xml:space="preserve">Ω\Omega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75A1BBB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14:paraId="58AC6D3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69E7E23A" w14:textId="77777777" w:rsidR="00C677C0" w:rsidRDefault="00C677C0" w:rsidP="00B8687C"/>
    <w:p w14:paraId="7FDEAAD3" w14:textId="77777777" w:rsidR="00C677C0" w:rsidRPr="00B8687C" w:rsidRDefault="00C677C0" w:rsidP="003F1C11">
      <w:pPr>
        <w:pStyle w:val="Ttulo2"/>
        <w:numPr>
          <w:ilvl w:val="1"/>
          <w:numId w:val="57"/>
        </w:numPr>
        <w:jc w:val="left"/>
        <w:rPr>
          <w:b w:val="0"/>
          <w:sz w:val="22"/>
          <w:szCs w:val="24"/>
        </w:rPr>
      </w:pPr>
      <w:bookmarkStart w:id="168" w:name="_Toc231448223"/>
      <w:r>
        <w:t>Considerações Finais</w:t>
      </w:r>
      <w:bookmarkEnd w:id="168"/>
    </w:p>
    <w:p w14:paraId="1C4C661A" w14:textId="77777777" w:rsidR="00B8687C" w:rsidRDefault="00B8687C" w:rsidP="00B8687C"/>
    <w:p w14:paraId="39F5BA41"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22F71C0B"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7CFB8FF5"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59CEB286"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br w:type="page"/>
      </w:r>
    </w:p>
    <w:p w14:paraId="69A396B8"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9" w:name="_Toc231448224"/>
      <w:r>
        <w:lastRenderedPageBreak/>
        <w:t>REFERÊNCIAS</w:t>
      </w:r>
      <w:bookmarkEnd w:id="169"/>
    </w:p>
    <w:p w14:paraId="43D9FB18" w14:textId="77777777" w:rsidR="00F61AE8" w:rsidRDefault="00F61AE8" w:rsidP="00F61AE8"/>
    <w:p w14:paraId="1C8290ED"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57FE9955"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5D4D256C"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73A18E60"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17DFF988"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674853E"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3F283CCB" w14:textId="77777777" w:rsidR="00F61AE8" w:rsidRPr="008A0506" w:rsidRDefault="00F61AE8" w:rsidP="00F61AE8">
      <w:pPr>
        <w:pStyle w:val="font-claude-response-body"/>
        <w:rPr>
          <w:lang w:val="en-US"/>
        </w:rPr>
      </w:pPr>
      <w:r w:rsidRPr="00302795">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05B1041A"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72F71071"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0B3EA555"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7D595F1A"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68A2759C"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3B86C39B"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C0AD44C"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067F29ED" w14:textId="77777777" w:rsidR="00A82722" w:rsidRDefault="00000000">
      <w:pPr>
        <w:pStyle w:val="font-claude-response-body"/>
        <w:rPr>
          <w:lang w:val="en-US"/>
        </w:rPr>
      </w:pPr>
      <w:r>
        <w:rPr>
          <w:lang w:val="en-US"/>
        </w:rPr>
        <w:lastRenderedPageBreak/>
        <w:t xml:space="preserve">IDZOREK, Thomas M. </w:t>
      </w:r>
      <w:r>
        <w:rPr>
          <w:rStyle w:val="Forte"/>
          <w:lang w:val="en-US"/>
        </w:rPr>
        <w:t>A step-by-step guide to the Black-Litterman model</w:t>
      </w:r>
      <w:r>
        <w:rPr>
          <w:lang w:val="en-US"/>
        </w:rPr>
        <w:t>: incorporating user-specified confidence levels. Working Paper. Chicago: Ibbotson Associates, 2005.</w:t>
      </w:r>
    </w:p>
    <w:p w14:paraId="5778130E" w14:textId="77777777"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347FF5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2BF9FB2E"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3025D8B9" w14:textId="77777777" w:rsidR="00A82722" w:rsidRDefault="0000000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36F7EFD9"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60B92BF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3AD8EEFC"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2F5519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6EB5C48C"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4E422013"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59D5646C"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6A7A762C" w14:textId="77777777" w:rsidR="00A82722" w:rsidRDefault="0000000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7714683F"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64F03929" w14:textId="77777777" w:rsidR="00A82722" w:rsidRDefault="00000000">
      <w:pPr>
        <w:pStyle w:val="font-claude-response-body"/>
        <w:rPr>
          <w:lang w:val="en-US"/>
        </w:rPr>
      </w:pPr>
      <w:r>
        <w:rPr>
          <w:lang w:val="en-US"/>
        </w:rPr>
        <w:lastRenderedPageBreak/>
        <w:t xml:space="preserve">MEUCCI, Attilio. Fully flexible views: theory and practice. </w:t>
      </w:r>
      <w:r>
        <w:rPr>
          <w:rStyle w:val="Forte"/>
          <w:lang w:val="en-US"/>
        </w:rPr>
        <w:t>Risk</w:t>
      </w:r>
      <w:r>
        <w:rPr>
          <w:lang w:val="en-US"/>
        </w:rPr>
        <w:t>, London, v. 21, n. 10, p. 97–102, 2008.</w:t>
      </w:r>
    </w:p>
    <w:p w14:paraId="6ECDD8E5"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6A06C4D2"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20B9A167"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0C71C297"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0342C9FD"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344BAC0D"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561450F4"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64729680"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1B04A1FD"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1BC7398F"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44F7E3D6" w14:textId="77777777" w:rsidR="00F61AE8" w:rsidRPr="008A0506" w:rsidRDefault="00F61AE8">
      <w:pPr>
        <w:rPr>
          <w:sz w:val="24"/>
          <w:szCs w:val="24"/>
          <w:lang w:val="en-US" w:eastAsia="pt-BR"/>
        </w:rPr>
      </w:pPr>
      <w:r>
        <w:rPr>
          <w:lang w:val="en-US"/>
        </w:rPr>
        <w:br w:type="page"/>
      </w:r>
    </w:p>
    <w:p w14:paraId="74EC6E1E" w14:textId="77777777" w:rsidR="0086671B" w:rsidRPr="00C52D1A" w:rsidRDefault="00DC4719" w:rsidP="00C62008">
      <w:pPr>
        <w:pStyle w:val="Ttulo1"/>
        <w:spacing w:line="360" w:lineRule="auto"/>
        <w:jc w:val="center"/>
        <w:rPr>
          <w:b w:val="0"/>
          <w:sz w:val="24"/>
          <w:szCs w:val="24"/>
        </w:rPr>
      </w:pPr>
      <w:bookmarkStart w:id="170" w:name="_Toc153384991"/>
      <w:bookmarkStart w:id="171" w:name="_Toc231448225"/>
      <w:r>
        <w:rPr>
          <w:sz w:val="24"/>
          <w:szCs w:val="24"/>
        </w:rPr>
        <w:lastRenderedPageBreak/>
        <w:t>CRONOGRAMA</w:t>
      </w:r>
      <w:bookmarkEnd w:id="170"/>
      <w:bookmarkEnd w:id="171"/>
    </w:p>
    <w:p w14:paraId="2D496BE3" w14:textId="77777777" w:rsidR="0086671B" w:rsidRPr="00C52D1A" w:rsidRDefault="0086671B" w:rsidP="00C52D1A">
      <w:pPr>
        <w:spacing w:line="360" w:lineRule="auto"/>
        <w:ind w:firstLine="709"/>
        <w:jc w:val="both"/>
        <w:rPr>
          <w:sz w:val="24"/>
          <w:szCs w:val="24"/>
        </w:rPr>
      </w:pPr>
    </w:p>
    <w:p w14:paraId="74BCA805" w14:textId="77777777" w:rsidR="000B6DD5" w:rsidRPr="000B6DD5" w:rsidRDefault="000B6DD5" w:rsidP="000B6DD5">
      <w:pPr>
        <w:pStyle w:val="Legenda"/>
        <w:keepNext/>
        <w:jc w:val="center"/>
        <w:rPr>
          <w:rFonts w:ascii="Times New Roman" w:hAnsi="Times New Roman" w:cs="Times New Roman"/>
          <w:i w:val="0"/>
          <w:color w:val="auto"/>
          <w:sz w:val="24"/>
        </w:rPr>
      </w:pPr>
      <w:bookmarkStart w:id="172" w:name="_Toc23144795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Cronograma da Pesquisa</w:t>
      </w:r>
      <w:bookmarkEnd w:id="172"/>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C3F81EC"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86CFB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42DC4C5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1868A44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173245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946E53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FD367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6E8B0A7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B68007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6FE7BF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8B36099"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048D843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415A8B0"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DF55410"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7A6A169" w14:textId="77777777" w:rsidR="0086671B" w:rsidRPr="00C52D1A" w:rsidRDefault="0086671B" w:rsidP="00C52D1A">
            <w:pPr>
              <w:spacing w:line="360" w:lineRule="auto"/>
              <w:jc w:val="both"/>
              <w:rPr>
                <w:color w:val="000000"/>
                <w:sz w:val="24"/>
                <w:szCs w:val="24"/>
                <w:lang w:eastAsia="pt-BR"/>
              </w:rPr>
            </w:pPr>
          </w:p>
        </w:tc>
      </w:tr>
      <w:tr w:rsidR="0086671B" w:rsidRPr="00C52D1A" w14:paraId="0FC6DFD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71C6DF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48B3593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2371C36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E624A5D"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BCBCCF7"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83113F"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3397EEB" w14:textId="77777777" w:rsidR="0086671B" w:rsidRPr="00C52D1A" w:rsidRDefault="0086671B" w:rsidP="00C52D1A">
            <w:pPr>
              <w:spacing w:line="360" w:lineRule="auto"/>
              <w:jc w:val="both"/>
              <w:rPr>
                <w:color w:val="000000"/>
                <w:sz w:val="24"/>
                <w:szCs w:val="24"/>
                <w:lang w:eastAsia="pt-BR"/>
              </w:rPr>
            </w:pPr>
          </w:p>
        </w:tc>
      </w:tr>
      <w:tr w:rsidR="0086671B" w:rsidRPr="00C52D1A" w14:paraId="6D2EF39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B85956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2EC1F5B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1FBA6F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0E417B3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120E83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67A3E4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AB42CFE" w14:textId="77777777" w:rsidR="0086671B" w:rsidRPr="00C52D1A" w:rsidRDefault="0086671B" w:rsidP="00C52D1A">
            <w:pPr>
              <w:spacing w:line="360" w:lineRule="auto"/>
              <w:jc w:val="both"/>
              <w:rPr>
                <w:color w:val="000000"/>
                <w:sz w:val="24"/>
                <w:szCs w:val="24"/>
                <w:lang w:eastAsia="pt-BR"/>
              </w:rPr>
            </w:pPr>
          </w:p>
        </w:tc>
      </w:tr>
      <w:tr w:rsidR="0086671B" w:rsidRPr="00C52D1A" w14:paraId="227EA41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D44210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79B2F6E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61B7106D"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6FE000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9543C5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F9B1AF0"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C653A6A" w14:textId="77777777" w:rsidR="0086671B" w:rsidRPr="00C52D1A" w:rsidRDefault="0086671B" w:rsidP="00C52D1A">
            <w:pPr>
              <w:spacing w:line="360" w:lineRule="auto"/>
              <w:jc w:val="both"/>
              <w:rPr>
                <w:color w:val="000000"/>
                <w:sz w:val="24"/>
                <w:szCs w:val="24"/>
                <w:lang w:eastAsia="pt-BR"/>
              </w:rPr>
            </w:pPr>
          </w:p>
        </w:tc>
      </w:tr>
      <w:tr w:rsidR="0086671B" w:rsidRPr="00C52D1A" w14:paraId="3D929F54"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F69C6F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4801FB6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0F17190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0428F81E"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32C35C0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BAF780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9C7072" w14:textId="77777777" w:rsidR="0086671B" w:rsidRPr="00C52D1A" w:rsidRDefault="0086671B" w:rsidP="00C52D1A">
            <w:pPr>
              <w:spacing w:line="360" w:lineRule="auto"/>
              <w:jc w:val="both"/>
              <w:rPr>
                <w:color w:val="000000"/>
                <w:sz w:val="24"/>
                <w:szCs w:val="24"/>
                <w:lang w:eastAsia="pt-BR"/>
              </w:rPr>
            </w:pPr>
          </w:p>
        </w:tc>
      </w:tr>
      <w:tr w:rsidR="0086671B" w:rsidRPr="00C52D1A" w14:paraId="3936817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CF7322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724BFDC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854701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0A5C513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A442F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2A98FA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DF849DC" w14:textId="77777777" w:rsidR="0086671B" w:rsidRPr="00C52D1A" w:rsidRDefault="0086671B" w:rsidP="00C52D1A">
            <w:pPr>
              <w:spacing w:line="360" w:lineRule="auto"/>
              <w:jc w:val="both"/>
              <w:rPr>
                <w:color w:val="000000"/>
                <w:sz w:val="24"/>
                <w:szCs w:val="24"/>
                <w:lang w:eastAsia="pt-BR"/>
              </w:rPr>
            </w:pPr>
          </w:p>
        </w:tc>
      </w:tr>
      <w:tr w:rsidR="0086671B" w:rsidRPr="00C52D1A" w14:paraId="764EBDC4"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B11BED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72D4488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54EF42E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9E5718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72402B71"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2CF764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BF94EBF" w14:textId="77777777" w:rsidR="0086671B" w:rsidRPr="00C52D1A" w:rsidRDefault="0086671B" w:rsidP="00C52D1A">
            <w:pPr>
              <w:spacing w:line="360" w:lineRule="auto"/>
              <w:jc w:val="both"/>
              <w:rPr>
                <w:color w:val="000000"/>
                <w:sz w:val="24"/>
                <w:szCs w:val="24"/>
                <w:lang w:eastAsia="pt-BR"/>
              </w:rPr>
            </w:pPr>
          </w:p>
        </w:tc>
      </w:tr>
      <w:tr w:rsidR="0086671B" w:rsidRPr="00C52D1A" w14:paraId="34288108"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5D2F3E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48E2B2F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3BF8785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62E37F7"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625D0B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3C4584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E7BF310" w14:textId="77777777" w:rsidR="0086671B" w:rsidRPr="00C52D1A" w:rsidRDefault="0086671B" w:rsidP="00C52D1A">
            <w:pPr>
              <w:spacing w:line="360" w:lineRule="auto"/>
              <w:jc w:val="both"/>
              <w:rPr>
                <w:color w:val="000000"/>
                <w:sz w:val="24"/>
                <w:szCs w:val="24"/>
                <w:lang w:eastAsia="pt-BR"/>
              </w:rPr>
            </w:pPr>
          </w:p>
        </w:tc>
      </w:tr>
      <w:tr w:rsidR="0086671B" w:rsidRPr="00C52D1A" w14:paraId="52FC089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0EAF00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20078B3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5C73D5A7"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2D8555C"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04FA7A1"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ADE92F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7B918E0" w14:textId="77777777" w:rsidR="0086671B" w:rsidRPr="00C52D1A" w:rsidRDefault="0086671B" w:rsidP="00C52D1A">
            <w:pPr>
              <w:spacing w:line="360" w:lineRule="auto"/>
              <w:jc w:val="both"/>
              <w:rPr>
                <w:color w:val="000000"/>
                <w:sz w:val="24"/>
                <w:szCs w:val="24"/>
                <w:lang w:eastAsia="pt-BR"/>
              </w:rPr>
            </w:pPr>
          </w:p>
        </w:tc>
      </w:tr>
      <w:tr w:rsidR="0086671B" w:rsidRPr="00C52D1A" w14:paraId="7A9FA7C8"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29E3549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12FF6E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781EABB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BAD879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B382B2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14DBB1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B403E37" w14:textId="77777777" w:rsidR="0086671B" w:rsidRPr="00C52D1A" w:rsidRDefault="0086671B" w:rsidP="00C52D1A">
            <w:pPr>
              <w:spacing w:line="360" w:lineRule="auto"/>
              <w:jc w:val="both"/>
              <w:rPr>
                <w:color w:val="000000"/>
                <w:sz w:val="24"/>
                <w:szCs w:val="24"/>
                <w:lang w:eastAsia="pt-BR"/>
              </w:rPr>
            </w:pPr>
          </w:p>
        </w:tc>
      </w:tr>
      <w:tr w:rsidR="0086671B" w:rsidRPr="00C52D1A" w14:paraId="28F058C3"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9F4A1C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8EE844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1155EB8B"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839F31D"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2305B2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426BDA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7D47074F" w14:textId="77777777" w:rsidR="0086671B" w:rsidRPr="00C52D1A" w:rsidRDefault="0086671B" w:rsidP="00C52D1A">
            <w:pPr>
              <w:spacing w:line="360" w:lineRule="auto"/>
              <w:jc w:val="both"/>
              <w:rPr>
                <w:color w:val="000000"/>
                <w:sz w:val="24"/>
                <w:szCs w:val="24"/>
                <w:lang w:eastAsia="pt-BR"/>
              </w:rPr>
            </w:pPr>
          </w:p>
        </w:tc>
      </w:tr>
    </w:tbl>
    <w:p w14:paraId="2789FC72" w14:textId="77777777" w:rsidR="0086671B" w:rsidRPr="00C52D1A" w:rsidRDefault="0086671B" w:rsidP="00C52D1A">
      <w:pPr>
        <w:spacing w:line="360" w:lineRule="auto"/>
        <w:ind w:firstLine="709"/>
        <w:jc w:val="both"/>
        <w:rPr>
          <w:sz w:val="24"/>
          <w:szCs w:val="24"/>
        </w:rPr>
      </w:pPr>
    </w:p>
    <w:p w14:paraId="73A65F74" w14:textId="77777777" w:rsidR="0086671B" w:rsidRPr="00C52D1A" w:rsidRDefault="0086671B" w:rsidP="00C52D1A">
      <w:pPr>
        <w:spacing w:line="360" w:lineRule="auto"/>
        <w:ind w:firstLine="709"/>
        <w:jc w:val="both"/>
        <w:rPr>
          <w:sz w:val="24"/>
          <w:szCs w:val="24"/>
        </w:rPr>
      </w:pPr>
    </w:p>
    <w:p w14:paraId="50A8CE44" w14:textId="77777777" w:rsidR="0086671B" w:rsidRPr="00C52D1A" w:rsidRDefault="0086671B" w:rsidP="00C52D1A">
      <w:pPr>
        <w:spacing w:line="360" w:lineRule="auto"/>
        <w:ind w:firstLine="709"/>
        <w:jc w:val="both"/>
        <w:rPr>
          <w:sz w:val="24"/>
          <w:szCs w:val="24"/>
        </w:rPr>
      </w:pPr>
    </w:p>
    <w:p w14:paraId="76FDDA8B" w14:textId="77777777" w:rsidR="0086671B" w:rsidRPr="00C52D1A" w:rsidRDefault="0086671B" w:rsidP="00C52D1A">
      <w:pPr>
        <w:spacing w:line="360" w:lineRule="auto"/>
        <w:jc w:val="both"/>
        <w:rPr>
          <w:sz w:val="24"/>
          <w:szCs w:val="24"/>
        </w:rPr>
      </w:pPr>
      <w:r>
        <w:rPr>
          <w:sz w:val="24"/>
          <w:szCs w:val="24"/>
        </w:rPr>
        <w:br w:type="page"/>
      </w:r>
    </w:p>
    <w:p w14:paraId="03B61085" w14:textId="77777777" w:rsidR="00FC4E5E" w:rsidRPr="0074461D" w:rsidRDefault="00FC4E5E" w:rsidP="004A7A54">
      <w:pPr>
        <w:spacing w:line="360" w:lineRule="auto"/>
        <w:jc w:val="center"/>
        <w:outlineLvl w:val="0"/>
        <w:rPr>
          <w:b/>
          <w:sz w:val="28"/>
          <w:szCs w:val="28"/>
          <w:lang w:val="en-US"/>
        </w:rPr>
      </w:pPr>
      <w:bookmarkStart w:id="173" w:name="_Toc231448226"/>
      <w:r>
        <w:rPr>
          <w:b/>
          <w:sz w:val="28"/>
          <w:szCs w:val="28"/>
          <w:lang w:val="en-US"/>
        </w:rPr>
        <w:lastRenderedPageBreak/>
        <w:t>APENDICES</w:t>
      </w:r>
      <w:bookmarkEnd w:id="173"/>
    </w:p>
    <w:p w14:paraId="7AA461E7" w14:textId="77777777"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4" w:name="_Toc231448227"/>
      <w:r>
        <w:rPr>
          <w:b/>
          <w:bCs/>
          <w:sz w:val="24"/>
          <w:szCs w:val="24"/>
        </w:rPr>
        <w:t>APÊNDICE A — Universo Investável Habilitado (N = 118)</w:t>
      </w:r>
      <w:bookmarkEnd w:id="174"/>
    </w:p>
    <w:p w14:paraId="0F4CE5D7" w14:textId="77777777" w:rsidR="005756D6" w:rsidRDefault="005756D6" w:rsidP="00905A0B"/>
    <w:p w14:paraId="141A1398"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476E6152" w14:textId="7777777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5" w:name="_Toc23144795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5"/>
    </w:p>
    <w:tbl>
      <w:tblPr>
        <w:tblStyle w:val="Tabelacomgrade"/>
        <w:tblW w:w="7164" w:type="dxa"/>
        <w:tblLook w:val="0000" w:firstRow="0" w:lastRow="0" w:firstColumn="0" w:lastColumn="0" w:noHBand="0" w:noVBand="0"/>
      </w:tblPr>
      <w:tblGrid>
        <w:gridCol w:w="3964"/>
        <w:gridCol w:w="1600"/>
        <w:gridCol w:w="1600"/>
      </w:tblGrid>
      <w:tr w:rsidR="005756D6" w14:paraId="78DC7A2C" w14:textId="77777777" w:rsidTr="00AC5F06">
        <w:tc>
          <w:tcPr>
            <w:tcW w:w="3964" w:type="dxa"/>
          </w:tcPr>
          <w:p w14:paraId="70985BFB" w14:textId="77777777" w:rsidR="005756D6" w:rsidRPr="00AC5F06" w:rsidRDefault="005756D6" w:rsidP="00EC3D61">
            <w:r>
              <w:rPr>
                <w:b/>
                <w:bCs/>
                <w:sz w:val="18"/>
                <w:szCs w:val="18"/>
              </w:rPr>
              <w:t>Setor econômico (B3)</w:t>
            </w:r>
          </w:p>
        </w:tc>
        <w:tc>
          <w:tcPr>
            <w:tcW w:w="1600" w:type="dxa"/>
          </w:tcPr>
          <w:p w14:paraId="200D9A2E" w14:textId="77777777" w:rsidR="005756D6" w:rsidRPr="00AC5F06" w:rsidRDefault="005756D6" w:rsidP="00EC3D61">
            <w:pPr>
              <w:jc w:val="center"/>
            </w:pPr>
            <w:r>
              <w:rPr>
                <w:b/>
                <w:bCs/>
                <w:sz w:val="18"/>
                <w:szCs w:val="18"/>
              </w:rPr>
              <w:t>Nº de ativos</w:t>
            </w:r>
          </w:p>
        </w:tc>
        <w:tc>
          <w:tcPr>
            <w:tcW w:w="1600" w:type="dxa"/>
          </w:tcPr>
          <w:p w14:paraId="44E0A310" w14:textId="77777777" w:rsidR="005756D6" w:rsidRPr="00AC5F06" w:rsidRDefault="005756D6" w:rsidP="00EC3D61">
            <w:pPr>
              <w:jc w:val="center"/>
            </w:pPr>
            <w:r>
              <w:rPr>
                <w:b/>
                <w:bCs/>
                <w:sz w:val="18"/>
                <w:szCs w:val="18"/>
              </w:rPr>
              <w:t>% do universo</w:t>
            </w:r>
          </w:p>
        </w:tc>
      </w:tr>
      <w:tr w:rsidR="005756D6" w14:paraId="763C5245" w14:textId="77777777" w:rsidTr="00AC5F06">
        <w:tc>
          <w:tcPr>
            <w:tcW w:w="3964" w:type="dxa"/>
          </w:tcPr>
          <w:p w14:paraId="3D47D043" w14:textId="77777777" w:rsidR="005756D6" w:rsidRDefault="005756D6" w:rsidP="00EC3D61">
            <w:r>
              <w:rPr>
                <w:sz w:val="18"/>
                <w:szCs w:val="18"/>
              </w:rPr>
              <w:t>Consumo Cíclico</w:t>
            </w:r>
          </w:p>
        </w:tc>
        <w:tc>
          <w:tcPr>
            <w:tcW w:w="1600" w:type="dxa"/>
          </w:tcPr>
          <w:p w14:paraId="070D71EF" w14:textId="77777777" w:rsidR="005756D6" w:rsidRDefault="005756D6" w:rsidP="00EC3D61">
            <w:pPr>
              <w:jc w:val="center"/>
            </w:pPr>
            <w:r>
              <w:rPr>
                <w:sz w:val="18"/>
                <w:szCs w:val="18"/>
              </w:rPr>
              <w:t>27</w:t>
            </w:r>
          </w:p>
        </w:tc>
        <w:tc>
          <w:tcPr>
            <w:tcW w:w="1600" w:type="dxa"/>
          </w:tcPr>
          <w:p w14:paraId="29D89E44" w14:textId="77777777" w:rsidR="005756D6" w:rsidRDefault="005756D6" w:rsidP="00EC3D61">
            <w:pPr>
              <w:jc w:val="center"/>
            </w:pPr>
            <w:r>
              <w:rPr>
                <w:sz w:val="18"/>
                <w:szCs w:val="18"/>
              </w:rPr>
              <w:t>22,9%</w:t>
            </w:r>
          </w:p>
        </w:tc>
      </w:tr>
      <w:tr w:rsidR="005756D6" w14:paraId="3E8D26F7" w14:textId="77777777" w:rsidTr="00AC5F06">
        <w:tc>
          <w:tcPr>
            <w:tcW w:w="3964" w:type="dxa"/>
          </w:tcPr>
          <w:p w14:paraId="032D0A6B" w14:textId="77777777" w:rsidR="005756D6" w:rsidRDefault="005756D6" w:rsidP="00EC3D61">
            <w:r>
              <w:rPr>
                <w:sz w:val="18"/>
                <w:szCs w:val="18"/>
              </w:rPr>
              <w:t>Materiais Básicos</w:t>
            </w:r>
          </w:p>
        </w:tc>
        <w:tc>
          <w:tcPr>
            <w:tcW w:w="1600" w:type="dxa"/>
          </w:tcPr>
          <w:p w14:paraId="71F56D54" w14:textId="77777777" w:rsidR="005756D6" w:rsidRDefault="005756D6" w:rsidP="00EC3D61">
            <w:pPr>
              <w:jc w:val="center"/>
            </w:pPr>
            <w:r>
              <w:rPr>
                <w:sz w:val="18"/>
                <w:szCs w:val="18"/>
              </w:rPr>
              <w:t>18</w:t>
            </w:r>
          </w:p>
        </w:tc>
        <w:tc>
          <w:tcPr>
            <w:tcW w:w="1600" w:type="dxa"/>
          </w:tcPr>
          <w:p w14:paraId="6F703423" w14:textId="77777777" w:rsidR="005756D6" w:rsidRDefault="005756D6" w:rsidP="00EC3D61">
            <w:pPr>
              <w:jc w:val="center"/>
            </w:pPr>
            <w:r>
              <w:rPr>
                <w:sz w:val="18"/>
                <w:szCs w:val="18"/>
              </w:rPr>
              <w:t>15,3%</w:t>
            </w:r>
          </w:p>
        </w:tc>
      </w:tr>
      <w:tr w:rsidR="005756D6" w14:paraId="3EB41BAF" w14:textId="77777777" w:rsidTr="00AC5F06">
        <w:tc>
          <w:tcPr>
            <w:tcW w:w="3964" w:type="dxa"/>
          </w:tcPr>
          <w:p w14:paraId="481C9C22" w14:textId="77777777" w:rsidR="005756D6" w:rsidRDefault="005756D6" w:rsidP="00EC3D61">
            <w:r>
              <w:rPr>
                <w:sz w:val="18"/>
                <w:szCs w:val="18"/>
              </w:rPr>
              <w:t>Utilidade Pública</w:t>
            </w:r>
          </w:p>
        </w:tc>
        <w:tc>
          <w:tcPr>
            <w:tcW w:w="1600" w:type="dxa"/>
          </w:tcPr>
          <w:p w14:paraId="0C9EAC5B" w14:textId="77777777" w:rsidR="005756D6" w:rsidRDefault="005756D6" w:rsidP="00EC3D61">
            <w:pPr>
              <w:jc w:val="center"/>
            </w:pPr>
            <w:r>
              <w:rPr>
                <w:sz w:val="18"/>
                <w:szCs w:val="18"/>
              </w:rPr>
              <w:t>17</w:t>
            </w:r>
          </w:p>
        </w:tc>
        <w:tc>
          <w:tcPr>
            <w:tcW w:w="1600" w:type="dxa"/>
          </w:tcPr>
          <w:p w14:paraId="3E46D708" w14:textId="77777777" w:rsidR="005756D6" w:rsidRDefault="005756D6" w:rsidP="00EC3D61">
            <w:pPr>
              <w:jc w:val="center"/>
            </w:pPr>
            <w:r>
              <w:rPr>
                <w:sz w:val="18"/>
                <w:szCs w:val="18"/>
              </w:rPr>
              <w:t>14,4%</w:t>
            </w:r>
          </w:p>
        </w:tc>
      </w:tr>
      <w:tr w:rsidR="005756D6" w14:paraId="619F2839" w14:textId="77777777" w:rsidTr="00AC5F06">
        <w:tc>
          <w:tcPr>
            <w:tcW w:w="3964" w:type="dxa"/>
          </w:tcPr>
          <w:p w14:paraId="1E96D0E2" w14:textId="77777777" w:rsidR="005756D6" w:rsidRDefault="005756D6" w:rsidP="00EC3D61">
            <w:r>
              <w:rPr>
                <w:sz w:val="18"/>
                <w:szCs w:val="18"/>
              </w:rPr>
              <w:t>Financeiro</w:t>
            </w:r>
          </w:p>
        </w:tc>
        <w:tc>
          <w:tcPr>
            <w:tcW w:w="1600" w:type="dxa"/>
          </w:tcPr>
          <w:p w14:paraId="1AD82C72" w14:textId="77777777" w:rsidR="005756D6" w:rsidRDefault="005756D6" w:rsidP="00EC3D61">
            <w:pPr>
              <w:jc w:val="center"/>
            </w:pPr>
            <w:r>
              <w:rPr>
                <w:sz w:val="18"/>
                <w:szCs w:val="18"/>
              </w:rPr>
              <w:t>14</w:t>
            </w:r>
          </w:p>
        </w:tc>
        <w:tc>
          <w:tcPr>
            <w:tcW w:w="1600" w:type="dxa"/>
          </w:tcPr>
          <w:p w14:paraId="722DC9AF" w14:textId="77777777" w:rsidR="005756D6" w:rsidRDefault="005756D6" w:rsidP="00EC3D61">
            <w:pPr>
              <w:jc w:val="center"/>
            </w:pPr>
            <w:r>
              <w:rPr>
                <w:sz w:val="18"/>
                <w:szCs w:val="18"/>
              </w:rPr>
              <w:t>11,9%</w:t>
            </w:r>
          </w:p>
        </w:tc>
      </w:tr>
      <w:tr w:rsidR="005756D6" w14:paraId="05740681" w14:textId="77777777" w:rsidTr="00AC5F06">
        <w:tc>
          <w:tcPr>
            <w:tcW w:w="3964" w:type="dxa"/>
          </w:tcPr>
          <w:p w14:paraId="31D6F10B" w14:textId="77777777" w:rsidR="005756D6" w:rsidRDefault="005756D6" w:rsidP="00EC3D61">
            <w:r>
              <w:rPr>
                <w:sz w:val="18"/>
                <w:szCs w:val="18"/>
              </w:rPr>
              <w:t>Bens Industriais</w:t>
            </w:r>
          </w:p>
        </w:tc>
        <w:tc>
          <w:tcPr>
            <w:tcW w:w="1600" w:type="dxa"/>
          </w:tcPr>
          <w:p w14:paraId="1DEA00C6" w14:textId="77777777" w:rsidR="005756D6" w:rsidRDefault="005756D6" w:rsidP="00EC3D61">
            <w:pPr>
              <w:jc w:val="center"/>
            </w:pPr>
            <w:r>
              <w:rPr>
                <w:sz w:val="18"/>
                <w:szCs w:val="18"/>
              </w:rPr>
              <w:t>11</w:t>
            </w:r>
          </w:p>
        </w:tc>
        <w:tc>
          <w:tcPr>
            <w:tcW w:w="1600" w:type="dxa"/>
          </w:tcPr>
          <w:p w14:paraId="352C743D" w14:textId="77777777" w:rsidR="005756D6" w:rsidRDefault="005756D6" w:rsidP="00EC3D61">
            <w:pPr>
              <w:jc w:val="center"/>
            </w:pPr>
            <w:r>
              <w:rPr>
                <w:sz w:val="18"/>
                <w:szCs w:val="18"/>
              </w:rPr>
              <w:t>9,3%</w:t>
            </w:r>
          </w:p>
        </w:tc>
      </w:tr>
      <w:tr w:rsidR="005756D6" w14:paraId="0D3D5048" w14:textId="77777777" w:rsidTr="00AC5F06">
        <w:tc>
          <w:tcPr>
            <w:tcW w:w="3964" w:type="dxa"/>
          </w:tcPr>
          <w:p w14:paraId="4F2A3B22" w14:textId="77777777" w:rsidR="005756D6" w:rsidRDefault="005756D6" w:rsidP="00EC3D61">
            <w:r>
              <w:rPr>
                <w:sz w:val="18"/>
                <w:szCs w:val="18"/>
              </w:rPr>
              <w:t>Consumo Não Cíclico</w:t>
            </w:r>
          </w:p>
        </w:tc>
        <w:tc>
          <w:tcPr>
            <w:tcW w:w="1600" w:type="dxa"/>
          </w:tcPr>
          <w:p w14:paraId="222B7101" w14:textId="77777777" w:rsidR="005756D6" w:rsidRDefault="005756D6" w:rsidP="00EC3D61">
            <w:pPr>
              <w:jc w:val="center"/>
            </w:pPr>
            <w:r>
              <w:rPr>
                <w:sz w:val="18"/>
                <w:szCs w:val="18"/>
              </w:rPr>
              <w:t>10</w:t>
            </w:r>
          </w:p>
        </w:tc>
        <w:tc>
          <w:tcPr>
            <w:tcW w:w="1600" w:type="dxa"/>
          </w:tcPr>
          <w:p w14:paraId="779AEB2F" w14:textId="77777777" w:rsidR="005756D6" w:rsidRDefault="005756D6" w:rsidP="00EC3D61">
            <w:pPr>
              <w:jc w:val="center"/>
            </w:pPr>
            <w:r>
              <w:rPr>
                <w:sz w:val="18"/>
                <w:szCs w:val="18"/>
              </w:rPr>
              <w:t>8,5%</w:t>
            </w:r>
          </w:p>
        </w:tc>
      </w:tr>
      <w:tr w:rsidR="005756D6" w14:paraId="3D96B69F" w14:textId="77777777" w:rsidTr="00AC5F06">
        <w:tc>
          <w:tcPr>
            <w:tcW w:w="3964" w:type="dxa"/>
          </w:tcPr>
          <w:p w14:paraId="043D8458" w14:textId="77777777" w:rsidR="005756D6" w:rsidRDefault="005756D6" w:rsidP="00EC3D61">
            <w:r>
              <w:rPr>
                <w:sz w:val="18"/>
                <w:szCs w:val="18"/>
              </w:rPr>
              <w:t>Comunicações</w:t>
            </w:r>
          </w:p>
        </w:tc>
        <w:tc>
          <w:tcPr>
            <w:tcW w:w="1600" w:type="dxa"/>
          </w:tcPr>
          <w:p w14:paraId="470AE18F" w14:textId="77777777" w:rsidR="005756D6" w:rsidRDefault="005756D6" w:rsidP="00EC3D61">
            <w:pPr>
              <w:jc w:val="center"/>
            </w:pPr>
            <w:r>
              <w:rPr>
                <w:sz w:val="18"/>
                <w:szCs w:val="18"/>
              </w:rPr>
              <w:t>7</w:t>
            </w:r>
          </w:p>
        </w:tc>
        <w:tc>
          <w:tcPr>
            <w:tcW w:w="1600" w:type="dxa"/>
          </w:tcPr>
          <w:p w14:paraId="077C10A1" w14:textId="77777777" w:rsidR="005756D6" w:rsidRDefault="005756D6" w:rsidP="00EC3D61">
            <w:pPr>
              <w:jc w:val="center"/>
            </w:pPr>
            <w:r>
              <w:rPr>
                <w:sz w:val="18"/>
                <w:szCs w:val="18"/>
              </w:rPr>
              <w:t>5,9%</w:t>
            </w:r>
          </w:p>
        </w:tc>
      </w:tr>
      <w:tr w:rsidR="005756D6" w14:paraId="191A073C" w14:textId="77777777" w:rsidTr="00AC5F06">
        <w:tc>
          <w:tcPr>
            <w:tcW w:w="3964" w:type="dxa"/>
          </w:tcPr>
          <w:p w14:paraId="59E8CC33" w14:textId="77777777" w:rsidR="005756D6" w:rsidRDefault="005756D6" w:rsidP="00EC3D61">
            <w:r>
              <w:rPr>
                <w:sz w:val="18"/>
                <w:szCs w:val="18"/>
              </w:rPr>
              <w:t>Petróleo, Gás e Biocombustíveis</w:t>
            </w:r>
          </w:p>
        </w:tc>
        <w:tc>
          <w:tcPr>
            <w:tcW w:w="1600" w:type="dxa"/>
          </w:tcPr>
          <w:p w14:paraId="52EEA395" w14:textId="77777777" w:rsidR="005756D6" w:rsidRDefault="005756D6" w:rsidP="00EC3D61">
            <w:pPr>
              <w:jc w:val="center"/>
            </w:pPr>
            <w:r>
              <w:rPr>
                <w:sz w:val="18"/>
                <w:szCs w:val="18"/>
              </w:rPr>
              <w:t>5</w:t>
            </w:r>
          </w:p>
        </w:tc>
        <w:tc>
          <w:tcPr>
            <w:tcW w:w="1600" w:type="dxa"/>
          </w:tcPr>
          <w:p w14:paraId="280669EA" w14:textId="77777777" w:rsidR="005756D6" w:rsidRDefault="005756D6" w:rsidP="00EC3D61">
            <w:pPr>
              <w:jc w:val="center"/>
            </w:pPr>
            <w:r>
              <w:rPr>
                <w:sz w:val="18"/>
                <w:szCs w:val="18"/>
              </w:rPr>
              <w:t>4,2%</w:t>
            </w:r>
          </w:p>
        </w:tc>
      </w:tr>
      <w:tr w:rsidR="005756D6" w14:paraId="605ACE6C" w14:textId="77777777" w:rsidTr="00AC5F06">
        <w:tc>
          <w:tcPr>
            <w:tcW w:w="3964" w:type="dxa"/>
          </w:tcPr>
          <w:p w14:paraId="16943861" w14:textId="77777777" w:rsidR="005756D6" w:rsidRDefault="005756D6" w:rsidP="00EC3D61">
            <w:r>
              <w:rPr>
                <w:sz w:val="18"/>
                <w:szCs w:val="18"/>
              </w:rPr>
              <w:t>Saúde</w:t>
            </w:r>
          </w:p>
        </w:tc>
        <w:tc>
          <w:tcPr>
            <w:tcW w:w="1600" w:type="dxa"/>
          </w:tcPr>
          <w:p w14:paraId="4F43A1D3" w14:textId="77777777" w:rsidR="005756D6" w:rsidRDefault="005756D6" w:rsidP="00EC3D61">
            <w:pPr>
              <w:jc w:val="center"/>
            </w:pPr>
            <w:r>
              <w:rPr>
                <w:sz w:val="18"/>
                <w:szCs w:val="18"/>
              </w:rPr>
              <w:t>5</w:t>
            </w:r>
          </w:p>
        </w:tc>
        <w:tc>
          <w:tcPr>
            <w:tcW w:w="1600" w:type="dxa"/>
          </w:tcPr>
          <w:p w14:paraId="70A40B85" w14:textId="77777777" w:rsidR="005756D6" w:rsidRDefault="005756D6" w:rsidP="00EC3D61">
            <w:pPr>
              <w:jc w:val="center"/>
            </w:pPr>
            <w:r>
              <w:rPr>
                <w:sz w:val="18"/>
                <w:szCs w:val="18"/>
              </w:rPr>
              <w:t>4,2%</w:t>
            </w:r>
          </w:p>
        </w:tc>
      </w:tr>
      <w:tr w:rsidR="005756D6" w14:paraId="0C839926" w14:textId="77777777" w:rsidTr="00AC5F06">
        <w:tc>
          <w:tcPr>
            <w:tcW w:w="3964" w:type="dxa"/>
          </w:tcPr>
          <w:p w14:paraId="16ADEEA9" w14:textId="77777777" w:rsidR="005756D6" w:rsidRDefault="005756D6" w:rsidP="00EC3D61">
            <w:r>
              <w:rPr>
                <w:sz w:val="18"/>
                <w:szCs w:val="18"/>
              </w:rPr>
              <w:t>Tecnologia da Informação</w:t>
            </w:r>
          </w:p>
        </w:tc>
        <w:tc>
          <w:tcPr>
            <w:tcW w:w="1600" w:type="dxa"/>
          </w:tcPr>
          <w:p w14:paraId="29A992AD" w14:textId="77777777" w:rsidR="005756D6" w:rsidRDefault="005756D6" w:rsidP="00EC3D61">
            <w:pPr>
              <w:jc w:val="center"/>
            </w:pPr>
            <w:r>
              <w:rPr>
                <w:sz w:val="18"/>
                <w:szCs w:val="18"/>
              </w:rPr>
              <w:t>4</w:t>
            </w:r>
          </w:p>
        </w:tc>
        <w:tc>
          <w:tcPr>
            <w:tcW w:w="1600" w:type="dxa"/>
          </w:tcPr>
          <w:p w14:paraId="696CC30C" w14:textId="77777777" w:rsidR="005756D6" w:rsidRDefault="005756D6" w:rsidP="00EC3D61">
            <w:pPr>
              <w:jc w:val="center"/>
            </w:pPr>
            <w:r>
              <w:rPr>
                <w:sz w:val="18"/>
                <w:szCs w:val="18"/>
              </w:rPr>
              <w:t>3,4%</w:t>
            </w:r>
          </w:p>
        </w:tc>
      </w:tr>
      <w:tr w:rsidR="005756D6" w14:paraId="6F46D6F8" w14:textId="77777777" w:rsidTr="00AC5F06">
        <w:tc>
          <w:tcPr>
            <w:tcW w:w="3964" w:type="dxa"/>
          </w:tcPr>
          <w:p w14:paraId="2F970EF6" w14:textId="77777777" w:rsidR="005756D6" w:rsidRDefault="005756D6" w:rsidP="00EC3D61">
            <w:r>
              <w:rPr>
                <w:b/>
                <w:bCs/>
                <w:sz w:val="18"/>
                <w:szCs w:val="18"/>
              </w:rPr>
              <w:t>Total</w:t>
            </w:r>
          </w:p>
        </w:tc>
        <w:tc>
          <w:tcPr>
            <w:tcW w:w="1600" w:type="dxa"/>
          </w:tcPr>
          <w:p w14:paraId="5125CA22" w14:textId="77777777" w:rsidR="005756D6" w:rsidRDefault="005756D6" w:rsidP="00EC3D61">
            <w:pPr>
              <w:jc w:val="center"/>
            </w:pPr>
            <w:r>
              <w:rPr>
                <w:b/>
                <w:bCs/>
                <w:sz w:val="18"/>
                <w:szCs w:val="18"/>
              </w:rPr>
              <w:t>118</w:t>
            </w:r>
          </w:p>
        </w:tc>
        <w:tc>
          <w:tcPr>
            <w:tcW w:w="1600" w:type="dxa"/>
          </w:tcPr>
          <w:p w14:paraId="31C8613B" w14:textId="77777777" w:rsidR="005756D6" w:rsidRDefault="005756D6" w:rsidP="00EC3D61">
            <w:pPr>
              <w:jc w:val="center"/>
            </w:pPr>
            <w:r>
              <w:rPr>
                <w:b/>
                <w:bCs/>
                <w:sz w:val="18"/>
                <w:szCs w:val="18"/>
              </w:rPr>
              <w:t>100,0%</w:t>
            </w:r>
          </w:p>
        </w:tc>
      </w:tr>
    </w:tbl>
    <w:p w14:paraId="0BB1CD53"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F1EABEA" w14:textId="77777777" w:rsidR="00AA04B3" w:rsidRDefault="00AA04B3" w:rsidP="00AA04B3">
      <w:pPr>
        <w:spacing w:before="100" w:after="240"/>
        <w:jc w:val="center"/>
      </w:pPr>
    </w:p>
    <w:p w14:paraId="16B603C8" w14:textId="77777777"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6" w:name="_Toc23144795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6"/>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5414379"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5FBBC5FA"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41A6FC1C"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E22946A"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4FA482F8" w14:textId="77777777" w:rsidR="005756D6" w:rsidRDefault="005756D6" w:rsidP="00EC3D61">
            <w:r>
              <w:rPr>
                <w:b/>
                <w:bCs/>
                <w:color w:val="FFFFFF"/>
                <w:sz w:val="18"/>
                <w:szCs w:val="18"/>
              </w:rPr>
              <w:t>Setor (B3)</w:t>
            </w:r>
          </w:p>
        </w:tc>
      </w:tr>
      <w:tr w:rsidR="005756D6" w14:paraId="093F265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C681ED"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733C6F"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E25846"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614920" w14:textId="77777777" w:rsidR="005756D6" w:rsidRDefault="005756D6" w:rsidP="00EC3D61">
            <w:r>
              <w:rPr>
                <w:sz w:val="18"/>
                <w:szCs w:val="18"/>
              </w:rPr>
              <w:t>Financeiro</w:t>
            </w:r>
          </w:p>
        </w:tc>
      </w:tr>
      <w:tr w:rsidR="005756D6" w14:paraId="55EF49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ED004"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6EFF53"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45CCC6"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CD958E" w14:textId="77777777" w:rsidR="005756D6" w:rsidRDefault="005756D6" w:rsidP="00EC3D61">
            <w:r>
              <w:rPr>
                <w:sz w:val="18"/>
                <w:szCs w:val="18"/>
              </w:rPr>
              <w:t>Consumo Não Cíclico</w:t>
            </w:r>
          </w:p>
        </w:tc>
      </w:tr>
      <w:tr w:rsidR="005756D6" w14:paraId="787A8B6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DC955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B3B66"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028261"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50CAA3" w14:textId="77777777" w:rsidR="005756D6" w:rsidRDefault="005756D6" w:rsidP="00EC3D61">
            <w:r>
              <w:rPr>
                <w:sz w:val="18"/>
                <w:szCs w:val="18"/>
              </w:rPr>
              <w:t>Consumo Não Cíclico</w:t>
            </w:r>
          </w:p>
        </w:tc>
      </w:tr>
      <w:tr w:rsidR="005756D6" w14:paraId="78FDE06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4202F9"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78D250"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29285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FCA2C9" w14:textId="77777777" w:rsidR="005756D6" w:rsidRDefault="005756D6" w:rsidP="00EC3D61">
            <w:r>
              <w:rPr>
                <w:sz w:val="18"/>
                <w:szCs w:val="18"/>
              </w:rPr>
              <w:t>Consumo Cíclico</w:t>
            </w:r>
          </w:p>
        </w:tc>
      </w:tr>
      <w:tr w:rsidR="005756D6" w14:paraId="285359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975C30"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B865E4"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29CE77"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E2A7FD" w14:textId="77777777" w:rsidR="005756D6" w:rsidRDefault="005756D6" w:rsidP="00EC3D61">
            <w:r>
              <w:rPr>
                <w:sz w:val="18"/>
                <w:szCs w:val="18"/>
              </w:rPr>
              <w:t>Consumo Cíclico</w:t>
            </w:r>
          </w:p>
        </w:tc>
      </w:tr>
      <w:tr w:rsidR="005756D6" w14:paraId="7A96B1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8AF2EE"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964D56"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218A8C"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CD0070" w14:textId="77777777" w:rsidR="005756D6" w:rsidRDefault="005756D6" w:rsidP="00EC3D61">
            <w:r>
              <w:rPr>
                <w:sz w:val="18"/>
                <w:szCs w:val="18"/>
              </w:rPr>
              <w:t>Consumo Cíclico</w:t>
            </w:r>
          </w:p>
        </w:tc>
      </w:tr>
      <w:tr w:rsidR="005756D6" w14:paraId="398FB5A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32C35"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39F89"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7BF9AD"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264772" w14:textId="77777777" w:rsidR="005756D6" w:rsidRDefault="005756D6" w:rsidP="00EC3D61">
            <w:r>
              <w:rPr>
                <w:sz w:val="18"/>
                <w:szCs w:val="18"/>
              </w:rPr>
              <w:t>Utilidade Pública</w:t>
            </w:r>
          </w:p>
        </w:tc>
      </w:tr>
      <w:tr w:rsidR="005756D6" w14:paraId="0D032DE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39C92C"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E78B95"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E28A81"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E83341" w14:textId="77777777" w:rsidR="005756D6" w:rsidRDefault="005756D6" w:rsidP="00EC3D61">
            <w:r>
              <w:rPr>
                <w:sz w:val="18"/>
                <w:szCs w:val="18"/>
              </w:rPr>
              <w:t>Utilidade Pública</w:t>
            </w:r>
          </w:p>
        </w:tc>
      </w:tr>
      <w:tr w:rsidR="005756D6" w14:paraId="1CBE2D2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043F2C"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F84F6E"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0BFDA3"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0E256A" w14:textId="77777777" w:rsidR="005756D6" w:rsidRDefault="005756D6" w:rsidP="00EC3D61">
            <w:r>
              <w:rPr>
                <w:sz w:val="18"/>
                <w:szCs w:val="18"/>
              </w:rPr>
              <w:t>Financeiro</w:t>
            </w:r>
          </w:p>
        </w:tc>
      </w:tr>
      <w:tr w:rsidR="005756D6" w14:paraId="350483A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D5E164"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349F15"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C7B5BA"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939D40" w14:textId="77777777" w:rsidR="005756D6" w:rsidRDefault="005756D6" w:rsidP="00EC3D61">
            <w:r>
              <w:rPr>
                <w:sz w:val="18"/>
                <w:szCs w:val="18"/>
              </w:rPr>
              <w:t>Financeiro</w:t>
            </w:r>
          </w:p>
        </w:tc>
      </w:tr>
      <w:tr w:rsidR="005756D6" w14:paraId="41ED54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3C857A"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D955EF"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2B001"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E6EBB4" w14:textId="77777777" w:rsidR="005756D6" w:rsidRDefault="005756D6" w:rsidP="00EC3D61">
            <w:r>
              <w:rPr>
                <w:sz w:val="18"/>
                <w:szCs w:val="18"/>
              </w:rPr>
              <w:t>Financeiro</w:t>
            </w:r>
          </w:p>
        </w:tc>
      </w:tr>
      <w:tr w:rsidR="005756D6" w14:paraId="70F362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C8B869"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57803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DDAECB"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87772B" w14:textId="77777777" w:rsidR="005756D6" w:rsidRDefault="005756D6" w:rsidP="00EC3D61">
            <w:r>
              <w:rPr>
                <w:sz w:val="18"/>
                <w:szCs w:val="18"/>
              </w:rPr>
              <w:t>Financeiro</w:t>
            </w:r>
          </w:p>
        </w:tc>
      </w:tr>
      <w:tr w:rsidR="005756D6" w14:paraId="0836513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21EC19"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6B59B7"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5DAB22"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7AEF2C" w14:textId="77777777" w:rsidR="005756D6" w:rsidRDefault="005756D6" w:rsidP="00EC3D61">
            <w:r>
              <w:rPr>
                <w:sz w:val="18"/>
                <w:szCs w:val="18"/>
              </w:rPr>
              <w:t>Consumo Não Cíclico</w:t>
            </w:r>
          </w:p>
        </w:tc>
      </w:tr>
      <w:tr w:rsidR="005756D6" w14:paraId="5677BFE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D56EFD"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0F9D80"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1A1D2E"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E33D8" w14:textId="77777777" w:rsidR="005756D6" w:rsidRDefault="005756D6" w:rsidP="00EC3D61">
            <w:r>
              <w:rPr>
                <w:sz w:val="18"/>
                <w:szCs w:val="18"/>
              </w:rPr>
              <w:t>Materiais Básicos</w:t>
            </w:r>
          </w:p>
        </w:tc>
      </w:tr>
      <w:tr w:rsidR="005756D6" w14:paraId="349A2C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0A0A56"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B6406"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7931C5"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70226" w14:textId="77777777" w:rsidR="005756D6" w:rsidRDefault="005756D6" w:rsidP="00EC3D61">
            <w:r>
              <w:rPr>
                <w:sz w:val="18"/>
                <w:szCs w:val="18"/>
              </w:rPr>
              <w:t>Materiais Básicos</w:t>
            </w:r>
          </w:p>
        </w:tc>
      </w:tr>
      <w:tr w:rsidR="005756D6" w14:paraId="47DB874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A5E833"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C9A746"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22EB7E"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B10A0D" w14:textId="77777777" w:rsidR="005756D6" w:rsidRDefault="005756D6" w:rsidP="00EC3D61">
            <w:r>
              <w:rPr>
                <w:sz w:val="18"/>
                <w:szCs w:val="18"/>
              </w:rPr>
              <w:t>Financeiro</w:t>
            </w:r>
          </w:p>
        </w:tc>
      </w:tr>
      <w:tr w:rsidR="005756D6" w14:paraId="12654F7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1F1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F32BDB"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E64753"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4B2208" w14:textId="77777777" w:rsidR="005756D6" w:rsidRDefault="005756D6" w:rsidP="00EC3D61">
            <w:r>
              <w:rPr>
                <w:sz w:val="18"/>
                <w:szCs w:val="18"/>
              </w:rPr>
              <w:t>Utilidade Pública</w:t>
            </w:r>
          </w:p>
        </w:tc>
      </w:tr>
      <w:tr w:rsidR="005756D6" w14:paraId="3D470FE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A58747"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4397D8"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25064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6E65E1" w14:textId="77777777" w:rsidR="005756D6" w:rsidRDefault="005756D6" w:rsidP="00EC3D61">
            <w:r>
              <w:rPr>
                <w:sz w:val="18"/>
                <w:szCs w:val="18"/>
              </w:rPr>
              <w:t>Utilidade Pública</w:t>
            </w:r>
          </w:p>
        </w:tc>
      </w:tr>
      <w:tr w:rsidR="005756D6" w14:paraId="13C89B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3AD0DC"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6B78FC"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0D5F6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128016" w14:textId="77777777" w:rsidR="005756D6" w:rsidRDefault="005756D6" w:rsidP="00EC3D61">
            <w:r>
              <w:rPr>
                <w:sz w:val="18"/>
                <w:szCs w:val="18"/>
              </w:rPr>
              <w:t>Utilidade Pública</w:t>
            </w:r>
          </w:p>
        </w:tc>
      </w:tr>
      <w:tr w:rsidR="005756D6" w14:paraId="73590D6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9604A"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FAF88"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2DB42B"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65C590" w14:textId="77777777" w:rsidR="005756D6" w:rsidRDefault="005756D6" w:rsidP="00EC3D61">
            <w:r>
              <w:rPr>
                <w:sz w:val="18"/>
                <w:szCs w:val="18"/>
              </w:rPr>
              <w:t>Utilidade Pública</w:t>
            </w:r>
          </w:p>
        </w:tc>
      </w:tr>
      <w:tr w:rsidR="005756D6" w14:paraId="1B759FE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637458"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324AB"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527FA7"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F7E0BE" w14:textId="77777777" w:rsidR="005756D6" w:rsidRDefault="005756D6" w:rsidP="00EC3D61">
            <w:r>
              <w:rPr>
                <w:sz w:val="18"/>
                <w:szCs w:val="18"/>
              </w:rPr>
              <w:t>Utilidade Pública</w:t>
            </w:r>
          </w:p>
        </w:tc>
      </w:tr>
      <w:tr w:rsidR="005756D6" w14:paraId="5AD2B84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845AAE"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977F0F"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F21E9E"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8D67C4" w14:textId="77777777" w:rsidR="005756D6" w:rsidRDefault="005756D6" w:rsidP="00EC3D61">
            <w:r>
              <w:rPr>
                <w:sz w:val="18"/>
                <w:szCs w:val="18"/>
              </w:rPr>
              <w:t>Utilidade Pública</w:t>
            </w:r>
          </w:p>
        </w:tc>
      </w:tr>
      <w:tr w:rsidR="005756D6" w14:paraId="492A77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428C0"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CC26FE"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009E8F"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CFCE4F" w14:textId="77777777" w:rsidR="005756D6" w:rsidRDefault="005756D6" w:rsidP="00EC3D61">
            <w:r>
              <w:rPr>
                <w:sz w:val="18"/>
                <w:szCs w:val="18"/>
              </w:rPr>
              <w:t>Utilidade Pública</w:t>
            </w:r>
          </w:p>
        </w:tc>
      </w:tr>
      <w:tr w:rsidR="005756D6" w14:paraId="06FBB7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47A705"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DF688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BA94E8"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EF5E25" w14:textId="77777777" w:rsidR="005756D6" w:rsidRDefault="005756D6" w:rsidP="00EC3D61">
            <w:r>
              <w:rPr>
                <w:sz w:val="18"/>
                <w:szCs w:val="18"/>
              </w:rPr>
              <w:t>Petróleo, Gás e Biocombustíveis</w:t>
            </w:r>
          </w:p>
        </w:tc>
      </w:tr>
      <w:tr w:rsidR="005756D6" w14:paraId="08CF54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C68E16"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45A355"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97B658"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3B1CDE" w14:textId="77777777" w:rsidR="005756D6" w:rsidRDefault="005756D6" w:rsidP="00EC3D61">
            <w:r>
              <w:rPr>
                <w:sz w:val="18"/>
                <w:szCs w:val="18"/>
              </w:rPr>
              <w:t>Utilidade Pública</w:t>
            </w:r>
          </w:p>
        </w:tc>
      </w:tr>
      <w:tr w:rsidR="005756D6" w14:paraId="5CA784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4F33D5E"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85FD0A"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4943D1"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BBAB4E" w14:textId="77777777" w:rsidR="005756D6" w:rsidRDefault="005756D6" w:rsidP="00EC3D61">
            <w:r>
              <w:rPr>
                <w:sz w:val="18"/>
                <w:szCs w:val="18"/>
              </w:rPr>
              <w:t>Materiais Básicos</w:t>
            </w:r>
          </w:p>
        </w:tc>
      </w:tr>
      <w:tr w:rsidR="005756D6" w14:paraId="4D1021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A2B39E"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D1671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6E0F56"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F58D8" w14:textId="77777777" w:rsidR="005756D6" w:rsidRDefault="005756D6" w:rsidP="00EC3D61">
            <w:r>
              <w:rPr>
                <w:sz w:val="18"/>
                <w:szCs w:val="18"/>
              </w:rPr>
              <w:t>Materiais Básicos</w:t>
            </w:r>
          </w:p>
        </w:tc>
      </w:tr>
      <w:tr w:rsidR="005756D6" w14:paraId="3A4DD6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CFB2C0"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096C36"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88FBDA"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32C8CA" w14:textId="77777777" w:rsidR="005756D6" w:rsidRDefault="005756D6" w:rsidP="00EC3D61">
            <w:r>
              <w:rPr>
                <w:sz w:val="18"/>
                <w:szCs w:val="18"/>
              </w:rPr>
              <w:t>Consumo Cíclico</w:t>
            </w:r>
          </w:p>
        </w:tc>
      </w:tr>
      <w:tr w:rsidR="005756D6" w14:paraId="514CD49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2DECDE"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E4D937"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6DE148"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6859E1" w14:textId="77777777" w:rsidR="005756D6" w:rsidRDefault="005756D6" w:rsidP="00EC3D61">
            <w:r>
              <w:rPr>
                <w:sz w:val="18"/>
                <w:szCs w:val="18"/>
              </w:rPr>
              <w:t>Materiais Básicos</w:t>
            </w:r>
          </w:p>
        </w:tc>
      </w:tr>
      <w:tr w:rsidR="005756D6" w14:paraId="079B627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84AC7B"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D99551"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422BD3"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9830F8" w14:textId="77777777" w:rsidR="005756D6" w:rsidRDefault="005756D6" w:rsidP="00EC3D61">
            <w:r>
              <w:rPr>
                <w:sz w:val="18"/>
                <w:szCs w:val="18"/>
              </w:rPr>
              <w:t>Utilidade Pública</w:t>
            </w:r>
          </w:p>
        </w:tc>
      </w:tr>
      <w:tr w:rsidR="005756D6" w14:paraId="27C8E81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1DA7A0"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4A60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513806"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DF18D8" w14:textId="77777777" w:rsidR="005756D6" w:rsidRDefault="005756D6" w:rsidP="00EC3D61">
            <w:r>
              <w:rPr>
                <w:sz w:val="18"/>
                <w:szCs w:val="18"/>
              </w:rPr>
              <w:t>Utilidade Pública</w:t>
            </w:r>
          </w:p>
        </w:tc>
      </w:tr>
      <w:tr w:rsidR="005756D6" w14:paraId="0B9DB2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7BA698"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B30DED"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A2ED6"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53BD9B" w14:textId="77777777" w:rsidR="005756D6" w:rsidRDefault="005756D6" w:rsidP="00EC3D61">
            <w:r>
              <w:rPr>
                <w:sz w:val="18"/>
                <w:szCs w:val="18"/>
              </w:rPr>
              <w:t>Utilidade Pública</w:t>
            </w:r>
          </w:p>
        </w:tc>
      </w:tr>
      <w:tr w:rsidR="005756D6" w14:paraId="0266DC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D5FED7"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9E613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05208D"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BE8E53" w14:textId="77777777" w:rsidR="005756D6" w:rsidRDefault="005756D6" w:rsidP="00EC3D61">
            <w:r>
              <w:rPr>
                <w:sz w:val="18"/>
                <w:szCs w:val="18"/>
              </w:rPr>
              <w:t>Utilidade Pública</w:t>
            </w:r>
          </w:p>
        </w:tc>
      </w:tr>
      <w:tr w:rsidR="005756D6" w14:paraId="53669A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24CB06"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8D8073"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856909"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1B4D06" w14:textId="77777777" w:rsidR="005756D6" w:rsidRDefault="005756D6" w:rsidP="00EC3D61">
            <w:r>
              <w:rPr>
                <w:sz w:val="18"/>
                <w:szCs w:val="18"/>
              </w:rPr>
              <w:t>Materiais Básicos</w:t>
            </w:r>
          </w:p>
        </w:tc>
      </w:tr>
      <w:tr w:rsidR="005756D6" w14:paraId="0C9992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416B31"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B9F464"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18601"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DEC0DC" w14:textId="77777777" w:rsidR="005756D6" w:rsidRDefault="005756D6" w:rsidP="00EC3D61">
            <w:r>
              <w:rPr>
                <w:sz w:val="18"/>
                <w:szCs w:val="18"/>
              </w:rPr>
              <w:t>Materiais Básicos</w:t>
            </w:r>
          </w:p>
        </w:tc>
      </w:tr>
      <w:tr w:rsidR="005756D6" w14:paraId="15959B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90B679"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5451B"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28EE1A"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435EB8" w14:textId="77777777" w:rsidR="005756D6" w:rsidRDefault="005756D6" w:rsidP="00EC3D61">
            <w:r>
              <w:rPr>
                <w:sz w:val="18"/>
                <w:szCs w:val="18"/>
              </w:rPr>
              <w:t>Consumo Cíclico</w:t>
            </w:r>
          </w:p>
        </w:tc>
      </w:tr>
      <w:tr w:rsidR="005756D6" w14:paraId="426EA1C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8205BB"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228E28"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B4695A"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3A6CDA" w14:textId="77777777" w:rsidR="005756D6" w:rsidRDefault="005756D6" w:rsidP="00EC3D61">
            <w:r>
              <w:rPr>
                <w:sz w:val="18"/>
                <w:szCs w:val="18"/>
              </w:rPr>
              <w:t>Consumo Cíclico</w:t>
            </w:r>
          </w:p>
        </w:tc>
      </w:tr>
      <w:tr w:rsidR="005756D6" w14:paraId="42324A5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19DDF"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24588"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426439"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0BB52D" w14:textId="77777777" w:rsidR="005756D6" w:rsidRDefault="005756D6" w:rsidP="00EC3D61">
            <w:r>
              <w:rPr>
                <w:sz w:val="18"/>
                <w:szCs w:val="18"/>
              </w:rPr>
              <w:t>Materiais Básicos</w:t>
            </w:r>
          </w:p>
        </w:tc>
      </w:tr>
      <w:tr w:rsidR="005756D6" w14:paraId="6F0006F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5B31B8"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8F1D36"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607164"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EADBD4" w14:textId="77777777" w:rsidR="005756D6" w:rsidRDefault="005756D6" w:rsidP="00EC3D61">
            <w:r>
              <w:rPr>
                <w:sz w:val="18"/>
                <w:szCs w:val="18"/>
              </w:rPr>
              <w:t>Consumo Não Cíclico</w:t>
            </w:r>
          </w:p>
        </w:tc>
      </w:tr>
      <w:tr w:rsidR="005756D6" w14:paraId="324E526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81F59"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778FA6"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CE7F97"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0184BF" w14:textId="77777777" w:rsidR="005756D6" w:rsidRDefault="005756D6" w:rsidP="00EC3D61">
            <w:r>
              <w:rPr>
                <w:sz w:val="18"/>
                <w:szCs w:val="18"/>
              </w:rPr>
              <w:t>Comunicações</w:t>
            </w:r>
          </w:p>
        </w:tc>
      </w:tr>
      <w:tr w:rsidR="005756D6" w14:paraId="7E4CAA9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BC0A0C"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DA180F"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D9C14B"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D9382B" w14:textId="77777777" w:rsidR="005756D6" w:rsidRDefault="005756D6" w:rsidP="00EC3D61">
            <w:r>
              <w:rPr>
                <w:sz w:val="18"/>
                <w:szCs w:val="18"/>
              </w:rPr>
              <w:t>Saúde</w:t>
            </w:r>
          </w:p>
        </w:tc>
      </w:tr>
      <w:tr w:rsidR="005756D6" w14:paraId="03CD159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38CB40"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DA4E36"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F7400A"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6091FB" w14:textId="77777777" w:rsidR="005756D6" w:rsidRDefault="005756D6" w:rsidP="00EC3D61">
            <w:r>
              <w:rPr>
                <w:sz w:val="18"/>
                <w:szCs w:val="18"/>
              </w:rPr>
              <w:t>Consumo Cíclico</w:t>
            </w:r>
          </w:p>
        </w:tc>
      </w:tr>
      <w:tr w:rsidR="005756D6" w14:paraId="75B645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04CF"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E26EB0"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BD2896"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AC361" w14:textId="77777777" w:rsidR="005756D6" w:rsidRDefault="005756D6" w:rsidP="00EC3D61">
            <w:r>
              <w:rPr>
                <w:sz w:val="18"/>
                <w:szCs w:val="18"/>
              </w:rPr>
              <w:t>Materiais Básicos</w:t>
            </w:r>
          </w:p>
        </w:tc>
      </w:tr>
      <w:tr w:rsidR="005756D6" w14:paraId="331913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998F05"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109DBD"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803D4B"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BC33B9" w14:textId="77777777" w:rsidR="005756D6" w:rsidRDefault="005756D6" w:rsidP="00EC3D61">
            <w:r>
              <w:rPr>
                <w:sz w:val="18"/>
                <w:szCs w:val="18"/>
              </w:rPr>
              <w:t>Materiais Básicos</w:t>
            </w:r>
          </w:p>
        </w:tc>
      </w:tr>
      <w:tr w:rsidR="005756D6" w14:paraId="455550E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FADC30"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DDFA93"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E2AAC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BE51CF" w14:textId="77777777" w:rsidR="005756D6" w:rsidRDefault="005756D6" w:rsidP="00EC3D61">
            <w:r>
              <w:rPr>
                <w:sz w:val="18"/>
                <w:szCs w:val="18"/>
              </w:rPr>
              <w:t>Materiais Básicos</w:t>
            </w:r>
          </w:p>
        </w:tc>
      </w:tr>
      <w:tr w:rsidR="005756D6" w14:paraId="287A82F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0DC4E5"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47859F"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DDE520"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ABD797" w14:textId="77777777" w:rsidR="005756D6" w:rsidRDefault="005756D6" w:rsidP="00EC3D61">
            <w:r>
              <w:rPr>
                <w:sz w:val="18"/>
                <w:szCs w:val="18"/>
              </w:rPr>
              <w:t>Consumo Cíclico</w:t>
            </w:r>
          </w:p>
        </w:tc>
      </w:tr>
      <w:tr w:rsidR="005756D6" w14:paraId="082C56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FEFFAA"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A316F8"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B4E575"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D3B0A4" w14:textId="77777777" w:rsidR="005756D6" w:rsidRDefault="005756D6" w:rsidP="00EC3D61">
            <w:r>
              <w:rPr>
                <w:sz w:val="18"/>
                <w:szCs w:val="18"/>
              </w:rPr>
              <w:t>Consumo Cíclico</w:t>
            </w:r>
          </w:p>
        </w:tc>
      </w:tr>
      <w:tr w:rsidR="005756D6" w14:paraId="759D683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EEF038"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4825B9B"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00F2D1"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702DE5" w14:textId="77777777" w:rsidR="005756D6" w:rsidRDefault="005756D6" w:rsidP="00EC3D61">
            <w:r>
              <w:rPr>
                <w:sz w:val="18"/>
                <w:szCs w:val="18"/>
              </w:rPr>
              <w:t>Bens Industriais</w:t>
            </w:r>
          </w:p>
        </w:tc>
      </w:tr>
      <w:tr w:rsidR="005756D6" w14:paraId="49AE6A5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B4888F"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E7A9CB"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69B467"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3A9D3A" w14:textId="77777777" w:rsidR="005756D6" w:rsidRDefault="005756D6" w:rsidP="00EC3D61">
            <w:r>
              <w:rPr>
                <w:sz w:val="18"/>
                <w:szCs w:val="18"/>
              </w:rPr>
              <w:t>Consumo Cíclico</w:t>
            </w:r>
          </w:p>
        </w:tc>
      </w:tr>
      <w:tr w:rsidR="005756D6" w14:paraId="0444F2A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31CB18"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49227F"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BD469D"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4AE520" w14:textId="77777777" w:rsidR="005756D6" w:rsidRDefault="005756D6" w:rsidP="00EC3D61">
            <w:r>
              <w:rPr>
                <w:sz w:val="18"/>
                <w:szCs w:val="18"/>
              </w:rPr>
              <w:t>Saúde</w:t>
            </w:r>
          </w:p>
        </w:tc>
      </w:tr>
      <w:tr w:rsidR="005756D6" w14:paraId="374B01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1D3459"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6E3211"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839A0E"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B9E9CC" w14:textId="77777777" w:rsidR="005756D6" w:rsidRDefault="005756D6" w:rsidP="00EC3D61">
            <w:r>
              <w:rPr>
                <w:sz w:val="18"/>
                <w:szCs w:val="18"/>
              </w:rPr>
              <w:t>Bens Industriais</w:t>
            </w:r>
          </w:p>
        </w:tc>
      </w:tr>
      <w:tr w:rsidR="005756D6" w14:paraId="1360BD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8026D9"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5F3968"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2A3E2C"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9FED55" w14:textId="77777777" w:rsidR="005756D6" w:rsidRDefault="005756D6" w:rsidP="00EC3D61">
            <w:r>
              <w:rPr>
                <w:sz w:val="18"/>
                <w:szCs w:val="18"/>
              </w:rPr>
              <w:t>Utilidade Pública</w:t>
            </w:r>
          </w:p>
        </w:tc>
      </w:tr>
      <w:tr w:rsidR="005756D6" w14:paraId="4612D0F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500001"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1CCE13"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1A9315"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896C77" w14:textId="77777777" w:rsidR="005756D6" w:rsidRDefault="005756D6" w:rsidP="00EC3D61">
            <w:r>
              <w:rPr>
                <w:sz w:val="18"/>
                <w:szCs w:val="18"/>
              </w:rPr>
              <w:t>Financeiro</w:t>
            </w:r>
          </w:p>
        </w:tc>
      </w:tr>
      <w:tr w:rsidR="005756D6" w14:paraId="0EB9D93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E89037"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F1760F"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4ADC64"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F5B1FC" w14:textId="77777777" w:rsidR="005756D6" w:rsidRDefault="005756D6" w:rsidP="00EC3D61">
            <w:r>
              <w:rPr>
                <w:sz w:val="18"/>
                <w:szCs w:val="18"/>
              </w:rPr>
              <w:t>Financeiro</w:t>
            </w:r>
          </w:p>
        </w:tc>
      </w:tr>
      <w:tr w:rsidR="005756D6" w14:paraId="366ACD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CF6742"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B8F2A4"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41691A"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69D706" w14:textId="77777777" w:rsidR="005756D6" w:rsidRDefault="005756D6" w:rsidP="00EC3D61">
            <w:r>
              <w:rPr>
                <w:sz w:val="18"/>
                <w:szCs w:val="18"/>
              </w:rPr>
              <w:t>Financeiro</w:t>
            </w:r>
          </w:p>
        </w:tc>
      </w:tr>
      <w:tr w:rsidR="005756D6" w14:paraId="3F39C80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4A788B"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FF4523"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0C24FC"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F3A626" w14:textId="77777777" w:rsidR="005756D6" w:rsidRDefault="005756D6" w:rsidP="00EC3D61">
            <w:r>
              <w:rPr>
                <w:sz w:val="18"/>
                <w:szCs w:val="18"/>
              </w:rPr>
              <w:t>Financeiro</w:t>
            </w:r>
          </w:p>
        </w:tc>
      </w:tr>
      <w:tr w:rsidR="005756D6" w14:paraId="3F0633B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BDF02"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670C1F"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48C42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9AADB0" w14:textId="77777777" w:rsidR="005756D6" w:rsidRDefault="005756D6" w:rsidP="00EC3D61">
            <w:r>
              <w:rPr>
                <w:sz w:val="18"/>
                <w:szCs w:val="18"/>
              </w:rPr>
              <w:t>Consumo Cíclico</w:t>
            </w:r>
          </w:p>
        </w:tc>
      </w:tr>
      <w:tr w:rsidR="005756D6" w14:paraId="48F8253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BF522"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F815E2"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6C54BF"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BEE77" w14:textId="77777777" w:rsidR="005756D6" w:rsidRDefault="005756D6" w:rsidP="00EC3D61">
            <w:r>
              <w:rPr>
                <w:sz w:val="18"/>
                <w:szCs w:val="18"/>
              </w:rPr>
              <w:t>Bens Industriais</w:t>
            </w:r>
          </w:p>
        </w:tc>
      </w:tr>
      <w:tr w:rsidR="005756D6" w14:paraId="699E6E5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8B4F3"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02C5CA"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6AA570"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595F00" w14:textId="77777777" w:rsidR="005756D6" w:rsidRDefault="005756D6" w:rsidP="00EC3D61">
            <w:r>
              <w:rPr>
                <w:sz w:val="18"/>
                <w:szCs w:val="18"/>
              </w:rPr>
              <w:t>Materiais Básicos</w:t>
            </w:r>
          </w:p>
        </w:tc>
      </w:tr>
      <w:tr w:rsidR="005756D6" w14:paraId="5664AB6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FD1796"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7ED6F7"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09BD24"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A9C7D9" w14:textId="77777777" w:rsidR="005756D6" w:rsidRDefault="005756D6" w:rsidP="00EC3D61">
            <w:r>
              <w:rPr>
                <w:sz w:val="18"/>
                <w:szCs w:val="18"/>
              </w:rPr>
              <w:t>Consumo Não Cíclico</w:t>
            </w:r>
          </w:p>
        </w:tc>
      </w:tr>
      <w:tr w:rsidR="005756D6" w14:paraId="453F5C1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101A2E"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C94468"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52209F"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BA619B" w14:textId="77777777" w:rsidR="005756D6" w:rsidRDefault="005756D6" w:rsidP="00EC3D61">
            <w:r>
              <w:rPr>
                <w:sz w:val="18"/>
                <w:szCs w:val="18"/>
              </w:rPr>
              <w:t>Utilidade Pública</w:t>
            </w:r>
          </w:p>
        </w:tc>
      </w:tr>
      <w:tr w:rsidR="005756D6" w14:paraId="1758FCE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BC9DAC"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F9959F"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1EDA8D7"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72FCCC" w14:textId="77777777" w:rsidR="005756D6" w:rsidRDefault="005756D6" w:rsidP="00EC3D61">
            <w:r>
              <w:rPr>
                <w:sz w:val="18"/>
                <w:szCs w:val="18"/>
              </w:rPr>
              <w:t>Bens Industriais</w:t>
            </w:r>
          </w:p>
        </w:tc>
      </w:tr>
      <w:tr w:rsidR="005756D6" w14:paraId="355734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AAE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31EE74"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9598BA"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110770" w14:textId="77777777" w:rsidR="005756D6" w:rsidRDefault="005756D6" w:rsidP="00EC3D61">
            <w:r>
              <w:rPr>
                <w:sz w:val="18"/>
                <w:szCs w:val="18"/>
              </w:rPr>
              <w:t>Consumo Cíclico</w:t>
            </w:r>
          </w:p>
        </w:tc>
      </w:tr>
      <w:tr w:rsidR="005756D6" w14:paraId="48914C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91392B"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4B1643"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A1FB0F"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92585" w14:textId="77777777" w:rsidR="005756D6" w:rsidRDefault="005756D6" w:rsidP="00EC3D61">
            <w:r>
              <w:rPr>
                <w:sz w:val="18"/>
                <w:szCs w:val="18"/>
              </w:rPr>
              <w:t>Consumo Cíclico</w:t>
            </w:r>
          </w:p>
        </w:tc>
      </w:tr>
      <w:tr w:rsidR="005756D6" w14:paraId="726CEFC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3303B6"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2216F7"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D7BDE7"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9CF4EC" w14:textId="77777777" w:rsidR="005756D6" w:rsidRDefault="005756D6" w:rsidP="00EC3D61">
            <w:r>
              <w:rPr>
                <w:sz w:val="18"/>
                <w:szCs w:val="18"/>
              </w:rPr>
              <w:t>Petróleo, Gás e Biocombustíveis</w:t>
            </w:r>
          </w:p>
        </w:tc>
      </w:tr>
      <w:tr w:rsidR="005756D6" w14:paraId="3414E86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38853B"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C08B8"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73DFA" w14:textId="77777777" w:rsidR="005756D6" w:rsidRPr="00302795" w:rsidRDefault="005756D6" w:rsidP="00EC3D61">
            <w:pPr>
              <w:rPr>
                <w:lang w:val="en-US"/>
              </w:rPr>
            </w:pPr>
            <w:r w:rsidRPr="0030279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A1966E" w14:textId="77777777" w:rsidR="005756D6" w:rsidRDefault="005756D6" w:rsidP="00EC3D61">
            <w:r>
              <w:rPr>
                <w:sz w:val="18"/>
                <w:szCs w:val="18"/>
              </w:rPr>
              <w:t>Consumo Não Cíclico</w:t>
            </w:r>
          </w:p>
        </w:tc>
      </w:tr>
      <w:tr w:rsidR="005756D6" w14:paraId="285E751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24AD95"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3F1C4"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FEAE5D"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740E89" w14:textId="77777777" w:rsidR="005756D6" w:rsidRDefault="005756D6" w:rsidP="00EC3D61">
            <w:r>
              <w:rPr>
                <w:sz w:val="18"/>
                <w:szCs w:val="18"/>
              </w:rPr>
              <w:t>Consumo Não Cíclico</w:t>
            </w:r>
          </w:p>
        </w:tc>
      </w:tr>
      <w:tr w:rsidR="005756D6" w14:paraId="671A5D9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BDB1BE"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589213"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E8CAC0"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B71E84" w14:textId="77777777" w:rsidR="005756D6" w:rsidRDefault="005756D6" w:rsidP="00EC3D61">
            <w:r>
              <w:rPr>
                <w:sz w:val="18"/>
                <w:szCs w:val="18"/>
              </w:rPr>
              <w:t>Comunicações</w:t>
            </w:r>
          </w:p>
        </w:tc>
      </w:tr>
      <w:tr w:rsidR="005756D6" w14:paraId="47466F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85F13A"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8429D2"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45188F"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CBF36D" w14:textId="77777777" w:rsidR="005756D6" w:rsidRDefault="005756D6" w:rsidP="00EC3D61">
            <w:r>
              <w:rPr>
                <w:sz w:val="18"/>
                <w:szCs w:val="18"/>
              </w:rPr>
              <w:t>Consumo Cíclico</w:t>
            </w:r>
          </w:p>
        </w:tc>
      </w:tr>
      <w:tr w:rsidR="005756D6" w14:paraId="616BB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2C4483"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4D5916"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5F98CD"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75DB52" w14:textId="77777777" w:rsidR="005756D6" w:rsidRDefault="005756D6" w:rsidP="00EC3D61">
            <w:r>
              <w:rPr>
                <w:sz w:val="18"/>
                <w:szCs w:val="18"/>
              </w:rPr>
              <w:t>Consumo Cíclico</w:t>
            </w:r>
          </w:p>
        </w:tc>
      </w:tr>
      <w:tr w:rsidR="005756D6" w14:paraId="42C0FCB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D31A9B"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B0A0F8"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1C4341"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4CE384" w14:textId="77777777" w:rsidR="005756D6" w:rsidRDefault="005756D6" w:rsidP="00EC3D61">
            <w:r>
              <w:rPr>
                <w:sz w:val="18"/>
                <w:szCs w:val="18"/>
              </w:rPr>
              <w:t>Bens Industriais</w:t>
            </w:r>
          </w:p>
        </w:tc>
      </w:tr>
      <w:tr w:rsidR="005756D6" w14:paraId="513AC73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AB05EB"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0EC643"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D8D388"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37C985" w14:textId="77777777" w:rsidR="005756D6" w:rsidRDefault="005756D6" w:rsidP="00EC3D61">
            <w:r>
              <w:rPr>
                <w:sz w:val="18"/>
                <w:szCs w:val="18"/>
              </w:rPr>
              <w:t>Consumo Não Cíclico</w:t>
            </w:r>
          </w:p>
        </w:tc>
      </w:tr>
      <w:tr w:rsidR="005756D6" w14:paraId="01169D6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FA336B"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937BEB"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05BD5D"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3E6E35" w14:textId="77777777" w:rsidR="005756D6" w:rsidRDefault="005756D6" w:rsidP="00EC3D61">
            <w:r>
              <w:rPr>
                <w:sz w:val="18"/>
                <w:szCs w:val="18"/>
              </w:rPr>
              <w:t>Consumo Cíclico</w:t>
            </w:r>
          </w:p>
        </w:tc>
      </w:tr>
      <w:tr w:rsidR="005756D6" w14:paraId="357E19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A244F3"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3BFCC3"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5CAC04"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3FF3F0" w14:textId="77777777" w:rsidR="005756D6" w:rsidRDefault="005756D6" w:rsidP="00EC3D61">
            <w:r>
              <w:rPr>
                <w:sz w:val="18"/>
                <w:szCs w:val="18"/>
              </w:rPr>
              <w:t>Saúde</w:t>
            </w:r>
          </w:p>
        </w:tc>
      </w:tr>
      <w:tr w:rsidR="005756D6" w14:paraId="2A7BE02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B472FB"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ABECA3"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A200CE"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05C5A3" w14:textId="77777777" w:rsidR="005756D6" w:rsidRDefault="005756D6" w:rsidP="00EC3D61">
            <w:r>
              <w:rPr>
                <w:sz w:val="18"/>
                <w:szCs w:val="18"/>
              </w:rPr>
              <w:t>Comunicações</w:t>
            </w:r>
          </w:p>
        </w:tc>
      </w:tr>
      <w:tr w:rsidR="005756D6" w14:paraId="059BE5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52D4CA"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BA320F"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F39DA"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FB0FD9" w14:textId="77777777" w:rsidR="005756D6" w:rsidRDefault="005756D6" w:rsidP="00EC3D61">
            <w:r>
              <w:rPr>
                <w:sz w:val="18"/>
                <w:szCs w:val="18"/>
              </w:rPr>
              <w:t>Comunicações</w:t>
            </w:r>
          </w:p>
        </w:tc>
      </w:tr>
      <w:tr w:rsidR="005756D6" w14:paraId="768D6C2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C9E27F"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03039F"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AEAA4E"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C82704" w14:textId="77777777" w:rsidR="005756D6" w:rsidRDefault="005756D6" w:rsidP="00EC3D61">
            <w:r>
              <w:rPr>
                <w:sz w:val="18"/>
                <w:szCs w:val="18"/>
              </w:rPr>
              <w:t>Consumo Cíclico</w:t>
            </w:r>
          </w:p>
        </w:tc>
      </w:tr>
      <w:tr w:rsidR="005756D6" w14:paraId="1DE6463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7B8270"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7C659"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911EFE"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5EEE3B" w14:textId="77777777" w:rsidR="005756D6" w:rsidRDefault="005756D6" w:rsidP="00EC3D61">
            <w:r>
              <w:rPr>
                <w:sz w:val="18"/>
                <w:szCs w:val="18"/>
              </w:rPr>
              <w:t>Tecnologia da Informação</w:t>
            </w:r>
          </w:p>
        </w:tc>
      </w:tr>
      <w:tr w:rsidR="005756D6" w14:paraId="54D3A92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20A4B1"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5AE5A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2A13B6"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42FC3D" w14:textId="77777777" w:rsidR="005756D6" w:rsidRDefault="005756D6" w:rsidP="00EC3D61">
            <w:r>
              <w:rPr>
                <w:sz w:val="18"/>
                <w:szCs w:val="18"/>
              </w:rPr>
              <w:t>Petróleo, Gás e Biocombustíveis</w:t>
            </w:r>
          </w:p>
        </w:tc>
      </w:tr>
      <w:tr w:rsidR="005756D6" w14:paraId="375847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0DBDF2"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3CD943"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67ABD7"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384268" w14:textId="77777777" w:rsidR="005756D6" w:rsidRDefault="005756D6" w:rsidP="00EC3D61">
            <w:r>
              <w:rPr>
                <w:sz w:val="18"/>
                <w:szCs w:val="18"/>
              </w:rPr>
              <w:t>Petróleo, Gás e Biocombustíveis</w:t>
            </w:r>
          </w:p>
        </w:tc>
      </w:tr>
      <w:tr w:rsidR="005756D6" w14:paraId="3AB153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BA0568"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E3F93"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89A73F"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1E23E" w14:textId="77777777" w:rsidR="005756D6" w:rsidRDefault="005756D6" w:rsidP="00EC3D61">
            <w:r>
              <w:rPr>
                <w:sz w:val="18"/>
                <w:szCs w:val="18"/>
              </w:rPr>
              <w:t>Saúde</w:t>
            </w:r>
          </w:p>
        </w:tc>
      </w:tr>
      <w:tr w:rsidR="005756D6" w14:paraId="155BADF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EB427E"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2A341"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1DD964"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29B6EF" w14:textId="77777777" w:rsidR="005756D6" w:rsidRDefault="005756D6" w:rsidP="00EC3D61">
            <w:r>
              <w:rPr>
                <w:sz w:val="18"/>
                <w:szCs w:val="18"/>
              </w:rPr>
              <w:t>Financeiro</w:t>
            </w:r>
          </w:p>
        </w:tc>
      </w:tr>
      <w:tr w:rsidR="005756D6" w14:paraId="5E8CB5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2EA178"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F57248"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2DE708"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05048E" w14:textId="77777777" w:rsidR="005756D6" w:rsidRDefault="005756D6" w:rsidP="00EC3D61">
            <w:r>
              <w:rPr>
                <w:sz w:val="18"/>
                <w:szCs w:val="18"/>
              </w:rPr>
              <w:t>Materiais Básicos</w:t>
            </w:r>
          </w:p>
        </w:tc>
      </w:tr>
      <w:tr w:rsidR="005756D6" w14:paraId="1DB784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2CD024"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39DD0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046BA"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0645FB" w14:textId="77777777" w:rsidR="005756D6" w:rsidRDefault="005756D6" w:rsidP="00EC3D61">
            <w:r>
              <w:rPr>
                <w:sz w:val="18"/>
                <w:szCs w:val="18"/>
              </w:rPr>
              <w:t>Bens Industriais</w:t>
            </w:r>
          </w:p>
        </w:tc>
      </w:tr>
      <w:tr w:rsidR="005756D6" w14:paraId="251450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1C6B5"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40DB61"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2CF8FA"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582F1D" w14:textId="77777777" w:rsidR="005756D6" w:rsidRDefault="005756D6" w:rsidP="00EC3D61">
            <w:r>
              <w:rPr>
                <w:sz w:val="18"/>
                <w:szCs w:val="18"/>
              </w:rPr>
              <w:t>Tecnologia da Informação</w:t>
            </w:r>
          </w:p>
        </w:tc>
      </w:tr>
      <w:tr w:rsidR="005756D6" w14:paraId="278E37C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5CE99E"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7B0B58"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6F0A9C"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F6BBC5" w14:textId="77777777" w:rsidR="005756D6" w:rsidRDefault="005756D6" w:rsidP="00EC3D61">
            <w:r>
              <w:rPr>
                <w:sz w:val="18"/>
                <w:szCs w:val="18"/>
              </w:rPr>
              <w:t>Financeiro</w:t>
            </w:r>
          </w:p>
        </w:tc>
      </w:tr>
      <w:tr w:rsidR="005756D6" w14:paraId="47BBFD8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FEA483"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F9F98C"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E76665"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0182B" w14:textId="77777777" w:rsidR="005756D6" w:rsidRDefault="005756D6" w:rsidP="00EC3D61">
            <w:r>
              <w:rPr>
                <w:sz w:val="18"/>
                <w:szCs w:val="18"/>
              </w:rPr>
              <w:t>Saúde</w:t>
            </w:r>
          </w:p>
        </w:tc>
      </w:tr>
      <w:tr w:rsidR="005756D6" w14:paraId="519B2BA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A81C2"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50B529"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42BCE2"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5525E3" w14:textId="77777777" w:rsidR="005756D6" w:rsidRDefault="005756D6" w:rsidP="00EC3D61">
            <w:r>
              <w:rPr>
                <w:sz w:val="18"/>
                <w:szCs w:val="18"/>
              </w:rPr>
              <w:t>Bens Industriais</w:t>
            </w:r>
          </w:p>
        </w:tc>
      </w:tr>
      <w:tr w:rsidR="005756D6" w14:paraId="0F4140C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E5F291"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78329"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8F979C"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B7FBBC" w14:textId="77777777" w:rsidR="005756D6" w:rsidRDefault="005756D6" w:rsidP="00EC3D61">
            <w:r>
              <w:rPr>
                <w:sz w:val="18"/>
                <w:szCs w:val="18"/>
              </w:rPr>
              <w:t>Consumo Cíclico</w:t>
            </w:r>
          </w:p>
        </w:tc>
      </w:tr>
      <w:tr w:rsidR="005756D6" w14:paraId="36745C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DDD57"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013969"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042CB7"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342B77" w14:textId="77777777" w:rsidR="005756D6" w:rsidRDefault="005756D6" w:rsidP="00EC3D61">
            <w:r>
              <w:rPr>
                <w:sz w:val="18"/>
                <w:szCs w:val="18"/>
              </w:rPr>
              <w:t>Consumo Cíclico</w:t>
            </w:r>
          </w:p>
        </w:tc>
      </w:tr>
      <w:tr w:rsidR="005756D6" w14:paraId="4493796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1D179C"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1F81A7"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BDD689"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DC0AB3" w14:textId="77777777" w:rsidR="005756D6" w:rsidRDefault="005756D6" w:rsidP="00EC3D61">
            <w:r>
              <w:rPr>
                <w:sz w:val="18"/>
                <w:szCs w:val="18"/>
              </w:rPr>
              <w:t>Consumo Cíclico</w:t>
            </w:r>
          </w:p>
        </w:tc>
      </w:tr>
      <w:tr w:rsidR="005756D6" w14:paraId="2A104AC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A622F0"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9730F2"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3D92F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3D2DBC" w14:textId="77777777" w:rsidR="005756D6" w:rsidRDefault="005756D6" w:rsidP="00EC3D61">
            <w:r>
              <w:rPr>
                <w:sz w:val="18"/>
                <w:szCs w:val="18"/>
              </w:rPr>
              <w:t>Bens Industriais</w:t>
            </w:r>
          </w:p>
        </w:tc>
      </w:tr>
      <w:tr w:rsidR="005756D6" w14:paraId="7484A5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10B690"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89417"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963821"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F43AE8" w14:textId="77777777" w:rsidR="005756D6" w:rsidRDefault="005756D6" w:rsidP="00EC3D61">
            <w:r>
              <w:rPr>
                <w:sz w:val="18"/>
                <w:szCs w:val="18"/>
              </w:rPr>
              <w:t>Petróleo, Gás e Biocombustíveis</w:t>
            </w:r>
          </w:p>
        </w:tc>
      </w:tr>
      <w:tr w:rsidR="005756D6" w14:paraId="51E0DAD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DE7886"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C2773C"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65085F"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EFA9A" w14:textId="77777777" w:rsidR="005756D6" w:rsidRDefault="005756D6" w:rsidP="00EC3D61">
            <w:r>
              <w:rPr>
                <w:sz w:val="18"/>
                <w:szCs w:val="18"/>
              </w:rPr>
              <w:t>Consumo Cíclico</w:t>
            </w:r>
          </w:p>
        </w:tc>
      </w:tr>
      <w:tr w:rsidR="005756D6" w14:paraId="3317775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380501"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24D939"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AE1BBA"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6A7500" w14:textId="77777777" w:rsidR="005756D6" w:rsidRDefault="005756D6" w:rsidP="00EC3D61">
            <w:r>
              <w:rPr>
                <w:sz w:val="18"/>
                <w:szCs w:val="18"/>
              </w:rPr>
              <w:t>Financeiro</w:t>
            </w:r>
          </w:p>
        </w:tc>
      </w:tr>
      <w:tr w:rsidR="005756D6" w14:paraId="243F19D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490AB6"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2CA901"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5C70BD"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5DF9A6" w14:textId="77777777" w:rsidR="005756D6" w:rsidRDefault="005756D6" w:rsidP="00EC3D61">
            <w:r>
              <w:rPr>
                <w:sz w:val="18"/>
                <w:szCs w:val="18"/>
              </w:rPr>
              <w:t>Financeiro</w:t>
            </w:r>
          </w:p>
        </w:tc>
      </w:tr>
      <w:tr w:rsidR="005756D6" w14:paraId="712D984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D014D8"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BC68FB"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1415BC"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2C21D" w14:textId="77777777" w:rsidR="005756D6" w:rsidRDefault="005756D6" w:rsidP="00EC3D61">
            <w:r>
              <w:rPr>
                <w:sz w:val="18"/>
                <w:szCs w:val="18"/>
              </w:rPr>
              <w:t>Utilidade Pública</w:t>
            </w:r>
          </w:p>
        </w:tc>
      </w:tr>
      <w:tr w:rsidR="005756D6" w14:paraId="624EE9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385334"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CE9B3"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FE62F3"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26E5EA" w14:textId="77777777" w:rsidR="005756D6" w:rsidRDefault="005756D6" w:rsidP="00EC3D61">
            <w:r>
              <w:rPr>
                <w:sz w:val="18"/>
                <w:szCs w:val="18"/>
              </w:rPr>
              <w:t>Consumo Cíclico</w:t>
            </w:r>
          </w:p>
        </w:tc>
      </w:tr>
      <w:tr w:rsidR="005756D6" w14:paraId="091B296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21D10"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319746"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853590"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64CD0C" w14:textId="77777777" w:rsidR="005756D6" w:rsidRDefault="005756D6" w:rsidP="00EC3D61">
            <w:r>
              <w:rPr>
                <w:sz w:val="18"/>
                <w:szCs w:val="18"/>
              </w:rPr>
              <w:t>Consumo Não Cíclico</w:t>
            </w:r>
          </w:p>
        </w:tc>
      </w:tr>
      <w:tr w:rsidR="005756D6" w14:paraId="378C81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0FA7AF"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A0D3EB"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EEB536"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AAC676" w14:textId="77777777" w:rsidR="005756D6" w:rsidRDefault="005756D6" w:rsidP="00EC3D61">
            <w:r>
              <w:rPr>
                <w:sz w:val="18"/>
                <w:szCs w:val="18"/>
              </w:rPr>
              <w:t>Consumo Não Cíclico</w:t>
            </w:r>
          </w:p>
        </w:tc>
      </w:tr>
      <w:tr w:rsidR="005756D6" w14:paraId="70B7803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C3C4A"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8199CF"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F6532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E08E14" w14:textId="77777777" w:rsidR="005756D6" w:rsidRDefault="005756D6" w:rsidP="00EC3D61">
            <w:r>
              <w:rPr>
                <w:sz w:val="18"/>
                <w:szCs w:val="18"/>
              </w:rPr>
              <w:t>Materiais Básicos</w:t>
            </w:r>
          </w:p>
        </w:tc>
      </w:tr>
      <w:tr w:rsidR="005756D6" w14:paraId="5120633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BD9312"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FE716"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11371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7C6AF7" w14:textId="77777777" w:rsidR="005756D6" w:rsidRDefault="005756D6" w:rsidP="00EC3D61">
            <w:r>
              <w:rPr>
                <w:sz w:val="18"/>
                <w:szCs w:val="18"/>
              </w:rPr>
              <w:t>Consumo Cíclico</w:t>
            </w:r>
          </w:p>
        </w:tc>
      </w:tr>
      <w:tr w:rsidR="005756D6" w14:paraId="2152759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8C0F5F"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36A526"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A8362"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3F4BFA" w14:textId="77777777" w:rsidR="005756D6" w:rsidRDefault="005756D6" w:rsidP="00EC3D61">
            <w:r>
              <w:rPr>
                <w:sz w:val="18"/>
                <w:szCs w:val="18"/>
              </w:rPr>
              <w:t>Comunicações</w:t>
            </w:r>
          </w:p>
        </w:tc>
      </w:tr>
      <w:tr w:rsidR="005756D6" w14:paraId="696C86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5C512"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8162B9E"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940B6A"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86B222" w14:textId="77777777" w:rsidR="005756D6" w:rsidRDefault="005756D6" w:rsidP="00EC3D61">
            <w:r>
              <w:rPr>
                <w:sz w:val="18"/>
                <w:szCs w:val="18"/>
              </w:rPr>
              <w:t>Bens Industriais</w:t>
            </w:r>
          </w:p>
        </w:tc>
      </w:tr>
      <w:tr w:rsidR="005756D6" w14:paraId="027850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807A35"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DCE365"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C96F9"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089CE8" w14:textId="77777777" w:rsidR="005756D6" w:rsidRDefault="005756D6" w:rsidP="00EC3D61">
            <w:r>
              <w:rPr>
                <w:sz w:val="18"/>
                <w:szCs w:val="18"/>
              </w:rPr>
              <w:t>Comunicações</w:t>
            </w:r>
          </w:p>
        </w:tc>
      </w:tr>
      <w:tr w:rsidR="005756D6" w14:paraId="38041CA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C5ED2A"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284645"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41C7FAA"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5A51E2" w14:textId="77777777" w:rsidR="005756D6" w:rsidRDefault="005756D6" w:rsidP="00EC3D61">
            <w:r>
              <w:rPr>
                <w:sz w:val="18"/>
                <w:szCs w:val="18"/>
              </w:rPr>
              <w:t>Tecnologia da Informação</w:t>
            </w:r>
          </w:p>
        </w:tc>
      </w:tr>
      <w:tr w:rsidR="005756D6" w14:paraId="2CCA21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CAF195"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A2913B"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AA75CC"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760C7E" w14:textId="77777777" w:rsidR="005756D6" w:rsidRDefault="005756D6" w:rsidP="00EC3D61">
            <w:r>
              <w:rPr>
                <w:sz w:val="18"/>
                <w:szCs w:val="18"/>
              </w:rPr>
              <w:t>Bens Industriais</w:t>
            </w:r>
          </w:p>
        </w:tc>
      </w:tr>
      <w:tr w:rsidR="005756D6" w14:paraId="7C3B9D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7422A2"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199B6"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52B46F"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E0CD94" w14:textId="77777777" w:rsidR="005756D6" w:rsidRDefault="005756D6" w:rsidP="00EC3D61">
            <w:r>
              <w:rPr>
                <w:sz w:val="18"/>
                <w:szCs w:val="18"/>
              </w:rPr>
              <w:t>Consumo Cíclico</w:t>
            </w:r>
          </w:p>
        </w:tc>
      </w:tr>
      <w:tr w:rsidR="005756D6" w14:paraId="09EF364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02FAF8"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2BA36"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8E7358"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EBECFC" w14:textId="77777777" w:rsidR="005756D6" w:rsidRDefault="005756D6" w:rsidP="00EC3D61">
            <w:r>
              <w:rPr>
                <w:sz w:val="18"/>
                <w:szCs w:val="18"/>
              </w:rPr>
              <w:t>Materiais Básicos</w:t>
            </w:r>
          </w:p>
        </w:tc>
      </w:tr>
      <w:tr w:rsidR="005756D6" w14:paraId="168AB6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00D94B"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9CD3E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796370"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88D8B" w14:textId="77777777" w:rsidR="005756D6" w:rsidRDefault="005756D6" w:rsidP="00EC3D61">
            <w:r>
              <w:rPr>
                <w:sz w:val="18"/>
                <w:szCs w:val="18"/>
              </w:rPr>
              <w:t>Materiais Básicos</w:t>
            </w:r>
          </w:p>
        </w:tc>
      </w:tr>
      <w:tr w:rsidR="005756D6" w14:paraId="23729DB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84945D"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3C92CC"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D85BE0"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4969F5" w14:textId="77777777" w:rsidR="005756D6" w:rsidRDefault="005756D6" w:rsidP="00EC3D61">
            <w:r>
              <w:rPr>
                <w:sz w:val="18"/>
                <w:szCs w:val="18"/>
              </w:rPr>
              <w:t>Materiais Básicos</w:t>
            </w:r>
          </w:p>
        </w:tc>
      </w:tr>
      <w:tr w:rsidR="005756D6" w14:paraId="3A8F2FF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195AC8"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BC9AAD"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86A79B"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8A718" w14:textId="77777777" w:rsidR="005756D6" w:rsidRDefault="005756D6" w:rsidP="00EC3D61">
            <w:r>
              <w:rPr>
                <w:sz w:val="18"/>
                <w:szCs w:val="18"/>
              </w:rPr>
              <w:t>Materiais Básicos</w:t>
            </w:r>
          </w:p>
        </w:tc>
      </w:tr>
      <w:tr w:rsidR="005756D6" w14:paraId="1C2658F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30F446"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17E278"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57E28B"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9ADD3E" w14:textId="77777777" w:rsidR="005756D6" w:rsidRDefault="005756D6" w:rsidP="00EC3D61">
            <w:r>
              <w:rPr>
                <w:sz w:val="18"/>
                <w:szCs w:val="18"/>
              </w:rPr>
              <w:t>Consumo Cíclico</w:t>
            </w:r>
          </w:p>
        </w:tc>
      </w:tr>
      <w:tr w:rsidR="005756D6" w14:paraId="2ACE698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307DA3"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5091A3"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EFCF43"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EF2E42" w14:textId="77777777" w:rsidR="005756D6" w:rsidRDefault="005756D6" w:rsidP="00EC3D61">
            <w:r>
              <w:rPr>
                <w:sz w:val="18"/>
                <w:szCs w:val="18"/>
              </w:rPr>
              <w:t>Comunicações</w:t>
            </w:r>
          </w:p>
        </w:tc>
      </w:tr>
      <w:tr w:rsidR="005756D6" w14:paraId="25DEDB7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B41C51"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AF1DF3"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1CDAE6"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06B1C7" w14:textId="77777777" w:rsidR="005756D6" w:rsidRDefault="005756D6" w:rsidP="00EC3D61">
            <w:r>
              <w:rPr>
                <w:sz w:val="18"/>
                <w:szCs w:val="18"/>
              </w:rPr>
              <w:t>Tecnologia da Informação</w:t>
            </w:r>
          </w:p>
        </w:tc>
      </w:tr>
      <w:tr w:rsidR="005756D6" w14:paraId="12F07C6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96123C"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4675DE"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24990C"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101B34" w14:textId="77777777" w:rsidR="005756D6" w:rsidRDefault="005756D6" w:rsidP="00EC3D61">
            <w:r>
              <w:rPr>
                <w:sz w:val="18"/>
                <w:szCs w:val="18"/>
              </w:rPr>
              <w:t>Consumo Cíclico</w:t>
            </w:r>
          </w:p>
        </w:tc>
      </w:tr>
      <w:tr w:rsidR="005756D6" w14:paraId="6D64BE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20F9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D7504"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FEEDC6"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F49E2C" w14:textId="77777777" w:rsidR="005756D6" w:rsidRDefault="005756D6" w:rsidP="00EC3D61">
            <w:r>
              <w:rPr>
                <w:sz w:val="18"/>
                <w:szCs w:val="18"/>
              </w:rPr>
              <w:t>Bens Industriais</w:t>
            </w:r>
          </w:p>
        </w:tc>
      </w:tr>
      <w:tr w:rsidR="005756D6" w14:paraId="09B5E8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E4576D"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FABBE6"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75573"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65F006" w14:textId="77777777" w:rsidR="005756D6" w:rsidRDefault="005756D6" w:rsidP="00EC3D61">
            <w:r>
              <w:rPr>
                <w:sz w:val="18"/>
                <w:szCs w:val="18"/>
              </w:rPr>
              <w:t>Consumo Cíclico</w:t>
            </w:r>
          </w:p>
        </w:tc>
      </w:tr>
    </w:tbl>
    <w:p w14:paraId="22A36E8D" w14:textId="77777777" w:rsidR="005756D6" w:rsidRDefault="005756D6" w:rsidP="005756D6">
      <w:pPr>
        <w:spacing w:before="100"/>
      </w:pPr>
      <w:r>
        <w:rPr>
          <w:i/>
          <w:iCs/>
          <w:sz w:val="18"/>
          <w:szCs w:val="18"/>
        </w:rPr>
        <w:t>Fonte: elaboração própria. Ativos ordenados alfabeticamente pelo código de negociação.</w:t>
      </w:r>
    </w:p>
    <w:p w14:paraId="72D4EAD7" w14:textId="77777777" w:rsidR="004A7A54" w:rsidRPr="004A7A54" w:rsidRDefault="004A7A54" w:rsidP="00FC4E5E">
      <w:pPr>
        <w:rPr>
          <w:b/>
          <w:sz w:val="24"/>
          <w:szCs w:val="24"/>
        </w:rPr>
      </w:pPr>
    </w:p>
    <w:p w14:paraId="6D422F37"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1F1A4D97" w14:textId="77777777" w:rsidR="00FC4E5E" w:rsidRPr="008A0506" w:rsidRDefault="00FC4E5E">
      <w:pPr>
        <w:rPr>
          <w:b/>
          <w:sz w:val="24"/>
          <w:szCs w:val="24"/>
          <w:lang w:val="pt-BR"/>
        </w:rPr>
      </w:pPr>
      <w:r>
        <w:rPr>
          <w:b/>
          <w:sz w:val="24"/>
          <w:szCs w:val="24"/>
          <w:lang w:val="pt-BR"/>
        </w:rPr>
        <w:br w:type="page"/>
      </w:r>
    </w:p>
    <w:p w14:paraId="4F1F5007"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7" w:name="_Toc231448228"/>
      <w:r>
        <w:rPr>
          <w:b/>
          <w:sz w:val="24"/>
          <w:szCs w:val="24"/>
        </w:rPr>
        <w:lastRenderedPageBreak/>
        <w:t>Apêndice B – Diretrizes Metodológicas de Higienização e Filtragem de Liquidez da Base de Cotações</w:t>
      </w:r>
      <w:bookmarkEnd w:id="177"/>
    </w:p>
    <w:p w14:paraId="7F4E02E4" w14:textId="77777777" w:rsidR="00FC4E5E" w:rsidRPr="008B6129" w:rsidRDefault="00FC4E5E" w:rsidP="00FC4E5E">
      <w:pPr>
        <w:rPr>
          <w:sz w:val="24"/>
          <w:szCs w:val="24"/>
        </w:rPr>
      </w:pPr>
    </w:p>
    <w:p w14:paraId="6ED1E9AC" w14:textId="77777777" w:rsidR="00FC4E5E" w:rsidRPr="008B6129" w:rsidRDefault="00FC4E5E" w:rsidP="00FC4E5E">
      <w:pPr>
        <w:rPr>
          <w:sz w:val="24"/>
          <w:szCs w:val="24"/>
        </w:rPr>
      </w:pPr>
    </w:p>
    <w:p w14:paraId="05FE6DA4" w14:textId="4970319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3.967 pregões contínuos.</w:t>
      </w:r>
    </w:p>
    <w:p w14:paraId="0CC0CD53" w14:textId="5B9835B4"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5B91AB16" w14:textId="5092DB0C"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(Outliers): Considerando a suscetibilidade das séries financeiras a ruídos de infraestrutura ou não-ajustamento de proventos (como desdobramentos não refletidos), procedeu-se à detecção endógena de anomalias estatísticas severas. 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7E5D653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6000392E"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39E8A0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74221318" w14:textId="77777777" w:rsidR="00FC4E5E" w:rsidRPr="008B6129" w:rsidRDefault="00FC4E5E" w:rsidP="00FC4E5E">
      <w:pPr>
        <w:rPr>
          <w:sz w:val="24"/>
          <w:szCs w:val="24"/>
        </w:rPr>
      </w:pPr>
      <w:r>
        <w:rPr>
          <w:sz w:val="24"/>
          <w:szCs w:val="24"/>
        </w:rPr>
        <w:br w:type="page"/>
      </w:r>
    </w:p>
    <w:p w14:paraId="5A4376C7"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8" w:name="_Toc231448229"/>
      <w:r>
        <w:rPr>
          <w:b/>
          <w:sz w:val="24"/>
          <w:szCs w:val="24"/>
        </w:rPr>
        <w:lastRenderedPageBreak/>
        <w:t>Apêndice C – Transformação Vetorial da Matriz de Cotações em Séries de Retornos Financeiros</w:t>
      </w:r>
      <w:bookmarkEnd w:id="178"/>
      <w:r>
        <w:rPr>
          <w:b/>
          <w:sz w:val="24"/>
          <w:szCs w:val="24"/>
        </w:rPr>
        <w:t xml:space="preserve"> </w:t>
      </w:r>
    </w:p>
    <w:p w14:paraId="6930A242" w14:textId="77777777" w:rsidR="00520621" w:rsidRPr="008B6129" w:rsidRDefault="00520621" w:rsidP="00520621">
      <w:pPr>
        <w:jc w:val="both"/>
        <w:rPr>
          <w:sz w:val="24"/>
          <w:szCs w:val="24"/>
        </w:rPr>
      </w:pPr>
    </w:p>
    <w:p w14:paraId="09CDA262"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30DB4C5D"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680D5F8E"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6417A745"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7A78F65A" w14:textId="77777777" w:rsidR="00FC4E5E" w:rsidRPr="008A0506" w:rsidRDefault="00520621" w:rsidP="00520621">
      <w:pPr>
        <w:rPr>
          <w:b/>
          <w:sz w:val="24"/>
          <w:szCs w:val="24"/>
          <w:lang w:val="pt-BR"/>
        </w:rPr>
      </w:pPr>
      <w:r>
        <w:rPr>
          <w:sz w:val="24"/>
          <w:szCs w:val="24"/>
        </w:rPr>
        <w:br w:type="page"/>
      </w:r>
    </w:p>
    <w:p w14:paraId="0D8FD74E"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9" w:name="_Toc231448230"/>
      <w:r>
        <w:rPr>
          <w:b/>
          <w:sz w:val="24"/>
          <w:szCs w:val="24"/>
        </w:rPr>
        <w:lastRenderedPageBreak/>
        <w:t>Apêndice D – Consolidação da Base Mestre e Tratamento do Viés de Antecipação</w:t>
      </w:r>
      <w:bookmarkEnd w:id="179"/>
      <w:r>
        <w:rPr>
          <w:b/>
          <w:sz w:val="24"/>
          <w:szCs w:val="24"/>
        </w:rPr>
        <w:t xml:space="preserve"> </w:t>
      </w:r>
    </w:p>
    <w:p w14:paraId="62438182" w14:textId="77777777" w:rsidR="00520621" w:rsidRPr="008A0506" w:rsidRDefault="00520621" w:rsidP="00520621">
      <w:pPr>
        <w:rPr>
          <w:b/>
          <w:sz w:val="24"/>
          <w:szCs w:val="24"/>
          <w:lang w:val="pt-BR"/>
        </w:rPr>
      </w:pPr>
    </w:p>
    <w:p w14:paraId="52CC3E94" w14:textId="77777777" w:rsidR="00520621" w:rsidRPr="008B6129" w:rsidRDefault="00520621" w:rsidP="00520621">
      <w:pPr>
        <w:rPr>
          <w:sz w:val="24"/>
          <w:szCs w:val="24"/>
        </w:rPr>
      </w:pPr>
    </w:p>
    <w:p w14:paraId="00899241"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38BC7CF7"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3212CFCC" w14:textId="77777777" w:rsidR="00520621" w:rsidRPr="008B6129" w:rsidRDefault="00520621" w:rsidP="00520621">
      <w:pPr>
        <w:rPr>
          <w:sz w:val="24"/>
          <w:szCs w:val="24"/>
        </w:rPr>
      </w:pPr>
      <w:r>
        <w:rPr>
          <w:sz w:val="24"/>
          <w:szCs w:val="24"/>
        </w:rPr>
        <w:br w:type="page"/>
      </w:r>
    </w:p>
    <w:p w14:paraId="16BA8FAA"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80" w:name="_Toc231448231"/>
      <w:r>
        <w:rPr>
          <w:b/>
          <w:sz w:val="24"/>
          <w:szCs w:val="24"/>
        </w:rPr>
        <w:lastRenderedPageBreak/>
        <w:t>Apêndice E – Derivação do Prêmio de Risco e Estabelecimento dos Retornos em Excesso</w:t>
      </w:r>
      <w:bookmarkEnd w:id="180"/>
      <w:r>
        <w:rPr>
          <w:b/>
          <w:sz w:val="24"/>
          <w:szCs w:val="24"/>
        </w:rPr>
        <w:t xml:space="preserve"> </w:t>
      </w:r>
    </w:p>
    <w:p w14:paraId="0E263C56" w14:textId="77777777" w:rsidR="00520621" w:rsidRPr="008A0506" w:rsidRDefault="00520621" w:rsidP="004A7A54">
      <w:pPr>
        <w:rPr>
          <w:b/>
          <w:sz w:val="24"/>
          <w:szCs w:val="24"/>
          <w:lang w:val="pt-BR"/>
        </w:rPr>
      </w:pPr>
    </w:p>
    <w:p w14:paraId="6BE55EF8" w14:textId="77777777" w:rsidR="00520621" w:rsidRPr="008B6129" w:rsidRDefault="00520621" w:rsidP="00520621">
      <w:pPr>
        <w:rPr>
          <w:sz w:val="24"/>
          <w:szCs w:val="24"/>
        </w:rPr>
      </w:pPr>
    </w:p>
    <w:p w14:paraId="597944F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1C5838D0"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7F883F0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28E7DE78" w14:textId="77777777" w:rsidR="00520621" w:rsidRPr="008B6129" w:rsidRDefault="00520621" w:rsidP="00520621">
      <w:pPr>
        <w:rPr>
          <w:sz w:val="24"/>
          <w:szCs w:val="24"/>
        </w:rPr>
      </w:pPr>
      <w:r>
        <w:rPr>
          <w:sz w:val="24"/>
          <w:szCs w:val="24"/>
        </w:rPr>
        <w:br w:type="page"/>
      </w:r>
    </w:p>
    <w:p w14:paraId="624E681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81" w:name="_Toc231448232"/>
      <w:r>
        <w:rPr>
          <w:b/>
          <w:sz w:val="24"/>
          <w:szCs w:val="24"/>
        </w:rPr>
        <w:lastRenderedPageBreak/>
        <w:t>Apêndice F – Parâmetros Inferenciais Globais: Covariância, Risco Sistemático e Desempenho Ajustado</w:t>
      </w:r>
      <w:bookmarkEnd w:id="181"/>
      <w:r>
        <w:rPr>
          <w:b/>
          <w:sz w:val="24"/>
          <w:szCs w:val="24"/>
        </w:rPr>
        <w:t xml:space="preserve"> </w:t>
      </w:r>
    </w:p>
    <w:p w14:paraId="74FC845C" w14:textId="77777777" w:rsidR="00520621" w:rsidRPr="008B6129" w:rsidRDefault="00520621" w:rsidP="00520621">
      <w:pPr>
        <w:rPr>
          <w:sz w:val="24"/>
          <w:szCs w:val="24"/>
        </w:rPr>
      </w:pPr>
    </w:p>
    <w:p w14:paraId="166EB23D" w14:textId="583B92B3"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2FB88888"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555A8FFD"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0E52BACC" w14:textId="77777777" w:rsidR="00520621" w:rsidRPr="008B6129" w:rsidRDefault="00520621" w:rsidP="00520621">
      <w:pPr>
        <w:rPr>
          <w:sz w:val="24"/>
          <w:szCs w:val="24"/>
        </w:rPr>
      </w:pPr>
      <w:r>
        <w:rPr>
          <w:sz w:val="24"/>
          <w:szCs w:val="24"/>
        </w:rPr>
        <w:br w:type="page"/>
      </w:r>
    </w:p>
    <w:p w14:paraId="16D4EE71"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2" w:name="_Toc231448233"/>
      <w:r>
        <w:rPr>
          <w:b/>
          <w:sz w:val="24"/>
          <w:szCs w:val="24"/>
        </w:rPr>
        <w:lastRenderedPageBreak/>
        <w:t>Apêndice G – Construção Estocástica e Otimização Numérica da Fronteira Eficiente de Markowitz</w:t>
      </w:r>
      <w:bookmarkEnd w:id="182"/>
    </w:p>
    <w:p w14:paraId="01CC1FB9" w14:textId="77777777" w:rsidR="00520621" w:rsidRPr="008B6129" w:rsidRDefault="00520621" w:rsidP="00520621">
      <w:pPr>
        <w:rPr>
          <w:sz w:val="24"/>
          <w:szCs w:val="24"/>
        </w:rPr>
      </w:pPr>
    </w:p>
    <w:p w14:paraId="0EE9B84E" w14:textId="77777777" w:rsidR="00520621" w:rsidRPr="008B6129" w:rsidRDefault="00520621" w:rsidP="00520621">
      <w:pPr>
        <w:rPr>
          <w:sz w:val="24"/>
          <w:szCs w:val="24"/>
        </w:rPr>
      </w:pPr>
    </w:p>
    <w:p w14:paraId="37502F6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1A3658B5"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31F5E1A2"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0DDE170" w14:textId="77777777" w:rsidR="00520621" w:rsidRPr="008B6129" w:rsidRDefault="00520621" w:rsidP="00520621">
      <w:pPr>
        <w:rPr>
          <w:sz w:val="24"/>
          <w:szCs w:val="24"/>
        </w:rPr>
      </w:pPr>
      <w:r>
        <w:rPr>
          <w:sz w:val="24"/>
          <w:szCs w:val="24"/>
        </w:rPr>
        <w:br w:type="page"/>
      </w:r>
    </w:p>
    <w:p w14:paraId="1B1E5A82"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3" w:name="_Toc231448234"/>
      <w:r>
        <w:rPr>
          <w:b/>
          <w:sz w:val="24"/>
          <w:szCs w:val="24"/>
        </w:rPr>
        <w:lastRenderedPageBreak/>
        <w:t>Apêndice H – Isolamento Matricial De Covariâncias Negativas E Mapeamento De Hedge Estrutural</w:t>
      </w:r>
      <w:bookmarkEnd w:id="183"/>
      <w:r>
        <w:rPr>
          <w:b/>
          <w:sz w:val="24"/>
          <w:szCs w:val="24"/>
        </w:rPr>
        <w:t xml:space="preserve"> </w:t>
      </w:r>
    </w:p>
    <w:p w14:paraId="7682F860" w14:textId="77777777" w:rsidR="00520621" w:rsidRPr="00580705" w:rsidRDefault="00520621" w:rsidP="00520621">
      <w:pPr>
        <w:rPr>
          <w:sz w:val="24"/>
          <w:szCs w:val="24"/>
          <w:lang w:val="pt-BR"/>
        </w:rPr>
      </w:pPr>
    </w:p>
    <w:p w14:paraId="197F8233" w14:textId="77777777" w:rsidR="00520621" w:rsidRPr="008B6129" w:rsidRDefault="00520621" w:rsidP="00520621">
      <w:pPr>
        <w:rPr>
          <w:sz w:val="24"/>
          <w:szCs w:val="24"/>
        </w:rPr>
      </w:pPr>
    </w:p>
    <w:p w14:paraId="4BB293CD"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1CDCFEEF"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52CDA08" w14:textId="77777777" w:rsidR="00520621" w:rsidRPr="008B6129" w:rsidRDefault="00520621" w:rsidP="00520621">
      <w:pPr>
        <w:rPr>
          <w:sz w:val="24"/>
          <w:szCs w:val="24"/>
        </w:rPr>
      </w:pPr>
      <w:r>
        <w:rPr>
          <w:sz w:val="24"/>
          <w:szCs w:val="24"/>
        </w:rPr>
        <w:br w:type="page"/>
      </w:r>
    </w:p>
    <w:p w14:paraId="04B5627D"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4" w:name="_Toc231448235"/>
      <w:r>
        <w:rPr>
          <w:b/>
          <w:sz w:val="24"/>
          <w:szCs w:val="24"/>
        </w:rPr>
        <w:lastRenderedPageBreak/>
        <w:t>Apêndice I – Análise de Correlação de Pearson e Clusterização Hierárquica Estrutural</w:t>
      </w:r>
      <w:bookmarkEnd w:id="184"/>
      <w:r>
        <w:rPr>
          <w:b/>
          <w:sz w:val="24"/>
          <w:szCs w:val="24"/>
        </w:rPr>
        <w:t xml:space="preserve"> </w:t>
      </w:r>
    </w:p>
    <w:p w14:paraId="3D90195F" w14:textId="77777777" w:rsidR="00520621" w:rsidRPr="008B6129" w:rsidRDefault="00520621" w:rsidP="00580705">
      <w:pPr>
        <w:rPr>
          <w:sz w:val="24"/>
          <w:szCs w:val="24"/>
        </w:rPr>
      </w:pPr>
    </w:p>
    <w:p w14:paraId="5C2A21AF" w14:textId="77777777" w:rsidR="00520621" w:rsidRPr="008B6129" w:rsidRDefault="00520621" w:rsidP="00520621">
      <w:pPr>
        <w:rPr>
          <w:sz w:val="24"/>
          <w:szCs w:val="24"/>
        </w:rPr>
      </w:pPr>
    </w:p>
    <w:p w14:paraId="575B1E0D"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5D9CACA4"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5E97FA33"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7666294" w14:textId="77777777" w:rsidR="00520621" w:rsidRPr="008B6129" w:rsidRDefault="00520621" w:rsidP="00520621">
      <w:pPr>
        <w:rPr>
          <w:sz w:val="24"/>
          <w:szCs w:val="24"/>
        </w:rPr>
      </w:pPr>
      <w:r>
        <w:rPr>
          <w:sz w:val="24"/>
          <w:szCs w:val="24"/>
        </w:rPr>
        <w:br w:type="page"/>
      </w:r>
    </w:p>
    <w:p w14:paraId="7DE07864"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5" w:name="_Toc231448236"/>
      <w:r>
        <w:rPr>
          <w:b/>
          <w:sz w:val="24"/>
          <w:szCs w:val="24"/>
        </w:rPr>
        <w:lastRenderedPageBreak/>
        <w:t>Apêndice J – Engenharia Reversa De Black-Litterman: Extração Do Vetor De Retornos Implícitos De Equilíbrio (Π)</w:t>
      </w:r>
      <w:bookmarkEnd w:id="185"/>
    </w:p>
    <w:p w14:paraId="2777901D" w14:textId="77777777" w:rsidR="00520621" w:rsidRPr="008A0506" w:rsidRDefault="00520621" w:rsidP="00580705">
      <w:pPr>
        <w:rPr>
          <w:b/>
          <w:sz w:val="24"/>
          <w:szCs w:val="24"/>
          <w:lang w:val="pt-BR"/>
        </w:rPr>
      </w:pPr>
    </w:p>
    <w:p w14:paraId="30E05EB6" w14:textId="77777777" w:rsidR="00520621" w:rsidRPr="008B6129" w:rsidRDefault="00520621" w:rsidP="00520621">
      <w:pPr>
        <w:rPr>
          <w:sz w:val="24"/>
          <w:szCs w:val="24"/>
        </w:rPr>
      </w:pPr>
    </w:p>
    <w:p w14:paraId="2A9E2C1C"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110EE64C"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ins w:id="186" w:author="Claude" w:date="2026-06-04T00:00:00Z">
        <w:r>
          <w:rPr>
            <w:sz w:val="24"/>
            <w:szCs w:val="24"/>
          </w:rPr>
          <w:t>Nota de auditoria (2026-06-04): a rotulagem “BL + LSTM” constante em versões anteriores do texto constitui erro descritivo. Não há implementação de redes neurais (LSTM) nem de ARIMA no repositório. A metodologia empregada é Black-Litterman com visões de momentum puro (12-1).</w:t>
        </w:r>
      </w:ins>
      <w:r>
        <w:rPr>
          <w:sz w:val="24"/>
          <w:szCs w:val="24"/>
        </w:rPr>
        <w:t xml:space="preserve"> Este processo estabiliza as expectativas de retorno e purga o efeito de anomalias pretéritas.</w:t>
      </w:r>
    </w:p>
    <w:p w14:paraId="03A5A6F6" w14:textId="77777777" w:rsidR="00520621" w:rsidRPr="008A0506" w:rsidRDefault="00520621" w:rsidP="00520621">
      <w:pPr>
        <w:rPr>
          <w:sz w:val="24"/>
          <w:szCs w:val="24"/>
          <w:lang w:val="pt-BR"/>
        </w:rPr>
      </w:pPr>
      <w:r>
        <w:rPr>
          <w:sz w:val="24"/>
          <w:szCs w:val="24"/>
          <w:lang w:val="pt-BR"/>
        </w:rPr>
        <w:br w:type="page"/>
      </w:r>
    </w:p>
    <w:p w14:paraId="0502EB6F"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136DC" w14:textId="77777777" w:rsidR="00067B3B" w:rsidRDefault="00067B3B" w:rsidP="00E50F58">
      <w:r>
        <w:separator/>
      </w:r>
    </w:p>
  </w:endnote>
  <w:endnote w:type="continuationSeparator" w:id="0">
    <w:p w14:paraId="23C85F95" w14:textId="77777777" w:rsidR="00067B3B" w:rsidRDefault="00067B3B"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E0125" w14:textId="77777777" w:rsidR="00067B3B" w:rsidRDefault="00067B3B" w:rsidP="00E50F58">
      <w:r>
        <w:separator/>
      </w:r>
    </w:p>
  </w:footnote>
  <w:footnote w:type="continuationSeparator" w:id="0">
    <w:p w14:paraId="4CC6774F" w14:textId="77777777" w:rsidR="00067B3B" w:rsidRDefault="00067B3B"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dro Augusto">
    <w15:presenceInfo w15:providerId="Windows Live" w15:userId="120227571ccf7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67B3B"/>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95"/>
    <w:rsid w:val="003027A2"/>
    <w:rsid w:val="00303599"/>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23C5"/>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2722"/>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24FF"/>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302795"/>
    <w:pPr>
      <w:widowControl/>
      <w:autoSpaceDE/>
      <w:autoSpaceDN/>
    </w:pPr>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118</Pages>
  <Words>30819</Words>
  <Characters>166426</Characters>
  <Application>Microsoft Office Word</Application>
  <DocSecurity>0</DocSecurity>
  <Lines>1386</Lines>
  <Paragraphs>393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2026-06-04T22:59:00Z</dcterms:created>
  <dcterms:modified xsi:type="dcterms:W3CDTF">2026-06-04T22:59:00Z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