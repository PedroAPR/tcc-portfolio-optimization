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Comparação entre Otimizadores e 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Comparação entre Otimizadores e 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796889BB"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07B1CD34" w14:textId="77777777" w:rsidR="00425AEF" w:rsidRPr="00CE0D30" w:rsidRDefault="00425AEF" w:rsidP="00425AEF">
      <w:pPr>
        <w:jc w:val="center"/>
      </w:pPr>
    </w:p>
    <w:p w14:paraId="4B19E7EE" w14:textId="77777777" w:rsidR="00425AEF" w:rsidRPr="00CE0D30" w:rsidRDefault="00425AEF" w:rsidP="00425AEF">
      <w:pPr>
        <w:jc w:val="center"/>
      </w:pPr>
    </w:p>
    <w:p w14:paraId="3BE37D76" w14:textId="77777777" w:rsidR="00425AEF" w:rsidRPr="00CE0D30" w:rsidRDefault="00425AEF" w:rsidP="00425AEF">
      <w:pPr>
        <w:jc w:val="center"/>
      </w:pPr>
    </w:p>
    <w:p w14:paraId="2150F634" w14:textId="77777777" w:rsidR="00425AEF" w:rsidRPr="00CE0D30" w:rsidRDefault="00425AEF" w:rsidP="00425AEF">
      <w:pPr>
        <w:jc w:val="center"/>
      </w:pPr>
    </w:p>
    <w:p w14:paraId="3A01F6AB" w14:textId="77777777" w:rsidR="00425AEF" w:rsidRPr="00CE0D30" w:rsidRDefault="00425AEF" w:rsidP="00425AEF">
      <w:pPr>
        <w:jc w:val="center"/>
      </w:pPr>
    </w:p>
    <w:p w14:paraId="7860C66C" w14:textId="77777777" w:rsidR="00425AEF" w:rsidRPr="00CE0D30" w:rsidRDefault="00425AEF" w:rsidP="00425AEF">
      <w:pPr>
        <w:jc w:val="center"/>
      </w:pPr>
    </w:p>
    <w:p w14:paraId="33A9284D" w14:textId="77777777" w:rsidR="00425AEF" w:rsidRPr="00CE0D30" w:rsidRDefault="00425AEF" w:rsidP="00425AEF">
      <w:pPr>
        <w:jc w:val="center"/>
      </w:pPr>
    </w:p>
    <w:p w14:paraId="7B7BF09B" w14:textId="77777777" w:rsidR="00425AEF" w:rsidRPr="00CE0D30" w:rsidRDefault="00425AEF" w:rsidP="00425AEF">
      <w:pPr>
        <w:jc w:val="center"/>
      </w:pPr>
    </w:p>
    <w:p w14:paraId="5CCA53F5" w14:textId="77777777" w:rsidR="00425AEF" w:rsidRPr="00CE0D30" w:rsidRDefault="00425AEF" w:rsidP="00425AEF">
      <w:pPr>
        <w:jc w:val="center"/>
      </w:pPr>
    </w:p>
    <w:p w14:paraId="5903BC56" w14:textId="77777777" w:rsidR="00425AEF" w:rsidRPr="00CE0D30" w:rsidRDefault="00425AEF" w:rsidP="00425AEF">
      <w:pPr>
        <w:jc w:val="center"/>
      </w:pPr>
    </w:p>
    <w:p w14:paraId="7F5D2361" w14:textId="77777777" w:rsidR="00425AEF" w:rsidRPr="00CE0D30" w:rsidRDefault="00425AEF" w:rsidP="00425AEF">
      <w:pPr>
        <w:jc w:val="center"/>
      </w:pPr>
    </w:p>
    <w:p w14:paraId="33232EE9" w14:textId="77777777" w:rsidR="00425AEF" w:rsidRPr="00CE0D30" w:rsidRDefault="00425AEF" w:rsidP="00425AEF">
      <w:pPr>
        <w:jc w:val="center"/>
      </w:pPr>
    </w:p>
    <w:p w14:paraId="67CB5F0F" w14:textId="77777777" w:rsidR="00425AEF" w:rsidRPr="00CE0D30" w:rsidRDefault="00425AEF" w:rsidP="00425AEF">
      <w:pPr>
        <w:jc w:val="center"/>
      </w:pPr>
    </w:p>
    <w:p w14:paraId="000AA80E" w14:textId="77777777" w:rsidR="00425AEF" w:rsidRPr="00CE0D30" w:rsidRDefault="00425AEF" w:rsidP="00425AEF">
      <w:pPr>
        <w:jc w:val="center"/>
      </w:pPr>
    </w:p>
    <w:p w14:paraId="33DDE040" w14:textId="77777777" w:rsidR="00425AEF" w:rsidRPr="00CE0D30" w:rsidRDefault="00425AEF" w:rsidP="00425AEF">
      <w:pPr>
        <w:jc w:val="center"/>
      </w:pPr>
    </w:p>
    <w:p w14:paraId="61F0D5CF" w14:textId="77777777" w:rsidR="00425AEF" w:rsidRPr="00CE0D30" w:rsidRDefault="00425AEF" w:rsidP="00425AEF">
      <w:pPr>
        <w:jc w:val="center"/>
      </w:pPr>
    </w:p>
    <w:p w14:paraId="6F475684" w14:textId="77777777" w:rsidR="00425AEF" w:rsidRPr="00CE0D30" w:rsidRDefault="00425AEF" w:rsidP="00425AEF">
      <w:pPr>
        <w:jc w:val="center"/>
      </w:pPr>
    </w:p>
    <w:p w14:paraId="1ECEEA82" w14:textId="77777777" w:rsidR="00425AEF" w:rsidRPr="00CE0D30" w:rsidRDefault="00425AEF" w:rsidP="00425AEF">
      <w:pPr>
        <w:jc w:val="center"/>
      </w:pPr>
    </w:p>
    <w:p w14:paraId="03074E14" w14:textId="77777777" w:rsidR="00425AEF" w:rsidRPr="00CE0D30" w:rsidRDefault="00425AEF" w:rsidP="00425AEF">
      <w:pPr>
        <w:jc w:val="center"/>
      </w:pPr>
    </w:p>
    <w:p w14:paraId="4A4B085E" w14:textId="77777777" w:rsidR="00425AEF" w:rsidRPr="00CE0D30" w:rsidRDefault="00425AEF" w:rsidP="00425AEF">
      <w:pPr>
        <w:jc w:val="center"/>
      </w:pPr>
    </w:p>
    <w:p w14:paraId="3B8CD358" w14:textId="77777777" w:rsidR="00425AEF" w:rsidRPr="00CE0D30" w:rsidRDefault="00425AEF" w:rsidP="00425AEF">
      <w:pPr>
        <w:jc w:val="center"/>
      </w:pPr>
    </w:p>
    <w:p w14:paraId="2494B59B" w14:textId="77777777" w:rsidR="00425AEF" w:rsidRPr="00CE0D30" w:rsidRDefault="00425AEF" w:rsidP="00425AEF">
      <w:pPr>
        <w:jc w:val="center"/>
      </w:pPr>
    </w:p>
    <w:p w14:paraId="7807BE97" w14:textId="77777777" w:rsidR="00425AEF" w:rsidRPr="00CE0D30" w:rsidRDefault="00425AEF" w:rsidP="00425AEF">
      <w:pPr>
        <w:jc w:val="center"/>
      </w:pPr>
      <w:r>
        <w:t>Ficha Catalográfica</w:t>
      </w:r>
    </w:p>
    <w:p w14:paraId="5C27AB67" w14:textId="77777777" w:rsidR="00425AEF" w:rsidRPr="00CE0D30" w:rsidRDefault="00425AEF" w:rsidP="00425AEF">
      <w:pPr>
        <w:jc w:val="center"/>
      </w:pPr>
      <w:r>
        <w:t>(</w:t>
      </w:r>
      <w:hyperlink r:id="rId9" w:history="1">
        <w:r>
          <w:rPr>
            <w:rStyle w:val="Hyperlink"/>
          </w:rPr>
          <w:t>https://www.bc.ufg.br/p/3398-ficha-catalografica</w:t>
        </w:r>
      </w:hyperlink>
      <w:r>
        <w:t>)</w:t>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777777" w:rsidR="00425AEF" w:rsidRPr="00CE0D30" w:rsidRDefault="00425AEF" w:rsidP="00425AEF">
      <w:pPr>
        <w:jc w:val="center"/>
      </w:pPr>
      <w:r>
        <w:rPr>
          <w:highlight w:val="yellow"/>
        </w:rPr>
        <w:t>(Opcional)</w:t>
      </w:r>
    </w:p>
    <w:p w14:paraId="34C5D9D1" w14:textId="77777777" w:rsidR="00425AEF" w:rsidRDefault="00425AEF" w:rsidP="00425AEF"/>
    <w:p w14:paraId="2541EDE3" w14:textId="77777777" w:rsidR="00425AEF" w:rsidRPr="00CE0D30" w:rsidRDefault="00425AEF" w:rsidP="00425AEF">
      <w:r>
        <w:t>Dedico este trabalho a todos os meu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77777777" w:rsidR="00425AEF" w:rsidRPr="00CE0D30" w:rsidRDefault="00425AEF" w:rsidP="00425AEF">
      <w:pPr>
        <w:jc w:val="center"/>
      </w:pPr>
      <w:r>
        <w:rPr>
          <w:highlight w:val="yellow"/>
        </w:rPr>
        <w:t>(Opcional)</w:t>
      </w:r>
    </w:p>
    <w:p w14:paraId="6DB4A998" w14:textId="77777777" w:rsidR="00425AEF" w:rsidRPr="00CE0D30" w:rsidRDefault="00425AEF" w:rsidP="00425AEF"/>
    <w:p w14:paraId="46DB27ED" w14:textId="77777777" w:rsidR="00425AEF" w:rsidRPr="00CE0D30" w:rsidRDefault="00425AEF" w:rsidP="00425AEF">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15C5CDE8" w14:textId="77777777" w:rsidR="00425AEF" w:rsidRPr="002C618F" w:rsidRDefault="00425AEF" w:rsidP="00425AEF">
      <w:pPr>
        <w:ind w:left="2268"/>
        <w:jc w:val="right"/>
      </w:pPr>
      <w:r>
        <w:t>( Jim Simons – Criador da Análise Quantitativa)</w:t>
      </w:r>
    </w:p>
    <w:p w14:paraId="6078F075" w14:textId="77777777" w:rsidR="00425AEF" w:rsidRPr="00CE0D30" w:rsidRDefault="00425AEF" w:rsidP="00425AEF">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77777777" w:rsidR="00425AEF" w:rsidRPr="00EB1731" w:rsidRDefault="00425AEF" w:rsidP="00425AEF">
      <w:pPr>
        <w:jc w:val="both"/>
        <w:rPr>
          <w:spacing w:val="-2"/>
          <w:sz w:val="24"/>
          <w:szCs w:val="24"/>
          <w:lang w:val="pt-BR"/>
        </w:rPr>
      </w:pPr>
      <w:r>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Pr>
          <w:i/>
          <w:iCs/>
          <w:spacing w:val="-2"/>
          <w:sz w:val="24"/>
          <w:szCs w:val="24"/>
          <w:lang w:val="pt-BR"/>
        </w:rPr>
        <w:t>inputs</w:t>
      </w:r>
      <w:del w:id="6279" w:author="Claude" w:date="2026-06-04T00:00:00Z">
        <w:r>
          <w:rPr>
            <w:spacing w:val="-2"/>
            <w:sz w:val="24"/>
            <w:szCs w:val="24"/>
            <w:lang w:val="pt-BR"/>
          </w:rPr>
          <w:delText xml:space="preserve">) — utilizando média histórica e redes neurais LSTM para geração de visões no modelo Black-Litterman — combinadas a diferentes algoritmos de otimização: Média-Variância, Mínima Variância Global, Maximização do Índice de Sortino e Minimização do </w:delText>
        </w:r>
      </w:del>
      <w:ins w:id="6280" w:author="Claude" w:date="2026-06-04T00:00:00Z">
        <w:r>
          <w:rPr>
            <w:spacing w:val="-2"/>
            <w:sz w:val="24"/>
            <w:szCs w:val="24"/>
            <w:lang w:val="pt-BR"/>
          </w:rPr>
          <w:t xml:space="preserve">) — utilizando média histórica e fator de momentum 12-1 para geração de visões no modelo Black-Litterman — combinadas a diferentes algoritmos de otimização: Média-Variância, Mínima Variância Global, Maximização do Índice de Sortino e Minimização do </w:t>
        </w:r>
      </w:ins>
      <w:r>
        <w:rPr>
          <w:i/>
          <w:iCs/>
          <w:spacing w:val="-2"/>
          <w:sz w:val="24"/>
          <w:szCs w:val="24"/>
          <w:lang w:val="pt-BR"/>
        </w:rPr>
        <w:t>Conditional Value at Risk</w:t>
      </w:r>
      <w:r>
        <w:rPr>
          <w:spacing w:val="-2"/>
          <w:sz w:val="24"/>
          <w:szCs w:val="24"/>
          <w:lang w:val="pt-BR"/>
        </w:rPr>
        <w:t xml:space="preserve"> (CVaR). Adicionalmente, aplica-se o modelo Black-Litterman integrando visões de mercado baseadas em séries temporais e </w:t>
      </w:r>
      <w:r>
        <w:rPr>
          <w:i/>
          <w:iCs/>
          <w:spacing w:val="-2"/>
          <w:sz w:val="24"/>
          <w:szCs w:val="24"/>
          <w:lang w:val="pt-BR"/>
        </w:rPr>
        <w:t>Machine Learning</w:t>
      </w:r>
      <w:r>
        <w:rPr>
          <w:spacing w:val="-2"/>
          <w:sz w:val="24"/>
          <w:szCs w:val="24"/>
          <w:lang w:val="pt-BR"/>
        </w:rPr>
        <w:t xml:space="preserve">. O desempenho das carteiras é confrontado com os </w:t>
      </w:r>
      <w:r>
        <w:rPr>
          <w:i/>
          <w:iCs/>
          <w:spacing w:val="-2"/>
          <w:sz w:val="24"/>
          <w:szCs w:val="24"/>
          <w:lang w:val="pt-BR"/>
        </w:rPr>
        <w:t>benchmarks</w:t>
      </w:r>
      <w:r>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77777777" w:rsidR="00425AEF" w:rsidRPr="008A0506" w:rsidRDefault="00425AEF" w:rsidP="008E089F">
      <w:pPr>
        <w:jc w:val="both"/>
        <w:rPr>
          <w:lang w:val="en-US"/>
        </w:rPr>
      </w:pPr>
      <w:r>
        <w:rPr>
          <w:b/>
          <w:bCs/>
          <w:spacing w:val="-2"/>
          <w:sz w:val="24"/>
          <w:szCs w:val="24"/>
          <w:lang w:val="pt-BR"/>
        </w:rPr>
        <w:t>Palavras-chave:</w:t>
      </w:r>
      <w:r>
        <w:rPr>
          <w:spacing w:val="-2"/>
          <w:sz w:val="24"/>
          <w:szCs w:val="24"/>
          <w:lang w:val="pt-BR"/>
        </w:rPr>
        <w:t xml:space="preserve"> Otimização de Portfólio. </w:t>
      </w:r>
      <w:r>
        <w:rPr>
          <w:spacing w:val="-2"/>
          <w:sz w:val="24"/>
          <w:szCs w:val="24"/>
          <w:lang w:val="en-US"/>
        </w:rPr>
        <w:t>Black-Litterman. Machine Learning. CVaR. Mercado Brasileiro.</w:t>
      </w:r>
      <w:r>
        <w:rPr>
          <w:lang w:val="en-US"/>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753C473D" w14:textId="77777777" w:rsidR="00425AEF" w:rsidRPr="008A0506" w:rsidRDefault="008E089F" w:rsidP="00425AEF">
      <w:pPr>
        <w:rPr>
          <w:lang w:val="en-US"/>
        </w:rPr>
      </w:pPr>
      <w:del w:id="6281" w:author="Claude" w:date="2026-06-04T00:00:00Z">
        <w:r>
          <w:rPr>
            <w:lang w:val="en-US"/>
          </w:rPr>
          <w:delTex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LSTM neural networks to generate views in the Black-Litterman model — combined with different optimization algorithms: Mean-Variance, Minimum Global Variance, Sortino Ratio Maximization, and Conditional Value at Risk (CVaR) Minimization. Additionally, the Black-Litterman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delText>
        </w:r>
      </w:del>
      <w:ins w:id="6282" w:author="Claude" w:date="2026-06-04T00:00:00Z">
        <w:r>
          <w:rPr>
            <w:lang w:val="en-US"/>
          </w:rPr>
          <w: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momentum 12-1 factor to generate views in the Black-Litterman model — combined with different optimization algorithms: Mean-Variance, Minimum Global Variance, Sortino Ratio Maximization, and Conditional Value at Risk (CVaR) Minimization. Additionally, the Black-Litterman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ins>
    </w:p>
    <w:p w14:paraId="2485E181" w14:textId="77777777" w:rsidR="008E089F" w:rsidRDefault="008E089F" w:rsidP="00425AEF">
      <w:pPr>
        <w:rPr>
          <w:b/>
          <w:lang w:val="en-US"/>
        </w:rPr>
      </w:pPr>
    </w:p>
    <w:p w14:paraId="3F28CC88" w14:textId="77777777" w:rsidR="00425AEF" w:rsidRPr="008A0506" w:rsidRDefault="00425AEF" w:rsidP="00425AEF">
      <w:pPr>
        <w:rPr>
          <w:lang w:val="en-US"/>
        </w:rPr>
      </w:pPr>
      <w:r>
        <w:rPr>
          <w:b/>
          <w:lang w:val="en-US"/>
        </w:rPr>
        <w:t>Keywords</w:t>
      </w:r>
      <w:r>
        <w:rPr>
          <w:lang w:val="en-US"/>
        </w:rPr>
        <w:t>: Portfolio Optimization. Black-Litterman. Machine Learning. CVaR. Brazilian Market.</w:t>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544574BB" w14:textId="77777777" w:rsidR="00405771" w:rsidRDefault="008E089F">
      <w:pPr>
        <w:pStyle w:val="ndicedeilustraes"/>
        <w:tabs>
          <w:tab w:val="right" w:leader="dot" w:pos="9300"/>
        </w:tabs>
        <w:rPr>
          <w:rFonts w:asciiTheme="minorHAnsi" w:eastAsiaTheme="minorEastAsia" w:hAnsiTheme="minorHAnsi" w:cstheme="minorBidi"/>
          <w:noProof/>
          <w:lang w:val="pt-BR" w:eastAsia="pt-BR"/>
        </w:rPr>
      </w:pPr>
      <w:r>
        <w:fldChar w:fldCharType="begin"/>
        <w:instrText xml:space="preserve"> TOC \c "Tabela" </w:instrText>
        <w:fldChar w:fldCharType="separate"/>
      </w:r>
      <w:r>
        <w:rPr>
          <w:noProof/>
        </w:rPr>
        <w:t>Tabela 1 - Comparação entre Capital Market Line (CML) e Security Market Line</w:t>
        <w:tab/>
        <w:fldChar w:fldCharType="begin"/>
        <w:instrText xml:space="preserve"> PAGEREF _Toc230853327 \h </w:instrText>
        <w:fldChar w:fldCharType="separate"/>
        <w:t>34</w:t>
        <w:fldChar w:fldCharType="end"/>
      </w:r>
    </w:p>
    <w:p w14:paraId="079C05C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2 - Comparação Estrutural: MPT vs. PMPT</w:t>
        <w:tab/>
        <w:fldChar w:fldCharType="begin"/>
        <w:instrText xml:space="preserve"> PAGEREF _Toc230853328 \h </w:instrText>
        <w:fldChar w:fldCharType="separate"/>
        <w:t>46</w:t>
        <w:fldChar w:fldCharType="end"/>
      </w:r>
    </w:p>
    <w:p w14:paraId="0797311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3 -  Resumo Analítico dos Indicadores de Desempenho (MPT vs. PMPT)</w:t>
        <w:tab/>
        <w:fldChar w:fldCharType="begin"/>
        <w:instrText xml:space="preserve"> PAGEREF _Toc230853329 \h </w:instrText>
        <w:fldChar w:fldCharType="separate"/>
        <w:t>55</w:t>
        <w:fldChar w:fldCharType="end"/>
      </w:r>
    </w:p>
    <w:p w14:paraId="4E43DC62"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4 - Distribuição Setorial da Amostra</w:t>
        <w:tab/>
        <w:fldChar w:fldCharType="begin"/>
        <w:instrText xml:space="preserve"> PAGEREF _Toc230853330 \h </w:instrText>
        <w:fldChar w:fldCharType="separate"/>
        <w:t>79</w:t>
        <w:fldChar w:fldCharType="end"/>
      </w:r>
    </w:p>
    <w:p w14:paraId="1C6A73F2"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5 - Estatísticas Descritivas dos Log-Retornos Diários (130 ativos)</w:t>
        <w:tab/>
        <w:fldChar w:fldCharType="begin"/>
        <w:instrText xml:space="preserve"> PAGEREF _Toc230853331 \h </w:instrText>
        <w:fldChar w:fldCharType="separate"/>
        <w:t>79</w:t>
        <w:fldChar w:fldCharType="end"/>
      </w:r>
    </w:p>
    <w:p w14:paraId="3AEEC44F"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6 - Tabela 4.3 — Volatilidade Média Anualizada por Ano (cross-section de 130 ativos)</w:t>
        <w:tab/>
        <w:fldChar w:fldCharType="begin"/>
        <w:instrText xml:space="preserve"> PAGEREF _Toc230853332 \h </w:instrText>
        <w:fldChar w:fldCharType="separate"/>
        <w:t>80</w:t>
        <w:fldChar w:fldCharType="end"/>
      </w:r>
    </w:p>
    <w:p w14:paraId="74EDE9C8"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7 - Resultados Consolidados dos Testes Econométricos (135 ativos)</w:t>
        <w:tab/>
        <w:fldChar w:fldCharType="begin"/>
        <w:instrText xml:space="preserve"> PAGEREF _Toc230853333 \h </w:instrText>
        <w:fldChar w:fldCharType="separate"/>
        <w:t>81</w:t>
        <w:fldChar w:fldCharType="end"/>
      </w:r>
    </w:p>
    <w:p w14:paraId="662E8AC0"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8 — Desempenho da Estratégia Mínima Variância L1 (jan/2015 – dez/2025)</w:t>
        <w:tab/>
        <w:fldChar w:fldCharType="begin"/>
        <w:instrText xml:space="preserve"> PAGEREF _Toc230853334 \h </w:instrText>
        <w:fldChar w:fldCharType="separate"/>
        <w:t>82</w:t>
        <w:fldChar w:fldCharType="end"/>
      </w:r>
    </w:p>
    <w:p w14:paraId="228DD393"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9— Desempenho da Estratégia Máximo Sharpe L1 (jan/2015 – dez/2025)</w:t>
        <w:tab/>
        <w:fldChar w:fldCharType="begin"/>
        <w:instrText xml:space="preserve"> PAGEREF _Toc230853335 \h </w:instrText>
        <w:fldChar w:fldCharType="separate"/>
        <w:t>83</w:t>
        <w:fldChar w:fldCharType="end"/>
      </w:r>
    </w:p>
    <w:p w14:paraId="35FA707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del w:id="6277" w:author="Claude" w:date="2026-06-04T00:00:00Z">
          <w:r>
            <w:rPr>
              <w:rFonts w:ascii="Times New Roman" w:hAnsi="Times New Roman" w:cs="Times New Roman"/>
              <w:i w:val="0"/>
              <w:color w:val="auto"/>
              <w:sz w:val="24"/>
              <w:szCs w:val="24"/>
            </w:rPr>
            <w:delText>Tabela 10 — Desempenho da Estratégia Black-Litterman + LSTM (jan/2015 – dez/2025)</w:delText>
          </w:r>
        </w:del>
        <w:ins w:id="6278" w:author="Claude" w:date="2026-06-04T00:00:00Z">
          <w:r>
            <w:rPr>
              <w:rFonts w:ascii="Times New Roman" w:hAnsi="Times New Roman" w:cs="Times New Roman"/>
              <w:i w:val="0"/>
              <w:color w:val="auto"/>
              <w:sz w:val="24"/>
              <w:szCs w:val="24"/>
            </w:rPr>
            <w:t>Tabela 10 — Desempenho da Estratégia Black-Litterman com Momentum 12-1 (jan/2015 – dez/2025)</w:t>
          </w:r>
        </w:ins>
        <w:tab/>
        <w:fldChar w:fldCharType="begin"/>
        <w:instrText xml:space="preserve"> PAGEREF _Toc230853336 \h </w:instrText>
        <w:fldChar w:fldCharType="separate"/>
        <w:t>84</w:t>
        <w:fldChar w:fldCharType="end"/>
      </w:r>
    </w:p>
    <w:p w14:paraId="63BA4D31"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11— Comparação Unificada das Estratégias (período out-of-sample 2015–2025)</w:t>
        <w:tab/>
        <w:fldChar w:fldCharType="begin"/>
        <w:instrText xml:space="preserve"> PAGEREF _Toc230853337 \h </w:instrText>
        <w:fldChar w:fldCharType="separate"/>
        <w:t>85</w:t>
        <w:fldChar w:fldCharType="end"/>
      </w:r>
    </w:p>
    <w:p w14:paraId="7D302C36"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12-  Síntese Comparativa do Desempenho (jan/2015 – dez/2025)</w:t>
        <w:tab/>
        <w:fldChar w:fldCharType="begin"/>
        <w:instrText xml:space="preserve"> PAGEREF _Toc230853338 \h </w:instrText>
        <w:fldChar w:fldCharType="separate"/>
        <w:t>88</w:t>
        <w:fldChar w:fldCharType="end"/>
      </w:r>
    </w:p>
    <w:p w14:paraId="3C1D0489"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13 - Cronograma da Pesquisa</w:t>
        <w:tab/>
        <w:fldChar w:fldCharType="begin"/>
        <w:instrText xml:space="preserve"> PAGEREF _Toc230853339 \h </w:instrText>
        <w:fldChar w:fldCharType="separate"/>
        <w:t>97</w:t>
        <w:fldChar w:fldCharType="end"/>
      </w:r>
    </w:p>
    <w:p w14:paraId="4043CB6B" w14:textId="77777777"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781DB967" w14:textId="77777777" w:rsidR="00FE3CE2" w:rsidRDefault="008E66AE">
          <w:pPr>
            <w:pStyle w:val="Sumrio1"/>
            <w:tabs>
              <w:tab w:val="left" w:pos="440"/>
              <w:tab w:val="right" w:leader="dot" w:pos="8494"/>
            </w:tabs>
            <w:rPr>
              <w:rFonts w:asciiTheme="minorHAnsi" w:eastAsiaTheme="minorEastAsia" w:hAnsiTheme="minorHAnsi" w:cstheme="minorBidi"/>
              <w:noProof/>
              <w:lang w:val="pt-BR" w:eastAsia="pt-BR"/>
            </w:rPr>
          </w:pPr>
          <w:r>
            <w:rPr>
              <w:b/>
              <w:bCs/>
            </w:rPr>
            <w:fldChar w:fldCharType="begin"/>
            <w:instrText xml:space="preserve"> TOC \o "1-3" \h \z \u </w:instrText>
            <w:fldChar w:fldCharType="separate"/>
          </w:r>
          <w:hyperlink w:anchor="_Toc230856970" w:history="1">
            <w:r>
              <w:rPr>
                <w:rStyle w:val="Hyperlink"/>
                <w:noProof/>
                <w:w w:val="99"/>
              </w:rPr>
              <w:t>1.</w:t>
            </w:r>
            <w:r>
              <w:rPr>
                <w:rFonts w:asciiTheme="minorHAnsi" w:eastAsiaTheme="minorEastAsia" w:hAnsiTheme="minorHAnsi" w:cstheme="minorBidi"/>
                <w:noProof/>
                <w:lang w:val="pt-BR" w:eastAsia="pt-BR"/>
              </w:rPr>
              <w:tab/>
            </w:r>
            <w:r>
              <w:rPr>
                <w:rStyle w:val="Hyperlink"/>
                <w:noProof/>
                <w:spacing w:val="-2"/>
              </w:rPr>
              <w:t>INTRODUÇÃO</w:t>
            </w:r>
            <w:r>
              <w:rPr>
                <w:noProof/>
                <w:webHidden/>
              </w:rPr>
              <w:tab/>
              <w:fldChar w:fldCharType="begin"/>
              <w:instrText xml:space="preserve"> PAGEREF _Toc230856970 \h </w:instrText>
              <w:fldChar w:fldCharType="separate"/>
              <w:t>19</w:t>
              <w:fldChar w:fldCharType="end"/>
            </w:r>
          </w:hyperlink>
        </w:p>
        <w:p w14:paraId="275E91E4"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6971" w:history="1">
            <w:r>
              <w:rPr>
                <w:rStyle w:val="Hyperlink"/>
                <w:noProof/>
                <w:w w:val="99"/>
              </w:rPr>
              <w:t>2.</w:t>
            </w:r>
            <w:r>
              <w:rPr>
                <w:rFonts w:asciiTheme="minorHAnsi" w:eastAsiaTheme="minorEastAsia" w:hAnsiTheme="minorHAnsi" w:cstheme="minorBidi"/>
                <w:noProof/>
                <w:lang w:val="pt-BR" w:eastAsia="pt-BR"/>
              </w:rPr>
              <w:tab/>
            </w:r>
            <w:r>
              <w:rPr>
                <w:rStyle w:val="Hyperlink"/>
                <w:noProof/>
              </w:rPr>
              <w:t>REFERENCIAL TEÓRICO</w:t>
            </w:r>
            <w:r>
              <w:rPr>
                <w:noProof/>
                <w:webHidden/>
              </w:rPr>
              <w:tab/>
              <w:fldChar w:fldCharType="begin"/>
              <w:instrText xml:space="preserve"> PAGEREF _Toc230856971 \h </w:instrText>
              <w:fldChar w:fldCharType="separate"/>
              <w:t>21</w:t>
              <w:fldChar w:fldCharType="end"/>
            </w:r>
          </w:hyperlink>
        </w:p>
        <w:p w14:paraId="720F99D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2" w:history="1">
            <w:r>
              <w:rPr>
                <w:rStyle w:val="Hyperlink"/>
                <w:rFonts w:eastAsia="Google Sans"/>
                <w:noProof/>
              </w:rPr>
              <w:t>2.1.</w:t>
            </w:r>
            <w:r>
              <w:rPr>
                <w:rFonts w:asciiTheme="minorHAnsi" w:eastAsiaTheme="minorEastAsia" w:hAnsiTheme="minorHAnsi" w:cstheme="minorBidi"/>
                <w:noProof/>
                <w:lang w:val="pt-BR" w:eastAsia="pt-BR"/>
              </w:rPr>
              <w:tab/>
            </w:r>
            <w:r>
              <w:rPr>
                <w:rStyle w:val="Hyperlink"/>
                <w:rFonts w:eastAsia="Google Sans"/>
                <w:noProof/>
              </w:rPr>
              <w:t>Gênese da Gestão de Portfólios e o Paradigma Pré-Markowitz</w:t>
            </w:r>
            <w:r>
              <w:rPr>
                <w:noProof/>
                <w:webHidden/>
              </w:rPr>
              <w:tab/>
              <w:fldChar w:fldCharType="begin"/>
              <w:instrText xml:space="preserve"> PAGEREF _Toc230856972 \h </w:instrText>
              <w:fldChar w:fldCharType="separate"/>
              <w:t>21</w:t>
              <w:fldChar w:fldCharType="end"/>
            </w:r>
          </w:hyperlink>
        </w:p>
        <w:p w14:paraId="5B8DA7E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3" w:history="1">
            <w:r>
              <w:rPr>
                <w:rStyle w:val="Hyperlink"/>
                <w:rFonts w:eastAsia="Google Sans"/>
                <w:noProof/>
              </w:rPr>
              <w:t>2.1.1.</w:t>
            </w:r>
            <w:r>
              <w:rPr>
                <w:rFonts w:asciiTheme="minorHAnsi" w:eastAsiaTheme="minorEastAsia" w:hAnsiTheme="minorHAnsi" w:cstheme="minorBidi"/>
                <w:noProof/>
                <w:lang w:val="pt-BR" w:eastAsia="pt-BR"/>
              </w:rPr>
              <w:tab/>
            </w:r>
            <w:r>
              <w:rPr>
                <w:rStyle w:val="Hyperlink"/>
                <w:rFonts w:eastAsia="Google Sans"/>
                <w:noProof/>
              </w:rPr>
              <w:t>Introdução: A Evolução Histórica da Gestão de Investimentos</w:t>
            </w:r>
            <w:r>
              <w:rPr>
                <w:noProof/>
                <w:webHidden/>
              </w:rPr>
              <w:tab/>
              <w:fldChar w:fldCharType="begin"/>
              <w:instrText xml:space="preserve"> PAGEREF _Toc230856973 \h </w:instrText>
              <w:fldChar w:fldCharType="separate"/>
              <w:t>21</w:t>
              <w:fldChar w:fldCharType="end"/>
            </w:r>
          </w:hyperlink>
        </w:p>
        <w:p w14:paraId="646FC1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4" w:history="1">
            <w:r>
              <w:rPr>
                <w:rStyle w:val="Hyperlink"/>
                <w:noProof/>
              </w:rPr>
              <w:t>2.1.2.</w:t>
            </w:r>
            <w:r>
              <w:rPr>
                <w:rFonts w:asciiTheme="minorHAnsi" w:eastAsiaTheme="minorEastAsia" w:hAnsiTheme="minorHAnsi" w:cstheme="minorBidi"/>
                <w:noProof/>
                <w:lang w:val="pt-BR" w:eastAsia="pt-BR"/>
              </w:rPr>
              <w:tab/>
            </w:r>
            <w:r>
              <w:rPr>
                <w:rStyle w:val="Hyperlink"/>
                <w:rFonts w:eastAsia="Google Sans"/>
                <w:noProof/>
              </w:rPr>
              <w:t>O Paradigma Pré-Markowitz: A Era da Seleção de Ativos</w:t>
            </w:r>
            <w:r>
              <w:rPr>
                <w:noProof/>
                <w:webHidden/>
              </w:rPr>
              <w:tab/>
              <w:fldChar w:fldCharType="begin"/>
              <w:instrText xml:space="preserve"> PAGEREF _Toc230856974 \h </w:instrText>
              <w:fldChar w:fldCharType="separate"/>
              <w:t>21</w:t>
              <w:fldChar w:fldCharType="end"/>
            </w:r>
          </w:hyperlink>
        </w:p>
        <w:p w14:paraId="2E6EAB7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5" w:history="1">
            <w:r>
              <w:rPr>
                <w:rStyle w:val="Hyperlink"/>
                <w:noProof/>
              </w:rPr>
              <w:t>2.1.3.</w:t>
            </w:r>
            <w:r>
              <w:rPr>
                <w:rFonts w:asciiTheme="minorHAnsi" w:eastAsiaTheme="minorEastAsia" w:hAnsiTheme="minorHAnsi" w:cstheme="minorBidi"/>
                <w:noProof/>
                <w:lang w:val="pt-BR" w:eastAsia="pt-BR"/>
              </w:rPr>
              <w:tab/>
            </w:r>
            <w:r>
              <w:rPr>
                <w:rStyle w:val="Hyperlink"/>
                <w:rFonts w:eastAsia="Google Sans"/>
                <w:noProof/>
              </w:rPr>
              <w:t>A Transição para a Análise Quantitativa</w:t>
            </w:r>
            <w:r>
              <w:rPr>
                <w:noProof/>
                <w:webHidden/>
              </w:rPr>
              <w:tab/>
              <w:fldChar w:fldCharType="begin"/>
              <w:instrText xml:space="preserve"> PAGEREF _Toc230856975 \h </w:instrText>
              <w:fldChar w:fldCharType="separate"/>
              <w:t>22</w:t>
              <w:fldChar w:fldCharType="end"/>
            </w:r>
          </w:hyperlink>
        </w:p>
        <w:p w14:paraId="66B4A0F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76" w:history="1">
            <w:r>
              <w:rPr>
                <w:rStyle w:val="Hyperlink"/>
                <w:rFonts w:eastAsia="Google Sans"/>
                <w:noProof/>
              </w:rPr>
              <w:t>2.2.</w:t>
            </w:r>
            <w:r>
              <w:rPr>
                <w:rFonts w:asciiTheme="minorHAnsi" w:eastAsiaTheme="minorEastAsia" w:hAnsiTheme="minorHAnsi" w:cstheme="minorBidi"/>
                <w:noProof/>
                <w:lang w:val="pt-BR" w:eastAsia="pt-BR"/>
              </w:rPr>
              <w:tab/>
            </w:r>
            <w:r>
              <w:rPr>
                <w:rStyle w:val="Hyperlink"/>
                <w:rFonts w:eastAsia="Google Sans"/>
                <w:noProof/>
              </w:rPr>
              <w:t>A Revolução de Markowitz: O Modelo Média-Variância</w:t>
            </w:r>
            <w:r>
              <w:rPr>
                <w:noProof/>
                <w:webHidden/>
              </w:rPr>
              <w:tab/>
              <w:fldChar w:fldCharType="begin"/>
              <w:instrText xml:space="preserve"> PAGEREF _Toc230856976 \h </w:instrText>
              <w:fldChar w:fldCharType="separate"/>
              <w:t>23</w:t>
              <w:fldChar w:fldCharType="end"/>
            </w:r>
          </w:hyperlink>
        </w:p>
        <w:p w14:paraId="3A8FE81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7" w:history="1">
            <w:r>
              <w:rPr>
                <w:rStyle w:val="Hyperlink"/>
                <w:rFonts w:eastAsia="Google Sans"/>
                <w:noProof/>
              </w:rPr>
              <w:t>2.2.1.</w:t>
            </w:r>
            <w:r>
              <w:rPr>
                <w:rFonts w:asciiTheme="minorHAnsi" w:eastAsiaTheme="minorEastAsia" w:hAnsiTheme="minorHAnsi" w:cstheme="minorBidi"/>
                <w:noProof/>
                <w:lang w:val="pt-BR" w:eastAsia="pt-BR"/>
              </w:rPr>
              <w:tab/>
            </w:r>
            <w:r>
              <w:rPr>
                <w:rStyle w:val="Hyperlink"/>
                <w:rFonts w:eastAsia="Google Sans"/>
                <w:noProof/>
              </w:rPr>
              <w:t>A Rejeição da Maximização Pura do Retorno</w:t>
            </w:r>
            <w:r>
              <w:rPr>
                <w:noProof/>
                <w:webHidden/>
              </w:rPr>
              <w:tab/>
              <w:fldChar w:fldCharType="begin"/>
              <w:instrText xml:space="preserve"> PAGEREF _Toc230856977 \h </w:instrText>
              <w:fldChar w:fldCharType="separate"/>
              <w:t>23</w:t>
              <w:fldChar w:fldCharType="end"/>
            </w:r>
          </w:hyperlink>
        </w:p>
        <w:p w14:paraId="3DC6A0D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8" w:history="1">
            <w:r>
              <w:rPr>
                <w:rStyle w:val="Hyperlink"/>
                <w:rFonts w:eastAsia="Google Sans"/>
                <w:noProof/>
              </w:rPr>
              <w:t>2.2.2.</w:t>
            </w:r>
            <w:r>
              <w:rPr>
                <w:rFonts w:asciiTheme="minorHAnsi" w:eastAsiaTheme="minorEastAsia" w:hAnsiTheme="minorHAnsi" w:cstheme="minorBidi"/>
                <w:noProof/>
                <w:lang w:val="pt-BR" w:eastAsia="pt-BR"/>
              </w:rPr>
              <w:tab/>
            </w:r>
            <w:r>
              <w:rPr>
                <w:rStyle w:val="Hyperlink"/>
                <w:rFonts w:eastAsia="Google Sans"/>
                <w:noProof/>
              </w:rPr>
              <w:t>O Conceito de Risco como Variância: Uma Escolha Pragmática</w:t>
            </w:r>
            <w:r>
              <w:rPr>
                <w:noProof/>
                <w:webHidden/>
              </w:rPr>
              <w:tab/>
              <w:fldChar w:fldCharType="begin"/>
              <w:instrText xml:space="preserve"> PAGEREF _Toc230856978 \h </w:instrText>
              <w:fldChar w:fldCharType="separate"/>
              <w:t>23</w:t>
              <w:fldChar w:fldCharType="end"/>
            </w:r>
          </w:hyperlink>
        </w:p>
        <w:p w14:paraId="0814B7E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79" w:history="1">
            <w:r>
              <w:rPr>
                <w:rStyle w:val="Hyperlink"/>
                <w:rFonts w:eastAsia="Google Sans"/>
                <w:noProof/>
              </w:rPr>
              <w:t>2.3.</w:t>
            </w:r>
            <w:r>
              <w:rPr>
                <w:rFonts w:asciiTheme="minorHAnsi" w:eastAsiaTheme="minorEastAsia" w:hAnsiTheme="minorHAnsi" w:cstheme="minorBidi"/>
                <w:noProof/>
                <w:lang w:val="pt-BR" w:eastAsia="pt-BR"/>
              </w:rPr>
              <w:tab/>
            </w:r>
            <w:r>
              <w:rPr>
                <w:rStyle w:val="Hyperlink"/>
                <w:rFonts w:eastAsia="Google Sans"/>
                <w:noProof/>
              </w:rPr>
              <w:t>Risco, Retorno e Covariância: A Matemática da Diversificação</w:t>
            </w:r>
            <w:r>
              <w:rPr>
                <w:noProof/>
                <w:webHidden/>
              </w:rPr>
              <w:tab/>
              <w:fldChar w:fldCharType="begin"/>
              <w:instrText xml:space="preserve"> PAGEREF _Toc230856979 \h </w:instrText>
              <w:fldChar w:fldCharType="separate"/>
              <w:t>24</w:t>
              <w:fldChar w:fldCharType="end"/>
            </w:r>
          </w:hyperlink>
        </w:p>
        <w:p w14:paraId="1DDF5543"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0" w:history="1">
            <w:r>
              <w:rPr>
                <w:rStyle w:val="Hyperlink"/>
                <w:rFonts w:eastAsia="Google Sans"/>
                <w:noProof/>
              </w:rPr>
              <w:t>2.3.1.</w:t>
            </w:r>
            <w:r>
              <w:rPr>
                <w:rFonts w:asciiTheme="minorHAnsi" w:eastAsiaTheme="minorEastAsia" w:hAnsiTheme="minorHAnsi" w:cstheme="minorBidi"/>
                <w:noProof/>
                <w:lang w:val="pt-BR" w:eastAsia="pt-BR"/>
              </w:rPr>
              <w:tab/>
            </w:r>
            <w:r>
              <w:rPr>
                <w:rStyle w:val="Hyperlink"/>
                <w:rFonts w:eastAsia="Google Sans"/>
                <w:noProof/>
              </w:rPr>
              <w:t>Retorno Esperado do Portfólio</w:t>
            </w:r>
            <w:r>
              <w:rPr>
                <w:noProof/>
                <w:webHidden/>
              </w:rPr>
              <w:tab/>
              <w:fldChar w:fldCharType="begin"/>
              <w:instrText xml:space="preserve"> PAGEREF _Toc230856980 \h </w:instrText>
              <w:fldChar w:fldCharType="separate"/>
              <w:t>25</w:t>
              <w:fldChar w:fldCharType="end"/>
            </w:r>
          </w:hyperlink>
        </w:p>
        <w:p w14:paraId="1BD69DF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1" w:history="1">
            <w:r>
              <w:rPr>
                <w:rStyle w:val="Hyperlink"/>
                <w:rFonts w:eastAsia="Google Sans"/>
                <w:noProof/>
              </w:rPr>
              <w:t>2.3.2.</w:t>
            </w:r>
            <w:r>
              <w:rPr>
                <w:rFonts w:asciiTheme="minorHAnsi" w:eastAsiaTheme="minorEastAsia" w:hAnsiTheme="minorHAnsi" w:cstheme="minorBidi"/>
                <w:noProof/>
                <w:lang w:val="pt-BR" w:eastAsia="pt-BR"/>
              </w:rPr>
              <w:tab/>
            </w:r>
            <w:r>
              <w:rPr>
                <w:rStyle w:val="Hyperlink"/>
                <w:rFonts w:eastAsia="Google Sans"/>
                <w:noProof/>
              </w:rPr>
              <w:t>Variância e Covariância</w:t>
            </w:r>
            <w:r>
              <w:rPr>
                <w:noProof/>
                <w:webHidden/>
              </w:rPr>
              <w:tab/>
              <w:fldChar w:fldCharType="begin"/>
              <w:instrText xml:space="preserve"> PAGEREF _Toc230856981 \h </w:instrText>
              <w:fldChar w:fldCharType="separate"/>
              <w:t>25</w:t>
              <w:fldChar w:fldCharType="end"/>
            </w:r>
          </w:hyperlink>
        </w:p>
        <w:p w14:paraId="1377EB0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2" w:history="1">
            <w:r>
              <w:rPr>
                <w:rStyle w:val="Hyperlink"/>
                <w:rFonts w:eastAsia="Google Sans"/>
                <w:noProof/>
              </w:rPr>
              <w:t>2.3.3.</w:t>
            </w:r>
            <w:r>
              <w:rPr>
                <w:rFonts w:asciiTheme="minorHAnsi" w:eastAsiaTheme="minorEastAsia" w:hAnsiTheme="minorHAnsi" w:cstheme="minorBidi"/>
                <w:noProof/>
                <w:lang w:val="pt-BR" w:eastAsia="pt-BR"/>
              </w:rPr>
              <w:tab/>
            </w:r>
            <w:r>
              <w:rPr>
                <w:rStyle w:val="Hyperlink"/>
                <w:rFonts w:eastAsia="Google Sans"/>
                <w:noProof/>
              </w:rPr>
              <w:t>O Papel da Correlação</w:t>
            </w:r>
            <w:r>
              <w:rPr>
                <w:noProof/>
                <w:webHidden/>
              </w:rPr>
              <w:tab/>
              <w:fldChar w:fldCharType="begin"/>
              <w:instrText xml:space="preserve"> PAGEREF _Toc230856982 \h </w:instrText>
              <w:fldChar w:fldCharType="separate"/>
              <w:t>26</w:t>
              <w:fldChar w:fldCharType="end"/>
            </w:r>
          </w:hyperlink>
        </w:p>
        <w:p w14:paraId="7A7FFF2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83" w:history="1">
            <w:r>
              <w:rPr>
                <w:rStyle w:val="Hyperlink"/>
                <w:rFonts w:eastAsia="Google Sans"/>
                <w:noProof/>
              </w:rPr>
              <w:t>2.4.</w:t>
            </w:r>
            <w:r>
              <w:rPr>
                <w:rFonts w:asciiTheme="minorHAnsi" w:eastAsiaTheme="minorEastAsia" w:hAnsiTheme="minorHAnsi" w:cstheme="minorBidi"/>
                <w:noProof/>
                <w:lang w:val="pt-BR" w:eastAsia="pt-BR"/>
              </w:rPr>
              <w:tab/>
            </w:r>
            <w:r>
              <w:rPr>
                <w:rStyle w:val="Hyperlink"/>
                <w:rFonts w:eastAsia="Google Sans"/>
                <w:noProof/>
              </w:rPr>
              <w:t>A Fronteira Eficiente: Otimização e Geometria</w:t>
            </w:r>
            <w:r>
              <w:rPr>
                <w:noProof/>
                <w:webHidden/>
              </w:rPr>
              <w:tab/>
              <w:fldChar w:fldCharType="begin"/>
              <w:instrText xml:space="preserve"> PAGEREF _Toc230856983 \h </w:instrText>
              <w:fldChar w:fldCharType="separate"/>
              <w:t>26</w:t>
              <w:fldChar w:fldCharType="end"/>
            </w:r>
          </w:hyperlink>
        </w:p>
        <w:p w14:paraId="1B6D2B7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4" w:history="1">
            <w:r>
              <w:rPr>
                <w:rStyle w:val="Hyperlink"/>
                <w:rFonts w:eastAsia="Google Sans"/>
                <w:noProof/>
              </w:rPr>
              <w:t>2.4.1.</w:t>
            </w:r>
            <w:r>
              <w:rPr>
                <w:rFonts w:asciiTheme="minorHAnsi" w:eastAsiaTheme="minorEastAsia" w:hAnsiTheme="minorHAnsi" w:cstheme="minorBidi"/>
                <w:noProof/>
                <w:lang w:val="pt-BR" w:eastAsia="pt-BR"/>
              </w:rPr>
              <w:tab/>
            </w:r>
            <w:r>
              <w:rPr>
                <w:rStyle w:val="Hyperlink"/>
                <w:rFonts w:eastAsia="Google Sans"/>
                <w:noProof/>
              </w:rPr>
              <w:t>Derivação e Definição</w:t>
            </w:r>
            <w:r>
              <w:rPr>
                <w:noProof/>
                <w:webHidden/>
              </w:rPr>
              <w:tab/>
              <w:fldChar w:fldCharType="begin"/>
              <w:instrText xml:space="preserve"> PAGEREF _Toc230856984 \h </w:instrText>
              <w:fldChar w:fldCharType="separate"/>
              <w:t>26</w:t>
              <w:fldChar w:fldCharType="end"/>
            </w:r>
          </w:hyperlink>
        </w:p>
        <w:p w14:paraId="4628CD58"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5" w:history="1">
            <w:r>
              <w:rPr>
                <w:rStyle w:val="Hyperlink"/>
                <w:rFonts w:eastAsia="Google Sans"/>
                <w:noProof/>
              </w:rPr>
              <w:t>2.4.2.</w:t>
            </w:r>
            <w:r>
              <w:rPr>
                <w:rFonts w:asciiTheme="minorHAnsi" w:eastAsiaTheme="minorEastAsia" w:hAnsiTheme="minorHAnsi" w:cstheme="minorBidi"/>
                <w:noProof/>
                <w:lang w:val="pt-BR" w:eastAsia="pt-BR"/>
              </w:rPr>
              <w:tab/>
            </w:r>
            <w:r>
              <w:rPr>
                <w:rStyle w:val="Hyperlink"/>
                <w:rFonts w:eastAsia="Google Sans"/>
                <w:noProof/>
              </w:rPr>
              <w:t>O Portfólio de Mínima Variância Global</w:t>
            </w:r>
            <w:r>
              <w:rPr>
                <w:noProof/>
                <w:webHidden/>
              </w:rPr>
              <w:tab/>
              <w:fldChar w:fldCharType="begin"/>
              <w:instrText xml:space="preserve"> PAGEREF _Toc230856985 \h </w:instrText>
              <w:fldChar w:fldCharType="separate"/>
              <w:t>27</w:t>
              <w:fldChar w:fldCharType="end"/>
            </w:r>
          </w:hyperlink>
        </w:p>
        <w:p w14:paraId="265A7865"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6" w:history="1">
            <w:r>
              <w:rPr>
                <w:rStyle w:val="Hyperlink"/>
                <w:rFonts w:eastAsia="Google Sans"/>
                <w:noProof/>
              </w:rPr>
              <w:t>2.4.3.</w:t>
            </w:r>
            <w:r>
              <w:rPr>
                <w:rFonts w:asciiTheme="minorHAnsi" w:eastAsiaTheme="minorEastAsia" w:hAnsiTheme="minorHAnsi" w:cstheme="minorBidi"/>
                <w:noProof/>
                <w:lang w:val="pt-BR" w:eastAsia="pt-BR"/>
              </w:rPr>
              <w:tab/>
            </w:r>
            <w:r>
              <w:rPr>
                <w:rStyle w:val="Hyperlink"/>
                <w:rFonts w:eastAsia="Google Sans"/>
                <w:noProof/>
              </w:rPr>
              <w:t>O Ativo Livre de Risco e o Teorema da Separação</w:t>
            </w:r>
            <w:r>
              <w:rPr>
                <w:noProof/>
                <w:webHidden/>
              </w:rPr>
              <w:tab/>
              <w:fldChar w:fldCharType="begin"/>
              <w:instrText xml:space="preserve"> PAGEREF _Toc230856986 \h </w:instrText>
              <w:fldChar w:fldCharType="separate"/>
              <w:t>28</w:t>
              <w:fldChar w:fldCharType="end"/>
            </w:r>
          </w:hyperlink>
        </w:p>
        <w:p w14:paraId="77C982D8"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6987" w:history="1">
            <w:r>
              <w:rPr>
                <w:rStyle w:val="Hyperlink"/>
                <w:rFonts w:eastAsia="Google Sans"/>
                <w:noProof/>
              </w:rPr>
              <w:t>2.4.3.1.</w:t>
            </w:r>
            <w:r>
              <w:rPr>
                <w:rFonts w:asciiTheme="minorHAnsi" w:eastAsiaTheme="minorEastAsia" w:hAnsiTheme="minorHAnsi" w:cstheme="minorBidi"/>
                <w:noProof/>
                <w:lang w:val="pt-BR" w:eastAsia="pt-BR"/>
              </w:rPr>
              <w:tab/>
            </w:r>
            <w:r>
              <w:rPr>
                <w:rStyle w:val="Hyperlink"/>
                <w:rFonts w:eastAsia="Google Sans"/>
                <w:noProof/>
              </w:rPr>
              <w:t>O Ativo Livre de Risco</w:t>
            </w:r>
            <w:r>
              <w:rPr>
                <w:noProof/>
                <w:webHidden/>
              </w:rPr>
              <w:tab/>
              <w:fldChar w:fldCharType="begin"/>
              <w:instrText xml:space="preserve"> PAGEREF _Toc230856987 \h </w:instrText>
              <w:fldChar w:fldCharType="separate"/>
              <w:t>28</w:t>
              <w:fldChar w:fldCharType="end"/>
            </w:r>
          </w:hyperlink>
        </w:p>
        <w:p w14:paraId="08AD959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8" w:history="1">
            <w:r>
              <w:rPr>
                <w:rStyle w:val="Hyperlink"/>
                <w:rFonts w:eastAsia="Google Sans"/>
                <w:noProof/>
              </w:rPr>
              <w:t>2.4.4.</w:t>
            </w:r>
            <w:r>
              <w:rPr>
                <w:rFonts w:asciiTheme="minorHAnsi" w:eastAsiaTheme="minorEastAsia" w:hAnsiTheme="minorHAnsi" w:cstheme="minorBidi"/>
                <w:noProof/>
                <w:lang w:val="pt-BR" w:eastAsia="pt-BR"/>
              </w:rPr>
              <w:tab/>
            </w:r>
            <w:r>
              <w:rPr>
                <w:rStyle w:val="Hyperlink"/>
                <w:rFonts w:eastAsia="Google Sans"/>
                <w:noProof/>
              </w:rPr>
              <w:t>O Teorema da Separação de Tobin</w:t>
            </w:r>
            <w:r>
              <w:rPr>
                <w:noProof/>
                <w:webHidden/>
              </w:rPr>
              <w:tab/>
              <w:fldChar w:fldCharType="begin"/>
              <w:instrText xml:space="preserve"> PAGEREF _Toc230856988 \h </w:instrText>
              <w:fldChar w:fldCharType="separate"/>
              <w:t>28</w:t>
              <w:fldChar w:fldCharType="end"/>
            </w:r>
          </w:hyperlink>
        </w:p>
        <w:p w14:paraId="0650F59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9" w:history="1">
            <w:r>
              <w:rPr>
                <w:rStyle w:val="Hyperlink"/>
                <w:rFonts w:eastAsia="Google Sans"/>
                <w:noProof/>
              </w:rPr>
              <w:t>2.4.5.</w:t>
            </w:r>
            <w:r>
              <w:rPr>
                <w:rFonts w:asciiTheme="minorHAnsi" w:eastAsiaTheme="minorEastAsia" w:hAnsiTheme="minorHAnsi" w:cstheme="minorBidi"/>
                <w:noProof/>
                <w:lang w:val="pt-BR" w:eastAsia="pt-BR"/>
              </w:rPr>
              <w:tab/>
            </w:r>
            <w:r>
              <w:rPr>
                <w:rStyle w:val="Hyperlink"/>
                <w:rFonts w:eastAsia="Google Sans"/>
                <w:noProof/>
              </w:rPr>
              <w:t>A Reta do Mercado de Capitais (Capital Market Line - CML)</w:t>
            </w:r>
            <w:r>
              <w:rPr>
                <w:noProof/>
                <w:webHidden/>
              </w:rPr>
              <w:tab/>
              <w:fldChar w:fldCharType="begin"/>
              <w:instrText xml:space="preserve"> PAGEREF _Toc230856989 \h </w:instrText>
              <w:fldChar w:fldCharType="separate"/>
              <w:t>29</w:t>
              <w:fldChar w:fldCharType="end"/>
            </w:r>
          </w:hyperlink>
        </w:p>
        <w:p w14:paraId="6AEB322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0" w:history="1">
            <w:r>
              <w:rPr>
                <w:rStyle w:val="Hyperlink"/>
                <w:rFonts w:eastAsia="Google Sans Text"/>
                <w:noProof/>
              </w:rPr>
              <w:t>2.4.6.</w:t>
            </w:r>
            <w:r>
              <w:rPr>
                <w:rFonts w:asciiTheme="minorHAnsi" w:eastAsiaTheme="minorEastAsia" w:hAnsiTheme="minorHAnsi" w:cstheme="minorBidi"/>
                <w:noProof/>
                <w:lang w:val="pt-BR" w:eastAsia="pt-BR"/>
              </w:rPr>
              <w:tab/>
            </w:r>
            <w:r>
              <w:rPr>
                <w:rStyle w:val="Hyperlink"/>
                <w:rFonts w:eastAsia="Google Sans Text"/>
                <w:bCs/>
                <w:noProof/>
              </w:rPr>
              <w:t>Considerações sobre Taxas de Empréstimo Diferenciadas</w:t>
            </w:r>
            <w:r>
              <w:rPr>
                <w:noProof/>
                <w:webHidden/>
              </w:rPr>
              <w:tab/>
              <w:fldChar w:fldCharType="begin"/>
              <w:instrText xml:space="preserve"> PAGEREF _Toc230856990 \h </w:instrText>
              <w:fldChar w:fldCharType="separate"/>
              <w:t>30</w:t>
              <w:fldChar w:fldCharType="end"/>
            </w:r>
          </w:hyperlink>
        </w:p>
        <w:p w14:paraId="5BEF926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91" w:history="1">
            <w:r>
              <w:rPr>
                <w:rStyle w:val="Hyperlink"/>
                <w:rFonts w:eastAsia="Google Sans"/>
                <w:noProof/>
              </w:rPr>
              <w:t>2.5.</w:t>
            </w:r>
            <w:r>
              <w:rPr>
                <w:rFonts w:asciiTheme="minorHAnsi" w:eastAsiaTheme="minorEastAsia" w:hAnsiTheme="minorHAnsi" w:cstheme="minorBidi"/>
                <w:noProof/>
                <w:lang w:val="pt-BR" w:eastAsia="pt-BR"/>
              </w:rPr>
              <w:tab/>
            </w:r>
            <w:r>
              <w:rPr>
                <w:rStyle w:val="Hyperlink"/>
                <w:rFonts w:eastAsia="Google Sans"/>
                <w:noProof/>
              </w:rPr>
              <w:t>Avaliação de Desempenho: O Índice de Sharpe</w:t>
            </w:r>
            <w:r>
              <w:rPr>
                <w:noProof/>
                <w:webHidden/>
              </w:rPr>
              <w:tab/>
              <w:fldChar w:fldCharType="begin"/>
              <w:instrText xml:space="preserve"> PAGEREF _Toc230856991 \h </w:instrText>
              <w:fldChar w:fldCharType="separate"/>
              <w:t>30</w:t>
              <w:fldChar w:fldCharType="end"/>
            </w:r>
          </w:hyperlink>
        </w:p>
        <w:p w14:paraId="10D1497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2" w:history="1">
            <w:r>
              <w:rPr>
                <w:rStyle w:val="Hyperlink"/>
                <w:rFonts w:eastAsia="Google Sans"/>
                <w:noProof/>
              </w:rPr>
              <w:t>2.5.1.</w:t>
            </w:r>
            <w:r>
              <w:rPr>
                <w:rFonts w:asciiTheme="minorHAnsi" w:eastAsiaTheme="minorEastAsia" w:hAnsiTheme="minorHAnsi" w:cstheme="minorBidi"/>
                <w:noProof/>
                <w:lang w:val="pt-BR" w:eastAsia="pt-BR"/>
              </w:rPr>
              <w:tab/>
            </w:r>
            <w:r>
              <w:rPr>
                <w:rStyle w:val="Hyperlink"/>
                <w:rFonts w:eastAsia="Google Sans"/>
                <w:noProof/>
              </w:rPr>
              <w:t>Definição e Interpretação</w:t>
            </w:r>
            <w:r>
              <w:rPr>
                <w:noProof/>
                <w:webHidden/>
              </w:rPr>
              <w:tab/>
              <w:fldChar w:fldCharType="begin"/>
              <w:instrText xml:space="preserve"> PAGEREF _Toc230856992 \h </w:instrText>
              <w:fldChar w:fldCharType="separate"/>
              <w:t>30</w:t>
              <w:fldChar w:fldCharType="end"/>
            </w:r>
          </w:hyperlink>
        </w:p>
        <w:p w14:paraId="47FC73AF"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3" w:history="1">
            <w:r>
              <w:rPr>
                <w:rStyle w:val="Hyperlink"/>
                <w:rFonts w:eastAsia="Google Sans"/>
                <w:noProof/>
              </w:rPr>
              <w:t>2.5.2.</w:t>
            </w:r>
            <w:r>
              <w:rPr>
                <w:rFonts w:asciiTheme="minorHAnsi" w:eastAsiaTheme="minorEastAsia" w:hAnsiTheme="minorHAnsi" w:cstheme="minorBidi"/>
                <w:noProof/>
                <w:lang w:val="pt-BR" w:eastAsia="pt-BR"/>
              </w:rPr>
              <w:tab/>
            </w:r>
            <w:r>
              <w:rPr>
                <w:rStyle w:val="Hyperlink"/>
                <w:rFonts w:eastAsia="Google Sans"/>
                <w:noProof/>
              </w:rPr>
              <w:t>Importância e Aplicação</w:t>
            </w:r>
            <w:r>
              <w:rPr>
                <w:noProof/>
                <w:webHidden/>
              </w:rPr>
              <w:tab/>
              <w:fldChar w:fldCharType="begin"/>
              <w:instrText xml:space="preserve"> PAGEREF _Toc230856993 \h </w:instrText>
              <w:fldChar w:fldCharType="separate"/>
              <w:t>31</w:t>
              <w:fldChar w:fldCharType="end"/>
            </w:r>
          </w:hyperlink>
        </w:p>
        <w:p w14:paraId="3AEEDA6A"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94" w:history="1">
            <w:r>
              <w:rPr>
                <w:rStyle w:val="Hyperlink"/>
                <w:rFonts w:eastAsia="Google Sans"/>
                <w:noProof/>
              </w:rPr>
              <w:t>2.6.</w:t>
            </w:r>
            <w:r>
              <w:rPr>
                <w:rFonts w:asciiTheme="minorHAnsi" w:eastAsiaTheme="minorEastAsia" w:hAnsiTheme="minorHAnsi" w:cstheme="minorBidi"/>
                <w:noProof/>
                <w:lang w:val="pt-BR" w:eastAsia="pt-BR"/>
              </w:rPr>
              <w:tab/>
            </w:r>
            <w:r>
              <w:rPr>
                <w:rStyle w:val="Hyperlink"/>
                <w:rFonts w:eastAsia="Google Sans"/>
                <w:noProof/>
              </w:rPr>
              <w:t>O Modelo de Precificação de Ativos de Capital (CAPM)</w:t>
            </w:r>
            <w:r>
              <w:rPr>
                <w:noProof/>
                <w:webHidden/>
              </w:rPr>
              <w:tab/>
              <w:fldChar w:fldCharType="begin"/>
              <w:instrText xml:space="preserve"> PAGEREF _Toc230856994 \h </w:instrText>
              <w:fldChar w:fldCharType="separate"/>
              <w:t>31</w:t>
              <w:fldChar w:fldCharType="end"/>
            </w:r>
          </w:hyperlink>
        </w:p>
        <w:p w14:paraId="783DE62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5" w:history="1">
            <w:r>
              <w:rPr>
                <w:rStyle w:val="Hyperlink"/>
                <w:rFonts w:eastAsia="Google Sans"/>
                <w:noProof/>
              </w:rPr>
              <w:t>2.6.1.</w:t>
            </w:r>
            <w:r>
              <w:rPr>
                <w:rFonts w:asciiTheme="minorHAnsi" w:eastAsiaTheme="minorEastAsia" w:hAnsiTheme="minorHAnsi" w:cstheme="minorBidi"/>
                <w:noProof/>
                <w:lang w:val="pt-BR" w:eastAsia="pt-BR"/>
              </w:rPr>
              <w:tab/>
            </w:r>
            <w:r>
              <w:rPr>
                <w:rStyle w:val="Hyperlink"/>
                <w:rFonts w:eastAsia="Google Sans"/>
                <w:noProof/>
              </w:rPr>
              <w:t>Origem e Desenvolvedores</w:t>
            </w:r>
            <w:r>
              <w:rPr>
                <w:noProof/>
                <w:webHidden/>
              </w:rPr>
              <w:tab/>
              <w:fldChar w:fldCharType="begin"/>
              <w:instrText xml:space="preserve"> PAGEREF _Toc230856995 \h </w:instrText>
              <w:fldChar w:fldCharType="separate"/>
              <w:t>31</w:t>
              <w:fldChar w:fldCharType="end"/>
            </w:r>
          </w:hyperlink>
        </w:p>
        <w:p w14:paraId="79B44C1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6" w:history="1">
            <w:r>
              <w:rPr>
                <w:rStyle w:val="Hyperlink"/>
                <w:rFonts w:eastAsia="Google Sans"/>
                <w:noProof/>
              </w:rPr>
              <w:t>2.6.2.</w:t>
            </w:r>
            <w:r>
              <w:rPr>
                <w:rFonts w:asciiTheme="minorHAnsi" w:eastAsiaTheme="minorEastAsia" w:hAnsiTheme="minorHAnsi" w:cstheme="minorBidi"/>
                <w:noProof/>
                <w:lang w:val="pt-BR" w:eastAsia="pt-BR"/>
              </w:rPr>
              <w:tab/>
            </w:r>
            <w:r>
              <w:rPr>
                <w:rStyle w:val="Hyperlink"/>
                <w:rFonts w:eastAsia="Google Sans"/>
                <w:noProof/>
              </w:rPr>
              <w:t>Decomposição do Risco: Sistemático vs. Não Sistemático</w:t>
            </w:r>
            <w:r>
              <w:rPr>
                <w:noProof/>
                <w:webHidden/>
              </w:rPr>
              <w:tab/>
              <w:fldChar w:fldCharType="begin"/>
              <w:instrText xml:space="preserve"> PAGEREF _Toc230856996 \h </w:instrText>
              <w:fldChar w:fldCharType="separate"/>
              <w:t>31</w:t>
              <w:fldChar w:fldCharType="end"/>
            </w:r>
          </w:hyperlink>
        </w:p>
        <w:p w14:paraId="14D84FC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7" w:history="1">
            <w:r>
              <w:rPr>
                <w:rStyle w:val="Hyperlink"/>
                <w:rFonts w:eastAsia="Google Sans"/>
                <w:noProof/>
              </w:rPr>
              <w:t>2.6.3.</w:t>
            </w:r>
            <w:r>
              <w:rPr>
                <w:rFonts w:asciiTheme="minorHAnsi" w:eastAsiaTheme="minorEastAsia" w:hAnsiTheme="minorHAnsi" w:cstheme="minorBidi"/>
                <w:noProof/>
                <w:lang w:val="pt-BR" w:eastAsia="pt-BR"/>
              </w:rPr>
              <w:tab/>
            </w:r>
            <w:r>
              <w:rPr>
                <w:rStyle w:val="Hyperlink"/>
                <w:rFonts w:eastAsia="Google Sans"/>
                <w:noProof/>
              </w:rPr>
              <w:t>O Coeficiente Beta e a Reta do Mercado de Títulos (SML)</w:t>
            </w:r>
            <w:r>
              <w:rPr>
                <w:noProof/>
                <w:webHidden/>
              </w:rPr>
              <w:tab/>
              <w:fldChar w:fldCharType="begin"/>
              <w:instrText xml:space="preserve"> PAGEREF _Toc230856997 \h </w:instrText>
              <w:fldChar w:fldCharType="separate"/>
              <w:t>32</w:t>
              <w:fldChar w:fldCharType="end"/>
            </w:r>
          </w:hyperlink>
        </w:p>
        <w:p w14:paraId="4978252F"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8" w:history="1">
            <w:r>
              <w:rPr>
                <w:rStyle w:val="Hyperlink"/>
                <w:rFonts w:eastAsia="Google Sans"/>
                <w:noProof/>
              </w:rPr>
              <w:t>2.6.4.</w:t>
            </w:r>
            <w:r>
              <w:rPr>
                <w:rFonts w:asciiTheme="minorHAnsi" w:eastAsiaTheme="minorEastAsia" w:hAnsiTheme="minorHAnsi" w:cstheme="minorBidi"/>
                <w:noProof/>
                <w:lang w:val="pt-BR" w:eastAsia="pt-BR"/>
              </w:rPr>
              <w:tab/>
            </w:r>
            <w:r>
              <w:rPr>
                <w:rStyle w:val="Hyperlink"/>
                <w:noProof/>
                <w:lang w:val="pt-BR" w:eastAsia="pt-BR"/>
              </w:rPr>
              <w:t>A Reta do Mercado de Títulos (SML)</w:t>
            </w:r>
            <w:r>
              <w:rPr>
                <w:noProof/>
                <w:webHidden/>
              </w:rPr>
              <w:tab/>
              <w:fldChar w:fldCharType="begin"/>
              <w:instrText xml:space="preserve"> PAGEREF _Toc230856998 \h </w:instrText>
              <w:fldChar w:fldCharType="separate"/>
              <w:t>32</w:t>
              <w:fldChar w:fldCharType="end"/>
            </w:r>
          </w:hyperlink>
        </w:p>
        <w:p w14:paraId="21374A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9" w:history="1">
            <w:r>
              <w:rPr>
                <w:rStyle w:val="Hyperlink"/>
                <w:noProof/>
              </w:rPr>
              <w:t>2.6.5.</w:t>
            </w:r>
            <w:r>
              <w:rPr>
                <w:rFonts w:asciiTheme="minorHAnsi" w:eastAsiaTheme="minorEastAsia" w:hAnsiTheme="minorHAnsi" w:cstheme="minorBidi"/>
                <w:noProof/>
                <w:lang w:val="pt-BR" w:eastAsia="pt-BR"/>
              </w:rPr>
              <w:tab/>
            </w:r>
            <w:r>
              <w:rPr>
                <w:rStyle w:val="Hyperlink"/>
                <w:bCs/>
                <w:noProof/>
                <w:shd w:val="clear" w:color="auto" w:fill="FFFFFF"/>
              </w:rPr>
              <w:t>Diferença entre CML e SML:</w:t>
            </w:r>
            <w:r>
              <w:rPr>
                <w:noProof/>
                <w:webHidden/>
              </w:rPr>
              <w:tab/>
              <w:fldChar w:fldCharType="begin"/>
              <w:instrText xml:space="preserve"> PAGEREF _Toc230856999 \h </w:instrText>
              <w:fldChar w:fldCharType="separate"/>
              <w:t>33</w:t>
              <w:fldChar w:fldCharType="end"/>
            </w:r>
          </w:hyperlink>
        </w:p>
        <w:p w14:paraId="614136B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00" w:history="1">
            <w:r>
              <w:rPr>
                <w:rStyle w:val="Hyperlink"/>
                <w:b/>
                <w:bCs/>
                <w:noProof/>
              </w:rPr>
              <w:t>2.7.</w:t>
            </w:r>
            <w:r>
              <w:rPr>
                <w:rFonts w:asciiTheme="minorHAnsi" w:eastAsiaTheme="minorEastAsia" w:hAnsiTheme="minorHAnsi" w:cstheme="minorBidi"/>
                <w:noProof/>
                <w:lang w:val="pt-BR" w:eastAsia="pt-BR"/>
              </w:rPr>
              <w:tab/>
            </w:r>
            <w:r>
              <w:rPr>
                <w:rStyle w:val="Hyperlink"/>
                <w:rFonts w:eastAsia="Google Sans"/>
                <w:b/>
                <w:bCs/>
                <w:noProof/>
              </w:rPr>
              <w:t>Pressupostos, Críticas e Limitações Teóricas</w:t>
            </w:r>
            <w:r>
              <w:rPr>
                <w:noProof/>
                <w:webHidden/>
              </w:rPr>
              <w:tab/>
              <w:fldChar w:fldCharType="begin"/>
              <w:instrText xml:space="preserve"> PAGEREF _Toc230857000 \h </w:instrText>
              <w:fldChar w:fldCharType="separate"/>
              <w:t>34</w:t>
              <w:fldChar w:fldCharType="end"/>
            </w:r>
          </w:hyperlink>
        </w:p>
        <w:p w14:paraId="1DDBF5A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1" w:history="1">
            <w:r>
              <w:rPr>
                <w:rStyle w:val="Hyperlink"/>
                <w:rFonts w:eastAsia="Google Sans"/>
                <w:noProof/>
              </w:rPr>
              <w:t>2.7.1.</w:t>
            </w:r>
            <w:r>
              <w:rPr>
                <w:rFonts w:asciiTheme="minorHAnsi" w:eastAsiaTheme="minorEastAsia" w:hAnsiTheme="minorHAnsi" w:cstheme="minorBidi"/>
                <w:noProof/>
                <w:lang w:val="pt-BR" w:eastAsia="pt-BR"/>
              </w:rPr>
              <w:tab/>
            </w:r>
            <w:r>
              <w:rPr>
                <w:rStyle w:val="Hyperlink"/>
                <w:rFonts w:eastAsia="Google Sans"/>
                <w:noProof/>
              </w:rPr>
              <w:t>Pressupostos Fundamentais: A Racionalidade VNM</w:t>
            </w:r>
            <w:r>
              <w:rPr>
                <w:noProof/>
                <w:webHidden/>
              </w:rPr>
              <w:tab/>
              <w:fldChar w:fldCharType="begin"/>
              <w:instrText xml:space="preserve"> PAGEREF _Toc230857001 \h </w:instrText>
              <w:fldChar w:fldCharType="separate"/>
              <w:t>34</w:t>
              <w:fldChar w:fldCharType="end"/>
            </w:r>
          </w:hyperlink>
        </w:p>
        <w:p w14:paraId="1A6CAB5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2" w:history="1">
            <w:r>
              <w:rPr>
                <w:rStyle w:val="Hyperlink"/>
                <w:noProof/>
              </w:rPr>
              <w:t>2.7.2.</w:t>
            </w:r>
            <w:r>
              <w:rPr>
                <w:rFonts w:asciiTheme="minorHAnsi" w:eastAsiaTheme="minorEastAsia" w:hAnsiTheme="minorHAnsi" w:cstheme="minorBidi"/>
                <w:noProof/>
                <w:lang w:val="pt-BR" w:eastAsia="pt-BR"/>
              </w:rPr>
              <w:tab/>
            </w:r>
            <w:r>
              <w:rPr>
                <w:rStyle w:val="Hyperlink"/>
                <w:rFonts w:eastAsia="Google Sans"/>
                <w:noProof/>
              </w:rPr>
              <w:t>Limitações e a Realidade dos Mercados</w:t>
            </w:r>
            <w:r>
              <w:rPr>
                <w:noProof/>
                <w:webHidden/>
              </w:rPr>
              <w:tab/>
              <w:fldChar w:fldCharType="begin"/>
              <w:instrText xml:space="preserve"> PAGEREF _Toc230857002 \h </w:instrText>
              <w:fldChar w:fldCharType="separate"/>
              <w:t>36</w:t>
              <w:fldChar w:fldCharType="end"/>
            </w:r>
          </w:hyperlink>
        </w:p>
        <w:p w14:paraId="55F6ED7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03" w:history="1">
            <w:r>
              <w:rPr>
                <w:rStyle w:val="Hyperlink"/>
                <w:b/>
                <w:bCs/>
                <w:noProof/>
              </w:rPr>
              <w:t>2.8.</w:t>
            </w:r>
            <w:r>
              <w:rPr>
                <w:rFonts w:asciiTheme="minorHAnsi" w:eastAsiaTheme="minorEastAsia" w:hAnsiTheme="minorHAnsi" w:cstheme="minorBidi"/>
                <w:noProof/>
                <w:lang w:val="pt-BR" w:eastAsia="pt-BR"/>
              </w:rPr>
              <w:tab/>
            </w:r>
            <w:r>
              <w:rPr>
                <w:rStyle w:val="Hyperlink"/>
                <w:b/>
                <w:bCs/>
                <w:noProof/>
                <w:lang w:val="pt-BR" w:eastAsia="pt-BR"/>
              </w:rPr>
              <w:t>A Teoria Pós-Moderna do Portfólio (PMPT) e a Gestão de Risco Assimétrica</w:t>
            </w:r>
            <w:r>
              <w:rPr>
                <w:noProof/>
                <w:webHidden/>
              </w:rPr>
              <w:tab/>
              <w:fldChar w:fldCharType="begin"/>
              <w:instrText xml:space="preserve"> PAGEREF _Toc230857003 \h </w:instrText>
              <w:fldChar w:fldCharType="separate"/>
              <w:t>38</w:t>
              <w:fldChar w:fldCharType="end"/>
            </w:r>
          </w:hyperlink>
        </w:p>
        <w:p w14:paraId="7D01EB63"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4" w:history="1">
            <w:r>
              <w:rPr>
                <w:rStyle w:val="Hyperlink"/>
                <w:noProof/>
              </w:rPr>
              <w:t>2.8.1.</w:t>
            </w:r>
            <w:r>
              <w:rPr>
                <w:rFonts w:asciiTheme="minorHAnsi" w:eastAsiaTheme="minorEastAsia" w:hAnsiTheme="minorHAnsi" w:cstheme="minorBidi"/>
                <w:noProof/>
                <w:lang w:val="pt-BR" w:eastAsia="pt-BR"/>
              </w:rPr>
              <w:tab/>
            </w:r>
            <w:r>
              <w:rPr>
                <w:rStyle w:val="Hyperlink"/>
                <w:noProof/>
                <w:lang w:val="pt-BR" w:eastAsia="pt-BR"/>
              </w:rPr>
              <w:t>Introdução: A Evolução Paradigmática e a Necessidade Histórica da PMPT</w:t>
            </w:r>
            <w:r>
              <w:rPr>
                <w:noProof/>
                <w:webHidden/>
              </w:rPr>
              <w:tab/>
              <w:fldChar w:fldCharType="begin"/>
              <w:instrText xml:space="preserve"> PAGEREF _Toc230857004 \h </w:instrText>
              <w:fldChar w:fldCharType="separate"/>
              <w:t>38</w:t>
              <w:fldChar w:fldCharType="end"/>
            </w:r>
          </w:hyperlink>
        </w:p>
        <w:p w14:paraId="4DB0356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5" w:history="1">
            <w:r>
              <w:rPr>
                <w:rStyle w:val="Hyperlink"/>
                <w:noProof/>
              </w:rPr>
              <w:t>2.8.2.</w:t>
            </w:r>
            <w:r>
              <w:rPr>
                <w:rFonts w:asciiTheme="minorHAnsi" w:eastAsiaTheme="minorEastAsia" w:hAnsiTheme="minorHAnsi" w:cstheme="minorBidi"/>
                <w:noProof/>
                <w:lang w:val="pt-BR" w:eastAsia="pt-BR"/>
              </w:rPr>
              <w:tab/>
            </w:r>
            <w:r>
              <w:rPr>
                <w:rStyle w:val="Hyperlink"/>
                <w:noProof/>
                <w:lang w:eastAsia="pt-BR"/>
              </w:rPr>
              <w:t>O "Esquecimento Tecnológico" e as Origens em Markowitz (1959)</w:t>
            </w:r>
            <w:r>
              <w:rPr>
                <w:noProof/>
                <w:webHidden/>
              </w:rPr>
              <w:tab/>
              <w:fldChar w:fldCharType="begin"/>
              <w:instrText xml:space="preserve"> PAGEREF _Toc230857005 \h </w:instrText>
              <w:fldChar w:fldCharType="separate"/>
              <w:t>38</w:t>
              <w:fldChar w:fldCharType="end"/>
            </w:r>
          </w:hyperlink>
        </w:p>
        <w:p w14:paraId="7BFD240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6" w:history="1">
            <w:r>
              <w:rPr>
                <w:rStyle w:val="Hyperlink"/>
                <w:noProof/>
              </w:rPr>
              <w:t>2.8.3.</w:t>
            </w:r>
            <w:r>
              <w:rPr>
                <w:rFonts w:asciiTheme="minorHAnsi" w:eastAsiaTheme="minorEastAsia" w:hAnsiTheme="minorHAnsi" w:cstheme="minorBidi"/>
                <w:noProof/>
                <w:lang w:val="pt-BR" w:eastAsia="pt-BR"/>
              </w:rPr>
              <w:tab/>
            </w:r>
            <w:r>
              <w:rPr>
                <w:rStyle w:val="Hyperlink"/>
                <w:noProof/>
                <w:lang w:eastAsia="pt-BR"/>
              </w:rPr>
              <w:t>A Consolidação da PMPT: Rom, Ferguson e o Instituto de Pesquisa de Pensões</w:t>
            </w:r>
            <w:r>
              <w:rPr>
                <w:noProof/>
                <w:webHidden/>
              </w:rPr>
              <w:tab/>
              <w:fldChar w:fldCharType="begin"/>
              <w:instrText xml:space="preserve"> PAGEREF _Toc230857006 \h </w:instrText>
              <w:fldChar w:fldCharType="separate"/>
              <w:t>39</w:t>
              <w:fldChar w:fldCharType="end"/>
            </w:r>
          </w:hyperlink>
        </w:p>
        <w:p w14:paraId="395D080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7" w:history="1">
            <w:r>
              <w:rPr>
                <w:rStyle w:val="Hyperlink"/>
                <w:noProof/>
              </w:rPr>
              <w:t>2.8.4.</w:t>
            </w:r>
            <w:r>
              <w:rPr>
                <w:rFonts w:asciiTheme="minorHAnsi" w:eastAsiaTheme="minorEastAsia" w:hAnsiTheme="minorHAnsi" w:cstheme="minorBidi"/>
                <w:noProof/>
                <w:lang w:val="pt-BR" w:eastAsia="pt-BR"/>
              </w:rPr>
              <w:tab/>
            </w:r>
            <w:r>
              <w:rPr>
                <w:rStyle w:val="Hyperlink"/>
                <w:noProof/>
                <w:lang w:eastAsia="pt-BR"/>
              </w:rPr>
              <w:t>O Fenômeno da "Maximização de Erros" e a Instabilidade das Soluções</w:t>
            </w:r>
            <w:r>
              <w:rPr>
                <w:noProof/>
                <w:webHidden/>
              </w:rPr>
              <w:tab/>
              <w:fldChar w:fldCharType="begin"/>
              <w:instrText xml:space="preserve"> PAGEREF _Toc230857007 \h </w:instrText>
              <w:fldChar w:fldCharType="separate"/>
              <w:t>40</w:t>
              <w:fldChar w:fldCharType="end"/>
            </w:r>
          </w:hyperlink>
        </w:p>
        <w:p w14:paraId="410AA1F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8" w:history="1">
            <w:r>
              <w:rPr>
                <w:rStyle w:val="Hyperlink"/>
                <w:noProof/>
              </w:rPr>
              <w:t>2.8.5.</w:t>
            </w:r>
            <w:r>
              <w:rPr>
                <w:rFonts w:asciiTheme="minorHAnsi" w:eastAsiaTheme="minorEastAsia" w:hAnsiTheme="minorHAnsi" w:cstheme="minorBidi"/>
                <w:noProof/>
                <w:lang w:val="pt-BR" w:eastAsia="pt-BR"/>
              </w:rPr>
              <w:tab/>
            </w:r>
            <w:r>
              <w:rPr>
                <w:rStyle w:val="Hyperlink"/>
                <w:noProof/>
                <w:lang w:val="pt-BR" w:eastAsia="pt-BR"/>
              </w:rPr>
              <w:t>A Limitação da Utilidade Quadrática e a Cegueira à Assimetria</w:t>
            </w:r>
            <w:r>
              <w:rPr>
                <w:noProof/>
                <w:webHidden/>
              </w:rPr>
              <w:tab/>
              <w:fldChar w:fldCharType="begin"/>
              <w:instrText xml:space="preserve"> PAGEREF _Toc230857008 \h </w:instrText>
              <w:fldChar w:fldCharType="separate"/>
              <w:t>41</w:t>
              <w:fldChar w:fldCharType="end"/>
            </w:r>
          </w:hyperlink>
        </w:p>
        <w:p w14:paraId="4FF4EA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9" w:history="1">
            <w:r>
              <w:rPr>
                <w:rStyle w:val="Hyperlink"/>
                <w:noProof/>
              </w:rPr>
              <w:t>2.8.6.</w:t>
            </w:r>
            <w:r>
              <w:rPr>
                <w:rFonts w:asciiTheme="minorHAnsi" w:eastAsiaTheme="minorEastAsia" w:hAnsiTheme="minorHAnsi" w:cstheme="minorBidi"/>
                <w:noProof/>
                <w:lang w:val="pt-BR" w:eastAsia="pt-BR"/>
              </w:rPr>
              <w:tab/>
            </w:r>
            <w:r>
              <w:rPr>
                <w:rStyle w:val="Hyperlink"/>
                <w:noProof/>
                <w:lang w:eastAsia="pt-BR"/>
              </w:rPr>
              <w:t>A Insuficiência da Variância e a Gênese da PMPT</w:t>
            </w:r>
            <w:r>
              <w:rPr>
                <w:noProof/>
                <w:webHidden/>
              </w:rPr>
              <w:tab/>
              <w:fldChar w:fldCharType="begin"/>
              <w:instrText xml:space="preserve"> PAGEREF _Toc230857009 \h </w:instrText>
              <w:fldChar w:fldCharType="separate"/>
              <w:t>42</w:t>
              <w:fldChar w:fldCharType="end"/>
            </w:r>
          </w:hyperlink>
        </w:p>
        <w:p w14:paraId="01C40D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0" w:history="1">
            <w:r>
              <w:rPr>
                <w:rStyle w:val="Hyperlink"/>
                <w:noProof/>
              </w:rPr>
              <w:t>2.8.7.</w:t>
            </w:r>
            <w:r>
              <w:rPr>
                <w:rFonts w:asciiTheme="minorHAnsi" w:eastAsiaTheme="minorEastAsia" w:hAnsiTheme="minorHAnsi" w:cstheme="minorBidi"/>
                <w:noProof/>
                <w:lang w:val="pt-BR" w:eastAsia="pt-BR"/>
              </w:rPr>
              <w:tab/>
            </w:r>
            <w:r>
              <w:rPr>
                <w:rStyle w:val="Hyperlink"/>
                <w:noProof/>
                <w:lang w:eastAsia="pt-BR"/>
              </w:rPr>
              <w:t>Métricas de Risco: Do VaR às Medidas Coerentes</w:t>
            </w:r>
            <w:r>
              <w:rPr>
                <w:noProof/>
                <w:webHidden/>
              </w:rPr>
              <w:tab/>
              <w:fldChar w:fldCharType="begin"/>
              <w:instrText xml:space="preserve"> PAGEREF _Toc230857010 \h </w:instrText>
              <w:fldChar w:fldCharType="separate"/>
              <w:t>42</w:t>
              <w:fldChar w:fldCharType="end"/>
            </w:r>
          </w:hyperlink>
        </w:p>
        <w:p w14:paraId="5935902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1" w:history="1">
            <w:r>
              <w:rPr>
                <w:rStyle w:val="Hyperlink"/>
                <w:noProof/>
              </w:rPr>
              <w:t>2.8.8.</w:t>
            </w:r>
            <w:r>
              <w:rPr>
                <w:rFonts w:asciiTheme="minorHAnsi" w:eastAsiaTheme="minorEastAsia" w:hAnsiTheme="minorHAnsi" w:cstheme="minorBidi"/>
                <w:noProof/>
                <w:lang w:val="pt-BR" w:eastAsia="pt-BR"/>
              </w:rPr>
              <w:tab/>
            </w:r>
            <w:r>
              <w:rPr>
                <w:rStyle w:val="Hyperlink"/>
                <w:noProof/>
                <w:lang w:val="pt-BR" w:eastAsia="pt-BR"/>
              </w:rPr>
              <w:t>Transição da MPT para a PMPT</w:t>
            </w:r>
            <w:r>
              <w:rPr>
                <w:noProof/>
                <w:webHidden/>
              </w:rPr>
              <w:tab/>
              <w:fldChar w:fldCharType="begin"/>
              <w:instrText xml:space="preserve"> PAGEREF _Toc230857011 \h </w:instrText>
              <w:fldChar w:fldCharType="separate"/>
              <w:t>43</w:t>
              <w:fldChar w:fldCharType="end"/>
            </w:r>
          </w:hyperlink>
        </w:p>
        <w:p w14:paraId="76E704C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12" w:history="1">
            <w:r>
              <w:rPr>
                <w:rStyle w:val="Hyperlink"/>
                <w:b/>
                <w:bCs/>
                <w:noProof/>
                <w:lang w:val="pt-BR" w:eastAsia="pt-BR"/>
              </w:rPr>
              <w:t>2.9.</w:t>
            </w:r>
            <w:r>
              <w:rPr>
                <w:rFonts w:asciiTheme="minorHAnsi" w:eastAsiaTheme="minorEastAsia" w:hAnsiTheme="minorHAnsi" w:cstheme="minorBidi"/>
                <w:noProof/>
                <w:lang w:val="pt-BR" w:eastAsia="pt-BR"/>
              </w:rPr>
              <w:tab/>
            </w:r>
            <w:r>
              <w:rPr>
                <w:rStyle w:val="Hyperlink"/>
                <w:b/>
                <w:bCs/>
                <w:noProof/>
                <w:lang w:val="pt-BR" w:eastAsia="pt-BR"/>
              </w:rPr>
              <w:t>Desconstrução Crítica da MPT: As Falácias da Normalidade e da Utilidade Quadrática</w:t>
            </w:r>
            <w:r>
              <w:rPr>
                <w:noProof/>
                <w:webHidden/>
              </w:rPr>
              <w:tab/>
              <w:fldChar w:fldCharType="begin"/>
              <w:instrText xml:space="preserve"> PAGEREF _Toc230857012 \h </w:instrText>
              <w:fldChar w:fldCharType="separate"/>
              <w:t>44</w:t>
              <w:fldChar w:fldCharType="end"/>
            </w:r>
          </w:hyperlink>
        </w:p>
        <w:p w14:paraId="17AE248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3" w:history="1">
            <w:r>
              <w:rPr>
                <w:rStyle w:val="Hyperlink"/>
                <w:b/>
                <w:bCs/>
                <w:noProof/>
                <w:lang w:val="pt-BR" w:eastAsia="pt-BR"/>
              </w:rPr>
              <w:t>2.9.1.</w:t>
            </w:r>
            <w:r>
              <w:rPr>
                <w:rFonts w:asciiTheme="minorHAnsi" w:eastAsiaTheme="minorEastAsia" w:hAnsiTheme="minorHAnsi" w:cstheme="minorBidi"/>
                <w:noProof/>
                <w:lang w:val="pt-BR" w:eastAsia="pt-BR"/>
              </w:rPr>
              <w:tab/>
            </w:r>
            <w:r>
              <w:rPr>
                <w:rStyle w:val="Hyperlink"/>
                <w:noProof/>
                <w:lang w:val="pt-BR" w:eastAsia="pt-BR"/>
              </w:rPr>
              <w:t>A Tirania da Curva de Sino: Caudas Gordas e Assimetria</w:t>
            </w:r>
            <w:r>
              <w:rPr>
                <w:noProof/>
                <w:webHidden/>
              </w:rPr>
              <w:tab/>
              <w:fldChar w:fldCharType="begin"/>
              <w:instrText xml:space="preserve"> PAGEREF _Toc230857013 \h </w:instrText>
              <w:fldChar w:fldCharType="separate"/>
              <w:t>44</w:t>
              <w:fldChar w:fldCharType="end"/>
            </w:r>
          </w:hyperlink>
        </w:p>
        <w:p w14:paraId="0EBBFC61"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4" w:history="1">
            <w:r>
              <w:rPr>
                <w:rStyle w:val="Hyperlink"/>
                <w:noProof/>
                <w:lang w:val="pt-BR" w:eastAsia="pt-BR"/>
              </w:rPr>
              <w:t>2.9.1.1.</w:t>
            </w:r>
            <w:r>
              <w:rPr>
                <w:rFonts w:asciiTheme="minorHAnsi" w:eastAsiaTheme="minorEastAsia" w:hAnsiTheme="minorHAnsi" w:cstheme="minorBidi"/>
                <w:noProof/>
                <w:lang w:val="pt-BR" w:eastAsia="pt-BR"/>
              </w:rPr>
              <w:tab/>
            </w:r>
            <w:r>
              <w:rPr>
                <w:rStyle w:val="Hyperlink"/>
                <w:noProof/>
                <w:lang w:val="pt-BR" w:eastAsia="pt-BR"/>
              </w:rPr>
              <w:t>Implicação para a Gestão de Portfólio</w:t>
            </w:r>
            <w:r>
              <w:rPr>
                <w:noProof/>
                <w:webHidden/>
              </w:rPr>
              <w:tab/>
              <w:fldChar w:fldCharType="begin"/>
              <w:instrText xml:space="preserve"> PAGEREF _Toc230857014 \h </w:instrText>
              <w:fldChar w:fldCharType="separate"/>
              <w:t>44</w:t>
              <w:fldChar w:fldCharType="end"/>
            </w:r>
          </w:hyperlink>
        </w:p>
        <w:p w14:paraId="5CCDC49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5" w:history="1">
            <w:r>
              <w:rPr>
                <w:rStyle w:val="Hyperlink"/>
                <w:b/>
                <w:bCs/>
                <w:noProof/>
                <w:lang w:val="pt-BR" w:eastAsia="pt-BR"/>
              </w:rPr>
              <w:t>2.9.2.</w:t>
            </w:r>
            <w:r>
              <w:rPr>
                <w:rFonts w:asciiTheme="minorHAnsi" w:eastAsiaTheme="minorEastAsia" w:hAnsiTheme="minorHAnsi" w:cstheme="minorBidi"/>
                <w:noProof/>
                <w:lang w:val="pt-BR" w:eastAsia="pt-BR"/>
              </w:rPr>
              <w:tab/>
            </w:r>
            <w:r>
              <w:rPr>
                <w:rStyle w:val="Hyperlink"/>
                <w:noProof/>
                <w:lang w:val="pt-BR" w:eastAsia="pt-BR"/>
              </w:rPr>
              <w:t>A Função de Utilidade e a Teoria da Perspectiva</w:t>
            </w:r>
            <w:r>
              <w:rPr>
                <w:noProof/>
                <w:webHidden/>
              </w:rPr>
              <w:tab/>
              <w:fldChar w:fldCharType="begin"/>
              <w:instrText xml:space="preserve"> PAGEREF _Toc230857015 \h </w:instrText>
              <w:fldChar w:fldCharType="separate"/>
              <w:t>45</w:t>
              <w:fldChar w:fldCharType="end"/>
            </w:r>
          </w:hyperlink>
        </w:p>
        <w:p w14:paraId="5CFBCD4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16" w:history="1">
            <w:r>
              <w:rPr>
                <w:rStyle w:val="Hyperlink"/>
                <w:b/>
                <w:bCs/>
                <w:noProof/>
                <w:lang w:val="pt-BR" w:eastAsia="pt-BR"/>
              </w:rPr>
              <w:t>2.10.</w:t>
            </w:r>
            <w:r>
              <w:rPr>
                <w:rFonts w:asciiTheme="minorHAnsi" w:eastAsiaTheme="minorEastAsia" w:hAnsiTheme="minorHAnsi" w:cstheme="minorBidi"/>
                <w:noProof/>
                <w:lang w:val="pt-BR" w:eastAsia="pt-BR"/>
              </w:rPr>
              <w:tab/>
            </w:r>
            <w:r>
              <w:rPr>
                <w:rStyle w:val="Hyperlink"/>
                <w:b/>
                <w:bCs/>
                <w:noProof/>
                <w:lang w:val="pt-BR" w:eastAsia="pt-BR"/>
              </w:rPr>
              <w:t xml:space="preserve">Conceitos Fundamentais de </w:t>
            </w:r>
            <w:r>
              <w:rPr>
                <w:rStyle w:val="Hyperlink"/>
                <w:b/>
                <w:bCs/>
                <w:i/>
                <w:iCs/>
                <w:noProof/>
                <w:lang w:val="pt-BR" w:eastAsia="pt-BR"/>
              </w:rPr>
              <w:t>'Downside Risk'</w:t>
            </w:r>
            <w:r>
              <w:rPr>
                <w:rStyle w:val="Hyperlink"/>
                <w:b/>
                <w:bCs/>
                <w:noProof/>
                <w:lang w:val="pt-BR" w:eastAsia="pt-BR"/>
              </w:rPr>
              <w:t>: A Estrutura dos Momentos Parciais Inferiores (LPM)</w:t>
            </w:r>
            <w:r>
              <w:rPr>
                <w:noProof/>
                <w:webHidden/>
              </w:rPr>
              <w:tab/>
              <w:fldChar w:fldCharType="begin"/>
              <w:instrText xml:space="preserve"> PAGEREF _Toc230857016 \h </w:instrText>
              <w:fldChar w:fldCharType="separate"/>
              <w:t>46</w:t>
              <w:fldChar w:fldCharType="end"/>
            </w:r>
          </w:hyperlink>
        </w:p>
        <w:p w14:paraId="42FE7F9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7" w:history="1">
            <w:r>
              <w:rPr>
                <w:rStyle w:val="Hyperlink"/>
                <w:b/>
                <w:bCs/>
                <w:noProof/>
                <w:lang w:val="pt-BR" w:eastAsia="pt-BR"/>
              </w:rPr>
              <w:t>2.10.1.</w:t>
            </w:r>
            <w:r>
              <w:rPr>
                <w:rFonts w:asciiTheme="minorHAnsi" w:eastAsiaTheme="minorEastAsia" w:hAnsiTheme="minorHAnsi" w:cstheme="minorBidi"/>
                <w:noProof/>
                <w:lang w:val="pt-BR" w:eastAsia="pt-BR"/>
              </w:rPr>
              <w:tab/>
            </w:r>
            <w:r>
              <w:rPr>
                <w:rStyle w:val="Hyperlink"/>
                <w:noProof/>
                <w:lang w:val="pt-BR" w:eastAsia="pt-BR"/>
              </w:rPr>
              <w:t>Definição Matemática dos LPMs</w:t>
            </w:r>
            <w:r>
              <w:rPr>
                <w:noProof/>
                <w:webHidden/>
              </w:rPr>
              <w:tab/>
              <w:fldChar w:fldCharType="begin"/>
              <w:instrText xml:space="preserve"> PAGEREF _Toc230857017 \h </w:instrText>
              <w:fldChar w:fldCharType="separate"/>
              <w:t>46</w:t>
              <w:fldChar w:fldCharType="end"/>
            </w:r>
          </w:hyperlink>
        </w:p>
        <w:p w14:paraId="3870E40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8" w:history="1">
            <w:r>
              <w:rPr>
                <w:rStyle w:val="Hyperlink"/>
                <w:b/>
                <w:bCs/>
                <w:noProof/>
                <w:lang w:val="pt-BR" w:eastAsia="pt-BR"/>
              </w:rPr>
              <w:t>2.10.2.</w:t>
            </w:r>
            <w:r>
              <w:rPr>
                <w:rFonts w:asciiTheme="minorHAnsi" w:eastAsiaTheme="minorEastAsia" w:hAnsiTheme="minorHAnsi" w:cstheme="minorBidi"/>
                <w:noProof/>
                <w:lang w:val="pt-BR" w:eastAsia="pt-BR"/>
              </w:rPr>
              <w:tab/>
            </w:r>
            <w:r>
              <w:rPr>
                <w:rStyle w:val="Hyperlink"/>
                <w:noProof/>
                <w:lang w:val="pt-BR" w:eastAsia="pt-BR"/>
              </w:rPr>
              <w:t>A Hierarquia dos Graus de LPM e suas Interpretações</w:t>
            </w:r>
            <w:r>
              <w:rPr>
                <w:noProof/>
                <w:webHidden/>
              </w:rPr>
              <w:tab/>
              <w:fldChar w:fldCharType="begin"/>
              <w:instrText xml:space="preserve"> PAGEREF _Toc230857018 \h </w:instrText>
              <w:fldChar w:fldCharType="separate"/>
              <w:t>47</w:t>
              <w:fldChar w:fldCharType="end"/>
            </w:r>
          </w:hyperlink>
        </w:p>
        <w:p w14:paraId="5DE887CE"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9" w:history="1">
            <w:r>
              <w:rPr>
                <w:rStyle w:val="Hyperlink"/>
                <w:b/>
                <w:bCs/>
                <w:noProof/>
                <w:lang w:val="pt-BR" w:eastAsia="pt-BR"/>
              </w:rPr>
              <w:t>2.10.3.</w:t>
            </w:r>
            <w:r>
              <w:rPr>
                <w:rFonts w:asciiTheme="minorHAnsi" w:eastAsiaTheme="minorEastAsia" w:hAnsiTheme="minorHAnsi" w:cstheme="minorBidi"/>
                <w:noProof/>
                <w:lang w:val="pt-BR" w:eastAsia="pt-BR"/>
              </w:rPr>
              <w:tab/>
            </w:r>
            <w:r>
              <w:rPr>
                <w:rStyle w:val="Hyperlink"/>
                <w:noProof/>
                <w:lang w:val="pt-BR" w:eastAsia="pt-BR"/>
              </w:rPr>
              <w:t>Semivariância vs. Variância: O Impacto na Alocação</w:t>
            </w:r>
            <w:r>
              <w:rPr>
                <w:noProof/>
                <w:webHidden/>
              </w:rPr>
              <w:tab/>
              <w:fldChar w:fldCharType="begin"/>
              <w:instrText xml:space="preserve"> PAGEREF _Toc230857019 \h </w:instrText>
              <w:fldChar w:fldCharType="separate"/>
              <w:t>48</w:t>
              <w:fldChar w:fldCharType="end"/>
            </w:r>
          </w:hyperlink>
        </w:p>
        <w:p w14:paraId="3CAECA9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0" w:history="1">
            <w:r>
              <w:rPr>
                <w:rStyle w:val="Hyperlink"/>
                <w:b/>
                <w:bCs/>
                <w:noProof/>
                <w:lang w:val="pt-BR" w:eastAsia="pt-BR"/>
              </w:rPr>
              <w:t>2.11.</w:t>
            </w:r>
            <w:r>
              <w:rPr>
                <w:rFonts w:asciiTheme="minorHAnsi" w:eastAsiaTheme="minorEastAsia" w:hAnsiTheme="minorHAnsi" w:cstheme="minorBidi"/>
                <w:noProof/>
                <w:lang w:val="pt-BR" w:eastAsia="pt-BR"/>
              </w:rPr>
              <w:tab/>
            </w:r>
            <w:r>
              <w:rPr>
                <w:rStyle w:val="Hyperlink"/>
                <w:b/>
                <w:bCs/>
                <w:noProof/>
                <w:lang w:val="pt-BR" w:eastAsia="pt-BR"/>
              </w:rPr>
              <w:t>Métricas Avançadas de Risco e Propriedades de Coerência</w:t>
            </w:r>
            <w:r>
              <w:rPr>
                <w:noProof/>
                <w:webHidden/>
              </w:rPr>
              <w:tab/>
              <w:fldChar w:fldCharType="begin"/>
              <w:instrText xml:space="preserve"> PAGEREF _Toc230857020 \h </w:instrText>
              <w:fldChar w:fldCharType="separate"/>
              <w:t>48</w:t>
              <w:fldChar w:fldCharType="end"/>
            </w:r>
          </w:hyperlink>
        </w:p>
        <w:p w14:paraId="189E09A0"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1" w:history="1">
            <w:r>
              <w:rPr>
                <w:rStyle w:val="Hyperlink"/>
                <w:b/>
                <w:bCs/>
                <w:noProof/>
                <w:lang w:val="pt-BR" w:eastAsia="pt-BR"/>
              </w:rPr>
              <w:t>2.11.1.</w:t>
            </w:r>
            <w:r>
              <w:rPr>
                <w:rFonts w:asciiTheme="minorHAnsi" w:eastAsiaTheme="minorEastAsia" w:hAnsiTheme="minorHAnsi" w:cstheme="minorBidi"/>
                <w:noProof/>
                <w:lang w:val="pt-BR" w:eastAsia="pt-BR"/>
              </w:rPr>
              <w:tab/>
            </w:r>
            <w:r>
              <w:rPr>
                <w:rStyle w:val="Hyperlink"/>
                <w:noProof/>
                <w:lang w:val="pt-BR" w:eastAsia="pt-BR"/>
              </w:rPr>
              <w:t>Value at Risk (VaR): A Revolução Incoerente</w:t>
            </w:r>
            <w:r>
              <w:rPr>
                <w:noProof/>
                <w:webHidden/>
              </w:rPr>
              <w:tab/>
              <w:fldChar w:fldCharType="begin"/>
              <w:instrText xml:space="preserve"> PAGEREF _Toc230857021 \h </w:instrText>
              <w:fldChar w:fldCharType="separate"/>
              <w:t>49</w:t>
              <w:fldChar w:fldCharType="end"/>
            </w:r>
          </w:hyperlink>
        </w:p>
        <w:p w14:paraId="01E3F6A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2" w:history="1">
            <w:r>
              <w:rPr>
                <w:rStyle w:val="Hyperlink"/>
                <w:b/>
                <w:bCs/>
                <w:noProof/>
                <w:lang w:val="pt-BR" w:eastAsia="pt-BR"/>
              </w:rPr>
              <w:t>2.11.2.</w:t>
            </w:r>
            <w:r>
              <w:rPr>
                <w:rFonts w:asciiTheme="minorHAnsi" w:eastAsiaTheme="minorEastAsia" w:hAnsiTheme="minorHAnsi" w:cstheme="minorBidi"/>
                <w:noProof/>
                <w:lang w:val="pt-BR" w:eastAsia="pt-BR"/>
              </w:rPr>
              <w:tab/>
            </w:r>
            <w:r>
              <w:rPr>
                <w:rStyle w:val="Hyperlink"/>
                <w:noProof/>
                <w:lang w:val="pt-BR" w:eastAsia="pt-BR"/>
              </w:rPr>
              <w:t>Medidas de Risco Coerentes e os Axiomas de Artzner</w:t>
            </w:r>
            <w:r>
              <w:rPr>
                <w:noProof/>
                <w:webHidden/>
              </w:rPr>
              <w:tab/>
              <w:fldChar w:fldCharType="begin"/>
              <w:instrText xml:space="preserve"> PAGEREF _Toc230857022 \h </w:instrText>
              <w:fldChar w:fldCharType="separate"/>
              <w:t>49</w:t>
              <w:fldChar w:fldCharType="end"/>
            </w:r>
          </w:hyperlink>
        </w:p>
        <w:p w14:paraId="217A08A3"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3" w:history="1">
            <w:r>
              <w:rPr>
                <w:rStyle w:val="Hyperlink"/>
                <w:b/>
                <w:bCs/>
                <w:noProof/>
                <w:lang w:val="en-US" w:eastAsia="pt-BR"/>
              </w:rPr>
              <w:t>2.11.3.</w:t>
            </w:r>
            <w:r>
              <w:rPr>
                <w:rFonts w:asciiTheme="minorHAnsi" w:eastAsiaTheme="minorEastAsia" w:hAnsiTheme="minorHAnsi" w:cstheme="minorBidi"/>
                <w:noProof/>
                <w:lang w:val="pt-BR" w:eastAsia="pt-BR"/>
              </w:rPr>
              <w:tab/>
            </w:r>
            <w:r>
              <w:rPr>
                <w:rStyle w:val="Hyperlink"/>
                <w:noProof/>
                <w:lang w:val="en-US" w:eastAsia="pt-BR"/>
              </w:rPr>
              <w:t>Conditional Value at Risk (CVaR) / Expected Shortfall (ES)</w:t>
            </w:r>
            <w:r>
              <w:rPr>
                <w:noProof/>
                <w:webHidden/>
              </w:rPr>
              <w:tab/>
              <w:fldChar w:fldCharType="begin"/>
              <w:instrText xml:space="preserve"> PAGEREF _Toc230857023 \h </w:instrText>
              <w:fldChar w:fldCharType="separate"/>
              <w:t>50</w:t>
              <w:fldChar w:fldCharType="end"/>
            </w:r>
          </w:hyperlink>
        </w:p>
        <w:p w14:paraId="61AA0FE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4" w:history="1">
            <w:r>
              <w:rPr>
                <w:rStyle w:val="Hyperlink"/>
                <w:b/>
                <w:bCs/>
                <w:noProof/>
                <w:lang w:val="en-US" w:eastAsia="pt-BR"/>
              </w:rPr>
              <w:t>2.11.4.</w:t>
            </w:r>
            <w:r>
              <w:rPr>
                <w:rFonts w:asciiTheme="minorHAnsi" w:eastAsiaTheme="minorEastAsia" w:hAnsiTheme="minorHAnsi" w:cstheme="minorBidi"/>
                <w:noProof/>
                <w:lang w:val="pt-BR" w:eastAsia="pt-BR"/>
              </w:rPr>
              <w:tab/>
            </w:r>
            <w:r>
              <w:rPr>
                <w:rStyle w:val="Hyperlink"/>
                <w:bCs/>
                <w:noProof/>
                <w:lang w:val="pt-BR" w:eastAsia="pt-BR"/>
              </w:rPr>
              <w:t>Superioridade do CVaR na PMPT</w:t>
            </w:r>
            <w:r>
              <w:rPr>
                <w:noProof/>
                <w:webHidden/>
              </w:rPr>
              <w:tab/>
              <w:fldChar w:fldCharType="begin"/>
              <w:instrText xml:space="preserve"> PAGEREF _Toc230857024 \h </w:instrText>
              <w:fldChar w:fldCharType="separate"/>
              <w:t>50</w:t>
              <w:fldChar w:fldCharType="end"/>
            </w:r>
          </w:hyperlink>
        </w:p>
        <w:p w14:paraId="54304A8F"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5" w:history="1">
            <w:r>
              <w:rPr>
                <w:rStyle w:val="Hyperlink"/>
                <w:b/>
                <w:bCs/>
                <w:noProof/>
                <w:lang w:val="pt-BR" w:eastAsia="pt-BR"/>
              </w:rPr>
              <w:t>2.12.</w:t>
            </w:r>
            <w:r>
              <w:rPr>
                <w:rFonts w:asciiTheme="minorHAnsi" w:eastAsiaTheme="minorEastAsia" w:hAnsiTheme="minorHAnsi" w:cstheme="minorBidi"/>
                <w:noProof/>
                <w:lang w:val="pt-BR" w:eastAsia="pt-BR"/>
              </w:rPr>
              <w:tab/>
            </w:r>
            <w:r>
              <w:rPr>
                <w:rStyle w:val="Hyperlink"/>
                <w:b/>
                <w:bCs/>
                <w:noProof/>
                <w:lang w:val="pt-BR" w:eastAsia="pt-BR"/>
              </w:rPr>
              <w:t>Indicadores de Desempenho Ajustados: Sortino, Omega e a Generalização Kappa</w:t>
            </w:r>
            <w:r>
              <w:rPr>
                <w:noProof/>
                <w:webHidden/>
              </w:rPr>
              <w:tab/>
              <w:fldChar w:fldCharType="begin"/>
              <w:instrText xml:space="preserve"> PAGEREF _Toc230857025 \h </w:instrText>
              <w:fldChar w:fldCharType="separate"/>
              <w:t>51</w:t>
              <w:fldChar w:fldCharType="end"/>
            </w:r>
          </w:hyperlink>
        </w:p>
        <w:p w14:paraId="5BA93AA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6" w:history="1">
            <w:r>
              <w:rPr>
                <w:rStyle w:val="Hyperlink"/>
                <w:b/>
                <w:bCs/>
                <w:noProof/>
                <w:lang w:val="pt-BR" w:eastAsia="pt-BR"/>
              </w:rPr>
              <w:t>2.12.1.</w:t>
            </w:r>
            <w:r>
              <w:rPr>
                <w:rFonts w:asciiTheme="minorHAnsi" w:eastAsiaTheme="minorEastAsia" w:hAnsiTheme="minorHAnsi" w:cstheme="minorBidi"/>
                <w:noProof/>
                <w:lang w:val="pt-BR" w:eastAsia="pt-BR"/>
              </w:rPr>
              <w:tab/>
            </w:r>
            <w:r>
              <w:rPr>
                <w:rStyle w:val="Hyperlink"/>
                <w:noProof/>
                <w:lang w:val="pt-BR" w:eastAsia="pt-BR"/>
              </w:rPr>
              <w:t>Índice de Sortino: Refinando Sharpe</w:t>
            </w:r>
            <w:r>
              <w:rPr>
                <w:noProof/>
                <w:webHidden/>
              </w:rPr>
              <w:tab/>
              <w:fldChar w:fldCharType="begin"/>
              <w:instrText xml:space="preserve"> PAGEREF _Toc230857026 \h </w:instrText>
              <w:fldChar w:fldCharType="separate"/>
              <w:t>51</w:t>
              <w:fldChar w:fldCharType="end"/>
            </w:r>
          </w:hyperlink>
        </w:p>
        <w:p w14:paraId="063BBEF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7" w:history="1">
            <w:r>
              <w:rPr>
                <w:rStyle w:val="Hyperlink"/>
                <w:b/>
                <w:bCs/>
                <w:noProof/>
                <w:lang w:val="pt-BR" w:eastAsia="pt-BR"/>
              </w:rPr>
              <w:t>2.12.2.</w:t>
            </w:r>
            <w:r>
              <w:rPr>
                <w:rFonts w:asciiTheme="minorHAnsi" w:eastAsiaTheme="minorEastAsia" w:hAnsiTheme="minorHAnsi" w:cstheme="minorBidi"/>
                <w:noProof/>
                <w:lang w:val="pt-BR" w:eastAsia="pt-BR"/>
              </w:rPr>
              <w:tab/>
            </w:r>
            <w:r>
              <w:rPr>
                <w:rStyle w:val="Hyperlink"/>
                <w:noProof/>
                <w:lang w:val="pt-BR" w:eastAsia="pt-BR"/>
              </w:rPr>
              <w:t>O Índice Omega: Capturando Todos os Momentos</w:t>
            </w:r>
            <w:r>
              <w:rPr>
                <w:noProof/>
                <w:webHidden/>
              </w:rPr>
              <w:tab/>
              <w:fldChar w:fldCharType="begin"/>
              <w:instrText xml:space="preserve"> PAGEREF _Toc230857027 \h </w:instrText>
              <w:fldChar w:fldCharType="separate"/>
              <w:t>51</w:t>
              <w:fldChar w:fldCharType="end"/>
            </w:r>
          </w:hyperlink>
        </w:p>
        <w:p w14:paraId="3D198FE0"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8" w:history="1">
            <w:r>
              <w:rPr>
                <w:rStyle w:val="Hyperlink"/>
                <w:b/>
                <w:bCs/>
                <w:noProof/>
                <w:lang w:val="pt-BR" w:eastAsia="pt-BR"/>
              </w:rPr>
              <w:t>2.12.3.</w:t>
            </w:r>
            <w:r>
              <w:rPr>
                <w:rFonts w:asciiTheme="minorHAnsi" w:eastAsiaTheme="minorEastAsia" w:hAnsiTheme="minorHAnsi" w:cstheme="minorBidi"/>
                <w:noProof/>
                <w:lang w:val="pt-BR" w:eastAsia="pt-BR"/>
              </w:rPr>
              <w:tab/>
            </w:r>
            <w:r>
              <w:rPr>
                <w:rStyle w:val="Hyperlink"/>
                <w:noProof/>
                <w:lang w:val="pt-BR" w:eastAsia="pt-BR"/>
              </w:rPr>
              <w:t>O Índice Kappa: A Generalização Unificadora</w:t>
            </w:r>
            <w:r>
              <w:rPr>
                <w:noProof/>
                <w:webHidden/>
              </w:rPr>
              <w:tab/>
              <w:fldChar w:fldCharType="begin"/>
              <w:instrText xml:space="preserve"> PAGEREF _Toc230857028 \h </w:instrText>
              <w:fldChar w:fldCharType="separate"/>
              <w:t>52</w:t>
              <w:fldChar w:fldCharType="end"/>
            </w:r>
          </w:hyperlink>
        </w:p>
        <w:p w14:paraId="18B15A2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9" w:history="1">
            <w:r>
              <w:rPr>
                <w:rStyle w:val="Hyperlink"/>
                <w:b/>
                <w:bCs/>
                <w:noProof/>
                <w:lang w:val="pt-BR" w:eastAsia="pt-BR"/>
              </w:rPr>
              <w:t>2.13.</w:t>
            </w:r>
            <w:r>
              <w:rPr>
                <w:rFonts w:asciiTheme="minorHAnsi" w:eastAsiaTheme="minorEastAsia" w:hAnsiTheme="minorHAnsi" w:cstheme="minorBidi"/>
                <w:noProof/>
                <w:lang w:val="pt-BR" w:eastAsia="pt-BR"/>
              </w:rPr>
              <w:tab/>
            </w:r>
            <w:r>
              <w:rPr>
                <w:rStyle w:val="Hyperlink"/>
                <w:b/>
                <w:bCs/>
                <w:noProof/>
                <w:lang w:val="pt-BR" w:eastAsia="pt-BR"/>
              </w:rPr>
              <w:t>Fronteiras Eficientes: A Geometria da Assimetria</w:t>
            </w:r>
            <w:r>
              <w:rPr>
                <w:noProof/>
                <w:webHidden/>
              </w:rPr>
              <w:tab/>
              <w:fldChar w:fldCharType="begin"/>
              <w:instrText xml:space="preserve"> PAGEREF _Toc230857029 \h </w:instrText>
              <w:fldChar w:fldCharType="separate"/>
              <w:t>53</w:t>
              <w:fldChar w:fldCharType="end"/>
            </w:r>
          </w:hyperlink>
        </w:p>
        <w:p w14:paraId="66DCFCA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0" w:history="1">
            <w:r>
              <w:rPr>
                <w:rStyle w:val="Hyperlink"/>
                <w:b/>
                <w:bCs/>
                <w:noProof/>
                <w:lang w:val="pt-BR" w:eastAsia="pt-BR"/>
              </w:rPr>
              <w:t>2.14.</w:t>
            </w:r>
            <w:r>
              <w:rPr>
                <w:rFonts w:asciiTheme="minorHAnsi" w:eastAsiaTheme="minorEastAsia" w:hAnsiTheme="minorHAnsi" w:cstheme="minorBidi"/>
                <w:noProof/>
                <w:lang w:val="pt-BR" w:eastAsia="pt-BR"/>
              </w:rPr>
              <w:tab/>
            </w:r>
            <w:r>
              <w:rPr>
                <w:rStyle w:val="Hyperlink"/>
                <w:b/>
                <w:bCs/>
                <w:noProof/>
                <w:lang w:val="pt-BR" w:eastAsia="pt-BR"/>
              </w:rPr>
              <w:t>Avanços Recentes e Integração com Machine Learning (2024-2025)</w:t>
            </w:r>
            <w:r>
              <w:rPr>
                <w:noProof/>
                <w:webHidden/>
              </w:rPr>
              <w:tab/>
              <w:fldChar w:fldCharType="begin"/>
              <w:instrText xml:space="preserve"> PAGEREF _Toc230857030 \h </w:instrText>
              <w:fldChar w:fldCharType="separate"/>
              <w:t>53</w:t>
              <w:fldChar w:fldCharType="end"/>
            </w:r>
          </w:hyperlink>
        </w:p>
        <w:p w14:paraId="46D4CAF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1" w:history="1">
            <w:r>
              <w:rPr>
                <w:rStyle w:val="Hyperlink"/>
                <w:b/>
                <w:bCs/>
                <w:noProof/>
                <w:lang w:val="pt-BR" w:eastAsia="pt-BR"/>
              </w:rPr>
              <w:t>2.15.</w:t>
            </w:r>
            <w:r>
              <w:rPr>
                <w:rFonts w:asciiTheme="minorHAnsi" w:eastAsiaTheme="minorEastAsia" w:hAnsiTheme="minorHAnsi" w:cstheme="minorBidi"/>
                <w:noProof/>
                <w:lang w:val="pt-BR" w:eastAsia="pt-BR"/>
              </w:rPr>
              <w:tab/>
            </w:r>
            <w:r>
              <w:rPr>
                <w:rStyle w:val="Hyperlink"/>
                <w:b/>
                <w:bCs/>
                <w:noProof/>
                <w:lang w:val="pt-BR" w:eastAsia="pt-BR"/>
              </w:rPr>
              <w:t>Conclusão</w:t>
            </w:r>
            <w:r>
              <w:rPr>
                <w:noProof/>
                <w:webHidden/>
              </w:rPr>
              <w:tab/>
              <w:fldChar w:fldCharType="begin"/>
              <w:instrText xml:space="preserve"> PAGEREF _Toc230857031 \h </w:instrText>
              <w:fldChar w:fldCharType="separate"/>
              <w:t>54</w:t>
              <w:fldChar w:fldCharType="end"/>
            </w:r>
          </w:hyperlink>
        </w:p>
        <w:p w14:paraId="6C7B1FB9"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2" w:history="1">
            <w:r>
              <w:rPr>
                <w:rStyle w:val="Hyperlink"/>
                <w:b/>
                <w:bCs/>
                <w:noProof/>
                <w:lang w:val="pt-BR" w:eastAsia="pt-BR"/>
              </w:rPr>
              <w:t>2.16.</w:t>
            </w:r>
            <w:r>
              <w:rPr>
                <w:rFonts w:asciiTheme="minorHAnsi" w:eastAsiaTheme="minorEastAsia" w:hAnsiTheme="minorHAnsi" w:cstheme="minorBidi"/>
                <w:noProof/>
                <w:lang w:val="pt-BR" w:eastAsia="pt-BR"/>
              </w:rPr>
              <w:tab/>
            </w:r>
            <w:r>
              <w:rPr>
                <w:rStyle w:val="Hyperlink"/>
                <w:b/>
                <w:bCs/>
                <w:noProof/>
                <w:lang w:val="pt-BR"/>
              </w:rPr>
              <w:t>O Modelo de Black-Litterman: Uma Reconstrução Bayesiana da Alocação de Ativos</w:t>
            </w:r>
            <w:r>
              <w:rPr>
                <w:noProof/>
                <w:webHidden/>
              </w:rPr>
              <w:tab/>
              <w:fldChar w:fldCharType="begin"/>
              <w:instrText xml:space="preserve"> PAGEREF _Toc230857032 \h </w:instrText>
              <w:fldChar w:fldCharType="separate"/>
              <w:t>56</w:t>
              <w:fldChar w:fldCharType="end"/>
            </w:r>
          </w:hyperlink>
        </w:p>
        <w:p w14:paraId="4A7CECAD"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3" w:history="1">
            <w:r>
              <w:rPr>
                <w:rStyle w:val="Hyperlink"/>
                <w:b/>
                <w:bCs/>
                <w:noProof/>
                <w:lang w:val="pt-BR"/>
              </w:rPr>
              <w:t>2.16.1.</w:t>
            </w:r>
            <w:r>
              <w:rPr>
                <w:rFonts w:asciiTheme="minorHAnsi" w:eastAsiaTheme="minorEastAsia" w:hAnsiTheme="minorHAnsi" w:cstheme="minorBidi"/>
                <w:noProof/>
                <w:lang w:val="pt-BR" w:eastAsia="pt-BR"/>
              </w:rPr>
              <w:tab/>
            </w:r>
            <w:r>
              <w:rPr>
                <w:rStyle w:val="Hyperlink"/>
                <w:noProof/>
                <w:lang w:val="pt-BR"/>
              </w:rPr>
              <w:t>Introdução: A Gênese Histórica e a Motivação Teórica</w:t>
            </w:r>
            <w:r>
              <w:rPr>
                <w:noProof/>
                <w:webHidden/>
              </w:rPr>
              <w:tab/>
              <w:fldChar w:fldCharType="begin"/>
              <w:instrText xml:space="preserve"> PAGEREF _Toc230857033 \h </w:instrText>
              <w:fldChar w:fldCharType="separate"/>
              <w:t>56</w:t>
              <w:fldChar w:fldCharType="end"/>
            </w:r>
          </w:hyperlink>
        </w:p>
        <w:p w14:paraId="3590750D"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4" w:history="1">
            <w:r>
              <w:rPr>
                <w:rStyle w:val="Hyperlink"/>
                <w:b/>
                <w:bCs/>
                <w:noProof/>
                <w:lang w:val="pt-BR"/>
              </w:rPr>
              <w:t>2.16.2.</w:t>
            </w:r>
            <w:r>
              <w:rPr>
                <w:rFonts w:asciiTheme="minorHAnsi" w:eastAsiaTheme="minorEastAsia" w:hAnsiTheme="minorHAnsi" w:cstheme="minorBidi"/>
                <w:noProof/>
                <w:lang w:val="pt-BR" w:eastAsia="pt-BR"/>
              </w:rPr>
              <w:tab/>
            </w:r>
            <w:r>
              <w:rPr>
                <w:rStyle w:val="Hyperlink"/>
                <w:noProof/>
                <w:lang w:val="pt-BR"/>
              </w:rPr>
              <w:t>O Contexto da Goldman Sachs e a Colaboração Black-Litterman</w:t>
            </w:r>
            <w:r>
              <w:rPr>
                <w:noProof/>
                <w:webHidden/>
              </w:rPr>
              <w:tab/>
              <w:fldChar w:fldCharType="begin"/>
              <w:instrText xml:space="preserve"> PAGEREF _Toc230857034 \h </w:instrText>
              <w:fldChar w:fldCharType="separate"/>
              <w:t>56</w:t>
              <w:fldChar w:fldCharType="end"/>
            </w:r>
          </w:hyperlink>
        </w:p>
        <w:p w14:paraId="01E7432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5" w:history="1">
            <w:r>
              <w:rPr>
                <w:rStyle w:val="Hyperlink"/>
                <w:b/>
                <w:bCs/>
                <w:noProof/>
                <w:lang w:val="pt-BR"/>
              </w:rPr>
              <w:t>2.16.3.</w:t>
            </w:r>
            <w:r>
              <w:rPr>
                <w:rFonts w:asciiTheme="minorHAnsi" w:eastAsiaTheme="minorEastAsia" w:hAnsiTheme="minorHAnsi" w:cstheme="minorBidi"/>
                <w:noProof/>
                <w:lang w:val="pt-BR" w:eastAsia="pt-BR"/>
              </w:rPr>
              <w:tab/>
            </w:r>
            <w:r>
              <w:rPr>
                <w:rStyle w:val="Hyperlink"/>
                <w:noProof/>
              </w:rPr>
              <w:t>As Limitações da Média-Variância e a Gênese do Black-Litterman</w:t>
            </w:r>
            <w:r>
              <w:rPr>
                <w:noProof/>
                <w:webHidden/>
              </w:rPr>
              <w:tab/>
              <w:fldChar w:fldCharType="begin"/>
              <w:instrText xml:space="preserve"> PAGEREF _Toc230857035 \h </w:instrText>
              <w:fldChar w:fldCharType="separate"/>
              <w:t>57</w:t>
              <w:fldChar w:fldCharType="end"/>
            </w:r>
          </w:hyperlink>
        </w:p>
        <w:p w14:paraId="2007D0F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6" w:history="1">
            <w:r>
              <w:rPr>
                <w:rStyle w:val="Hyperlink"/>
                <w:b/>
                <w:bCs/>
                <w:noProof/>
                <w:lang w:val="pt-BR"/>
              </w:rPr>
              <w:t>2.16.4.</w:t>
            </w:r>
            <w:r>
              <w:rPr>
                <w:rFonts w:asciiTheme="minorHAnsi" w:eastAsiaTheme="minorEastAsia" w:hAnsiTheme="minorHAnsi" w:cstheme="minorBidi"/>
                <w:noProof/>
                <w:lang w:val="pt-BR" w:eastAsia="pt-BR"/>
              </w:rPr>
              <w:tab/>
            </w:r>
            <w:r>
              <w:rPr>
                <w:rStyle w:val="Hyperlink"/>
                <w:bCs/>
                <w:noProof/>
              </w:rPr>
              <w:t>A Estrutura Bayesiana: Prior, Visões e Posterior</w:t>
            </w:r>
            <w:r>
              <w:rPr>
                <w:noProof/>
                <w:webHidden/>
              </w:rPr>
              <w:tab/>
              <w:fldChar w:fldCharType="begin"/>
              <w:instrText xml:space="preserve"> PAGEREF _Toc230857036 \h </w:instrText>
              <w:fldChar w:fldCharType="separate"/>
              <w:t>57</w:t>
              <w:fldChar w:fldCharType="end"/>
            </w:r>
          </w:hyperlink>
        </w:p>
        <w:p w14:paraId="66E8442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7" w:history="1">
            <w:r>
              <w:rPr>
                <w:rStyle w:val="Hyperlink"/>
                <w:b/>
                <w:bCs/>
                <w:noProof/>
                <w:lang w:val="pt-BR"/>
              </w:rPr>
              <w:t>2.16.5.</w:t>
            </w:r>
            <w:r>
              <w:rPr>
                <w:rFonts w:asciiTheme="minorHAnsi" w:eastAsiaTheme="minorEastAsia" w:hAnsiTheme="minorHAnsi" w:cstheme="minorBidi"/>
                <w:noProof/>
                <w:lang w:val="pt-BR" w:eastAsia="pt-BR"/>
              </w:rPr>
              <w:tab/>
            </w:r>
            <w:r>
              <w:rPr>
                <w:rStyle w:val="Hyperlink"/>
                <w:noProof/>
                <w:lang w:val="pt-BR"/>
              </w:rPr>
              <w:t>Derivação Matemática Detalhada: A "Fórmula Mestra"</w:t>
            </w:r>
            <w:r>
              <w:rPr>
                <w:noProof/>
                <w:webHidden/>
              </w:rPr>
              <w:tab/>
              <w:fldChar w:fldCharType="begin"/>
              <w:instrText xml:space="preserve"> PAGEREF _Toc230857037 \h </w:instrText>
              <w:fldChar w:fldCharType="separate"/>
              <w:t>58</w:t>
              <w:fldChar w:fldCharType="end"/>
            </w:r>
          </w:hyperlink>
        </w:p>
        <w:p w14:paraId="778ACA3A"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8" w:history="1">
            <w:r>
              <w:rPr>
                <w:rStyle w:val="Hyperlink"/>
                <w:b/>
                <w:bCs/>
                <w:noProof/>
                <w:lang w:val="pt-BR"/>
              </w:rPr>
              <w:t>2.16.6.</w:t>
            </w:r>
            <w:r>
              <w:rPr>
                <w:rFonts w:asciiTheme="minorHAnsi" w:eastAsiaTheme="minorEastAsia" w:hAnsiTheme="minorHAnsi" w:cstheme="minorBidi"/>
                <w:noProof/>
                <w:lang w:val="pt-BR" w:eastAsia="pt-BR"/>
              </w:rPr>
              <w:tab/>
            </w:r>
            <w:r>
              <w:rPr>
                <w:rStyle w:val="Hyperlink"/>
                <w:noProof/>
                <w:lang w:val="pt-BR"/>
              </w:rPr>
              <w:t>A Crítica à MPT: O Dilema da "Maximização de Erros" e as Soluções de Canto</w:t>
            </w:r>
            <w:r>
              <w:rPr>
                <w:noProof/>
                <w:webHidden/>
              </w:rPr>
              <w:tab/>
              <w:fldChar w:fldCharType="begin"/>
              <w:instrText xml:space="preserve"> PAGEREF _Toc230857038 \h </w:instrText>
              <w:fldChar w:fldCharType="separate"/>
              <w:t>59</w:t>
              <w:fldChar w:fldCharType="end"/>
            </w:r>
          </w:hyperlink>
        </w:p>
        <w:p w14:paraId="227D194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9" w:history="1">
            <w:r>
              <w:rPr>
                <w:rStyle w:val="Hyperlink"/>
                <w:b/>
                <w:bCs/>
                <w:noProof/>
                <w:lang w:val="pt-BR"/>
              </w:rPr>
              <w:t>2.17.</w:t>
            </w:r>
            <w:r>
              <w:rPr>
                <w:rFonts w:asciiTheme="minorHAnsi" w:eastAsiaTheme="minorEastAsia" w:hAnsiTheme="minorHAnsi" w:cstheme="minorBidi"/>
                <w:noProof/>
                <w:lang w:val="pt-BR" w:eastAsia="pt-BR"/>
              </w:rPr>
              <w:tab/>
            </w:r>
            <w:r>
              <w:rPr>
                <w:rStyle w:val="Hyperlink"/>
                <w:b/>
                <w:bCs/>
                <w:noProof/>
                <w:lang w:val="pt-BR"/>
              </w:rPr>
              <w:t>Fundamentos Matemáticos: A Arquitetura Bayesiana</w:t>
            </w:r>
            <w:r>
              <w:rPr>
                <w:noProof/>
                <w:webHidden/>
              </w:rPr>
              <w:tab/>
              <w:fldChar w:fldCharType="begin"/>
              <w:instrText xml:space="preserve"> PAGEREF _Toc230857039 \h </w:instrText>
              <w:fldChar w:fldCharType="separate"/>
              <w:t>60</w:t>
              <w:fldChar w:fldCharType="end"/>
            </w:r>
          </w:hyperlink>
        </w:p>
        <w:p w14:paraId="343F2BD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0" w:history="1">
            <w:r>
              <w:rPr>
                <w:rStyle w:val="Hyperlink"/>
                <w:b/>
                <w:bCs/>
                <w:noProof/>
                <w:lang w:val="pt-BR"/>
              </w:rPr>
              <w:t>2.17.1.</w:t>
            </w:r>
            <w:r>
              <w:rPr>
                <w:rFonts w:asciiTheme="minorHAnsi" w:eastAsiaTheme="minorEastAsia" w:hAnsiTheme="minorHAnsi" w:cstheme="minorBidi"/>
                <w:noProof/>
                <w:lang w:val="pt-BR" w:eastAsia="pt-BR"/>
              </w:rPr>
              <w:tab/>
            </w:r>
            <w:r>
              <w:rPr>
                <w:rStyle w:val="Hyperlink"/>
                <w:bCs/>
                <w:noProof/>
                <w:lang w:val="pt-BR"/>
              </w:rPr>
              <w:t>Derivação Matemática Detalhada: A "Fórmula Mestra"</w:t>
            </w:r>
            <w:r>
              <w:rPr>
                <w:noProof/>
                <w:webHidden/>
              </w:rPr>
              <w:tab/>
              <w:fldChar w:fldCharType="begin"/>
              <w:instrText xml:space="preserve"> PAGEREF _Toc230857040 \h </w:instrText>
              <w:fldChar w:fldCharType="separate"/>
              <w:t>61</w:t>
              <w:fldChar w:fldCharType="end"/>
            </w:r>
          </w:hyperlink>
        </w:p>
        <w:p w14:paraId="768153F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1" w:history="1">
            <w:r>
              <w:rPr>
                <w:rStyle w:val="Hyperlink"/>
                <w:b/>
                <w:bCs/>
                <w:noProof/>
                <w:lang w:val="pt-BR"/>
              </w:rPr>
              <w:t>2.17.2.</w:t>
            </w:r>
            <w:r>
              <w:rPr>
                <w:rFonts w:asciiTheme="minorHAnsi" w:eastAsiaTheme="minorEastAsia" w:hAnsiTheme="minorHAnsi" w:cstheme="minorBidi"/>
                <w:noProof/>
                <w:lang w:val="pt-BR" w:eastAsia="pt-BR"/>
              </w:rPr>
              <w:tab/>
            </w:r>
            <w:r>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Pr>
                <w:rStyle w:val="Hyperlink"/>
                <w:bCs/>
                <w:noProof/>
                <w:lang w:val="pt-BR"/>
              </w:rPr>
              <w:t xml:space="preserve"> e a Otimização Reversa</w:t>
            </w:r>
            <w:r>
              <w:rPr>
                <w:noProof/>
                <w:webHidden/>
              </w:rPr>
              <w:tab/>
              <w:fldChar w:fldCharType="begin"/>
              <w:instrText xml:space="preserve"> PAGEREF _Toc230857041 \h </w:instrText>
              <w:fldChar w:fldCharType="separate"/>
              <w:t>61</w:t>
              <w:fldChar w:fldCharType="end"/>
            </w:r>
          </w:hyperlink>
        </w:p>
        <w:p w14:paraId="5A7EC614"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2" w:history="1">
            <w:r>
              <w:rPr>
                <w:rStyle w:val="Hyperlink"/>
                <w:b/>
                <w:bCs/>
                <w:noProof/>
                <w:lang w:val="pt-BR"/>
              </w:rPr>
              <w:t>2.17.3.</w:t>
            </w:r>
            <w:r>
              <w:rPr>
                <w:rFonts w:asciiTheme="minorHAnsi" w:eastAsiaTheme="minorEastAsia" w:hAnsiTheme="minorHAnsi" w:cstheme="minorBidi"/>
                <w:noProof/>
                <w:lang w:val="pt-BR" w:eastAsia="pt-BR"/>
              </w:rPr>
              <w:tab/>
            </w:r>
            <w:r>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Pr>
                <w:noProof/>
                <w:webHidden/>
              </w:rPr>
              <w:tab/>
              <w:fldChar w:fldCharType="begin"/>
              <w:instrText xml:space="preserve"> PAGEREF _Toc230857042 \h </w:instrText>
              <w:fldChar w:fldCharType="separate"/>
              <w:t>62</w:t>
              <w:fldChar w:fldCharType="end"/>
            </w:r>
          </w:hyperlink>
        </w:p>
        <w:p w14:paraId="4C81D2A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3" w:history="1">
            <w:r>
              <w:rPr>
                <w:rStyle w:val="Hyperlink"/>
                <w:b/>
                <w:bCs/>
                <w:noProof/>
                <w:lang w:val="pt-BR"/>
              </w:rPr>
              <w:t>2.17.4.</w:t>
            </w:r>
            <w:r>
              <w:rPr>
                <w:rFonts w:asciiTheme="minorHAnsi" w:eastAsiaTheme="minorEastAsia" w:hAnsiTheme="minorHAnsi" w:cstheme="minorBidi"/>
                <w:noProof/>
                <w:lang w:val="pt-BR" w:eastAsia="pt-BR"/>
              </w:rPr>
              <w:tab/>
            </w:r>
            <w:r>
              <w:rPr>
                <w:rStyle w:val="Hyperlink"/>
                <w:bCs/>
                <w:noProof/>
                <w:lang w:val="pt-BR"/>
              </w:rPr>
              <w:t>A Fórmula Mestra de Black-Litterman</w:t>
            </w:r>
            <w:r>
              <w:rPr>
                <w:noProof/>
                <w:webHidden/>
              </w:rPr>
              <w:tab/>
              <w:fldChar w:fldCharType="begin"/>
              <w:instrText xml:space="preserve"> PAGEREF _Toc230857043 \h </w:instrText>
              <w:fldChar w:fldCharType="separate"/>
              <w:t>63</w:t>
              <w:fldChar w:fldCharType="end"/>
            </w:r>
          </w:hyperlink>
        </w:p>
        <w:p w14:paraId="2B7AD49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4" w:history="1">
            <w:r>
              <w:rPr>
                <w:rStyle w:val="Hyperlink"/>
                <w:b/>
                <w:bCs/>
                <w:noProof/>
                <w:lang w:val="pt-BR"/>
              </w:rPr>
              <w:t>2.18.</w:t>
            </w:r>
            <w:r>
              <w:rPr>
                <w:rFonts w:asciiTheme="minorHAnsi" w:eastAsiaTheme="minorEastAsia" w:hAnsiTheme="minorHAnsi" w:cstheme="minorBidi"/>
                <w:noProof/>
                <w:lang w:val="pt-BR" w:eastAsia="pt-BR"/>
              </w:rPr>
              <w:tab/>
            </w:r>
            <w:r>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Pr>
                <w:noProof/>
                <w:webHidden/>
              </w:rPr>
              <w:tab/>
              <w:fldChar w:fldCharType="begin"/>
              <w:instrText xml:space="preserve"> PAGEREF _Toc230857044 \h </w:instrText>
              <w:fldChar w:fldCharType="separate"/>
              <w:t>64</w:t>
              <w:fldChar w:fldCharType="end"/>
            </w:r>
          </w:hyperlink>
        </w:p>
        <w:p w14:paraId="2239833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5" w:history="1">
            <w:r>
              <w:rPr>
                <w:rStyle w:val="Hyperlink"/>
                <w:b/>
                <w:bCs/>
                <w:noProof/>
                <w:lang w:val="pt-BR"/>
              </w:rPr>
              <w:t>2.19.</w:t>
            </w:r>
            <w:r>
              <w:rPr>
                <w:rFonts w:asciiTheme="minorHAnsi" w:eastAsiaTheme="minorEastAsia" w:hAnsiTheme="minorHAnsi" w:cstheme="minorBidi"/>
                <w:noProof/>
                <w:lang w:val="pt-BR" w:eastAsia="pt-BR"/>
              </w:rPr>
              <w:tab/>
            </w:r>
            <w:r>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Pr>
                <w:noProof/>
                <w:webHidden/>
              </w:rPr>
              <w:tab/>
              <w:fldChar w:fldCharType="begin"/>
              <w:instrText xml:space="preserve"> PAGEREF _Toc230857045 \h </w:instrText>
              <w:fldChar w:fldCharType="separate"/>
              <w:t>65</w:t>
              <w:fldChar w:fldCharType="end"/>
            </w:r>
          </w:hyperlink>
        </w:p>
        <w:p w14:paraId="136C765B"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6" w:history="1">
            <w:r>
              <w:rPr>
                <w:rStyle w:val="Hyperlink"/>
                <w:b/>
                <w:bCs/>
                <w:noProof/>
                <w:lang w:val="pt-BR"/>
              </w:rPr>
              <w:t>2.19.1.</w:t>
            </w:r>
            <w:r>
              <w:rPr>
                <w:rFonts w:asciiTheme="minorHAnsi" w:eastAsiaTheme="minorEastAsia" w:hAnsiTheme="minorHAnsi" w:cstheme="minorBidi"/>
                <w:noProof/>
                <w:lang w:val="pt-BR" w:eastAsia="pt-BR"/>
              </w:rPr>
              <w:tab/>
            </w:r>
            <w:r>
              <w:rPr>
                <w:rStyle w:val="Hyperlink"/>
                <w:bCs/>
                <w:noProof/>
                <w:lang w:val="pt-BR"/>
              </w:rPr>
              <w:t>O Algoritmo de Confiança Percentual (Idzorek, 2005)</w:t>
            </w:r>
            <w:r>
              <w:rPr>
                <w:noProof/>
                <w:webHidden/>
              </w:rPr>
              <w:tab/>
              <w:fldChar w:fldCharType="begin"/>
              <w:instrText xml:space="preserve"> PAGEREF _Toc230857046 \h </w:instrText>
              <w:fldChar w:fldCharType="separate"/>
              <w:t>65</w:t>
              <w:fldChar w:fldCharType="end"/>
            </w:r>
          </w:hyperlink>
        </w:p>
        <w:p w14:paraId="4305479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7" w:history="1">
            <w:r>
              <w:rPr>
                <w:rStyle w:val="Hyperlink"/>
                <w:b/>
                <w:bCs/>
                <w:noProof/>
                <w:lang w:val="pt-BR"/>
              </w:rPr>
              <w:t>2.20.</w:t>
            </w:r>
            <w:r>
              <w:rPr>
                <w:rFonts w:asciiTheme="minorHAnsi" w:eastAsiaTheme="minorEastAsia" w:hAnsiTheme="minorHAnsi" w:cstheme="minorBidi"/>
                <w:noProof/>
                <w:lang w:val="pt-BR" w:eastAsia="pt-BR"/>
              </w:rPr>
              <w:tab/>
            </w:r>
            <w:r>
              <w:rPr>
                <w:rStyle w:val="Hyperlink"/>
                <w:b/>
                <w:bCs/>
                <w:noProof/>
                <w:lang w:val="pt-BR"/>
              </w:rPr>
              <w:t>Comparação Crítica: BL, MPT e PMPT</w:t>
            </w:r>
            <w:r>
              <w:rPr>
                <w:noProof/>
                <w:webHidden/>
              </w:rPr>
              <w:tab/>
              <w:fldChar w:fldCharType="begin"/>
              <w:instrText xml:space="preserve"> PAGEREF _Toc230857047 \h </w:instrText>
              <w:fldChar w:fldCharType="separate"/>
              <w:t>66</w:t>
              <w:fldChar w:fldCharType="end"/>
            </w:r>
          </w:hyperlink>
        </w:p>
        <w:p w14:paraId="3C975C98"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8" w:history="1">
            <w:r>
              <w:rPr>
                <w:rStyle w:val="Hyperlink"/>
                <w:b/>
                <w:bCs/>
                <w:noProof/>
                <w:lang w:val="pt-BR"/>
              </w:rPr>
              <w:t>2.20.1.</w:t>
            </w:r>
            <w:r>
              <w:rPr>
                <w:rFonts w:asciiTheme="minorHAnsi" w:eastAsiaTheme="minorEastAsia" w:hAnsiTheme="minorHAnsi" w:cstheme="minorBidi"/>
                <w:noProof/>
                <w:lang w:val="pt-BR" w:eastAsia="pt-BR"/>
              </w:rPr>
              <w:tab/>
            </w:r>
            <w:r>
              <w:rPr>
                <w:rStyle w:val="Hyperlink"/>
                <w:bCs/>
                <w:noProof/>
                <w:lang w:val="pt-BR"/>
              </w:rPr>
              <w:t>MPT vs. BL: A Correção da Estabilidade</w:t>
            </w:r>
            <w:r>
              <w:rPr>
                <w:noProof/>
                <w:webHidden/>
              </w:rPr>
              <w:tab/>
              <w:fldChar w:fldCharType="begin"/>
              <w:instrText xml:space="preserve"> PAGEREF _Toc230857048 \h </w:instrText>
              <w:fldChar w:fldCharType="separate"/>
              <w:t>66</w:t>
              <w:fldChar w:fldCharType="end"/>
            </w:r>
          </w:hyperlink>
        </w:p>
        <w:p w14:paraId="15C801AC"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9" w:history="1">
            <w:r>
              <w:rPr>
                <w:rStyle w:val="Hyperlink"/>
                <w:b/>
                <w:bCs/>
                <w:noProof/>
                <w:lang w:val="pt-BR"/>
              </w:rPr>
              <w:t>2.20.2.</w:t>
            </w:r>
            <w:r>
              <w:rPr>
                <w:rFonts w:asciiTheme="minorHAnsi" w:eastAsiaTheme="minorEastAsia" w:hAnsiTheme="minorHAnsi" w:cstheme="minorBidi"/>
                <w:noProof/>
                <w:lang w:val="pt-BR" w:eastAsia="pt-BR"/>
              </w:rPr>
              <w:tab/>
            </w:r>
            <w:r>
              <w:rPr>
                <w:rStyle w:val="Hyperlink"/>
                <w:bCs/>
                <w:noProof/>
                <w:lang w:val="pt-BR"/>
              </w:rPr>
              <w:t>BL vs. PMPT: Complementaridade Estrutural</w:t>
            </w:r>
            <w:r>
              <w:rPr>
                <w:noProof/>
                <w:webHidden/>
              </w:rPr>
              <w:tab/>
              <w:fldChar w:fldCharType="begin"/>
              <w:instrText xml:space="preserve"> PAGEREF _Toc230857049 \h </w:instrText>
              <w:fldChar w:fldCharType="separate"/>
              <w:t>66</w:t>
              <w:fldChar w:fldCharType="end"/>
            </w:r>
          </w:hyperlink>
        </w:p>
        <w:p w14:paraId="34F4DDC8"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0" w:history="1">
            <w:r>
              <w:rPr>
                <w:rStyle w:val="Hyperlink"/>
                <w:b/>
                <w:bCs/>
                <w:noProof/>
                <w:lang w:val="pt-BR"/>
              </w:rPr>
              <w:t>2.21.</w:t>
            </w:r>
            <w:r>
              <w:rPr>
                <w:rFonts w:asciiTheme="minorHAnsi" w:eastAsiaTheme="minorEastAsia" w:hAnsiTheme="minorHAnsi" w:cstheme="minorBidi"/>
                <w:noProof/>
                <w:lang w:val="pt-BR" w:eastAsia="pt-BR"/>
              </w:rPr>
              <w:tab/>
            </w:r>
            <w:r>
              <w:rPr>
                <w:rStyle w:val="Hyperlink"/>
                <w:b/>
                <w:bCs/>
                <w:noProof/>
                <w:lang w:val="pt-BR"/>
              </w:rPr>
              <w:t>Limitações e Extensões Modernas</w:t>
            </w:r>
            <w:r>
              <w:rPr>
                <w:noProof/>
                <w:webHidden/>
              </w:rPr>
              <w:tab/>
              <w:fldChar w:fldCharType="begin"/>
              <w:instrText xml:space="preserve"> PAGEREF _Toc230857050 \h </w:instrText>
              <w:fldChar w:fldCharType="separate"/>
              <w:t>67</w:t>
              <w:fldChar w:fldCharType="end"/>
            </w:r>
          </w:hyperlink>
        </w:p>
        <w:p w14:paraId="30ED014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51" w:history="1">
            <w:r>
              <w:rPr>
                <w:rStyle w:val="Hyperlink"/>
                <w:b/>
                <w:bCs/>
                <w:noProof/>
                <w:lang w:val="pt-BR"/>
              </w:rPr>
              <w:t>2.21.1.</w:t>
            </w:r>
            <w:r>
              <w:rPr>
                <w:rFonts w:asciiTheme="minorHAnsi" w:eastAsiaTheme="minorEastAsia" w:hAnsiTheme="minorHAnsi" w:cstheme="minorBidi"/>
                <w:noProof/>
                <w:lang w:val="pt-BR" w:eastAsia="pt-BR"/>
              </w:rPr>
              <w:tab/>
            </w:r>
            <w:r>
              <w:rPr>
                <w:rStyle w:val="Hyperlink"/>
                <w:bCs/>
                <w:noProof/>
                <w:lang w:val="pt-BR"/>
              </w:rPr>
              <w:t>Dependência da Normalidade e do CAPM</w:t>
            </w:r>
            <w:r>
              <w:rPr>
                <w:noProof/>
                <w:webHidden/>
              </w:rPr>
              <w:tab/>
              <w:fldChar w:fldCharType="begin"/>
              <w:instrText xml:space="preserve"> PAGEREF _Toc230857051 \h </w:instrText>
              <w:fldChar w:fldCharType="separate"/>
              <w:t>67</w:t>
              <w:fldChar w:fldCharType="end"/>
            </w:r>
          </w:hyperlink>
        </w:p>
        <w:p w14:paraId="0F569613"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52" w:history="1">
            <w:r>
              <w:rPr>
                <w:rStyle w:val="Hyperlink"/>
                <w:b/>
                <w:bCs/>
                <w:noProof/>
                <w:lang w:val="en-US"/>
              </w:rPr>
              <w:t>2.21.2.</w:t>
            </w:r>
            <w:r>
              <w:rPr>
                <w:rFonts w:asciiTheme="minorHAnsi" w:eastAsiaTheme="minorEastAsia" w:hAnsiTheme="minorHAnsi" w:cstheme="minorBidi"/>
                <w:noProof/>
                <w:lang w:val="pt-BR" w:eastAsia="pt-BR"/>
              </w:rPr>
              <w:tab/>
            </w:r>
            <w:r>
              <w:rPr>
                <w:rStyle w:val="Hyperlink"/>
                <w:bCs/>
                <w:noProof/>
                <w:lang w:val="en-US"/>
              </w:rPr>
              <w:t>Entropy Pooling e Fully Flexible Views (Meucci)</w:t>
            </w:r>
            <w:r>
              <w:rPr>
                <w:noProof/>
                <w:webHidden/>
              </w:rPr>
              <w:tab/>
              <w:fldChar w:fldCharType="begin"/>
              <w:instrText xml:space="preserve"> PAGEREF _Toc230857052 \h </w:instrText>
              <w:fldChar w:fldCharType="separate"/>
              <w:t>68</w:t>
              <w:fldChar w:fldCharType="end"/>
            </w:r>
          </w:hyperlink>
        </w:p>
        <w:p w14:paraId="07C820D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3" w:history="1">
            <w:r>
              <w:rPr>
                <w:rStyle w:val="Hyperlink"/>
                <w:b/>
                <w:bCs/>
                <w:noProof/>
                <w:lang w:val="pt-BR"/>
              </w:rPr>
              <w:t>2.22.</w:t>
            </w:r>
            <w:r>
              <w:rPr>
                <w:rFonts w:asciiTheme="minorHAnsi" w:eastAsiaTheme="minorEastAsia" w:hAnsiTheme="minorHAnsi" w:cstheme="minorBidi"/>
                <w:noProof/>
                <w:lang w:val="pt-BR" w:eastAsia="pt-BR"/>
              </w:rPr>
              <w:tab/>
            </w:r>
            <w:r>
              <w:rPr>
                <w:rStyle w:val="Hyperlink"/>
                <w:b/>
                <w:bCs/>
                <w:noProof/>
                <w:lang w:val="pt-BR"/>
              </w:rPr>
              <w:t>Conclusão do Capítulo</w:t>
            </w:r>
            <w:r>
              <w:rPr>
                <w:noProof/>
                <w:webHidden/>
              </w:rPr>
              <w:tab/>
              <w:fldChar w:fldCharType="begin"/>
              <w:instrText xml:space="preserve"> PAGEREF _Toc230857053 \h </w:instrText>
              <w:fldChar w:fldCharType="separate"/>
              <w:t>68</w:t>
              <w:fldChar w:fldCharType="end"/>
            </w:r>
          </w:hyperlink>
        </w:p>
        <w:p w14:paraId="23A1561D"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54" w:history="1">
            <w:r>
              <w:rPr>
                <w:rStyle w:val="Hyperlink"/>
                <w:noProof/>
                <w:w w:val="99"/>
              </w:rPr>
              <w:t>3.</w:t>
            </w:r>
            <w:r>
              <w:rPr>
                <w:rFonts w:asciiTheme="minorHAnsi" w:eastAsiaTheme="minorEastAsia" w:hAnsiTheme="minorHAnsi" w:cstheme="minorBidi"/>
                <w:noProof/>
                <w:lang w:val="pt-BR" w:eastAsia="pt-BR"/>
              </w:rPr>
              <w:tab/>
            </w:r>
            <w:r>
              <w:rPr>
                <w:rStyle w:val="Hyperlink"/>
                <w:noProof/>
              </w:rPr>
              <w:t>CAPÍTULO 3 — METODOLOGIA DA PESQUISA</w:t>
            </w:r>
            <w:r>
              <w:rPr>
                <w:noProof/>
                <w:webHidden/>
              </w:rPr>
              <w:tab/>
              <w:fldChar w:fldCharType="begin"/>
              <w:instrText xml:space="preserve"> PAGEREF _Toc230857054 \h </w:instrText>
              <w:fldChar w:fldCharType="separate"/>
              <w:t>70</w:t>
              <w:fldChar w:fldCharType="end"/>
            </w:r>
          </w:hyperlink>
        </w:p>
        <w:p w14:paraId="7F71673B"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5" w:history="1">
            <w:r>
              <w:rPr>
                <w:rStyle w:val="Hyperlink"/>
                <w:noProof/>
              </w:rPr>
              <w:t>3.1.</w:t>
            </w:r>
            <w:r>
              <w:rPr>
                <w:rFonts w:asciiTheme="minorHAnsi" w:eastAsiaTheme="minorEastAsia" w:hAnsiTheme="minorHAnsi" w:cstheme="minorBidi"/>
                <w:noProof/>
                <w:lang w:val="pt-BR" w:eastAsia="pt-BR"/>
              </w:rPr>
              <w:tab/>
            </w:r>
            <w:r>
              <w:rPr>
                <w:rStyle w:val="Hyperlink"/>
                <w:noProof/>
              </w:rPr>
              <w:t>Natureza e Classificação da Pesquisa</w:t>
            </w:r>
            <w:r>
              <w:rPr>
                <w:noProof/>
                <w:webHidden/>
              </w:rPr>
              <w:tab/>
              <w:fldChar w:fldCharType="begin"/>
              <w:instrText xml:space="preserve"> PAGEREF _Toc230857055 \h </w:instrText>
              <w:fldChar w:fldCharType="separate"/>
              <w:t>70</w:t>
              <w:fldChar w:fldCharType="end"/>
            </w:r>
          </w:hyperlink>
        </w:p>
        <w:p w14:paraId="3C923453"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6" w:history="1">
            <w:r>
              <w:rPr>
                <w:rStyle w:val="Hyperlink"/>
                <w:noProof/>
              </w:rPr>
              <w:t>3.2.</w:t>
            </w:r>
            <w:r>
              <w:rPr>
                <w:rFonts w:asciiTheme="minorHAnsi" w:eastAsiaTheme="minorEastAsia" w:hAnsiTheme="minorHAnsi" w:cstheme="minorBidi"/>
                <w:noProof/>
                <w:lang w:val="pt-BR" w:eastAsia="pt-BR"/>
              </w:rPr>
              <w:tab/>
            </w:r>
            <w:r>
              <w:rPr>
                <w:rStyle w:val="Hyperlink"/>
                <w:noProof/>
              </w:rPr>
              <w:t>Universo, Amostra e Fonte dos Dados</w:t>
            </w:r>
            <w:r>
              <w:rPr>
                <w:noProof/>
                <w:webHidden/>
              </w:rPr>
              <w:tab/>
              <w:fldChar w:fldCharType="begin"/>
              <w:instrText xml:space="preserve"> PAGEREF _Toc230857056 \h </w:instrText>
              <w:fldChar w:fldCharType="separate"/>
              <w:t>70</w:t>
              <w:fldChar w:fldCharType="end"/>
            </w:r>
          </w:hyperlink>
        </w:p>
        <w:p w14:paraId="4FEE319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57" w:history="1">
            <w:r>
              <w:rPr>
                <w:rStyle w:val="Hyperlink"/>
                <w:noProof/>
              </w:rPr>
              <w:t>3.2.1.</w:t>
            </w:r>
            <w:r>
              <w:rPr>
                <w:rFonts w:asciiTheme="minorHAnsi" w:eastAsiaTheme="minorEastAsia" w:hAnsiTheme="minorHAnsi" w:cstheme="minorBidi"/>
                <w:noProof/>
                <w:lang w:val="pt-BR" w:eastAsia="pt-BR"/>
              </w:rPr>
              <w:tab/>
            </w:r>
            <w:r>
              <w:rPr>
                <w:rStyle w:val="Hyperlink"/>
                <w:noProof/>
              </w:rPr>
              <w:t>Critério de Inclusão na Amostra</w:t>
            </w:r>
            <w:r>
              <w:rPr>
                <w:noProof/>
                <w:webHidden/>
              </w:rPr>
              <w:tab/>
              <w:fldChar w:fldCharType="begin"/>
              <w:instrText xml:space="preserve"> PAGEREF _Toc230857057 \h </w:instrText>
              <w:fldChar w:fldCharType="separate"/>
              <w:t>70</w:t>
              <w:fldChar w:fldCharType="end"/>
            </w:r>
          </w:hyperlink>
        </w:p>
        <w:p w14:paraId="7FF134B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8" w:history="1">
            <w:r>
              <w:rPr>
                <w:rStyle w:val="Hyperlink"/>
                <w:noProof/>
              </w:rPr>
              <w:t>3.3.</w:t>
            </w:r>
            <w:r>
              <w:rPr>
                <w:rFonts w:asciiTheme="minorHAnsi" w:eastAsiaTheme="minorEastAsia" w:hAnsiTheme="minorHAnsi" w:cstheme="minorBidi"/>
                <w:noProof/>
                <w:lang w:val="pt-BR" w:eastAsia="pt-BR"/>
              </w:rPr>
              <w:tab/>
            </w:r>
            <w:r>
              <w:rPr>
                <w:rStyle w:val="Hyperlink"/>
                <w:noProof/>
              </w:rPr>
              <w:t>Tratamento e Preparação dos Dados</w:t>
            </w:r>
            <w:r>
              <w:rPr>
                <w:noProof/>
                <w:webHidden/>
              </w:rPr>
              <w:tab/>
              <w:fldChar w:fldCharType="begin"/>
              <w:instrText xml:space="preserve"> PAGEREF _Toc230857058 \h </w:instrText>
              <w:fldChar w:fldCharType="separate"/>
              <w:t>71</w:t>
              <w:fldChar w:fldCharType="end"/>
            </w:r>
          </w:hyperlink>
        </w:p>
        <w:p w14:paraId="63810A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59" w:history="1">
            <w:r>
              <w:rPr>
                <w:rStyle w:val="Hyperlink"/>
                <w:noProof/>
              </w:rPr>
              <w:t>3.3.1.</w:t>
            </w:r>
            <w:r>
              <w:rPr>
                <w:rFonts w:asciiTheme="minorHAnsi" w:eastAsiaTheme="minorEastAsia" w:hAnsiTheme="minorHAnsi" w:cstheme="minorBidi"/>
                <w:noProof/>
                <w:lang w:val="pt-BR" w:eastAsia="pt-BR"/>
              </w:rPr>
              <w:tab/>
            </w:r>
            <w:r>
              <w:rPr>
                <w:rStyle w:val="Hyperlink"/>
                <w:noProof/>
              </w:rPr>
              <w:t>Filtragem de Liquidez e Remoção de Anomalias</w:t>
            </w:r>
            <w:r>
              <w:rPr>
                <w:noProof/>
                <w:webHidden/>
              </w:rPr>
              <w:tab/>
              <w:fldChar w:fldCharType="begin"/>
              <w:instrText xml:space="preserve"> PAGEREF _Toc230857059 \h </w:instrText>
              <w:fldChar w:fldCharType="separate"/>
              <w:t>71</w:t>
              <w:fldChar w:fldCharType="end"/>
            </w:r>
          </w:hyperlink>
        </w:p>
        <w:p w14:paraId="686B9B5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0" w:history="1">
            <w:r>
              <w:rPr>
                <w:rStyle w:val="Hyperlink"/>
                <w:noProof/>
              </w:rPr>
              <w:t>3.3.2.</w:t>
            </w:r>
            <w:r>
              <w:rPr>
                <w:rFonts w:asciiTheme="minorHAnsi" w:eastAsiaTheme="minorEastAsia" w:hAnsiTheme="minorHAnsi" w:cstheme="minorBidi"/>
                <w:noProof/>
                <w:lang w:val="pt-BR" w:eastAsia="pt-BR"/>
              </w:rPr>
              <w:tab/>
            </w:r>
            <w:r>
              <w:rPr>
                <w:rStyle w:val="Hyperlink"/>
                <w:noProof/>
              </w:rPr>
              <w:t>Transformação dos Preços em Retornos</w:t>
            </w:r>
            <w:r>
              <w:rPr>
                <w:noProof/>
                <w:webHidden/>
              </w:rPr>
              <w:tab/>
              <w:fldChar w:fldCharType="begin"/>
              <w:instrText xml:space="preserve"> PAGEREF _Toc230857060 \h </w:instrText>
              <w:fldChar w:fldCharType="separate"/>
              <w:t>72</w:t>
              <w:fldChar w:fldCharType="end"/>
            </w:r>
          </w:hyperlink>
        </w:p>
        <w:p w14:paraId="03344EA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1" w:history="1">
            <w:r>
              <w:rPr>
                <w:rStyle w:val="Hyperlink"/>
                <w:noProof/>
              </w:rPr>
              <w:t>3.3.3.</w:t>
            </w:r>
            <w:r>
              <w:rPr>
                <w:rFonts w:asciiTheme="minorHAnsi" w:eastAsiaTheme="minorEastAsia" w:hAnsiTheme="minorHAnsi" w:cstheme="minorBidi"/>
                <w:noProof/>
                <w:lang w:val="pt-BR" w:eastAsia="pt-BR"/>
              </w:rPr>
              <w:tab/>
            </w:r>
            <w:r>
              <w:rPr>
                <w:rStyle w:val="Hyperlink"/>
                <w:noProof/>
              </w:rPr>
              <w:t>Diagnóstico Econométrico das Séries</w:t>
            </w:r>
            <w:r>
              <w:rPr>
                <w:noProof/>
                <w:webHidden/>
              </w:rPr>
              <w:tab/>
              <w:fldChar w:fldCharType="begin"/>
              <w:instrText xml:space="preserve"> PAGEREF _Toc230857061 \h </w:instrText>
              <w:fldChar w:fldCharType="separate"/>
              <w:t>72</w:t>
              <w:fldChar w:fldCharType="end"/>
            </w:r>
          </w:hyperlink>
        </w:p>
        <w:p w14:paraId="08BA068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2" w:history="1">
            <w:r>
              <w:rPr>
                <w:rStyle w:val="Hyperlink"/>
                <w:noProof/>
              </w:rPr>
              <w:t>3.4.</w:t>
            </w:r>
            <w:r>
              <w:rPr>
                <w:rFonts w:asciiTheme="minorHAnsi" w:eastAsiaTheme="minorEastAsia" w:hAnsiTheme="minorHAnsi" w:cstheme="minorBidi"/>
                <w:noProof/>
                <w:lang w:val="pt-BR" w:eastAsia="pt-BR"/>
              </w:rPr>
              <w:tab/>
            </w:r>
            <w:r>
              <w:rPr>
                <w:rStyle w:val="Hyperlink"/>
                <w:noProof/>
              </w:rPr>
              <w:t>Estimação dos Parâmetros de Otimização</w:t>
            </w:r>
            <w:r>
              <w:rPr>
                <w:noProof/>
                <w:webHidden/>
              </w:rPr>
              <w:tab/>
              <w:fldChar w:fldCharType="begin"/>
              <w:instrText xml:space="preserve"> PAGEREF _Toc230857062 \h </w:instrText>
              <w:fldChar w:fldCharType="separate"/>
              <w:t>74</w:t>
              <w:fldChar w:fldCharType="end"/>
            </w:r>
          </w:hyperlink>
        </w:p>
        <w:p w14:paraId="639A3DA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3" w:history="1">
            <w:r>
              <w:rPr>
                <w:rStyle w:val="Hyperlink"/>
                <w:noProof/>
              </w:rPr>
              <w:t>3.4.1.</w:t>
            </w:r>
            <w:r>
              <w:rPr>
                <w:rFonts w:asciiTheme="minorHAnsi" w:eastAsiaTheme="minorEastAsia" w:hAnsiTheme="minorHAnsi" w:cstheme="minorBidi"/>
                <w:noProof/>
                <w:lang w:val="pt-BR" w:eastAsia="pt-BR"/>
              </w:rPr>
              <w:tab/>
            </w:r>
            <w:r>
              <w:rPr>
                <w:rStyle w:val="Hyperlink"/>
                <w:noProof/>
              </w:rPr>
              <w:t>Prêmio de Risco (Excesso de Retorno)</w:t>
            </w:r>
            <w:r>
              <w:rPr>
                <w:noProof/>
                <w:webHidden/>
              </w:rPr>
              <w:tab/>
              <w:fldChar w:fldCharType="begin"/>
              <w:instrText xml:space="preserve"> PAGEREF _Toc230857063 \h </w:instrText>
              <w:fldChar w:fldCharType="separate"/>
              <w:t>74</w:t>
              <w:fldChar w:fldCharType="end"/>
            </w:r>
          </w:hyperlink>
        </w:p>
        <w:p w14:paraId="2F3CAFE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4" w:history="1">
            <w:r>
              <w:rPr>
                <w:rStyle w:val="Hyperlink"/>
                <w:noProof/>
              </w:rPr>
              <w:t>3.4.2.</w:t>
            </w:r>
            <w:r>
              <w:rPr>
                <w:rFonts w:asciiTheme="minorHAnsi" w:eastAsiaTheme="minorEastAsia" w:hAnsiTheme="minorHAnsi" w:cstheme="minorBidi"/>
                <w:noProof/>
                <w:lang w:val="pt-BR" w:eastAsia="pt-BR"/>
              </w:rPr>
              <w:tab/>
            </w:r>
            <w:r>
              <w:rPr>
                <w:rStyle w:val="Hyperlink"/>
                <w:noProof/>
              </w:rPr>
              <w:t>Retornos Esperados e Matriz de Covariância</w:t>
            </w:r>
            <w:r>
              <w:rPr>
                <w:noProof/>
                <w:webHidden/>
              </w:rPr>
              <w:tab/>
              <w:fldChar w:fldCharType="begin"/>
              <w:instrText xml:space="preserve"> PAGEREF _Toc230857064 \h </w:instrText>
              <w:fldChar w:fldCharType="separate"/>
              <w:t>74</w:t>
              <w:fldChar w:fldCharType="end"/>
            </w:r>
          </w:hyperlink>
        </w:p>
        <w:p w14:paraId="463576A7"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5" w:history="1">
            <w:r>
              <w:rPr>
                <w:rStyle w:val="Hyperlink"/>
                <w:noProof/>
              </w:rPr>
              <w:t>3.5.</w:t>
            </w:r>
            <w:r>
              <w:rPr>
                <w:rFonts w:asciiTheme="minorHAnsi" w:eastAsiaTheme="minorEastAsia" w:hAnsiTheme="minorHAnsi" w:cstheme="minorBidi"/>
                <w:noProof/>
                <w:lang w:val="pt-BR" w:eastAsia="pt-BR"/>
              </w:rPr>
              <w:tab/>
            </w:r>
            <w:r>
              <w:rPr>
                <w:rStyle w:val="Hyperlink"/>
                <w:noProof/>
              </w:rPr>
              <w:t>Modelos de Otimização Implementados</w:t>
            </w:r>
            <w:r>
              <w:rPr>
                <w:noProof/>
                <w:webHidden/>
              </w:rPr>
              <w:tab/>
              <w:fldChar w:fldCharType="begin"/>
              <w:instrText xml:space="preserve"> PAGEREF _Toc230857065 \h </w:instrText>
              <w:fldChar w:fldCharType="separate"/>
              <w:t>75</w:t>
              <w:fldChar w:fldCharType="end"/>
            </w:r>
          </w:hyperlink>
        </w:p>
        <w:p w14:paraId="0C15CBEC"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6" w:history="1">
            <w:r>
              <w:rPr>
                <w:rStyle w:val="Hyperlink"/>
                <w:noProof/>
              </w:rPr>
              <w:t>3.5.1.</w:t>
            </w:r>
            <w:r>
              <w:rPr>
                <w:rFonts w:asciiTheme="minorHAnsi" w:eastAsiaTheme="minorEastAsia" w:hAnsiTheme="minorHAnsi" w:cstheme="minorBidi"/>
                <w:noProof/>
                <w:lang w:val="pt-BR" w:eastAsia="pt-BR"/>
              </w:rPr>
              <w:tab/>
            </w:r>
            <w:r>
              <w:rPr>
                <w:rStyle w:val="Hyperlink"/>
                <w:noProof/>
              </w:rPr>
              <w:t>Otimização de Máximo Índice de Sharpe com Penalidade</w:t>
            </w:r>
            <w:r>
              <w:rPr>
                <w:noProof/>
                <w:webHidden/>
              </w:rPr>
              <w:tab/>
              <w:fldChar w:fldCharType="begin"/>
              <w:instrText xml:space="preserve"> PAGEREF _Toc230857066 \h </w:instrText>
              <w:fldChar w:fldCharType="separate"/>
              <w:t>75</w:t>
              <w:fldChar w:fldCharType="end"/>
            </w:r>
          </w:hyperlink>
        </w:p>
        <w:p w14:paraId="3B3CDBC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7" w:history="1">
            <w:r>
              <w:rPr>
                <w:rStyle w:val="Hyperlink"/>
                <w:noProof/>
              </w:rPr>
              <w:t>3.5.2.</w:t>
            </w:r>
            <w:r>
              <w:rPr>
                <w:rFonts w:asciiTheme="minorHAnsi" w:eastAsiaTheme="minorEastAsia" w:hAnsiTheme="minorHAnsi" w:cstheme="minorBidi"/>
                <w:noProof/>
                <w:lang w:val="pt-BR" w:eastAsia="pt-BR"/>
              </w:rPr>
              <w:tab/>
            </w:r>
            <w:r>
              <w:rPr>
                <w:rStyle w:val="Hyperlink"/>
                <w:noProof/>
              </w:rPr>
              <w:t>Carteira de Mínima Variância Global com Penalidade L1</w:t>
            </w:r>
            <w:r>
              <w:rPr>
                <w:noProof/>
                <w:webHidden/>
              </w:rPr>
              <w:tab/>
              <w:fldChar w:fldCharType="begin"/>
              <w:instrText xml:space="preserve"> PAGEREF _Toc230857067 \h </w:instrText>
              <w:fldChar w:fldCharType="separate"/>
              <w:t>75</w:t>
              <w:fldChar w:fldCharType="end"/>
            </w:r>
          </w:hyperlink>
        </w:p>
        <w:p w14:paraId="28C7256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8" w:history="1">
            <w:r>
              <w:rPr>
                <w:rStyle w:val="Hyperlink"/>
                <w:noProof/>
              </w:rPr>
              <w:t>3.5.3.</w:t>
            </w:r>
            <w:r>
              <w:rPr>
                <w:rFonts w:asciiTheme="minorHAnsi" w:eastAsiaTheme="minorEastAsia" w:hAnsiTheme="minorHAnsi" w:cstheme="minorBidi"/>
                <w:noProof/>
                <w:lang w:val="pt-BR" w:eastAsia="pt-BR"/>
              </w:rPr>
              <w:tab/>
            </w:r>
            <w:r>
              <w:rPr>
                <w:rStyle w:val="Hyperlink"/>
                <w:noProof/>
              </w:rPr>
              <w:del w:id="6271" w:author="Claude" w:date="2026-06-04T00:00:00Z">
                <w:r>
                  <w:rPr>
                    <w:color w:val="000000"/>
                    <w:sz w:val="24"/>
                    <w:szCs w:val="24"/>
                    <w:lang w:val="pt-BR" w:eastAsia="pt-BR"/>
                  </w:rPr>
                  <w:delText>Modelo Black-Litterman com Visões LSTM</w:delText>
                </w:r>
              </w:del>
              <w:ins w:id="6272" w:author="Claude" w:date="2026-06-04T00:00:00Z">
                <w:r>
                  <w:rPr>
                    <w:color w:val="000000"/>
                    <w:sz w:val="24"/>
                    <w:szCs w:val="24"/>
                    <w:lang w:val="pt-BR" w:eastAsia="pt-BR"/>
                  </w:rPr>
                  <w:t>Modelo Black-Litterman com Visões de Momentum 12-1</w:t>
                </w:r>
              </w:ins>
            </w:r>
            <w:r>
              <w:rPr>
                <w:noProof/>
                <w:webHidden/>
              </w:rPr>
              <w:tab/>
              <w:fldChar w:fldCharType="begin"/>
              <w:instrText xml:space="preserve"> PAGEREF _Toc230857068 \h </w:instrText>
              <w:fldChar w:fldCharType="separate"/>
              <w:t>76</w:t>
              <w:fldChar w:fldCharType="end"/>
            </w:r>
          </w:hyperlink>
        </w:p>
        <w:p w14:paraId="7AF1986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9" w:history="1">
            <w:r>
              <w:rPr>
                <w:rStyle w:val="Hyperlink"/>
                <w:noProof/>
              </w:rPr>
              <w:t>3.6.</w:t>
            </w:r>
            <w:r>
              <w:rPr>
                <w:rFonts w:asciiTheme="minorHAnsi" w:eastAsiaTheme="minorEastAsia" w:hAnsiTheme="minorHAnsi" w:cstheme="minorBidi"/>
                <w:noProof/>
                <w:lang w:val="pt-BR" w:eastAsia="pt-BR"/>
              </w:rPr>
              <w:tab/>
            </w:r>
            <w:r>
              <w:rPr>
                <w:rStyle w:val="Hyperlink"/>
                <w:noProof/>
              </w:rPr>
              <w:t>Protocolo de Backtesting com Janelas Expansivas</w:t>
            </w:r>
            <w:r>
              <w:rPr>
                <w:noProof/>
                <w:webHidden/>
              </w:rPr>
              <w:tab/>
              <w:fldChar w:fldCharType="begin"/>
              <w:instrText xml:space="preserve"> PAGEREF _Toc230857069 \h </w:instrText>
              <w:fldChar w:fldCharType="separate"/>
              <w:t>77</w:t>
              <w:fldChar w:fldCharType="end"/>
            </w:r>
          </w:hyperlink>
        </w:p>
        <w:p w14:paraId="2171BBE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0" w:history="1">
            <w:r>
              <w:rPr>
                <w:rStyle w:val="Hyperlink"/>
                <w:noProof/>
              </w:rPr>
              <w:t>3.7.</w:t>
            </w:r>
            <w:r>
              <w:rPr>
                <w:rFonts w:asciiTheme="minorHAnsi" w:eastAsiaTheme="minorEastAsia" w:hAnsiTheme="minorHAnsi" w:cstheme="minorBidi"/>
                <w:noProof/>
                <w:lang w:val="pt-BR" w:eastAsia="pt-BR"/>
              </w:rPr>
              <w:tab/>
            </w:r>
            <w:r>
              <w:rPr>
                <w:rStyle w:val="Hyperlink"/>
                <w:noProof/>
              </w:rPr>
              <w:t>Métricas de Avaliação de Desempenho</w:t>
            </w:r>
            <w:r>
              <w:rPr>
                <w:noProof/>
                <w:webHidden/>
              </w:rPr>
              <w:tab/>
              <w:fldChar w:fldCharType="begin"/>
              <w:instrText xml:space="preserve"> PAGEREF _Toc230857070 \h </w:instrText>
              <w:fldChar w:fldCharType="separate"/>
              <w:t>77</w:t>
              <w:fldChar w:fldCharType="end"/>
            </w:r>
          </w:hyperlink>
        </w:p>
        <w:p w14:paraId="234193C3"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71" w:history="1">
            <w:r>
              <w:rPr>
                <w:rStyle w:val="Hyperlink"/>
                <w:noProof/>
                <w:w w:val="99"/>
              </w:rPr>
              <w:t>4.</w:t>
            </w:r>
            <w:r>
              <w:rPr>
                <w:rFonts w:asciiTheme="minorHAnsi" w:eastAsiaTheme="minorEastAsia" w:hAnsiTheme="minorHAnsi" w:cstheme="minorBidi"/>
                <w:noProof/>
                <w:lang w:val="pt-BR" w:eastAsia="pt-BR"/>
              </w:rPr>
              <w:tab/>
            </w:r>
            <w:r>
              <w:rPr>
                <w:rStyle w:val="Hyperlink"/>
                <w:noProof/>
              </w:rPr>
              <w:t>RESULTADOS E DISCUSSÃO</w:t>
            </w:r>
            <w:r>
              <w:rPr>
                <w:noProof/>
                <w:webHidden/>
              </w:rPr>
              <w:tab/>
              <w:fldChar w:fldCharType="begin"/>
              <w:instrText xml:space="preserve"> PAGEREF _Toc230857071 \h </w:instrText>
              <w:fldChar w:fldCharType="separate"/>
              <w:t>79</w:t>
              <w:fldChar w:fldCharType="end"/>
            </w:r>
          </w:hyperlink>
        </w:p>
        <w:p w14:paraId="25CE5E5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2" w:history="1">
            <w:r>
              <w:rPr>
                <w:rStyle w:val="Hyperlink"/>
                <w:noProof/>
              </w:rPr>
              <w:t>4.1.</w:t>
            </w:r>
            <w:r>
              <w:rPr>
                <w:rFonts w:asciiTheme="minorHAnsi" w:eastAsiaTheme="minorEastAsia" w:hAnsiTheme="minorHAnsi" w:cstheme="minorBidi"/>
                <w:noProof/>
                <w:lang w:val="pt-BR" w:eastAsia="pt-BR"/>
              </w:rPr>
              <w:tab/>
            </w:r>
            <w:r>
              <w:rPr>
                <w:rStyle w:val="Hyperlink"/>
                <w:noProof/>
              </w:rPr>
              <w:t>Estatísticas Descritivas e Diagnóstico Econométrico</w:t>
            </w:r>
            <w:r>
              <w:rPr>
                <w:noProof/>
                <w:webHidden/>
              </w:rPr>
              <w:tab/>
              <w:fldChar w:fldCharType="begin"/>
              <w:instrText xml:space="preserve"> PAGEREF _Toc230857072 \h </w:instrText>
              <w:fldChar w:fldCharType="separate"/>
              <w:t>79</w:t>
              <w:fldChar w:fldCharType="end"/>
            </w:r>
          </w:hyperlink>
        </w:p>
        <w:p w14:paraId="7905A915"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3" w:history="1">
            <w:r>
              <w:rPr>
                <w:rStyle w:val="Hyperlink"/>
                <w:noProof/>
              </w:rPr>
              <w:t>4.1.1.</w:t>
            </w:r>
            <w:r>
              <w:rPr>
                <w:rFonts w:asciiTheme="minorHAnsi" w:eastAsiaTheme="minorEastAsia" w:hAnsiTheme="minorHAnsi" w:cstheme="minorBidi"/>
                <w:noProof/>
                <w:lang w:val="pt-BR" w:eastAsia="pt-BR"/>
              </w:rPr>
              <w:tab/>
            </w:r>
            <w:r>
              <w:rPr>
                <w:rStyle w:val="Hyperlink"/>
                <w:noProof/>
              </w:rPr>
              <w:del w:id="6330" w:author="Claude" w:date="2026-06-04T00:00:00Z">
                <w:r>
                  <w:rPr>
                    <w:color w:val="000000"/>
                    <w:sz w:val="24"/>
                    <w:szCs w:val="24"/>
                    <w:lang w:val="pt-BR" w:eastAsia="pt-BR"/>
                  </w:rPr>
                  <w:delText>Modelo Black-Litterman com Visões LSTM</w:delText>
                </w:r>
              </w:del>
              <w:ins w:id="6332" w:author="Claude" w:date="2026-06-04T00:00:00Z">
                <w:r>
                  <w:rPr>
                    <w:color w:val="000000"/>
                    <w:sz w:val="24"/>
                    <w:szCs w:val="24"/>
                    <w:lang w:val="pt-BR" w:eastAsia="pt-BR"/>
                  </w:rPr>
                  <w:t>Modelo Black-Litterman com Visões de Momentum 12-1</w:t>
                </w:r>
              </w:ins>
            </w:r>
            <w:r>
              <w:rPr>
                <w:noProof/>
                <w:webHidden/>
              </w:rPr>
              <w:tab/>
              <w:fldChar w:fldCharType="begin"/>
              <w:instrText xml:space="preserve"> PAGEREF _Toc230857073 \h </w:instrText>
              <w:fldChar w:fldCharType="separate"/>
              <w:t>79</w:t>
              <w:fldChar w:fldCharType="end"/>
            </w:r>
          </w:hyperlink>
        </w:p>
        <w:p w14:paraId="6934926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4" w:history="1">
            <w:r>
              <w:rPr>
                <w:rStyle w:val="Hyperlink"/>
                <w:noProof/>
              </w:rPr>
              <w:t>4.1.2.</w:t>
            </w:r>
            <w:r>
              <w:rPr>
                <w:rFonts w:asciiTheme="minorHAnsi" w:eastAsiaTheme="minorEastAsia" w:hAnsiTheme="minorHAnsi" w:cstheme="minorBidi"/>
                <w:noProof/>
                <w:lang w:val="pt-BR" w:eastAsia="pt-BR"/>
              </w:rPr>
              <w:tab/>
            </w:r>
            <w:r>
              <w:rPr>
                <w:rStyle w:val="Hyperlink"/>
                <w:noProof/>
              </w:rPr>
              <w:t>Distribuição dos Retornos — Evidência de Não-Normalidade</w:t>
            </w:r>
            <w:r>
              <w:rPr>
                <w:noProof/>
                <w:webHidden/>
              </w:rPr>
              <w:tab/>
              <w:fldChar w:fldCharType="begin"/>
              <w:instrText xml:space="preserve"> PAGEREF _Toc230857074 \h </w:instrText>
              <w:fldChar w:fldCharType="separate"/>
              <w:t>79</w:t>
              <w:fldChar w:fldCharType="end"/>
            </w:r>
          </w:hyperlink>
        </w:p>
        <w:p w14:paraId="20E131F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5" w:history="1">
            <w:r>
              <w:rPr>
                <w:rStyle w:val="Hyperlink"/>
                <w:noProof/>
              </w:rPr>
              <w:t>4.1.3.</w:t>
            </w:r>
            <w:r>
              <w:rPr>
                <w:rFonts w:asciiTheme="minorHAnsi" w:eastAsiaTheme="minorEastAsia" w:hAnsiTheme="minorHAnsi" w:cstheme="minorBidi"/>
                <w:noProof/>
                <w:lang w:val="pt-BR" w:eastAsia="pt-BR"/>
              </w:rPr>
              <w:tab/>
            </w:r>
            <w:r>
              <w:rPr>
                <w:rStyle w:val="Hyperlink"/>
                <w:noProof/>
              </w:rPr>
              <w:t>Comportamento da Volatilidade por Subperíodo</w:t>
            </w:r>
            <w:r>
              <w:rPr>
                <w:noProof/>
                <w:webHidden/>
              </w:rPr>
              <w:tab/>
              <w:fldChar w:fldCharType="begin"/>
              <w:instrText xml:space="preserve"> PAGEREF _Toc230857075 \h </w:instrText>
              <w:fldChar w:fldCharType="separate"/>
              <w:t>80</w:t>
              <w:fldChar w:fldCharType="end"/>
            </w:r>
          </w:hyperlink>
        </w:p>
        <w:p w14:paraId="7A47961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6" w:history="1">
            <w:r>
              <w:rPr>
                <w:rStyle w:val="Hyperlink"/>
                <w:noProof/>
              </w:rPr>
              <w:t>4.1.4.</w:t>
            </w:r>
            <w:r>
              <w:rPr>
                <w:rFonts w:asciiTheme="minorHAnsi" w:eastAsiaTheme="minorEastAsia" w:hAnsiTheme="minorHAnsi" w:cstheme="minorBidi"/>
                <w:noProof/>
                <w:lang w:val="pt-BR" w:eastAsia="pt-BR"/>
              </w:rPr>
              <w:tab/>
            </w:r>
            <w:r>
              <w:rPr>
                <w:rStyle w:val="Hyperlink"/>
                <w:noProof/>
              </w:rPr>
              <w:t>Estrutura de Correlação</w:t>
            </w:r>
            <w:r>
              <w:rPr>
                <w:noProof/>
                <w:webHidden/>
              </w:rPr>
              <w:tab/>
              <w:fldChar w:fldCharType="begin"/>
              <w:instrText xml:space="preserve"> PAGEREF _Toc230857076 \h </w:instrText>
              <w:fldChar w:fldCharType="separate"/>
              <w:t>80</w:t>
              <w:fldChar w:fldCharType="end"/>
            </w:r>
          </w:hyperlink>
        </w:p>
        <w:p w14:paraId="2754FE3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7" w:history="1">
            <w:r>
              <w:rPr>
                <w:rStyle w:val="Hyperlink"/>
                <w:noProof/>
              </w:rPr>
              <w:t>4.1.5.</w:t>
            </w:r>
            <w:r>
              <w:rPr>
                <w:rFonts w:asciiTheme="minorHAnsi" w:eastAsiaTheme="minorEastAsia" w:hAnsiTheme="minorHAnsi" w:cstheme="minorBidi"/>
                <w:noProof/>
                <w:lang w:val="pt-BR" w:eastAsia="pt-BR"/>
              </w:rPr>
              <w:tab/>
            </w:r>
            <w:r>
              <w:rPr>
                <w:rStyle w:val="Hyperlink"/>
                <w:noProof/>
              </w:rPr>
              <w:t>Síntese do Diagnóstico Econométrico</w:t>
            </w:r>
            <w:r>
              <w:rPr>
                <w:noProof/>
                <w:webHidden/>
              </w:rPr>
              <w:tab/>
              <w:fldChar w:fldCharType="begin"/>
              <w:instrText xml:space="preserve"> PAGEREF _Toc230857077 \h </w:instrText>
              <w:fldChar w:fldCharType="separate"/>
              <w:t>81</w:t>
              <w:fldChar w:fldCharType="end"/>
            </w:r>
          </w:hyperlink>
        </w:p>
        <w:p w14:paraId="02AA51F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8" w:history="1">
            <w:r>
              <w:rPr>
                <w:rStyle w:val="Hyperlink"/>
                <w:noProof/>
              </w:rPr>
              <w:t>4.2.</w:t>
            </w:r>
            <w:r>
              <w:rPr>
                <w:rFonts w:asciiTheme="minorHAnsi" w:eastAsiaTheme="minorEastAsia" w:hAnsiTheme="minorHAnsi" w:cstheme="minorBidi"/>
                <w:noProof/>
                <w:lang w:val="pt-BR" w:eastAsia="pt-BR"/>
              </w:rPr>
              <w:tab/>
            </w:r>
            <w:r>
              <w:rPr>
                <w:rStyle w:val="Hyperlink"/>
                <w:noProof/>
              </w:rPr>
              <w:t xml:space="preserve">Resultados do Backtest </w:t>
            </w:r>
            <w:r>
              <w:rPr>
                <w:rStyle w:val="Hyperlink"/>
                <w:i/>
                <w:iCs/>
                <w:noProof/>
              </w:rPr>
              <w:t>Out-of-Sample</w:t>
            </w:r>
            <w:r>
              <w:rPr>
                <w:rStyle w:val="Hyperlink"/>
                <w:noProof/>
              </w:rPr>
              <w:t xml:space="preserve"> (2015–2025)Caracterização da Amostra Final</w:t>
            </w:r>
            <w:r>
              <w:rPr>
                <w:noProof/>
                <w:webHidden/>
              </w:rPr>
              <w:tab/>
              <w:fldChar w:fldCharType="begin"/>
              <w:instrText xml:space="preserve"> PAGEREF _Toc230857078 \h </w:instrText>
              <w:fldChar w:fldCharType="separate"/>
              <w:t>81</w:t>
              <w:fldChar w:fldCharType="end"/>
            </w:r>
          </w:hyperlink>
        </w:p>
        <w:p w14:paraId="5B162D9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9" w:history="1">
            <w:r>
              <w:rPr>
                <w:rStyle w:val="Hyperlink"/>
                <w:noProof/>
              </w:rPr>
              <w:t>4.2.1.</w:t>
            </w:r>
            <w:r>
              <w:rPr>
                <w:rFonts w:asciiTheme="minorHAnsi" w:eastAsiaTheme="minorEastAsia" w:hAnsiTheme="minorHAnsi" w:cstheme="minorBidi"/>
                <w:noProof/>
                <w:lang w:val="pt-BR" w:eastAsia="pt-BR"/>
              </w:rPr>
              <w:tab/>
            </w:r>
            <w:r>
              <w:rPr>
                <w:rStyle w:val="Hyperlink"/>
                <w:noProof/>
              </w:rPr>
              <w:t>Estratégia 1 — Mínima Variância Global com L1</w:t>
            </w:r>
            <w:r>
              <w:rPr>
                <w:noProof/>
                <w:webHidden/>
              </w:rPr>
              <w:tab/>
              <w:fldChar w:fldCharType="begin"/>
              <w:instrText xml:space="preserve"> PAGEREF _Toc230857079 \h </w:instrText>
              <w:fldChar w:fldCharType="separate"/>
              <w:t>82</w:t>
              <w:fldChar w:fldCharType="end"/>
            </w:r>
          </w:hyperlink>
        </w:p>
        <w:p w14:paraId="7CE0E08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0" w:history="1">
            <w:r>
              <w:rPr>
                <w:rStyle w:val="Hyperlink"/>
                <w:noProof/>
              </w:rPr>
              <w:t>4.2.2.</w:t>
            </w:r>
            <w:r>
              <w:rPr>
                <w:rFonts w:asciiTheme="minorHAnsi" w:eastAsiaTheme="minorEastAsia" w:hAnsiTheme="minorHAnsi" w:cstheme="minorBidi"/>
                <w:noProof/>
                <w:lang w:val="pt-BR" w:eastAsia="pt-BR"/>
              </w:rPr>
              <w:tab/>
            </w:r>
            <w:r>
              <w:rPr>
                <w:rStyle w:val="Hyperlink"/>
                <w:noProof/>
              </w:rPr>
              <w:t>Estratégia 2 — Máximo Índice de Sharpe com L1</w:t>
            </w:r>
            <w:r>
              <w:rPr>
                <w:noProof/>
                <w:webHidden/>
              </w:rPr>
              <w:tab/>
              <w:fldChar w:fldCharType="begin"/>
              <w:instrText xml:space="preserve"> PAGEREF _Toc230857080 \h </w:instrText>
              <w:fldChar w:fldCharType="separate"/>
              <w:t>83</w:t>
              <w:fldChar w:fldCharType="end"/>
            </w:r>
          </w:hyperlink>
        </w:p>
        <w:p w14:paraId="5A12EC5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1" w:history="1">
            <w:r>
              <w:rPr>
                <w:rStyle w:val="Hyperlink"/>
                <w:noProof/>
              </w:rPr>
              <w:t>4.2.3.</w:t>
            </w:r>
            <w:r>
              <w:rPr>
                <w:rFonts w:asciiTheme="minorHAnsi" w:eastAsiaTheme="minorEastAsia" w:hAnsiTheme="minorHAnsi" w:cstheme="minorBidi"/>
                <w:noProof/>
                <w:lang w:val="pt-BR" w:eastAsia="pt-BR"/>
              </w:rPr>
              <w:tab/>
            </w:r>
            <w:r>
              <w:rPr>
                <w:rStyle w:val="Hyperlink"/>
                <w:noProof/>
              </w:rPr>
              <w:t>Estratégia 2 — Máximo Índice de Sharpe com L1</w:t>
            </w:r>
            <w:r>
              <w:rPr>
                <w:noProof/>
                <w:webHidden/>
              </w:rPr>
              <w:tab/>
              <w:fldChar w:fldCharType="begin"/>
              <w:instrText xml:space="preserve"> PAGEREF _Toc230857081 \h </w:instrText>
              <w:fldChar w:fldCharType="separate"/>
              <w:t>84</w:t>
              <w:fldChar w:fldCharType="end"/>
            </w:r>
          </w:hyperlink>
        </w:p>
        <w:p w14:paraId="2300C5B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2" w:history="1">
            <w:r>
              <w:rPr>
                <w:rStyle w:val="Hyperlink"/>
                <w:noProof/>
              </w:rPr>
              <w:t>4.3.</w:t>
            </w:r>
            <w:r>
              <w:rPr>
                <w:rFonts w:asciiTheme="minorHAnsi" w:eastAsiaTheme="minorEastAsia" w:hAnsiTheme="minorHAnsi" w:cstheme="minorBidi"/>
                <w:noProof/>
                <w:lang w:val="pt-BR" w:eastAsia="pt-BR"/>
              </w:rPr>
              <w:tab/>
            </w:r>
            <w:r>
              <w:rPr>
                <w:rStyle w:val="Hyperlink"/>
                <w:noProof/>
              </w:rPr>
              <w:t>Análise Comparativa entre Estratégias</w:t>
            </w:r>
            <w:r>
              <w:rPr>
                <w:noProof/>
                <w:webHidden/>
              </w:rPr>
              <w:tab/>
              <w:fldChar w:fldCharType="begin"/>
              <w:instrText xml:space="preserve"> PAGEREF _Toc230857082 \h </w:instrText>
              <w:fldChar w:fldCharType="separate"/>
              <w:t>84</w:t>
              <w:fldChar w:fldCharType="end"/>
            </w:r>
          </w:hyperlink>
        </w:p>
        <w:p w14:paraId="6FAD61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3" w:history="1">
            <w:r>
              <w:rPr>
                <w:rStyle w:val="Hyperlink"/>
                <w:noProof/>
              </w:rPr>
              <w:t>4.3.1.</w:t>
            </w:r>
            <w:r>
              <w:rPr>
                <w:rFonts w:asciiTheme="minorHAnsi" w:eastAsiaTheme="minorEastAsia" w:hAnsiTheme="minorHAnsi" w:cstheme="minorBidi"/>
                <w:noProof/>
                <w:lang w:val="pt-BR" w:eastAsia="pt-BR"/>
              </w:rPr>
              <w:tab/>
            </w:r>
            <w:r>
              <w:rPr>
                <w:rStyle w:val="Hyperlink"/>
                <w:noProof/>
              </w:rPr>
              <w:t>Tabela Unificada de Desempenho</w:t>
            </w:r>
            <w:r>
              <w:rPr>
                <w:noProof/>
                <w:webHidden/>
              </w:rPr>
              <w:tab/>
              <w:fldChar w:fldCharType="begin"/>
              <w:instrText xml:space="preserve"> PAGEREF _Toc230857083 \h </w:instrText>
              <w:fldChar w:fldCharType="separate"/>
              <w:t>84</w:t>
              <w:fldChar w:fldCharType="end"/>
            </w:r>
          </w:hyperlink>
        </w:p>
        <w:p w14:paraId="6991E11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4" w:history="1">
            <w:r>
              <w:rPr>
                <w:rStyle w:val="Hyperlink"/>
                <w:noProof/>
              </w:rPr>
              <w:t>4.3.2.</w:t>
            </w:r>
            <w:r>
              <w:rPr>
                <w:rFonts w:asciiTheme="minorHAnsi" w:eastAsiaTheme="minorEastAsia" w:hAnsiTheme="minorHAnsi" w:cstheme="minorBidi"/>
                <w:noProof/>
                <w:lang w:val="pt-BR" w:eastAsia="pt-BR"/>
              </w:rPr>
              <w:tab/>
            </w:r>
            <w:r>
              <w:rPr>
                <w:rStyle w:val="Hyperlink"/>
                <w:noProof/>
              </w:rPr>
              <w:t>Hierarquia de Desempenho e o Paradoxo da Complexidade</w:t>
            </w:r>
            <w:r>
              <w:rPr>
                <w:noProof/>
                <w:webHidden/>
              </w:rPr>
              <w:tab/>
              <w:fldChar w:fldCharType="begin"/>
              <w:instrText xml:space="preserve"> PAGEREF _Toc230857084 \h </w:instrText>
              <w:fldChar w:fldCharType="separate"/>
              <w:t>85</w:t>
              <w:fldChar w:fldCharType="end"/>
            </w:r>
          </w:hyperlink>
        </w:p>
        <w:p w14:paraId="1C75FBA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5" w:history="1">
            <w:r>
              <w:rPr>
                <w:rStyle w:val="Hyperlink"/>
                <w:noProof/>
              </w:rPr>
              <w:t>4.3.3.</w:t>
            </w:r>
            <w:r>
              <w:rPr>
                <w:rFonts w:asciiTheme="minorHAnsi" w:eastAsiaTheme="minorEastAsia" w:hAnsiTheme="minorHAnsi" w:cstheme="minorBidi"/>
                <w:noProof/>
                <w:lang w:val="pt-BR" w:eastAsia="pt-BR"/>
              </w:rPr>
              <w:tab/>
            </w:r>
            <w:r>
              <w:rPr>
                <w:rStyle w:val="Hyperlink"/>
                <w:noProof/>
              </w:rPr>
              <w:del w:id="6273" w:author="Claude" w:date="2026-06-04T00:00:00Z">
                <w:r>
                  <w:rPr>
                    <w:color w:val="000000"/>
                    <w:sz w:val="24"/>
                    <w:szCs w:val="24"/>
                    <w:lang w:val="pt-BR" w:eastAsia="pt-BR"/>
                  </w:rPr>
                  <w:delText>Análise das Causas da Underperformance do Black-Litterman + LSTM</w:delText>
                </w:r>
              </w:del>
              <w:ins w:id="6274" w:author="Claude" w:date="2026-06-04T00:00:00Z">
                <w:r>
                  <w:rPr>
                    <w:color w:val="000000"/>
                    <w:sz w:val="24"/>
                    <w:szCs w:val="24"/>
                    <w:lang w:val="pt-BR" w:eastAsia="pt-BR"/>
                  </w:rPr>
                  <w:t>Análise do Desempenho do Black-Litterman com Momentum 12-1</w:t>
                </w:r>
              </w:ins>
            </w:r>
            <w:r>
              <w:rPr>
                <w:noProof/>
                <w:webHidden/>
              </w:rPr>
              <w:tab/>
              <w:fldChar w:fldCharType="begin"/>
              <w:instrText xml:space="preserve"> PAGEREF _Toc230857085 \h </w:instrText>
              <w:fldChar w:fldCharType="separate"/>
              <w:t>85</w:t>
              <w:fldChar w:fldCharType="end"/>
            </w:r>
          </w:hyperlink>
        </w:p>
        <w:p w14:paraId="7544725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6" w:history="1">
            <w:r>
              <w:rPr>
                <w:rStyle w:val="Hyperlink"/>
                <w:noProof/>
              </w:rPr>
              <w:t>4.3.4.</w:t>
            </w:r>
            <w:r>
              <w:rPr>
                <w:rFonts w:asciiTheme="minorHAnsi" w:eastAsiaTheme="minorEastAsia" w:hAnsiTheme="minorHAnsi" w:cstheme="minorBidi"/>
                <w:noProof/>
                <w:lang w:val="pt-BR" w:eastAsia="pt-BR"/>
              </w:rPr>
              <w:tab/>
            </w:r>
            <w:r>
              <w:rPr>
                <w:rStyle w:val="Hyperlink"/>
                <w:noProof/>
              </w:rPr>
              <w:t>Interpretação à Luz do Referencial Teórico</w:t>
            </w:r>
            <w:r>
              <w:rPr>
                <w:noProof/>
                <w:webHidden/>
              </w:rPr>
              <w:tab/>
              <w:fldChar w:fldCharType="begin"/>
              <w:instrText xml:space="preserve"> PAGEREF _Toc230857086 \h </w:instrText>
              <w:fldChar w:fldCharType="separate"/>
              <w:t>86</w:t>
              <w:fldChar w:fldCharType="end"/>
            </w:r>
          </w:hyperlink>
        </w:p>
        <w:p w14:paraId="5DE3355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7" w:history="1">
            <w:r>
              <w:rPr>
                <w:rStyle w:val="Hyperlink"/>
                <w:noProof/>
              </w:rPr>
              <w:t>4.4.</w:t>
            </w:r>
            <w:r>
              <w:rPr>
                <w:rFonts w:asciiTheme="minorHAnsi" w:eastAsiaTheme="minorEastAsia" w:hAnsiTheme="minorHAnsi" w:cstheme="minorBidi"/>
                <w:noProof/>
                <w:lang w:val="pt-BR" w:eastAsia="pt-BR"/>
              </w:rPr>
              <w:tab/>
            </w:r>
            <w:r>
              <w:rPr>
                <w:rStyle w:val="Hyperlink"/>
                <w:noProof/>
              </w:rPr>
              <w:t>l</w:t>
            </w:r>
            <w:r>
              <w:rPr>
                <w:noProof/>
                <w:webHidden/>
              </w:rPr>
              <w:tab/>
              <w:fldChar w:fldCharType="begin"/>
              <w:instrText xml:space="preserve"> PAGEREF _Toc230857087 \h </w:instrText>
              <w:fldChar w:fldCharType="separate"/>
              <w:t>87</w:t>
              <w:fldChar w:fldCharType="end"/>
            </w:r>
          </w:hyperlink>
        </w:p>
        <w:p w14:paraId="708149CD"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88" w:history="1">
            <w:r>
              <w:rPr>
                <w:rStyle w:val="Hyperlink"/>
                <w:noProof/>
                <w:w w:val="99"/>
              </w:rPr>
              <w:t>5.</w:t>
            </w:r>
            <w:r>
              <w:rPr>
                <w:rFonts w:asciiTheme="minorHAnsi" w:eastAsiaTheme="minorEastAsia" w:hAnsiTheme="minorHAnsi" w:cstheme="minorBidi"/>
                <w:noProof/>
                <w:lang w:val="pt-BR" w:eastAsia="pt-BR"/>
              </w:rPr>
              <w:tab/>
            </w:r>
            <w:r>
              <w:rPr>
                <w:rStyle w:val="Hyperlink"/>
                <w:noProof/>
              </w:rPr>
              <w:t>CAPÍTULO 5 — CONCLUSÃO</w:t>
            </w:r>
            <w:r>
              <w:rPr>
                <w:noProof/>
                <w:webHidden/>
              </w:rPr>
              <w:tab/>
              <w:fldChar w:fldCharType="begin"/>
              <w:instrText xml:space="preserve"> PAGEREF _Toc230857088 \h </w:instrText>
              <w:fldChar w:fldCharType="separate"/>
              <w:t>88</w:t>
              <w:fldChar w:fldCharType="end"/>
            </w:r>
          </w:hyperlink>
        </w:p>
        <w:p w14:paraId="2AF9347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9" w:history="1">
            <w:r>
              <w:rPr>
                <w:rStyle w:val="Hyperlink"/>
                <w:noProof/>
              </w:rPr>
              <w:t>5.1.</w:t>
            </w:r>
            <w:r>
              <w:rPr>
                <w:rFonts w:asciiTheme="minorHAnsi" w:eastAsiaTheme="minorEastAsia" w:hAnsiTheme="minorHAnsi" w:cstheme="minorBidi"/>
                <w:noProof/>
                <w:lang w:val="pt-BR" w:eastAsia="pt-BR"/>
              </w:rPr>
              <w:tab/>
            </w:r>
            <w:r>
              <w:rPr>
                <w:rStyle w:val="Hyperlink"/>
                <w:noProof/>
              </w:rPr>
              <w:t>Retomada da Questão de Pesquisa</w:t>
            </w:r>
            <w:r>
              <w:rPr>
                <w:noProof/>
                <w:webHidden/>
              </w:rPr>
              <w:tab/>
              <w:fldChar w:fldCharType="begin"/>
              <w:instrText xml:space="preserve"> PAGEREF _Toc230857089 \h </w:instrText>
              <w:fldChar w:fldCharType="separate"/>
              <w:t>88</w:t>
              <w:fldChar w:fldCharType="end"/>
            </w:r>
          </w:hyperlink>
        </w:p>
        <w:p w14:paraId="355E576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0" w:history="1">
            <w:r>
              <w:rPr>
                <w:rStyle w:val="Hyperlink"/>
                <w:noProof/>
              </w:rPr>
              <w:t>5.2.</w:t>
            </w:r>
            <w:r>
              <w:rPr>
                <w:rFonts w:asciiTheme="minorHAnsi" w:eastAsiaTheme="minorEastAsia" w:hAnsiTheme="minorHAnsi" w:cstheme="minorBidi"/>
                <w:noProof/>
                <w:lang w:val="pt-BR" w:eastAsia="pt-BR"/>
              </w:rPr>
              <w:tab/>
            </w:r>
            <w:r>
              <w:rPr>
                <w:rStyle w:val="Hyperlink"/>
                <w:noProof/>
              </w:rPr>
              <w:t>Síntese dos Resultados</w:t>
            </w:r>
            <w:r>
              <w:rPr>
                <w:noProof/>
                <w:webHidden/>
              </w:rPr>
              <w:tab/>
              <w:fldChar w:fldCharType="begin"/>
              <w:instrText xml:space="preserve"> PAGEREF _Toc230857090 \h </w:instrText>
              <w:fldChar w:fldCharType="separate"/>
              <w:t>88</w:t>
              <w:fldChar w:fldCharType="end"/>
            </w:r>
          </w:hyperlink>
        </w:p>
        <w:p w14:paraId="7F4CD227"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1" w:history="1">
            <w:r>
              <w:rPr>
                <w:rStyle w:val="Hyperlink"/>
                <w:noProof/>
              </w:rPr>
              <w:t>5.3.</w:t>
            </w:r>
            <w:r>
              <w:rPr>
                <w:rFonts w:asciiTheme="minorHAnsi" w:eastAsiaTheme="minorEastAsia" w:hAnsiTheme="minorHAnsi" w:cstheme="minorBidi"/>
                <w:noProof/>
                <w:lang w:val="pt-BR" w:eastAsia="pt-BR"/>
              </w:rPr>
              <w:tab/>
            </w:r>
            <w:r>
              <w:rPr>
                <w:rStyle w:val="Hyperlink"/>
                <w:noProof/>
              </w:rPr>
              <w:t>Contribuições do Estudo</w:t>
            </w:r>
            <w:r>
              <w:rPr>
                <w:noProof/>
                <w:webHidden/>
              </w:rPr>
              <w:tab/>
              <w:fldChar w:fldCharType="begin"/>
              <w:instrText xml:space="preserve"> PAGEREF _Toc230857091 \h </w:instrText>
              <w:fldChar w:fldCharType="separate"/>
              <w:t>89</w:t>
              <w:fldChar w:fldCharType="end"/>
            </w:r>
          </w:hyperlink>
        </w:p>
        <w:p w14:paraId="41270F0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2" w:history="1">
            <w:r>
              <w:rPr>
                <w:rStyle w:val="Hyperlink"/>
                <w:noProof/>
              </w:rPr>
              <w:t>5.3.1.</w:t>
            </w:r>
            <w:r>
              <w:rPr>
                <w:rFonts w:asciiTheme="minorHAnsi" w:eastAsiaTheme="minorEastAsia" w:hAnsiTheme="minorHAnsi" w:cstheme="minorBidi"/>
                <w:noProof/>
                <w:lang w:val="pt-BR" w:eastAsia="pt-BR"/>
              </w:rPr>
              <w:tab/>
            </w:r>
            <w:r>
              <w:rPr>
                <w:rStyle w:val="Hyperlink"/>
                <w:noProof/>
              </w:rPr>
              <w:t>Confirmação Empírica no Mercado Brasileiro</w:t>
            </w:r>
            <w:r>
              <w:rPr>
                <w:noProof/>
                <w:webHidden/>
              </w:rPr>
              <w:tab/>
              <w:fldChar w:fldCharType="begin"/>
              <w:instrText xml:space="preserve"> PAGEREF _Toc230857092 \h </w:instrText>
              <w:fldChar w:fldCharType="separate"/>
              <w:t>89</w:t>
              <w:fldChar w:fldCharType="end"/>
            </w:r>
          </w:hyperlink>
        </w:p>
        <w:p w14:paraId="1278C9A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3" w:history="1">
            <w:r>
              <w:rPr>
                <w:rStyle w:val="Hyperlink"/>
                <w:noProof/>
              </w:rPr>
              <w:t>5.3.2.</w:t>
            </w:r>
            <w:r>
              <w:rPr>
                <w:rFonts w:asciiTheme="minorHAnsi" w:eastAsiaTheme="minorEastAsia" w:hAnsiTheme="minorHAnsi" w:cstheme="minorBidi"/>
                <w:noProof/>
                <w:lang w:val="pt-BR" w:eastAsia="pt-BR"/>
              </w:rPr>
              <w:tab/>
            </w:r>
            <w:r>
              <w:rPr>
                <w:rStyle w:val="Hyperlink"/>
                <w:noProof/>
              </w:rPr>
              <w:t>Implicação Prática para Gestão de Portfólios</w:t>
            </w:r>
            <w:r>
              <w:rPr>
                <w:noProof/>
                <w:webHidden/>
              </w:rPr>
              <w:tab/>
              <w:fldChar w:fldCharType="begin"/>
              <w:instrText xml:space="preserve"> PAGEREF _Toc230857093 \h </w:instrText>
              <w:fldChar w:fldCharType="separate"/>
              <w:t>89</w:t>
              <w:fldChar w:fldCharType="end"/>
            </w:r>
          </w:hyperlink>
        </w:p>
        <w:p w14:paraId="3EDBD48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4" w:history="1">
            <w:r>
              <w:rPr>
                <w:rStyle w:val="Hyperlink"/>
                <w:noProof/>
              </w:rPr>
              <w:t>5.3.3.</w:t>
            </w:r>
            <w:r>
              <w:rPr>
                <w:rFonts w:asciiTheme="minorHAnsi" w:eastAsiaTheme="minorEastAsia" w:hAnsiTheme="minorHAnsi" w:cstheme="minorBidi"/>
                <w:noProof/>
                <w:lang w:val="pt-BR" w:eastAsia="pt-BR"/>
              </w:rPr>
              <w:tab/>
            </w:r>
            <w:r>
              <w:rPr>
                <w:rStyle w:val="Hyperlink"/>
                <w:noProof/>
              </w:rPr>
              <w:t>Evidência sobre os Limites do Aprendizado de Máquina em Finanças</w:t>
            </w:r>
            <w:r>
              <w:rPr>
                <w:noProof/>
                <w:webHidden/>
              </w:rPr>
              <w:tab/>
              <w:fldChar w:fldCharType="begin"/>
              <w:instrText xml:space="preserve"> PAGEREF _Toc230857094 \h </w:instrText>
              <w:fldChar w:fldCharType="separate"/>
              <w:t>90</w:t>
              <w:fldChar w:fldCharType="end"/>
            </w:r>
          </w:hyperlink>
        </w:p>
        <w:p w14:paraId="1275B509"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5" w:history="1">
            <w:r>
              <w:rPr>
                <w:rStyle w:val="Hyperlink"/>
                <w:noProof/>
              </w:rPr>
              <w:t>5.4.</w:t>
            </w:r>
            <w:r>
              <w:rPr>
                <w:rFonts w:asciiTheme="minorHAnsi" w:eastAsiaTheme="minorEastAsia" w:hAnsiTheme="minorHAnsi" w:cstheme="minorBidi"/>
                <w:noProof/>
                <w:lang w:val="pt-BR" w:eastAsia="pt-BR"/>
              </w:rPr>
              <w:tab/>
            </w:r>
            <w:r>
              <w:rPr>
                <w:rStyle w:val="Hyperlink"/>
                <w:noProof/>
              </w:rPr>
              <w:t>Limitações do Estudo</w:t>
            </w:r>
            <w:r>
              <w:rPr>
                <w:noProof/>
                <w:webHidden/>
              </w:rPr>
              <w:tab/>
              <w:fldChar w:fldCharType="begin"/>
              <w:instrText xml:space="preserve"> PAGEREF _Toc230857095 \h </w:instrText>
              <w:fldChar w:fldCharType="separate"/>
              <w:t>90</w:t>
              <w:fldChar w:fldCharType="end"/>
            </w:r>
          </w:hyperlink>
        </w:p>
        <w:p w14:paraId="48AEDA4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6" w:history="1">
            <w:r>
              <w:rPr>
                <w:rStyle w:val="Hyperlink"/>
                <w:noProof/>
              </w:rPr>
              <w:t>5.5.</w:t>
            </w:r>
            <w:r>
              <w:rPr>
                <w:rFonts w:asciiTheme="minorHAnsi" w:eastAsiaTheme="minorEastAsia" w:hAnsiTheme="minorHAnsi" w:cstheme="minorBidi"/>
                <w:noProof/>
                <w:lang w:val="pt-BR" w:eastAsia="pt-BR"/>
              </w:rPr>
              <w:tab/>
            </w:r>
            <w:r>
              <w:rPr>
                <w:rStyle w:val="Hyperlink"/>
                <w:noProof/>
              </w:rPr>
              <w:t>Sugestões para Pesquisas Futuras</w:t>
            </w:r>
            <w:r>
              <w:rPr>
                <w:noProof/>
                <w:webHidden/>
              </w:rPr>
              <w:tab/>
              <w:fldChar w:fldCharType="begin"/>
              <w:instrText xml:space="preserve"> PAGEREF _Toc230857096 \h </w:instrText>
              <w:fldChar w:fldCharType="separate"/>
              <w:t>92</w:t>
              <w:fldChar w:fldCharType="end"/>
            </w:r>
          </w:hyperlink>
        </w:p>
        <w:p w14:paraId="76F7F47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7" w:history="1">
            <w:r>
              <w:rPr>
                <w:rStyle w:val="Hyperlink"/>
                <w:noProof/>
              </w:rPr>
              <w:t>5.6.</w:t>
            </w:r>
            <w:r>
              <w:rPr>
                <w:rFonts w:asciiTheme="minorHAnsi" w:eastAsiaTheme="minorEastAsia" w:hAnsiTheme="minorHAnsi" w:cstheme="minorBidi"/>
                <w:noProof/>
                <w:lang w:val="pt-BR" w:eastAsia="pt-BR"/>
              </w:rPr>
              <w:tab/>
            </w:r>
            <w:r>
              <w:rPr>
                <w:rStyle w:val="Hyperlink"/>
                <w:noProof/>
              </w:rPr>
              <w:t>Considerações Finais</w:t>
            </w:r>
            <w:r>
              <w:rPr>
                <w:noProof/>
                <w:webHidden/>
              </w:rPr>
              <w:tab/>
              <w:fldChar w:fldCharType="begin"/>
              <w:instrText xml:space="preserve"> PAGEREF _Toc230857097 \h </w:instrText>
              <w:fldChar w:fldCharType="separate"/>
              <w:t>93</w:t>
              <w:fldChar w:fldCharType="end"/>
            </w:r>
          </w:hyperlink>
        </w:p>
        <w:p w14:paraId="216A2E95"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98" w:history="1">
            <w:r>
              <w:rPr>
                <w:rStyle w:val="Hyperlink"/>
                <w:noProof/>
                <w:w w:val="99"/>
              </w:rPr>
              <w:t>6.</w:t>
            </w:r>
            <w:r>
              <w:rPr>
                <w:rFonts w:asciiTheme="minorHAnsi" w:eastAsiaTheme="minorEastAsia" w:hAnsiTheme="minorHAnsi" w:cstheme="minorBidi"/>
                <w:noProof/>
                <w:lang w:val="pt-BR" w:eastAsia="pt-BR"/>
              </w:rPr>
              <w:tab/>
            </w:r>
            <w:r>
              <w:rPr>
                <w:rStyle w:val="Hyperlink"/>
                <w:noProof/>
              </w:rPr>
              <w:t>REFERÊNCIAS</w:t>
            </w:r>
            <w:r>
              <w:rPr>
                <w:noProof/>
                <w:webHidden/>
              </w:rPr>
              <w:tab/>
              <w:fldChar w:fldCharType="begin"/>
              <w:instrText xml:space="preserve"> PAGEREF _Toc230857098 \h </w:instrText>
              <w:fldChar w:fldCharType="separate"/>
              <w:t>94</w:t>
              <w:fldChar w:fldCharType="end"/>
            </w:r>
          </w:hyperlink>
        </w:p>
        <w:p w14:paraId="0189CA32" w14:textId="77777777" w:rsidR="00FE3CE2" w:rsidRDefault="00000000">
          <w:pPr>
            <w:pStyle w:val="Sumrio1"/>
            <w:tabs>
              <w:tab w:val="right" w:leader="dot" w:pos="8494"/>
            </w:tabs>
            <w:rPr>
              <w:rFonts w:asciiTheme="minorHAnsi" w:eastAsiaTheme="minorEastAsia" w:hAnsiTheme="minorHAnsi" w:cstheme="minorBidi"/>
              <w:noProof/>
              <w:lang w:val="pt-BR" w:eastAsia="pt-BR"/>
            </w:rPr>
          </w:pPr>
          <w:hyperlink w:anchor="_Toc230857099" w:history="1">
            <w:r>
              <w:rPr>
                <w:rStyle w:val="Hyperlink"/>
                <w:noProof/>
              </w:rPr>
              <w:t>CRONOGRAMA</w:t>
            </w:r>
            <w:r>
              <w:rPr>
                <w:noProof/>
                <w:webHidden/>
              </w:rPr>
              <w:tab/>
              <w:fldChar w:fldCharType="begin"/>
              <w:instrText xml:space="preserve"> PAGEREF _Toc230857099 \h </w:instrText>
              <w:fldChar w:fldCharType="separate"/>
              <w:t>97</w:t>
              <w:fldChar w:fldCharType="end"/>
            </w:r>
          </w:hyperlink>
        </w:p>
        <w:p w14:paraId="1E1E9F42" w14:textId="77777777" w:rsidR="00FE3CE2" w:rsidRDefault="00000000">
          <w:pPr>
            <w:pStyle w:val="Sumrio1"/>
            <w:tabs>
              <w:tab w:val="right" w:leader="dot" w:pos="8494"/>
            </w:tabs>
            <w:rPr>
              <w:rFonts w:asciiTheme="minorHAnsi" w:eastAsiaTheme="minorEastAsia" w:hAnsiTheme="minorHAnsi" w:cstheme="minorBidi"/>
              <w:noProof/>
              <w:lang w:val="pt-BR" w:eastAsia="pt-BR"/>
            </w:rPr>
          </w:pPr>
          <w:hyperlink w:anchor="_Toc230857100" w:history="1">
            <w:r>
              <w:rPr>
                <w:rStyle w:val="Hyperlink"/>
                <w:b/>
                <w:noProof/>
                <w:lang w:val="en-US"/>
              </w:rPr>
              <w:t>APENDICES</w:t>
            </w:r>
            <w:r>
              <w:rPr>
                <w:noProof/>
                <w:webHidden/>
              </w:rPr>
              <w:tab/>
              <w:fldChar w:fldCharType="begin"/>
              <w:instrText xml:space="preserve"> PAGEREF _Toc230857100 \h </w:instrText>
              <w:fldChar w:fldCharType="separate"/>
              <w:t>98</w:t>
              <w:fldChar w:fldCharType="end"/>
            </w:r>
          </w:hyperlink>
        </w:p>
        <w:p w14:paraId="17D05835"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1" w:history="1">
            <w:r>
              <w:rPr>
                <w:rStyle w:val="Hyperlink"/>
                <w:b/>
                <w:noProof/>
                <w:lang w:val="pt-BR"/>
              </w:rPr>
              <w:t>I.</w:t>
            </w:r>
            <w:r>
              <w:rPr>
                <w:rFonts w:asciiTheme="minorHAnsi" w:eastAsiaTheme="minorEastAsia" w:hAnsiTheme="minorHAnsi" w:cstheme="minorBidi"/>
                <w:noProof/>
                <w:lang w:val="pt-BR" w:eastAsia="pt-BR"/>
              </w:rPr>
              <w:tab/>
            </w:r>
            <w:r>
              <w:rPr>
                <w:rStyle w:val="Hyperlink"/>
                <w:b/>
                <w:noProof/>
                <w:lang w:val="pt-BR"/>
              </w:rPr>
              <w:t>Apêndice A – Lista de Empresas Selecionadas</w:t>
            </w:r>
            <w:r>
              <w:rPr>
                <w:noProof/>
                <w:webHidden/>
              </w:rPr>
              <w:tab/>
              <w:fldChar w:fldCharType="begin"/>
              <w:instrText xml:space="preserve"> PAGEREF _Toc230857101 \h </w:instrText>
              <w:fldChar w:fldCharType="separate"/>
              <w:t>98</w:t>
              <w:fldChar w:fldCharType="end"/>
            </w:r>
          </w:hyperlink>
        </w:p>
        <w:p w14:paraId="2ED4B532"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2" w:history="1">
            <w:r>
              <w:rPr>
                <w:rStyle w:val="Hyperlink"/>
                <w:b/>
                <w:noProof/>
                <w:lang w:val="pt-BR"/>
              </w:rPr>
              <w:t>II.</w:t>
            </w:r>
            <w:r>
              <w:rPr>
                <w:rFonts w:asciiTheme="minorHAnsi" w:eastAsiaTheme="minorEastAsia" w:hAnsiTheme="minorHAnsi" w:cstheme="minorBidi"/>
                <w:noProof/>
                <w:lang w:val="pt-BR" w:eastAsia="pt-BR"/>
              </w:rPr>
              <w:tab/>
            </w:r>
            <w:r>
              <w:rPr>
                <w:rStyle w:val="Hyperlink"/>
                <w:b/>
                <w:noProof/>
              </w:rPr>
              <w:t>Apêndice B – Diretrizes Metodológicas de Higienização e Filtragem de Liquidez da Base de Cotações</w:t>
            </w:r>
            <w:r>
              <w:rPr>
                <w:noProof/>
                <w:webHidden/>
              </w:rPr>
              <w:tab/>
              <w:fldChar w:fldCharType="begin"/>
              <w:instrText xml:space="preserve"> PAGEREF _Toc230857102 \h </w:instrText>
              <w:fldChar w:fldCharType="separate"/>
              <w:t>102</w:t>
              <w:fldChar w:fldCharType="end"/>
            </w:r>
          </w:hyperlink>
        </w:p>
        <w:p w14:paraId="3138096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3" w:history="1">
            <w:r>
              <w:rPr>
                <w:rStyle w:val="Hyperlink"/>
                <w:b/>
                <w:noProof/>
                <w:lang w:val="pt-BR"/>
              </w:rPr>
              <w:t>III.</w:t>
            </w:r>
            <w:r>
              <w:rPr>
                <w:rFonts w:asciiTheme="minorHAnsi" w:eastAsiaTheme="minorEastAsia" w:hAnsiTheme="minorHAnsi" w:cstheme="minorBidi"/>
                <w:noProof/>
                <w:lang w:val="pt-BR" w:eastAsia="pt-BR"/>
              </w:rPr>
              <w:tab/>
            </w:r>
            <w:r>
              <w:rPr>
                <w:rStyle w:val="Hyperlink"/>
                <w:b/>
                <w:noProof/>
              </w:rPr>
              <w:t>Apêndice C – Transformação Vetorial da Matriz de Cotações em Séries de Retornos Financeiros</w:t>
            </w:r>
            <w:r>
              <w:rPr>
                <w:noProof/>
                <w:webHidden/>
              </w:rPr>
              <w:tab/>
              <w:fldChar w:fldCharType="begin"/>
              <w:instrText xml:space="preserve"> PAGEREF _Toc230857103 \h </w:instrText>
              <w:fldChar w:fldCharType="separate"/>
              <w:t>104</w:t>
              <w:fldChar w:fldCharType="end"/>
            </w:r>
          </w:hyperlink>
        </w:p>
        <w:p w14:paraId="4DCCB80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4" w:history="1">
            <w:r>
              <w:rPr>
                <w:rStyle w:val="Hyperlink"/>
                <w:b/>
                <w:noProof/>
                <w:lang w:val="pt-BR"/>
              </w:rPr>
              <w:t>IV.</w:t>
            </w:r>
            <w:r>
              <w:rPr>
                <w:rFonts w:asciiTheme="minorHAnsi" w:eastAsiaTheme="minorEastAsia" w:hAnsiTheme="minorHAnsi" w:cstheme="minorBidi"/>
                <w:noProof/>
                <w:lang w:val="pt-BR" w:eastAsia="pt-BR"/>
              </w:rPr>
              <w:tab/>
            </w:r>
            <w:r>
              <w:rPr>
                <w:rStyle w:val="Hyperlink"/>
                <w:b/>
                <w:noProof/>
              </w:rPr>
              <w:t>Apêndice D – Consolidação da Base Mestre e Tratamento do Viés de Antecipação</w:t>
            </w:r>
            <w:r>
              <w:rPr>
                <w:noProof/>
                <w:webHidden/>
              </w:rPr>
              <w:tab/>
              <w:fldChar w:fldCharType="begin"/>
              <w:instrText xml:space="preserve"> PAGEREF _Toc230857104 \h </w:instrText>
              <w:fldChar w:fldCharType="separate"/>
              <w:t>105</w:t>
              <w:fldChar w:fldCharType="end"/>
            </w:r>
          </w:hyperlink>
        </w:p>
        <w:p w14:paraId="41BBAD75"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5" w:history="1">
            <w:r>
              <w:rPr>
                <w:rStyle w:val="Hyperlink"/>
                <w:b/>
                <w:noProof/>
                <w:lang w:val="pt-BR"/>
              </w:rPr>
              <w:t>V.</w:t>
            </w:r>
            <w:r>
              <w:rPr>
                <w:rFonts w:asciiTheme="minorHAnsi" w:eastAsiaTheme="minorEastAsia" w:hAnsiTheme="minorHAnsi" w:cstheme="minorBidi"/>
                <w:noProof/>
                <w:lang w:val="pt-BR" w:eastAsia="pt-BR"/>
              </w:rPr>
              <w:tab/>
            </w:r>
            <w:r>
              <w:rPr>
                <w:rStyle w:val="Hyperlink"/>
                <w:b/>
                <w:noProof/>
              </w:rPr>
              <w:t>Apêndice E – Derivação Do Prémio De Risco E Estabelecimento Dos Retornos Em Excesso</w:t>
            </w:r>
            <w:r>
              <w:rPr>
                <w:noProof/>
                <w:webHidden/>
              </w:rPr>
              <w:tab/>
              <w:fldChar w:fldCharType="begin"/>
              <w:instrText xml:space="preserve"> PAGEREF _Toc230857105 \h </w:instrText>
              <w:fldChar w:fldCharType="separate"/>
              <w:t>106</w:t>
              <w:fldChar w:fldCharType="end"/>
            </w:r>
          </w:hyperlink>
        </w:p>
        <w:p w14:paraId="57FA2E6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6" w:history="1">
            <w:r>
              <w:rPr>
                <w:rStyle w:val="Hyperlink"/>
                <w:b/>
                <w:noProof/>
                <w:lang w:val="pt-BR"/>
              </w:rPr>
              <w:t>VI.</w:t>
            </w:r>
            <w:r>
              <w:rPr>
                <w:rFonts w:asciiTheme="minorHAnsi" w:eastAsiaTheme="minorEastAsia" w:hAnsiTheme="minorHAnsi" w:cstheme="minorBidi"/>
                <w:noProof/>
                <w:lang w:val="pt-BR" w:eastAsia="pt-BR"/>
              </w:rPr>
              <w:tab/>
            </w:r>
            <w:r>
              <w:rPr>
                <w:rStyle w:val="Hyperlink"/>
                <w:b/>
                <w:noProof/>
              </w:rPr>
              <w:t>Apêndice F – Parâmetros Inferenciais Globais: Covariância, Risco Sistemático e Desempenho Ajustado</w:t>
            </w:r>
            <w:r>
              <w:rPr>
                <w:noProof/>
                <w:webHidden/>
              </w:rPr>
              <w:tab/>
              <w:fldChar w:fldCharType="begin"/>
              <w:instrText xml:space="preserve"> PAGEREF _Toc230857106 \h </w:instrText>
              <w:fldChar w:fldCharType="separate"/>
              <w:t>107</w:t>
              <w:fldChar w:fldCharType="end"/>
            </w:r>
          </w:hyperlink>
        </w:p>
        <w:p w14:paraId="33D2270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7" w:history="1">
            <w:r>
              <w:rPr>
                <w:rStyle w:val="Hyperlink"/>
                <w:b/>
                <w:noProof/>
                <w:lang w:val="pt-BR"/>
              </w:rPr>
              <w:t>VII.</w:t>
            </w:r>
            <w:r>
              <w:rPr>
                <w:rFonts w:asciiTheme="minorHAnsi" w:eastAsiaTheme="minorEastAsia" w:hAnsiTheme="minorHAnsi" w:cstheme="minorBidi"/>
                <w:noProof/>
                <w:lang w:val="pt-BR" w:eastAsia="pt-BR"/>
              </w:rPr>
              <w:tab/>
            </w:r>
            <w:r>
              <w:rPr>
                <w:rStyle w:val="Hyperlink"/>
                <w:b/>
                <w:noProof/>
              </w:rPr>
              <w:t>Apêndice G – Construção Estocástica e Otimização Numérica da Fronteira Eficiente de Markowitz</w:t>
            </w:r>
            <w:r>
              <w:rPr>
                <w:noProof/>
                <w:webHidden/>
              </w:rPr>
              <w:tab/>
              <w:fldChar w:fldCharType="begin"/>
              <w:instrText xml:space="preserve"> PAGEREF _Toc230857107 \h </w:instrText>
              <w:fldChar w:fldCharType="separate"/>
              <w:t>108</w:t>
              <w:fldChar w:fldCharType="end"/>
            </w:r>
          </w:hyperlink>
        </w:p>
        <w:p w14:paraId="202F8DE3"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8" w:history="1">
            <w:r>
              <w:rPr>
                <w:rStyle w:val="Hyperlink"/>
                <w:b/>
                <w:noProof/>
                <w:lang w:val="pt-BR"/>
              </w:rPr>
              <w:t>VIII.</w:t>
            </w:r>
            <w:r>
              <w:rPr>
                <w:rFonts w:asciiTheme="minorHAnsi" w:eastAsiaTheme="minorEastAsia" w:hAnsiTheme="minorHAnsi" w:cstheme="minorBidi"/>
                <w:noProof/>
                <w:lang w:val="pt-BR" w:eastAsia="pt-BR"/>
              </w:rPr>
              <w:tab/>
            </w:r>
            <w:r>
              <w:rPr>
                <w:rStyle w:val="Hyperlink"/>
                <w:b/>
                <w:noProof/>
              </w:rPr>
              <w:t>Apêndice H – Isolamento Matricial De Covariâncias Negativas E Mapeamento De Hedge Estrutural</w:t>
            </w:r>
            <w:r>
              <w:rPr>
                <w:noProof/>
                <w:webHidden/>
              </w:rPr>
              <w:tab/>
              <w:fldChar w:fldCharType="begin"/>
              <w:instrText xml:space="preserve"> PAGEREF _Toc230857108 \h </w:instrText>
              <w:fldChar w:fldCharType="separate"/>
              <w:t>109</w:t>
              <w:fldChar w:fldCharType="end"/>
            </w:r>
          </w:hyperlink>
        </w:p>
        <w:p w14:paraId="5B62F13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9" w:history="1">
            <w:r>
              <w:rPr>
                <w:rStyle w:val="Hyperlink"/>
                <w:b/>
                <w:noProof/>
                <w:lang w:val="pt-BR"/>
              </w:rPr>
              <w:t>IX.</w:t>
            </w:r>
            <w:r>
              <w:rPr>
                <w:rFonts w:asciiTheme="minorHAnsi" w:eastAsiaTheme="minorEastAsia" w:hAnsiTheme="minorHAnsi" w:cstheme="minorBidi"/>
                <w:noProof/>
                <w:lang w:val="pt-BR" w:eastAsia="pt-BR"/>
              </w:rPr>
              <w:tab/>
            </w:r>
            <w:r>
              <w:rPr>
                <w:rStyle w:val="Hyperlink"/>
                <w:b/>
                <w:noProof/>
              </w:rPr>
              <w:t>Apêndice I – Análise de Correlação de Pearson e Clusterização Hierárquica Estrutural</w:t>
            </w:r>
            <w:r>
              <w:rPr>
                <w:noProof/>
                <w:webHidden/>
              </w:rPr>
              <w:tab/>
              <w:fldChar w:fldCharType="begin"/>
              <w:instrText xml:space="preserve"> PAGEREF _Toc230857109 \h </w:instrText>
              <w:fldChar w:fldCharType="separate"/>
              <w:t>110</w:t>
              <w:fldChar w:fldCharType="end"/>
            </w:r>
          </w:hyperlink>
        </w:p>
        <w:p w14:paraId="7DCD9EB4"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10" w:history="1">
            <w:r>
              <w:rPr>
                <w:rStyle w:val="Hyperlink"/>
                <w:b/>
                <w:noProof/>
                <w:lang w:val="pt-BR"/>
              </w:rPr>
              <w:t>X.</w:t>
            </w:r>
            <w:r>
              <w:rPr>
                <w:rFonts w:asciiTheme="minorHAnsi" w:eastAsiaTheme="minorEastAsia" w:hAnsiTheme="minorHAnsi" w:cstheme="minorBidi"/>
                <w:noProof/>
                <w:lang w:val="pt-BR" w:eastAsia="pt-BR"/>
              </w:rPr>
              <w:tab/>
            </w:r>
            <w:r>
              <w:rPr>
                <w:rStyle w:val="Hyperlink"/>
                <w:b/>
                <w:noProof/>
              </w:rPr>
              <w:t>Apêndice J – Engenharia Reversa De Black-Litterman: Extração Do Vetor De Retornos Implícitos De Equilíbrio (Π)</w:t>
            </w:r>
            <w:r>
              <w:rPr>
                <w:noProof/>
                <w:webHidden/>
              </w:rPr>
              <w:tab/>
              <w:fldChar w:fldCharType="begin"/>
              <w:instrText xml:space="preserve"> PAGEREF _Toc230857110 \h </w:instrText>
              <w:fldChar w:fldCharType="separate"/>
              <w:t>111</w:t>
              <w:fldChar w:fldCharType="end"/>
            </w:r>
          </w:hyperlink>
        </w:p>
        <w:p w14:paraId="544E4EA9" w14:textId="77777777"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0856970"/>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4F1C0468"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00E1F1B6"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(Michaud, 1989).</w:t>
      </w:r>
    </w:p>
    <w:p w14:paraId="7702841E"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(Black; Litterman, 1992).</w:t>
      </w:r>
    </w:p>
    <w:p w14:paraId="36936B29"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semivariância, o </w:t>
      </w:r>
      <w:r>
        <w:rPr>
          <w:i/>
          <w:iCs/>
        </w:rPr>
        <w:t xml:space="preserve">Conditional Value at </w:t>
        <w:lastRenderedPageBreak/>
        <w:t>Risk</w:t>
      </w:r>
      <w:r>
        <w:t xml:space="preserve"> (CVaR) e o Índice de Sortino, priorizando a análise do </w:t>
      </w:r>
      <w:r>
        <w:rPr>
          <w:i/>
          <w:iCs/>
        </w:rPr>
        <w:t>downside risk</w:t>
      </w:r>
      <w:r>
        <w:t xml:space="preserve"> em detrimento da volatilidade total (Sortino; Van Der Meer, 1991).</w:t>
      </w:r>
    </w:p>
    <w:p w14:paraId="5082D770"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Black-Litterman, quando submetidas a diferentes métodos de estimação de inputs (Séries Temporais e Machine Learning) no mercado brasileiro?</w:t>
      </w:r>
    </w:p>
    <w:p w14:paraId="468FD1D5" w14:textId="77777777" w:rsidR="00A2073A" w:rsidRDefault="00A2073A" w:rsidP="00783E64">
      <w:pPr>
        <w:pStyle w:val="NormalWeb"/>
        <w:spacing w:before="0" w:beforeAutospacing="0" w:after="0" w:afterAutospacing="0" w:line="360" w:lineRule="auto"/>
        <w:ind w:firstLine="851"/>
        <w:jc w:val="both"/>
      </w:pPr>
      <w:del w:id="6285" w:author="Claude" w:date="2026-06-04T00:00:00Z">
        <w:r>
          <w:rPr>
            <w:color w:val="000000"/>
            <w:sz w:val="24"/>
            <w:szCs w:val="24"/>
            <w:lang w:val="pt-BR" w:eastAsia="pt-BR"/>
          </w:rPr>
          <w:delTex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Sortino, Mínimo-CVaR e a abordagem mista de Black-Litterman. O estudo abrange o período de janeiro de 2010 a dezembro de 2025, comparando os resultados com </w:delText>
        </w:r>
      </w:del>
      <w:ins w:id="6286" w:author="Claude" w:date="2026-06-04T00:00:00Z">
        <w:r>
          <w:rPr>
            <w:color w:val="000000"/>
            <w:sz w:val="24"/>
            <w:szCs w:val="24"/>
            <w:lang w:val="pt-BR" w:eastAsia="pt-BR"/>
          </w:rPr>
          <w:t xml:space="preserve">O objetivo geral deste trabalho é avaliar o desempenho de carteiras otimizadas, variando-se a estimação dos retornos esperados entre Média Histórica, fator de momentum 12-1. Serão testados otimizadores distintos: Média-Variância, Mínima Variância Global, Máximo Índice de Sortino, Mínimo-CVaR e a abordagem mista de Black-Litterman. O estudo abrange o período de janeiro de 2010 a dezembro de 2025, comparando os resultados com </w:t>
        </w:r>
      </w:ins>
      <w:r>
        <w:rPr>
          <w:b/>
          <w:bCs/>
        </w:rPr>
        <w:t>benchmarks</w:t>
      </w:r>
      <w:r>
        <w:t xml:space="preserve"> como o IBOVESPA e o CDI, a fim de demonstrar alternativas robustas para a alocação de ativos no Brasil.</w:t>
      </w:r>
    </w:p>
    <w:p w14:paraId="1671B2AC"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0856971"/>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0856972"/>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0856973"/>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0856974"/>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14:paraId="76822043"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791CA2D2"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0856975"/>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21C5508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29AF274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0856976"/>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0856977"/>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0856978"/>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103B6C70"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52BBCAD2"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0856979"/>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lastRenderedPageBreak/>
        <w:t>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0856980"/>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0856981"/>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0856982"/>
      <w:r>
        <w:rPr>
          <w:rFonts w:eastAsia="Google Sans"/>
          <w:b w:val="0"/>
          <w:color w:val="1F1F1F"/>
        </w:rPr>
        <w:lastRenderedPageBreak/>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308E670B"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0856983"/>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0856984"/>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261E4E12"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73A5BFA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38B790CA"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753A64BB"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0856985"/>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lastRenderedPageBreak/>
        <w:t>parte "inferior" da fronteira (abaixo do GMV), pois para cada ponto nessa região existe um portfólio na parte superior com o mesmo risco, mas com retorno estritamente maior (dominância média-variância) (Gundersen,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0856986"/>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0856987"/>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0856988"/>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0856989"/>
      <w:r>
        <w:rPr>
          <w:rFonts w:eastAsia="Google Sans"/>
          <w:b w:val="0"/>
          <w:color w:val="1F1F1F"/>
        </w:rPr>
        <w:t>A Reta do Mercado de Capitais (Capital Market Line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0856990"/>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0856991"/>
      <w:r>
        <w:rPr>
          <w:rFonts w:eastAsia="Google Sans"/>
          <w:color w:val="1F1F1F"/>
          <w:sz w:val="24"/>
          <w:szCs w:val="24"/>
        </w:rPr>
        <w:t>Avaliação de Desempenho: O Índice de Sharpe</w:t>
      </w:r>
      <w:bookmarkEnd w:id="22"/>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0856992"/>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0856993"/>
      <w:r>
        <w:rPr>
          <w:rFonts w:eastAsia="Google Sans"/>
          <w:b w:val="0"/>
          <w:color w:val="1F1F1F"/>
        </w:rPr>
        <w:lastRenderedPageBreak/>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0856994"/>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0856995"/>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5315F8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CDEA9E5"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0856996"/>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2C3ECAE4" w14:textId="77777777" w:rsidR="00356976" w:rsidRDefault="00356976" w:rsidP="00356976">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w:t>
        <w:lastRenderedPageBreak/>
        <w:t>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0856997"/>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0856998"/>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lastRenderedPageBreak/>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0856999"/>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4A0641E5" w:rsidR="00D30CD1" w:rsidRPr="00D30CD1" w:rsidRDefault="00D30CD1" w:rsidP="00D30CD1">
      <w:pPr>
        <w:pStyle w:val="Legenda"/>
        <w:keepNext/>
        <w:jc w:val="center"/>
        <w:rPr>
          <w:rFonts w:ascii="Times New Roman" w:hAnsi="Times New Roman" w:cs="Times New Roman"/>
          <w:i w:val="0"/>
          <w:color w:val="auto"/>
          <w:sz w:val="24"/>
        </w:rPr>
      </w:pPr>
      <w:bookmarkStart w:id="31" w:name="_Toc230853327"/>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t xml:space="preserve"> - Comparação entre Capital Market Line (CML) e Security Market Line</w:t>
      </w:r>
      <w:bookmarkEnd w:id="31"/>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0857000"/>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0857001"/>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0857002"/>
      <w:r>
        <w:rPr>
          <w:rFonts w:eastAsia="Google Sans"/>
          <w:color w:val="1F1F1F"/>
        </w:rPr>
        <w:t>Limitações e a Realidade dos Mercados</w:t>
      </w:r>
      <w:bookmarkEnd w:id="34"/>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0857003"/>
      <w:r>
        <w:rPr>
          <w:b/>
          <w:bCs/>
          <w:sz w:val="24"/>
          <w:szCs w:val="24"/>
          <w:lang w:val="pt-BR" w:eastAsia="pt-BR"/>
        </w:rPr>
        <w:lastRenderedPageBreak/>
        <w:t>A Teoria Pós-Moderna do Portfólio (PMPT) e a Gestão de Risco Assimétrica</w:t>
      </w:r>
      <w:bookmarkEnd w:id="35"/>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0857004"/>
      <w:r>
        <w:rPr>
          <w:sz w:val="24"/>
          <w:szCs w:val="24"/>
          <w:lang w:val="pt-BR" w:eastAsia="pt-BR"/>
        </w:rPr>
        <w:t>Introdução: A Evolução Paradigmática e a Necessidade Histórica da PMPT</w:t>
      </w:r>
      <w:bookmarkEnd w:id="36"/>
    </w:p>
    <w:p w14:paraId="13E6851F" w14:textId="77777777" w:rsidR="00346652" w:rsidRDefault="00346652">
      <w:pPr>
        <w:rPr>
          <w:sz w:val="24"/>
          <w:szCs w:val="24"/>
        </w:rPr>
      </w:pPr>
    </w:p>
    <w:p w14:paraId="0D8DBCFF"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11984819"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p>
    <w:p w14:paraId="1A12A92C"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p>
    <w:p w14:paraId="58F0B867" w14:textId="77777777" w:rsidR="005D48A6" w:rsidRPr="00346652" w:rsidRDefault="005D48A6" w:rsidP="005D48A6">
      <w:pPr>
        <w:rPr>
          <w:b/>
          <w:sz w:val="24"/>
          <w:szCs w:val="24"/>
          <w:lang w:val="pt-BR" w:eastAsia="pt-BR"/>
        </w:rPr>
      </w:pP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0857005"/>
      <w:r>
        <w:rPr>
          <w:sz w:val="24"/>
          <w:szCs w:val="24"/>
          <w:lang w:eastAsia="pt-BR"/>
        </w:rPr>
        <w:t>O "Esquecimento Tecnológico" e as Origens em Markowitz (1959)</w:t>
      </w:r>
      <w:bookmarkEnd w:id="37"/>
    </w:p>
    <w:p w14:paraId="7C480FEE" w14:textId="77777777" w:rsidR="005D48A6" w:rsidRDefault="005D48A6" w:rsidP="005D48A6">
      <w:pPr>
        <w:rPr>
          <w:sz w:val="24"/>
          <w:szCs w:val="24"/>
        </w:rPr>
      </w:pPr>
    </w:p>
    <w:p w14:paraId="73981365" w14:textId="77777777" w:rsidR="00BF1D60" w:rsidRDefault="00BF1D60" w:rsidP="005D48A6">
      <w:pPr>
        <w:rPr>
          <w:sz w:val="24"/>
          <w:szCs w:val="24"/>
          <w:lang w:val="pt-BR" w:eastAsia="pt-BR"/>
        </w:rPr>
      </w:pPr>
    </w:p>
    <w:p w14:paraId="2C2D064C"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56576E25"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732967CA"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semivariância sob a égide da PMPT.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0857006"/>
      <w:r>
        <w:rPr>
          <w:sz w:val="24"/>
          <w:szCs w:val="24"/>
          <w:lang w:eastAsia="pt-BR"/>
        </w:rPr>
        <w:t>A Consolidação da PMPT: Rom, Ferguson e o Instituto de Pesquisa de Pensões</w:t>
      </w:r>
      <w:bookmarkEnd w:id="38"/>
    </w:p>
    <w:p w14:paraId="286F75BE" w14:textId="77777777" w:rsidR="005D48A6" w:rsidRDefault="005D48A6" w:rsidP="005D48A6">
      <w:pPr>
        <w:rPr>
          <w:sz w:val="24"/>
          <w:szCs w:val="24"/>
        </w:rPr>
      </w:pPr>
    </w:p>
    <w:p w14:paraId="5704B4FE"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 Rom e Ferguson identificaram falhas críticas nos softwares de otimização baseados na MPT e propuseram uma nova estrutura que incorporava a assimetria das distribuições de retorno.</w:t>
      </w:r>
    </w:p>
    <w:p w14:paraId="6AA04C3D"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Research Institute (PRI) na Universidade Estadual de São Francisco. Pesquisadores como Dr. Frank Sortino e Dr. Hal Forsey, trabalhando com base nos teoremas de Bawa (1975) </w:t>
        <w:lastRenderedPageBreak/>
        <w:t>e Fishburn (1977), desenvolveram algoritmos práticos para calcular o risco de downside e a distribuição log-normal de três parâmetros, que se ajustava melhor aos dados de mercado do que a distribuição normal da MPT. O trabalho de Sortino, em particular, foi crucial para traduzir a teoria complexa dos momentos parciais em ferramentas aplicáveis, culminando na criação do Índice de Sortino, que se tornou o padrão da análise de desempenho ajustada ao risco de downside.</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0857007"/>
      <w:r>
        <w:rPr>
          <w:sz w:val="24"/>
          <w:szCs w:val="24"/>
          <w:lang w:eastAsia="pt-BR"/>
        </w:rPr>
        <w:t>O Fenômeno da "Maximização de Erros" e a Instabilidade das Soluções</w:t>
      </w:r>
      <w:bookmarkEnd w:id="39"/>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(out-of-sample) inferior a 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uma blue chip como a </w:t>
        <w:lastRenderedPageBreak/>
        <w:t>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0857008"/>
      <w:r>
        <w:rPr>
          <w:sz w:val="24"/>
          <w:szCs w:val="24"/>
          <w:lang w:val="pt-BR" w:eastAsia="pt-BR"/>
        </w:rPr>
        <w:t>A Limitação da Utilidade Quadrática e a Cegueira à Assimetria</w:t>
      </w:r>
      <w:bookmarkEnd w:id="40"/>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Black-Litterman) e o 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0857009"/>
      <w:r>
        <w:rPr>
          <w:sz w:val="24"/>
          <w:szCs w:val="24"/>
          <w:lang w:eastAsia="pt-BR"/>
        </w:rPr>
        <w:lastRenderedPageBreak/>
        <w:t>A Insuficiência da Variância e a Gênese da PMPT</w:t>
      </w:r>
      <w:bookmarkEnd w:id="41"/>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0857010"/>
      <w:r>
        <w:rPr>
          <w:sz w:val="24"/>
          <w:szCs w:val="24"/>
          <w:lang w:eastAsia="pt-BR"/>
        </w:rPr>
        <w:t>Métricas de Risco: Do VaR às Medidas Coerentes</w:t>
      </w:r>
      <w:bookmarkEnd w:id="42"/>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um determinado nível de confiança e horizonte de tempo. No entanto, o VaR possui limitações teóricas graves para a otimização de portfólios: ele não é uma medida subaditiva, o que significa que, em certas condições, o VaR de uma carteira diversificada </w:t>
        <w:lastRenderedPageBreak/>
        <w:t>pode ser maior que a soma dos VaRs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0857011"/>
      <w:r>
        <w:rPr>
          <w:sz w:val="24"/>
          <w:szCs w:val="24"/>
          <w:lang w:val="pt-BR" w:eastAsia="pt-BR"/>
        </w:rPr>
        <w:t>Transição da MPT para a PMPT</w:t>
      </w:r>
      <w:bookmarkEnd w:id="43"/>
    </w:p>
    <w:p w14:paraId="2C73326C" w14:textId="77777777" w:rsidR="005D48A6" w:rsidRDefault="005D48A6" w:rsidP="005D48A6">
      <w:pPr>
        <w:rPr>
          <w:sz w:val="24"/>
          <w:szCs w:val="24"/>
        </w:rPr>
      </w:pPr>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0857012"/>
      <w:r>
        <w:rPr>
          <w:b/>
          <w:bCs/>
          <w:sz w:val="24"/>
          <w:szCs w:val="24"/>
          <w:lang w:val="pt-BR" w:eastAsia="pt-BR"/>
        </w:rPr>
        <w:lastRenderedPageBreak/>
        <w:t>Desconstrução Crítica da MPT: As Falácias da Normalidade e da Utilidade Quadrática</w:t>
      </w:r>
      <w:bookmarkEnd w:id="44"/>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r>
        <w:rPr>
          <w:sz w:val="24"/>
          <w:szCs w:val="24"/>
          <w:lang w:val="pt-BR" w:eastAsia="pt-BR"/>
        </w:rPr>
        <w:t>Limitações da Distribuição Normal: Caudas Pesadas e Assimetria</w:t>
      </w:r>
    </w:p>
    <w:p w14:paraId="0A9850BD" w14:textId="77777777" w:rsidR="00607CFE" w:rsidRDefault="00607CFE" w:rsidP="00607CFE">
      <w:pPr>
        <w:rPr>
          <w:sz w:val="24"/>
          <w:szCs w:val="24"/>
          <w:lang w:val="pt-BR" w:eastAsia="pt-BR"/>
        </w:rPr>
      </w:pPr>
    </w:p>
    <w:p w14:paraId="105E1D09"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Leptocurtose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629BCEB1"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(Skewness):</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5" w:name="_Toc230857014"/>
      <w:r>
        <w:rPr>
          <w:sz w:val="24"/>
          <w:szCs w:val="24"/>
          <w:lang w:val="pt-BR" w:eastAsia="pt-BR"/>
        </w:rPr>
        <w:t>Implicação para a Gestão de Portfólio</w:t>
      </w:r>
      <w:bookmarkEnd w:id="45"/>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4ECBB69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6" w:name="_Toc230857015"/>
      <w:r>
        <w:rPr>
          <w:sz w:val="24"/>
          <w:szCs w:val="24"/>
          <w:lang w:val="pt-BR" w:eastAsia="pt-BR"/>
        </w:rPr>
        <w:t>A Função de Utilidade e a Teoria da Perspectiva</w:t>
      </w:r>
      <w:bookmarkEnd w:id="46"/>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627EE6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target return</w:t>
      </w:r>
      <w:r>
        <w:rPr>
          <w:sz w:val="24"/>
          <w:szCs w:val="24"/>
          <w:lang w:val="pt-BR" w:eastAsia="pt-BR"/>
        </w:rPr>
        <w:t>). Retornos acima do alvo são vistos como "ganhos" e retornos abaixo como "perdas".</w:t>
      </w:r>
    </w:p>
    <w:p w14:paraId="65BF2DA9"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w:t>
      </w:r>
    </w:p>
    <w:p w14:paraId="7247A686" w14:textId="77777777" w:rsidR="008C1690" w:rsidRDefault="008C1690">
      <w:pPr>
        <w:rPr>
          <w:b/>
          <w:bCs/>
          <w:sz w:val="24"/>
          <w:szCs w:val="24"/>
          <w:lang w:val="pt-BR" w:eastAsia="pt-BR"/>
        </w:rPr>
      </w:pPr>
      <w:r>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1FBFD28B" w:rsidR="008C1690" w:rsidRPr="008C1690" w:rsidRDefault="008C1690" w:rsidP="008C1690">
      <w:pPr>
        <w:pStyle w:val="Legenda"/>
        <w:keepNext/>
        <w:jc w:val="center"/>
        <w:rPr>
          <w:rFonts w:ascii="Times New Roman" w:hAnsi="Times New Roman" w:cs="Times New Roman"/>
          <w:i w:val="0"/>
          <w:color w:val="auto"/>
          <w:sz w:val="24"/>
        </w:rPr>
      </w:pPr>
      <w:bookmarkStart w:id="47" w:name="_Toc230853328"/>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2</w:t>
      </w:r>
      <w:r>
        <w:rPr>
          <w:rFonts w:ascii="Times New Roman" w:hAnsi="Times New Roman" w:cs="Times New Roman"/>
          <w:i w:val="0"/>
          <w:color w:val="auto"/>
          <w:sz w:val="24"/>
        </w:rPr>
        <w:fldChar w:fldCharType="end"/>
        <w:t xml:space="preserve"> - Comparação Estrutural: MPT vs. PMPT</w:t>
      </w:r>
      <w:bookmarkEnd w:id="47"/>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3E01768D"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Propria</w:t>
      </w:r>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8" w:name="_Toc230857016"/>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48"/>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49" w:name="_Toc230857017"/>
      <w:r>
        <w:rPr>
          <w:sz w:val="24"/>
          <w:szCs w:val="24"/>
          <w:lang w:val="pt-BR" w:eastAsia="pt-BR"/>
        </w:rPr>
        <w:t>Definição Matemática dos LPMs</w:t>
      </w:r>
      <w:bookmarkEnd w:id="49"/>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0857018"/>
      <w:r>
        <w:rPr>
          <w:sz w:val="24"/>
          <w:szCs w:val="24"/>
          <w:lang w:val="pt-BR" w:eastAsia="pt-BR"/>
        </w:rPr>
        <w:t>A Hierarquia dos Graus de LPM e suas Interpretações</w:t>
      </w:r>
      <w:bookmarkEnd w:id="50"/>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0857019"/>
      <w:r>
        <w:rPr>
          <w:sz w:val="24"/>
          <w:szCs w:val="24"/>
          <w:lang w:val="pt-BR" w:eastAsia="pt-BR"/>
        </w:rPr>
        <w:t>Semivariância vs. Variância: O Impacto na Alocação</w:t>
      </w:r>
      <w:bookmarkEnd w:id="51"/>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p>
    <w:p w14:paraId="1435FD5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w:t>
      </w:r>
      <w:r>
        <w:rPr>
          <w:i/>
          <w:iCs/>
          <w:sz w:val="24"/>
          <w:szCs w:val="24"/>
          <w:lang w:val="pt-BR" w:eastAsia="pt-BR"/>
        </w:rPr>
        <w:t>"upside potential"</w:t>
      </w:r>
      <w:r>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vertAlign w:val="superscript"/>
          <w:lang w:val="pt-BR" w:eastAsia="pt-BR"/>
        </w:rPr>
        <w:t>45</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2" w:name="_Toc230857020"/>
      <w:r>
        <w:rPr>
          <w:b/>
          <w:bCs/>
          <w:sz w:val="24"/>
          <w:szCs w:val="24"/>
          <w:lang w:val="pt-BR" w:eastAsia="pt-BR"/>
        </w:rPr>
        <w:t>Métricas Avançadas de Risco e Propriedades de Coerência</w:t>
      </w:r>
      <w:bookmarkEnd w:id="52"/>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3" w:name="_Toc230857021"/>
      <w:r>
        <w:rPr>
          <w:sz w:val="24"/>
          <w:szCs w:val="24"/>
          <w:lang w:val="pt-BR" w:eastAsia="pt-BR"/>
        </w:rPr>
        <w:t>Value at Risk (VaR): A Revolução Incoerente</w:t>
      </w:r>
      <w:bookmarkEnd w:id="53"/>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xml:space="preserve">, o VaR tornou-se o padrão da indústria para a gestão de riscos de mercado e regulação bancária (Acordos de Basileia I e II).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14:paraId="2485B139"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r>
        <w:rPr>
          <w:b/>
          <w:bCs/>
          <w:i/>
          <w:iCs/>
          <w:sz w:val="24"/>
          <w:szCs w:val="24"/>
          <w:lang w:val="pt-BR" w:eastAsia="pt-BR"/>
        </w:rPr>
        <w:t>Tail Blindness</w:t>
      </w:r>
      <w:r>
        <w:rPr>
          <w:b/>
          <w:bCs/>
          <w:sz w:val="24"/>
          <w:szCs w:val="24"/>
          <w:lang w:val="pt-BR" w:eastAsia="pt-BR"/>
        </w:rPr>
        <w:t>):</w:t>
      </w:r>
      <w:r>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p>
    <w:p w14:paraId="37EC98F8"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Artzner et al. (1999), em seu artigo fundamental sobre medidas de risco coerentes, demonstraram que o VaR </w:t>
      </w:r>
      <w:r>
        <w:rPr>
          <w:b/>
          <w:bCs/>
          <w:sz w:val="24"/>
          <w:szCs w:val="24"/>
          <w:lang w:val="pt-BR" w:eastAsia="pt-BR"/>
        </w:rPr>
        <w:t>não é subaditivo</w:t>
      </w:r>
      <w:r>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0857022"/>
      <w:r>
        <w:rPr>
          <w:sz w:val="24"/>
          <w:szCs w:val="24"/>
          <w:lang w:val="pt-BR" w:eastAsia="pt-BR"/>
        </w:rPr>
        <w:t>Medidas de Risco Coerentes e os Axiomas de Artzner</w:t>
      </w:r>
      <w:bookmarkEnd w:id="54"/>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5" w:name="_Toc230857023"/>
      <w:r>
        <w:rPr>
          <w:sz w:val="24"/>
          <w:szCs w:val="24"/>
          <w:lang w:val="en-US" w:eastAsia="pt-BR"/>
        </w:rPr>
        <w:t>Conditional Value at Risk (CVaR) / Expected Shortfall (ES)</w:t>
      </w:r>
      <w:bookmarkEnd w:id="55"/>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Pr>
          <w:sz w:val="24"/>
          <w:szCs w:val="24"/>
          <w:vertAlign w:val="superscript"/>
          <w:lang w:val="pt-BR" w:eastAsia="pt-BR"/>
        </w:rPr>
        <w:t>56</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0857024"/>
      <w:r>
        <w:rPr>
          <w:bCs/>
          <w:sz w:val="24"/>
          <w:szCs w:val="24"/>
          <w:lang w:val="pt-BR" w:eastAsia="pt-BR"/>
        </w:rPr>
        <w:t>Superioridade do CVaR na PMPT</w:t>
      </w:r>
      <w:bookmarkEnd w:id="56"/>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CVaR satisfaz todos os axiomas de Artzner, incluindo a subaditividade. Ele reconhece corretamente os benefícios da diversificação mesmo em cenários de estresse extremo.</w:t>
      </w:r>
    </w:p>
    <w:p w14:paraId="75C0390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p>
    <w:p w14:paraId="6A593B5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p>
    <w:p w14:paraId="7C46DC4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7" w:name="_Toc230857025"/>
      <w:r>
        <w:rPr>
          <w:b/>
          <w:bCs/>
          <w:sz w:val="24"/>
          <w:szCs w:val="24"/>
          <w:lang w:val="pt-BR" w:eastAsia="pt-BR"/>
        </w:rPr>
        <w:t>Indicadores de Desempenho Ajustados: Sortino, Omega e a Generalização Kappa</w:t>
      </w:r>
      <w:bookmarkEnd w:id="57"/>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8" w:name="_Toc230857026"/>
      <w:r>
        <w:rPr>
          <w:sz w:val="24"/>
          <w:szCs w:val="24"/>
          <w:lang w:val="pt-BR" w:eastAsia="pt-BR"/>
        </w:rPr>
        <w:t>Índice de Sortino: Refinando Sharpe</w:t>
      </w:r>
      <w:bookmarkEnd w:id="58"/>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Sortino no início dos anos 1980 e popularizado nos anos 1990, o Índice de Sortino é a modificação mais direta e amplamente adotada do Índice de Sharpe.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0DBB0D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9" w:name="_Toc230857027"/>
      <w:r>
        <w:rPr>
          <w:sz w:val="24"/>
          <w:szCs w:val="24"/>
          <w:lang w:val="pt-BR" w:eastAsia="pt-BR"/>
        </w:rPr>
        <w:t>O Índice Omega: Capturando Todos os Momentos</w:t>
      </w:r>
      <w:bookmarkEnd w:id="59"/>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lastRenderedPageBreak/>
        <w:t>estatísticos (média, variância) e operar diretamente sobre a distribuição de probabilidade cumulativa dos retornos.</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3E563D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Pr>
          <w:i/>
          <w:iCs/>
          <w:sz w:val="24"/>
          <w:szCs w:val="24"/>
          <w:lang w:val="pt-BR" w:eastAsia="pt-BR"/>
        </w:rPr>
        <w:t>Upside Potential Ratio</w:t>
      </w:r>
      <w:r>
        <w:rPr>
          <w:sz w:val="24"/>
          <w:szCs w:val="24"/>
          <w:lang w:val="pt-BR" w:eastAsia="pt-BR"/>
        </w:rPr>
        <w:t xml:space="preserve"> e o Omega. O numerador do Omega corresponde ao potencial de alta (</w:t>
      </w:r>
      <w:r>
        <w:rPr>
          <w:i/>
          <w:iCs/>
          <w:sz w:val="24"/>
          <w:szCs w:val="24"/>
          <w:lang w:val="pt-BR" w:eastAsia="pt-BR"/>
        </w:rPr>
        <w:t>Upside Potential</w:t>
      </w:r>
      <w:r>
        <w:rPr>
          <w:sz w:val="24"/>
          <w:szCs w:val="24"/>
          <w:lang w:val="pt-BR" w:eastAsia="pt-BR"/>
        </w:rPr>
        <w:t>), enquanto o denominador corresponde ao potencial de baixa (</w:t>
      </w:r>
      <w:r>
        <w:rPr>
          <w:i/>
          <w:iCs/>
          <w:sz w:val="24"/>
          <w:szCs w:val="24"/>
          <w:lang w:val="pt-BR" w:eastAsia="pt-BR"/>
        </w:rPr>
        <w:t>Downside Potential</w:t>
      </w:r>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0857028"/>
      <w:r>
        <w:rPr>
          <w:sz w:val="24"/>
          <w:szCs w:val="24"/>
          <w:lang w:val="pt-BR" w:eastAsia="pt-BR"/>
        </w:rPr>
        <w:t>O Índice Kappa: A Generalização Unificadora</w:t>
      </w:r>
      <w:bookmarkEnd w:id="60"/>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1" w:name="_Toc230857029"/>
      <w:r>
        <w:rPr>
          <w:b/>
          <w:bCs/>
          <w:sz w:val="24"/>
          <w:szCs w:val="24"/>
          <w:lang w:val="pt-BR" w:eastAsia="pt-BR"/>
        </w:rPr>
        <w:t>Fronteiras Eficientes: A Geometria da Assimetria</w:t>
      </w:r>
      <w:bookmarkEnd w:id="61"/>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078E866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p>
    <w:p w14:paraId="01C60026" w14:textId="77777777" w:rsidR="00B84615" w:rsidRPr="00180F64" w:rsidRDefault="00B84615" w:rsidP="00B84615">
      <w:pPr>
        <w:rPr>
          <w:sz w:val="24"/>
          <w:szCs w:val="24"/>
          <w:lang w:val="pt-BR" w:eastAsia="pt-BR"/>
        </w:rPr>
      </w:pPr>
    </w:p>
    <w:p w14:paraId="24005B2B"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2" w:name="_Toc230857030"/>
      <w:r>
        <w:rPr>
          <w:b/>
          <w:bCs/>
          <w:sz w:val="24"/>
          <w:szCs w:val="24"/>
          <w:lang w:val="pt-BR" w:eastAsia="pt-BR"/>
        </w:rPr>
        <w:t>Avanços Recentes e Integração com Machine Learning (2024-2025)</w:t>
      </w:r>
      <w:bookmarkEnd w:id="62"/>
    </w:p>
    <w:p w14:paraId="3CB63E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07A2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del w:id="6283" w:author="Claude" w:date="2026-06-04T00:00:00Z">
        <w:r>
          <w:rPr>
            <w:sz w:val="24"/>
            <w:szCs w:val="24"/>
            <w:lang w:val="pt-BR" w:eastAsia="pt-BR"/>
          </w:rPr>
          <w:delText>, como redes neurais recorrentes (LSTM) e Deep Learning, para estimar dinamicamente os Momentos Parciais Inferiores e otimizar portfólios.</w:delText>
        </w:r>
      </w:del>
      <w:ins w:id="6284" w:author="Claude" w:date="2026-06-04T00:00:00Z">
        <w:r>
          <w:rPr>
            <w:sz w:val="24"/>
            <w:szCs w:val="24"/>
            <w:lang w:val="pt-BR" w:eastAsia="pt-BR"/>
          </w:rPr>
          <w:t>, como fatores de momentum, para estimar dinamicamente os Momentos Parciais Inferiores e otimizar portfólios.</w:t>
        </w:r>
      </w:ins>
    </w:p>
    <w:p w14:paraId="79DBA2E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r>
        <w:rPr>
          <w:i/>
          <w:iCs/>
          <w:sz w:val="24"/>
          <w:szCs w:val="24"/>
          <w:lang w:val="pt-BR" w:eastAsia="pt-BR"/>
        </w:rPr>
        <w:t>tail risk forecasting</w:t>
      </w:r>
      <w:r>
        <w:rPr>
          <w:sz w:val="24"/>
          <w:szCs w:val="24"/>
          <w:lang w:val="pt-BR" w:eastAsia="pt-BR"/>
        </w:rPr>
        <w:t xml:space="preserve">), ajustando as alocações em tempo real para minimizar o CVaR futuro. Essa abordagem, denominada "Otimização Robusta Dinâmica", supera as limitações da MPT e da PMPT clássica, oferecendo resultados superiores em </w:t>
      </w:r>
      <w:r>
        <w:rPr>
          <w:i/>
          <w:iCs/>
          <w:sz w:val="24"/>
          <w:szCs w:val="24"/>
          <w:lang w:val="pt-BR" w:eastAsia="pt-BR"/>
        </w:rPr>
        <w:t>backtests</w:t>
      </w:r>
      <w:r>
        <w:rPr>
          <w:sz w:val="24"/>
          <w:szCs w:val="24"/>
          <w:lang w:val="pt-BR" w:eastAsia="pt-BR"/>
        </w:rPr>
        <w:t xml:space="preserve"> e aplicações reais, especialmente em mercados voláteis e durante transições de regime econômico.</w:t>
      </w:r>
    </w:p>
    <w:p w14:paraId="7A06601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Environmental, Social, and Governance</w:t>
      </w:r>
      <w:r>
        <w:rPr>
          <w:sz w:val="24"/>
          <w:szCs w:val="24"/>
          <w:lang w:val="pt-BR" w:eastAsia="pt-BR"/>
        </w:rPr>
        <w:t xml:space="preserve">) na gestão de portfólios. Estudos recentes sugerem que o uso de métricas de </w:t>
      </w:r>
      <w:r>
        <w:rPr>
          <w:i/>
          <w:iCs/>
          <w:sz w:val="24"/>
          <w:szCs w:val="24"/>
          <w:lang w:val="pt-BR" w:eastAsia="pt-BR"/>
        </w:rPr>
        <w:t>downside risk</w:t>
      </w:r>
      <w:r>
        <w:rPr>
          <w:sz w:val="24"/>
          <w:szCs w:val="24"/>
          <w:lang w:val="pt-BR" w:eastAsia="pt-BR"/>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0857031"/>
      <w:r>
        <w:rPr>
          <w:b/>
          <w:bCs/>
          <w:sz w:val="24"/>
          <w:szCs w:val="24"/>
          <w:lang w:val="pt-BR" w:eastAsia="pt-BR"/>
        </w:rPr>
        <w:t>Conclusão</w:t>
      </w:r>
      <w:bookmarkEnd w:id="63"/>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B5B3B9D" w14:textId="77777777" w:rsidR="008C1690" w:rsidRDefault="008C1690">
      <w:pPr>
        <w:rPr>
          <w:sz w:val="24"/>
          <w:szCs w:val="24"/>
          <w:lang w:val="pt-BR" w:eastAsia="pt-BR"/>
        </w:rPr>
      </w:pPr>
      <w:r>
        <w:rPr>
          <w:sz w:val="24"/>
          <w:szCs w:val="24"/>
          <w:lang w:val="pt-BR" w:eastAsia="pt-BR"/>
        </w:rPr>
        <w:br w:type="page"/>
      </w:r>
    </w:p>
    <w:p w14:paraId="760AEBB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73DE4A08" w:rsidR="008C1690" w:rsidRPr="008C1690" w:rsidRDefault="008C1690" w:rsidP="008C1690">
      <w:pPr>
        <w:pStyle w:val="Legenda"/>
        <w:keepNext/>
        <w:jc w:val="center"/>
        <w:rPr>
          <w:rFonts w:ascii="Times New Roman" w:hAnsi="Times New Roman" w:cs="Times New Roman"/>
          <w:i w:val="0"/>
          <w:color w:val="auto"/>
          <w:sz w:val="24"/>
        </w:rPr>
      </w:pPr>
      <w:bookmarkStart w:id="64" w:name="_Toc230853329"/>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t xml:space="preserve"> -  Resumo Analítico dos Indicadores de Desempenho (MPT vs. PMPT)</w:t>
      </w:r>
      <w:bookmarkEnd w:id="64"/>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501951F2"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Fonte: Elaboração propria.</w:t>
      </w:r>
    </w:p>
    <w:p w14:paraId="76699038" w14:textId="77777777" w:rsidR="00684B6C" w:rsidRDefault="00684B6C">
      <w:pPr>
        <w:rPr>
          <w:sz w:val="24"/>
          <w:szCs w:val="24"/>
        </w:rPr>
      </w:pPr>
      <w:r>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0857032"/>
      <w:r>
        <w:rPr>
          <w:b/>
          <w:bCs/>
          <w:sz w:val="24"/>
          <w:szCs w:val="24"/>
          <w:lang w:val="pt-BR"/>
        </w:rPr>
        <w:t>O Modelo de Black-Litterman: Uma Reconstrução Bayesiana da Alocação de Ativos</w:t>
      </w:r>
      <w:bookmarkEnd w:id="65"/>
      <w:r>
        <w:rPr>
          <w:b/>
          <w:bCs/>
          <w:sz w:val="24"/>
          <w:szCs w:val="24"/>
          <w:lang w:val="pt-BR" w:eastAsia="pt-BR"/>
        </w:rPr>
        <w:t xml:space="preserve"> </w:t>
      </w:r>
    </w:p>
    <w:p w14:paraId="747C780A" w14:textId="77777777" w:rsidR="009909F5" w:rsidRP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6" w:name="_Toc230857033"/>
      <w:r>
        <w:rPr>
          <w:sz w:val="24"/>
          <w:szCs w:val="24"/>
          <w:lang w:val="pt-BR"/>
        </w:rPr>
        <w:t>Introdução: A Gênese Histórica e a Motivação Teórica</w:t>
      </w:r>
      <w:bookmarkEnd w:id="66"/>
    </w:p>
    <w:p w14:paraId="77A049DE" w14:textId="77777777" w:rsidR="00DD14C8" w:rsidRPr="00DD14C8" w:rsidRDefault="00DD14C8" w:rsidP="00DD14C8">
      <w:pPr>
        <w:rPr>
          <w:sz w:val="24"/>
          <w:szCs w:val="24"/>
          <w:lang w:val="pt-BR"/>
        </w:rPr>
      </w:pPr>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7" w:name="_Toc230857034"/>
      <w:r>
        <w:rPr>
          <w:sz w:val="24"/>
          <w:szCs w:val="24"/>
          <w:lang w:val="pt-BR"/>
        </w:rPr>
        <w:t>O Contexto da Goldman Sachs e a Colaboração Black-Litterman</w:t>
      </w:r>
      <w:bookmarkEnd w:id="67"/>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lastRenderedPageBreak/>
        <w:t xml:space="preserve">— que, na prática, anulavam a inteligência matemática do otimizador. </w:t>
      </w:r>
    </w:p>
    <w:p w14:paraId="17726D8D" w14:textId="77777777" w:rsidR="009909F5" w:rsidRPr="00482DB8" w:rsidRDefault="00482DB8" w:rsidP="00482DB8">
      <w:pPr>
        <w:spacing w:line="360" w:lineRule="auto"/>
        <w:ind w:firstLine="851"/>
        <w:jc w:val="both"/>
        <w:rPr>
          <w:sz w:val="24"/>
          <w:szCs w:val="24"/>
          <w:lang w:val="pt-BR"/>
        </w:rPr>
      </w:pPr>
      <w:r>
        <w:rPr>
          <w:sz w:val="24"/>
          <w:szCs w:val="24"/>
          <w:lang w:val="pt-BR"/>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inputs.   </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8" w:name="_Toc230857035"/>
      <w:r>
        <w:rPr>
          <w:sz w:val="24"/>
          <w:szCs w:val="24"/>
        </w:rPr>
        <w:t>As Limitações da Média-Variância e a Gênese do Black-Litterman</w:t>
      </w:r>
      <w:bookmarkEnd w:id="68"/>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27BD6B46" w14:textId="77777777" w:rsidR="0019550A" w:rsidRDefault="0019550A"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69" w:name="_Toc230857036"/>
      <w:r>
        <w:rPr>
          <w:bCs/>
          <w:sz w:val="24"/>
          <w:szCs w:val="24"/>
        </w:rPr>
        <w:t>A Estrutura Bayesiana: Prior, Visões e Posterior</w:t>
      </w:r>
      <w:bookmarkEnd w:id="69"/>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w:t>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0" w:name="_Toc230857037"/>
      <w:r>
        <w:rPr>
          <w:sz w:val="24"/>
          <w:szCs w:val="24"/>
          <w:lang w:val="pt-BR"/>
        </w:rPr>
        <w:t>Derivação Matemática Detalhada: A "Fórmula Mestra"</w:t>
      </w:r>
      <w:bookmarkEnd w:id="70"/>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4875445F" w14:textId="77777777" w:rsidR="008A2B9C" w:rsidRPr="008A2B9C" w:rsidRDefault="009C351D" w:rsidP="00A052D3">
      <w:pPr>
        <w:spacing w:line="360" w:lineRule="auto"/>
        <w:ind w:firstLine="851"/>
        <w:jc w:val="both"/>
        <w:rPr>
          <w:sz w:val="24"/>
          <w:szCs w:val="24"/>
          <w:lang w:val="pt-BR"/>
        </w:rPr>
      </w:pPr>
      <w:del w:id="6287" w:author="Claude" w:date="2026-06-04T00:00:00Z">
        <w:r>
          <w:rPr>
            <w:sz w:val="24"/>
            <w:szCs w:val="24"/>
            <w:lang w:val="pt-BR"/>
          </w:rPr>
          <w:delText>O vetor resultante E[R] é então utilizado como input no otimizador de média-variância. A vantagem desta abordagem para o presente estudo é dupla: (i) permite testar se a inteligência computacional (LSTM) e econométrica (ARIMA)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delText>
        </w:r>
      </w:del>
      <w:ins w:id="6288" w:author="Claude" w:date="2026-06-04T00:00:00Z">
        <w:r>
          <w:rPr>
            <w:sz w:val="24"/>
            <w:szCs w:val="24"/>
            <w:lang w:val="pt-BR"/>
          </w:rPr>
          <w:t>O vetor resultante E[R] é então utilizado como input no otimizador de média-variância. A vantagem desta abordagem para o presente estudo é dupla: (i) permite testar se o fator de momentum 12-1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ins>
    </w:p>
    <w:p w14:paraId="55CCCCBF" w14:textId="77777777" w:rsidR="00D966C9" w:rsidRPr="00CB3C08" w:rsidRDefault="00D966C9" w:rsidP="00D966C9">
      <w:pPr>
        <w:rPr>
          <w:b/>
          <w:bCs/>
          <w:sz w:val="24"/>
          <w:szCs w:val="24"/>
          <w:lang w:val="pt-BR"/>
        </w:rPr>
      </w:pPr>
    </w:p>
    <w:p w14:paraId="2CD7AC3B"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1" w:name="_Toc230857038"/>
      <w:r>
        <w:rPr>
          <w:sz w:val="24"/>
          <w:szCs w:val="24"/>
          <w:lang w:val="pt-BR"/>
        </w:rPr>
        <w:t>A Crítica à MPT: O Dilema da "Maximização de Erros" e as Soluções de Canto</w:t>
      </w:r>
      <w:bookmarkEnd w:id="71"/>
      <w:r>
        <w:rPr>
          <w:sz w:val="24"/>
          <w:szCs w:val="24"/>
          <w:lang w:val="pt-BR"/>
        </w:rPr>
        <w:t xml:space="preserve"> </w:t>
      </w:r>
    </w:p>
    <w:p w14:paraId="68F71C09" w14:textId="77777777" w:rsidR="00D966C9" w:rsidRDefault="00D966C9" w:rsidP="00D966C9">
      <w:pPr>
        <w:spacing w:line="360" w:lineRule="auto"/>
        <w:jc w:val="both"/>
        <w:rPr>
          <w:sz w:val="24"/>
          <w:szCs w:val="24"/>
          <w:lang w:val="pt-BR"/>
        </w:rPr>
      </w:pPr>
    </w:p>
    <w:p w14:paraId="6AFB85D8" w14:textId="77777777" w:rsidR="00D11735" w:rsidRPr="00684B6C" w:rsidRDefault="00684B6C" w:rsidP="00D11735">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4E4AA3FB"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lastRenderedPageBreak/>
        <w:t>portfólios extremos, instáveis e pouco diversificados, conhecidos como "soluções de canto" (corner solutions).</w:t>
      </w:r>
    </w:p>
    <w:p w14:paraId="2081BF69"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C98CFD9" w14:textId="77777777" w:rsidR="00E278ED" w:rsidRPr="00CB3C08" w:rsidRDefault="00E278ED" w:rsidP="00E278ED">
      <w:pPr>
        <w:rPr>
          <w:b/>
          <w:bCs/>
          <w:sz w:val="24"/>
          <w:szCs w:val="24"/>
          <w:lang w:val="pt-BR"/>
        </w:rPr>
      </w:pPr>
    </w:p>
    <w:p w14:paraId="7D6A943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2" w:name="_Toc230857039"/>
      <w:r>
        <w:rPr>
          <w:b/>
          <w:bCs/>
          <w:sz w:val="24"/>
          <w:szCs w:val="24"/>
          <w:lang w:val="pt-BR"/>
        </w:rPr>
        <w:t>Fundamentos Matemáticos: A Arquitetura Bayesiana</w:t>
      </w:r>
      <w:bookmarkEnd w:id="72"/>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lastRenderedPageBreak/>
        <w:t>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3" w:name="_Toc230857040"/>
      <w:r>
        <w:rPr>
          <w:bCs/>
          <w:sz w:val="24"/>
          <w:szCs w:val="24"/>
          <w:lang w:val="pt-BR"/>
        </w:rPr>
        <w:t>Derivação Matemática Detalhada: A "Fórmula Mestra"</w:t>
      </w:r>
      <w:bookmarkEnd w:id="73"/>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4" w:name="_Toc230857041"/>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4"/>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lastRenderedPageBreak/>
        <w:t>Markowitz. O problema de maximização da utilidade quadrática do investidor 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5" w:name="_Toc230857042"/>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5"/>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 ~ N(0,Ω)</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6" w:name="_Toc230857043"/>
      <w:r>
        <w:rPr>
          <w:bCs/>
          <w:sz w:val="24"/>
          <w:szCs w:val="24"/>
          <w:lang w:val="pt-BR"/>
        </w:rPr>
        <w:t>A Fórmula Mestra de Black-Litterman</w:t>
      </w:r>
      <w:bookmarkEnd w:id="76"/>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7" w:name="_Toc230857044"/>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7"/>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w:t>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8" w:name="_Toc230857045"/>
      <w:r>
        <w:rPr>
          <w:b/>
          <w:bCs/>
          <w:sz w:val="24"/>
          <w:szCs w:val="24"/>
          <w:lang w:val="pt-BR"/>
        </w:rPr>
        <w:t xml:space="preserve">Inovações Práticas: O Método de Idzorek e a Matriz </w:t>
      </w:r>
      <m:oMath>
        <m:r>
          <m:rPr>
            <m:sty m:val="b"/>
          </m:rPr>
          <w:rPr>
            <w:rFonts w:ascii="Cambria Math" w:hAnsi="Cambria Math"/>
            <w:sz w:val="24"/>
            <w:szCs w:val="24"/>
            <w:lang w:val="pt-BR"/>
          </w:rPr>
          <m:t>Ω</m:t>
        </m:r>
      </m:oMath>
      <w:bookmarkEnd w:id="78"/>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9" w:name="_Toc230857046"/>
      <w:r>
        <w:rPr>
          <w:bCs/>
          <w:sz w:val="24"/>
          <w:szCs w:val="24"/>
          <w:lang w:val="pt-BR"/>
        </w:rPr>
        <w:t>O Algoritmo de Confiança Percentual (Idzorek, 2005)</w:t>
      </w:r>
      <w:bookmarkEnd w:id="79"/>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lastRenderedPageBreak/>
        <w:t>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0" w:name="_Toc230857047"/>
      <w:r>
        <w:rPr>
          <w:b/>
          <w:bCs/>
          <w:sz w:val="24"/>
          <w:szCs w:val="24"/>
          <w:lang w:val="pt-BR"/>
        </w:rPr>
        <w:t>Comparação Crítica: BL, MPT e PMPT</w:t>
      </w:r>
      <w:bookmarkEnd w:id="80"/>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1" w:name="_Toc230857048"/>
      <w:r>
        <w:rPr>
          <w:bCs/>
          <w:sz w:val="24"/>
          <w:szCs w:val="24"/>
          <w:lang w:val="pt-BR"/>
        </w:rPr>
        <w:t>MPT vs. BL: A Correção da Estabilidade</w:t>
      </w:r>
      <w:bookmarkEnd w:id="81"/>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0857049"/>
      <w:r>
        <w:rPr>
          <w:bCs/>
          <w:sz w:val="24"/>
          <w:szCs w:val="24"/>
          <w:lang w:val="pt-BR"/>
        </w:rPr>
        <w:t>BL vs. PMPT: Complementaridade Estrutural</w:t>
      </w:r>
      <w:bookmarkEnd w:id="82"/>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14:paraId="361D8E7A" w14:textId="77777777"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3" w:name="_Toc230857050"/>
      <w:r>
        <w:rPr>
          <w:b/>
          <w:bCs/>
          <w:sz w:val="24"/>
          <w:szCs w:val="24"/>
          <w:lang w:val="pt-BR"/>
        </w:rPr>
        <w:t>Limitações e Extensões Modernas</w:t>
      </w:r>
      <w:bookmarkEnd w:id="83"/>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4" w:name="_Toc230857051"/>
      <w:r>
        <w:rPr>
          <w:bCs/>
          <w:sz w:val="24"/>
          <w:szCs w:val="24"/>
          <w:lang w:val="pt-BR"/>
        </w:rPr>
        <w:t>Dependência da Normalidade e do CAPM</w:t>
      </w:r>
      <w:bookmarkEnd w:id="84"/>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lastRenderedPageBreak/>
        <w:t>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5" w:name="_Toc230857052"/>
      <w:r>
        <w:rPr>
          <w:bCs/>
          <w:sz w:val="24"/>
          <w:szCs w:val="24"/>
          <w:lang w:val="en-US"/>
        </w:rPr>
        <w:t>Entropy Pooling e Fully Flexible Views (Meucci)</w:t>
      </w:r>
      <w:bookmarkEnd w:id="85"/>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6" w:name="_Toc230857053"/>
      <w:r>
        <w:rPr>
          <w:b/>
          <w:bCs/>
          <w:sz w:val="24"/>
          <w:szCs w:val="24"/>
          <w:lang w:val="pt-BR"/>
        </w:rPr>
        <w:t>Conclusão do Capítulo</w:t>
      </w:r>
      <w:bookmarkEnd w:id="86"/>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w:t>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7" w:name="_Toc230857054"/>
      <w:r>
        <w:lastRenderedPageBreak/>
        <w:t>CAPÍTULO 3 — METODOLOGIA DA PESQUISA</w:t>
      </w:r>
      <w:bookmarkEnd w:id="87"/>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88" w:name="_Toc230857055"/>
      <w:r>
        <w:rPr>
          <w:sz w:val="24"/>
        </w:rPr>
        <w:t>Natureza e Classificação da Pesquisa</w:t>
      </w:r>
      <w:bookmarkEnd w:id="88"/>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0ED1156A"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062F3018" w14:textId="77777777" w:rsidR="00CA2B8F" w:rsidRDefault="00CA2B8F" w:rsidP="00CA2B8F">
      <w:pPr>
        <w:rPr>
          <w:sz w:val="24"/>
          <w:szCs w:val="24"/>
        </w:rPr>
      </w:pP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89" w:name="_Toc230857056"/>
      <w:r>
        <w:rPr>
          <w:sz w:val="24"/>
        </w:rPr>
        <w:t>Universo, Amostra e Fonte dos Dados</w:t>
      </w:r>
      <w:bookmarkEnd w:id="89"/>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0" w:name="_Toc230857057"/>
      <w:r>
        <w:rPr>
          <w:b w:val="0"/>
        </w:rPr>
        <w:t>Critério de Inclusão na Amostra</w:t>
      </w:r>
      <w:bookmarkEnd w:id="90"/>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 xml:space="preserve">**CDI** (*Certificado de Depósito Interbancário*): taxa de referência diária, utilizada como *proxy* da taxa livre de risco (RfR_f Rf​),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1" w:name="_Toc230857058"/>
      <w:r>
        <w:rPr>
          <w:sz w:val="24"/>
        </w:rPr>
        <w:t>Tratamento e Preparação dos Dados</w:t>
      </w:r>
      <w:bookmarkEnd w:id="91"/>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2" w:name="_Toc230857059"/>
      <w:r>
        <w:rPr>
          <w:b w:val="0"/>
        </w:rPr>
        <w:t>Filtragem de Liquidez e Remoção de Anomalias</w:t>
      </w:r>
      <w:bookmarkEnd w:id="92"/>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77777777" w:rsidR="00021F7A" w:rsidRDefault="00021F7A" w:rsidP="003F1C11">
      <w:pPr>
        <w:pStyle w:val="font-claude-response-body"/>
        <w:numPr>
          <w:ilvl w:val="0"/>
          <w:numId w:val="35"/>
        </w:numPr>
        <w:spacing w:before="0" w:beforeAutospacing="0" w:after="0" w:afterAutospacing="0" w:line="360" w:lineRule="auto"/>
        <w:jc w:val="both"/>
      </w:pPr>
      <w:r>
        <w:rPr>
          <w:b/>
        </w:rPr>
        <w:t>**Etapa 3 — Detecção de Anomalias via IQR:**</w:t>
      </w:r>
      <w:r>
        <w:t xml:space="preserve"> para identificar erros de dados ou eventos corporativos não ajustados (desdobramentos sem reflexo no preço), aplicou-se o método da Amplitude Interquartil com multiplicador conservador de 3,0 (*outliers* severos). Observações que extrapolaram os limites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-3,0∙IQR; </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+3,0∙IQR]</m:t>
        </m:r>
      </m:oMath>
      <w:r>
        <w:t xml:space="preserve">  foram substituídas por valores ausentes para tratamento na etapa seguinte.</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w:t>
        <w:lastRenderedPageBreak/>
        <w:t>—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3" w:name="_Toc230857060"/>
      <w:r>
        <w:rPr>
          <w:b w:val="0"/>
        </w:rPr>
        <w:t>Transformação dos Preços em Retornos</w:t>
      </w:r>
      <w:bookmarkEnd w:id="93"/>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4" w:name="_Toc230857061"/>
      <w:r>
        <w:rPr>
          <w:b w:val="0"/>
        </w:rPr>
        <w:t>Diagnóstico Econométrico das Séries</w:t>
      </w:r>
      <w:bookmarkEnd w:id="94"/>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118 ativos da amostra, cujos resultados estão consolidados no Apêndice K:</w:t>
      </w:r>
    </w:p>
    <w:p w14:paraId="676CE805"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w:t>
        <w:lastRenderedPageBreak/>
        <w:t>retornos mostraram-se estacionários em todos os 130 ativos, enquanto os preços brutos exibiram comportamento consistente com passeio aleatório — resultado esperado pela teoria e confirmado empiricamente.</w:t>
      </w:r>
    </w:p>
    <w:p w14:paraId="580DF031" w14:textId="77777777"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115 de 130 ativos, e efeito ARCH — evidenciado pela autocorrelação nos quadrados — em **130 de 130 ativos**, indicando presença universal de agrupamento de volatilidade (*volatility clustering*).</w:t>
      </w:r>
    </w:p>
    <w:p w14:paraId="29C4799E" w14:textId="77777777" w:rsidR="000815A7" w:rsidRDefault="000815A7" w:rsidP="003F1C11">
      <w:pPr>
        <w:pStyle w:val="font-claude-response-body"/>
        <w:numPr>
          <w:ilvl w:val="0"/>
          <w:numId w:val="58"/>
        </w:numPr>
        <w:spacing w:before="0" w:beforeAutospacing="0" w:after="0" w:afterAutospacing="0" w:line="360" w:lineRule="auto"/>
        <w:jc w:val="both"/>
      </w:pPr>
      <w:r>
        <w:rPr>
          <w:b/>
        </w:rPr>
        <w:t>**Teste de Normalidade (Jarque-Bera):**</w:t>
      </w:r>
      <w:r>
        <w:t xml:space="preserve"> a hipótese nula de distribuição normal foi rejeitada em **130 de 130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717A78DD"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130 de 130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 xml:space="preserve">quebra estrutural é na </w:t>
        <w:lastRenderedPageBreak/>
        <w:t>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5" w:name="_Toc230857062"/>
      <w:r>
        <w:rPr>
          <w:sz w:val="24"/>
        </w:rPr>
        <w:t>Estimação dos Parâmetros de Otimização</w:t>
      </w:r>
      <w:bookmarkEnd w:id="95"/>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6" w:name="_Toc230857063"/>
      <w:r>
        <w:rPr>
          <w:b w:val="0"/>
        </w:rPr>
        <w:t>Prêmio de Risco (Excesso de Retorno)</w:t>
      </w:r>
      <w:bookmarkEnd w:id="96"/>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97" w:name="_Toc230857064"/>
      <w:r>
        <w:rPr>
          <w:b w:val="0"/>
        </w:rPr>
        <w:t>Retornos Esperados e Matriz de Covariância</w:t>
      </w:r>
      <w:bookmarkEnd w:id="97"/>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135×135</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98" w:name="_Toc230857065"/>
      <w:r>
        <w:rPr>
          <w:sz w:val="24"/>
        </w:rPr>
        <w:t>Modelos de Otimização Implementados</w:t>
      </w:r>
      <w:bookmarkEnd w:id="98"/>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99" w:name="_Toc230857066"/>
      <w:r>
        <w:rPr>
          <w:b w:val="0"/>
        </w:rPr>
        <w:t>Otimização de Máximo Índice de Sharpe com Penalidade</w:t>
      </w:r>
      <w:bookmarkEnd w:id="99"/>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Pr>
          <w:rFonts w:ascii="Times New Roman" w:hAnsi="Times New Roman" w:cs="Times New Roman"/>
        </w:rPr>
        <w:t>—</w:t>
      </w:r>
      <w:r>
        <w:rPr>
          <w:rFonts w:ascii="Times New Roman" w:hAnsi="Times New Roman" w:cs="Times New Roman"/>
          <w:lang w:val="pt-BR"/>
        </w:rPr>
        <w:t xml:space="preserve"> </w:t>
      </w:r>
      <w:r>
        <w:rPr>
          <w:rFonts w:ascii="Times New Roman" w:hAnsi="Times New Roman" w:cs="Times New Roman"/>
        </w:rPr>
        <w:t>composta por todas as observações disponíveis desde o início da amostra até a data de corte, após um período mínimo de formação (treinamento inicial) de 60 meses (cinco anos) —</w:t>
      </w:r>
      <w: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0"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lastRenderedPageBreak/>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Default="00FA446B" w:rsidP="00303D02">
      <w:pPr>
        <w:pStyle w:val="FirstParagraph"/>
        <w:spacing w:before="0" w:after="0" w:line="360" w:lineRule="auto"/>
        <w:ind w:firstLine="851"/>
        <w:jc w:val="both"/>
        <w:rPr>
          <w:rFonts w:ascii="Times New Roman" w:hAnsi="Times New Roman" w:cs="Times New Roman"/>
          <w:lang w:val="pt-BR"/>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1" w:name="solvers"/>
      <w:bookmarkEnd w:id="100"/>
    </w:p>
    <w:p w14:paraId="12FA1C28"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r>
        <w:rPr>
          <w:b w:val="0"/>
          <w:lang w:val="pt-BR"/>
        </w:rPr>
        <w:t>Família I — Modelos de Média-Variância (MPT)</w:t>
      </w:r>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2" w:name="família-i-modelos-de-média-variância-mpt"/>
      <w:bookmarkEnd w:id="101"/>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3"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lastRenderedPageBreak/>
        <w:t xml:space="preserve">Constitui o </w:t>
      </w:r>
      <w:r>
        <w:rPr>
          <w:i/>
          <w:iCs/>
          <w:lang w:val="pt-BR"/>
        </w:rPr>
        <w:t>benchmark</w:t>
      </w:r>
      <w:r>
        <w:rPr>
          <w:lang w:val="pt-BR"/>
        </w:rPr>
        <w:t xml:space="preserve"> central de DeMiguel, Garlappi e Uppal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4" w:name="inverso-da-volatilidade-invvol"/>
      <w:bookmarkEnd w:id="103"/>
      <w:r>
        <w:rPr>
          <w:lang w:val="pt-BR"/>
        </w:rPr>
        <w:t xml:space="preserve">Inverso da Volatilidade — </w:t>
      </w:r>
      <w:r>
        <w:rPr>
          <w:rStyle w:val="VerbatimChar"/>
          <w:rFonts w:ascii="Times New Roman" w:hAnsi="Times New Roman"/>
          <w:i w:val="0"/>
          <w:color w:val="auto"/>
          <w:sz w:val="24"/>
          <w:szCs w:val="24"/>
        </w:rPr>
        <w:t>InvVol</w:t>
      </w:r>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5" w:name="mínima-variância-global-minvar"/>
      <w:bookmarkEnd w:id="104"/>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06"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07" w:name="X4bf229fedebd76145bd964b00e28673da0de01c"/>
      <w:bookmarkEnd w:id="106"/>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Sharpe — problema não-convexo —, mas sim a utilidade média-variância, que produz o portfólio de tangência apenas sob condições específicas. O rótulo </w:t>
        <w:lastRenderedPageBreak/>
        <w:t>histórico “Máximo Sharpe”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08" w:name="X22817ef26e1b055d6584acab2b8b2fad5b46e01"/>
      <w:bookmarkEnd w:id="107"/>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09" w:name="Xf7249765c01f5515126677636a782039cf5ef34"/>
      <w:bookmarkEnd w:id="108"/>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r>
        <w:rPr>
          <w:b w:val="0"/>
          <w:bCs w:val="0"/>
        </w:rPr>
        <w:t xml:space="preserve">Família II — Modelos de Risco de Queda (PMPT)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0"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1" w:name="máximo-índice-de-sortino-maxsortino"/>
      <w:bookmarkEnd w:id="110"/>
      <w:r>
        <w:rPr>
          <w:sz w:val="24"/>
          <w:szCs w:val="24"/>
        </w:rPr>
        <w:t xml:space="preserve">Máximo Índice de Sortino — </w:t>
      </w:r>
      <w:r>
        <w:rPr>
          <w:rStyle w:val="VerbatimChar"/>
          <w:rFonts w:ascii="Times New Roman" w:hAnsi="Times New Roman"/>
          <w:i w:val="0"/>
          <w:iCs w:val="0"/>
          <w:color w:val="auto"/>
          <w:sz w:val="24"/>
          <w:szCs w:val="24"/>
        </w:rPr>
        <w:t>MaxSortino</w:t>
      </w:r>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 xml:space="preserve">O Índice de Sortino (Sortino; Van der Meer, 1991) refina o Índice de Sharpe ao </w:t>
        <w:lastRenderedPageBreak/>
        <w:t>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2" w:name="máximo-índice-kappa-de-ordem-3-maxkappa3"/>
      <w:bookmarkEnd w:id="111"/>
      <w:r>
        <w:rPr>
          <w:sz w:val="24"/>
          <w:szCs w:val="24"/>
        </w:rPr>
        <w:t xml:space="preserve">Máximo Índice Kappa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3" w:name="mínimo-cvar-mincvar"/>
      <w:bookmarkEnd w:id="112"/>
      <w:r>
        <w:rPr>
          <w:sz w:val="24"/>
          <w:szCs w:val="24"/>
        </w:rPr>
        <w:t xml:space="preserve">Mínimo CVaR — </w:t>
      </w:r>
      <w:r>
        <w:rPr>
          <w:rStyle w:val="VerbatimChar"/>
          <w:rFonts w:ascii="Times New Roman" w:hAnsi="Times New Roman"/>
          <w:i w:val="0"/>
          <w:iCs w:val="0"/>
          <w:color w:val="auto"/>
          <w:sz w:val="24"/>
          <w:szCs w:val="24"/>
        </w:rPr>
        <w:t>MinCVaR</w:t>
      </w:r>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F84BC6"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lastRenderedPageBreak/>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4" w:name="mínimo-cdar-mincdar"/>
      <w:bookmarkEnd w:id="113"/>
      <w:r>
        <w:rPr>
          <w:sz w:val="24"/>
          <w:szCs w:val="24"/>
        </w:rPr>
        <w:t xml:space="preserve">Mínimo CDaR — </w:t>
      </w:r>
      <w:r>
        <w:rPr>
          <w:rStyle w:val="VerbatimChar"/>
          <w:rFonts w:ascii="Times New Roman" w:hAnsi="Times New Roman"/>
          <w:i w:val="0"/>
          <w:iCs w:val="0"/>
          <w:color w:val="auto"/>
          <w:sz w:val="24"/>
          <w:szCs w:val="24"/>
        </w:rPr>
        <w:t>MinCDaR</w:t>
      </w:r>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r>
        <w:rPr>
          <w:b w:val="0"/>
          <w:bCs w:val="0"/>
        </w:rPr>
        <w:t>Família III — Modelo de Black-Litterman (BL)</w:t>
      </w:r>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15" w:name="família-iii-modelo-de-black-litterman-bl"/>
      <w:bookmarkEnd w:id="109"/>
      <w:bookmarkEnd w:id="114"/>
      <w:r>
        <w:rPr>
          <w:sz w:val="24"/>
          <w:szCs w:val="24"/>
        </w:rPr>
        <w:t xml:space="preserve">Os quatro modelos desta família implementam o arcabouço Bayesiano de Black 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16"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77777777" w:rsidR="009F539C" w:rsidRPr="009F539C" w:rsidRDefault="009F539C" w:rsidP="009F539C">
      <w:pPr>
        <w:spacing w:line="360" w:lineRule="auto"/>
        <w:ind w:firstLine="851"/>
        <w:jc w:val="both"/>
        <w:rPr>
          <w:sz w:val="24"/>
          <w:szCs w:val="24"/>
          <w:lang w:val="pt-BR"/>
        </w:rPr>
      </w:pPr>
      <w:r>
        <w:rPr>
          <w:sz w:val="24"/>
          <w:szCs w:val="24"/>
          <w:lang w:val="pt-BR"/>
        </w:rPr>
        <w:lastRenderedPageBreak/>
        <w:t xml:space="preserve">O </w:t>
      </w:r>
      <w:r>
        <w:rPr>
          <w:i/>
          <w:iCs/>
          <w:sz w:val="24"/>
          <w:szCs w:val="24"/>
          <w:lang w:val="pt-BR"/>
        </w:rPr>
        <w:t>prior</w:t>
      </w:r>
      <w:r>
        <w:rPr>
          <w:sz w:val="24"/>
          <w:szCs w:val="24"/>
          <w:lang w:val="pt-BR"/>
        </w:rPr>
        <w:t xml:space="preserve"> é obtido por otimização reversa do CAPM. Para garantir a viabilidade empírica e eliminar qualquer viés de antecipação (</w:t>
      </w:r>
      <w:r>
        <w:rPr>
          <w:i/>
          <w:iCs/>
          <w:sz w:val="24"/>
          <w:szCs w:val="24"/>
          <w:lang w:val="pt-BR"/>
        </w:rPr>
        <w:t>look-ahead bias</w:t>
      </w:r>
      <w:r>
        <w:rPr>
          <w:sz w:val="24"/>
          <w:szCs w:val="24"/>
          <w:lang w:val="pt-BR"/>
        </w:rPr>
        <w:t>) no vetor de pesos, adota-se um portfólio de referência estritamente equiponderado. O vetor de retornos que tornaria ótima a carteira neutra é extraído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5FA8B24E"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 xml:space="preserve">1/N  </w:t>
      </w:r>
      <w:r>
        <w:rPr>
          <w:sz w:val="24"/>
          <w:szCs w:val="24"/>
        </w:rPr>
        <w:t xml:space="preserve">, sendo </w:t>
      </w:r>
      <w:r>
        <w:rPr>
          <w:rFonts w:ascii="Cambria Math" w:hAnsi="Cambria Math"/>
          <w:i/>
          <w:sz w:val="24"/>
          <w:szCs w:val="24"/>
          <w:lang w:val="pt-BR"/>
        </w:rPr>
        <w:t>N=118</w:t>
      </w:r>
      <w:r>
        <w:rPr>
          <w:sz w:val="24"/>
          <w:szCs w:val="24"/>
        </w:rPr>
        <w:t xml:space="preserve"> ,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17" w:name="X8f3575e7489c250cc2c5572e0923ce76db213cb"/>
      <w:bookmarkEnd w:id="116"/>
      <w:r>
        <w:rPr>
          <w:sz w:val="24"/>
          <w:szCs w:val="24"/>
        </w:rPr>
        <w:t>Visões quantitativas por momentum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momentum.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18" w:name="X22d18a4c639c190faf727d4f5fc98f712b45b94"/>
      <w:bookmarkEnd w:id="117"/>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esperados posteriores pela fórmula mestra de Black-Litterman:</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w:t>
        <w:lastRenderedPageBreak/>
        <w:t xml:space="preserve">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19" w:name="Xa55c44fa99418ed4739bf1d2fb5f179fc94db5b"/>
      <w:bookmarkEnd w:id="118"/>
      <w:r>
        <w:rPr>
          <w:sz w:val="24"/>
          <w:szCs w:val="24"/>
        </w:rPr>
        <w:t xml:space="preserve">Variante </w:t>
      </w:r>
      <w:r>
        <w:rPr>
          <w:i/>
          <w:iCs/>
          <w:sz w:val="24"/>
          <w:szCs w:val="24"/>
        </w:rPr>
        <w:t>downside</w:t>
      </w:r>
      <w:r>
        <w:rPr>
          <w:sz w:val="24"/>
          <w:szCs w:val="24"/>
        </w:rPr>
        <w:t xml:space="preserve"> (semicovariância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F84BC6"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0" w:name="as-quatro-variantes-implementadas"/>
      <w:bookmarkEnd w:id="119"/>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15"/>
    <w:bookmarkEnd w:id="120"/>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r>
        <w:rPr>
          <w:b w:val="0"/>
          <w:bCs w:val="0"/>
        </w:rPr>
        <w:t xml:space="preserve">Síntese e Limitações Declaradas da Implementação </w:t>
      </w:r>
    </w:p>
    <w:p w14:paraId="584D4E41" w14:textId="77777777" w:rsidR="00B87BCF" w:rsidRDefault="00B87BCF" w:rsidP="00B87BCF">
      <w:pPr>
        <w:pStyle w:val="FirstParagraph"/>
        <w:spacing w:before="0" w:after="0" w:line="360" w:lineRule="auto"/>
        <w:jc w:val="both"/>
        <w:rPr>
          <w:lang w:val="pt-BR"/>
        </w:rPr>
      </w:pPr>
    </w:p>
    <w:p w14:paraId="139B84A2" w14:textId="77777777" w:rsidR="00F84BC6" w:rsidRPr="00C8154F" w:rsidRDefault="00F84BC6" w:rsidP="00B87BCF">
      <w:pPr>
        <w:spacing w:line="360" w:lineRule="auto"/>
        <w:ind w:firstLine="851"/>
        <w:jc w:val="both"/>
        <w:rPr>
          <w:sz w:val="24"/>
          <w:szCs w:val="24"/>
        </w:rPr>
      </w:pPr>
      <w:r>
        <w:rPr>
          <w:sz w:val="24"/>
          <w:szCs w:val="24"/>
        </w:rPr>
        <w:t>O Quadro a seguir consolida os quinze modelos, sua função objetivo e a medida de risco subjacente.</w:t>
      </w:r>
    </w:p>
    <w:p w14:paraId="7287578B" w14:textId="6868E44F" w:rsidR="00B87BCF" w:rsidRDefault="00B87BCF">
      <w:pPr>
        <w:rPr>
          <w:lang w:val="pt-BR"/>
        </w:rPr>
      </w:pPr>
      <w:r>
        <w:rPr>
          <w:lang w:val="pt-BR"/>
        </w:rPr>
        <w:br w:type="page"/>
      </w:r>
    </w:p>
    <w:p w14:paraId="239D822D" w14:textId="77777777" w:rsidR="00303D02" w:rsidRPr="00303D02" w:rsidRDefault="00303D02" w:rsidP="00303D02">
      <w:pPr>
        <w:pStyle w:val="Legenda"/>
        <w:keepNext/>
        <w:jc w:val="center"/>
        <w:rPr>
          <w:rFonts w:ascii="Times New Roman" w:hAnsi="Times New Roman" w:cs="Times New Roman"/>
          <w:i w:val="0"/>
          <w:color w:val="auto"/>
          <w:sz w:val="20"/>
        </w:rPr>
      </w:pPr>
      <w:bookmarkStart w:id="121" w:name="X22d8cf3fbb8eb4be67bd05c59bcadfc1312f905"/>
      <w:bookmarkEnd w:id="102"/>
      <w:bookmarkEnd w:id="105"/>
      <w:r>
        <w:rPr>
          <w:rFonts w:ascii="Times New Roman" w:hAnsi="Times New Roman" w:cs="Times New Roman"/>
          <w:i w:val="0"/>
          <w:color w:val="auto"/>
          <w:sz w:val="20"/>
        </w:rPr>
        <w:lastRenderedPageBreak/>
        <w:t xml:space="preserve">Table </w:t>
        <w:fldChar w:fldCharType="begin"/>
        <w:instrText xml:space="preserve"> SEQ Table \* ARABIC </w:instrText>
        <w:fldChar w:fldCharType="separate"/>
      </w:r>
      <w:r>
        <w:rPr>
          <w:rFonts w:ascii="Times New Roman" w:hAnsi="Times New Roman" w:cs="Times New Roman"/>
          <w:i w:val="0"/>
          <w:noProof/>
          <w:color w:val="auto"/>
          <w:sz w:val="20"/>
        </w:rPr>
        <w:t>1</w:t>
      </w:r>
      <w:r>
        <w:rPr>
          <w:rFonts w:ascii="Times New Roman" w:hAnsi="Times New Roman" w:cs="Times New Roman"/>
          <w:i w:val="0"/>
          <w:color w:val="auto"/>
          <w:sz w:val="20"/>
        </w:rPr>
        <w:fldChar w:fldCharType="end"/>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r>
              <w:rPr>
                <w:b/>
              </w:rPr>
              <w:t>Modelo</w:t>
            </w:r>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37EF0131"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670D8D4A" w14:textId="77777777" w:rsidR="00303D02" w:rsidRPr="00303D02" w:rsidRDefault="00303D02" w:rsidP="00303D02">
            <w:pPr>
              <w:pStyle w:val="Compact"/>
              <w:rPr>
                <w:b/>
              </w:rPr>
            </w:pPr>
            <w:r>
              <w:rPr>
                <w:b/>
              </w:rPr>
              <w:t>Teto</w:t>
            </w:r>
          </w:p>
        </w:tc>
      </w:tr>
      <w:tr w:rsidR="00303D02" w14:paraId="3A3DBE22" w14:textId="77777777" w:rsidTr="00303D02">
        <w:trPr>
          <w:jc w:val="center"/>
        </w:trPr>
        <w:tc>
          <w:tcPr>
            <w:tcW w:w="0" w:type="auto"/>
          </w:tcPr>
          <w:p w14:paraId="21312D9C" w14:textId="77777777" w:rsidR="00303D02" w:rsidRDefault="00303D02" w:rsidP="00303D02">
            <w:pPr>
              <w:pStyle w:val="Compact"/>
            </w:pPr>
            <w:r>
              <w:t>EqualWeight</w:t>
            </w:r>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r>
              <w:t>InvVol</w:t>
            </w:r>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r>
              <w:t>Volatilidade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r>
              <w:t>MinVar</w:t>
            </w:r>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Min variância</w:t>
            </w:r>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r>
              <w:t>Não</w:t>
            </w:r>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Min variância</w:t>
            </w:r>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r>
              <w:t>MaxSharpe</w:t>
            </w:r>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r>
              <w:t>Variância</w:t>
            </w:r>
          </w:p>
        </w:tc>
        <w:tc>
          <w:tcPr>
            <w:tcW w:w="0" w:type="auto"/>
          </w:tcPr>
          <w:p w14:paraId="3C86FA08" w14:textId="77777777" w:rsidR="00303D02" w:rsidRDefault="00303D02" w:rsidP="00303D02">
            <w:pPr>
              <w:pStyle w:val="Compact"/>
            </w:pPr>
            <w:r>
              <w:t>Não</w:t>
            </w:r>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r>
              <w:t>Variância</w:t>
            </w:r>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r>
              <w:t>MaxOmega</w:t>
            </w:r>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r>
              <w:t>Não</w:t>
            </w:r>
          </w:p>
        </w:tc>
      </w:tr>
      <w:tr w:rsidR="00303D02" w14:paraId="43BF1A61" w14:textId="77777777" w:rsidTr="00303D02">
        <w:trPr>
          <w:jc w:val="center"/>
        </w:trPr>
        <w:tc>
          <w:tcPr>
            <w:tcW w:w="0" w:type="auto"/>
          </w:tcPr>
          <w:p w14:paraId="5F975F16" w14:textId="77777777" w:rsidR="00303D02" w:rsidRDefault="00303D02" w:rsidP="00303D02">
            <w:pPr>
              <w:pStyle w:val="Compact"/>
            </w:pPr>
            <w:r>
              <w:t>MaxSortino</w:t>
            </w:r>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r>
              <w:t>Máx Sortino</w:t>
            </w:r>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r>
              <w:t>Não</w:t>
            </w:r>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r>
              <w:t>Não</w:t>
            </w:r>
          </w:p>
        </w:tc>
      </w:tr>
      <w:tr w:rsidR="00303D02" w14:paraId="20BC1D94" w14:textId="77777777" w:rsidTr="00303D02">
        <w:trPr>
          <w:jc w:val="center"/>
        </w:trPr>
        <w:tc>
          <w:tcPr>
            <w:tcW w:w="0" w:type="auto"/>
          </w:tcPr>
          <w:p w14:paraId="44C8964D" w14:textId="77777777" w:rsidR="00303D02" w:rsidRDefault="00303D02" w:rsidP="00303D02">
            <w:pPr>
              <w:pStyle w:val="Compact"/>
            </w:pPr>
            <w:r>
              <w:t>MinCVaR</w:t>
            </w:r>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Min CVaR (95%)</w:t>
            </w:r>
          </w:p>
        </w:tc>
        <w:tc>
          <w:tcPr>
            <w:tcW w:w="0" w:type="auto"/>
          </w:tcPr>
          <w:p w14:paraId="76063CE9" w14:textId="77777777" w:rsidR="00303D02" w:rsidRDefault="00303D02" w:rsidP="00303D02">
            <w:pPr>
              <w:pStyle w:val="Compact"/>
            </w:pPr>
            <w:r>
              <w:t>Cauda de retornos</w:t>
            </w:r>
          </w:p>
        </w:tc>
        <w:tc>
          <w:tcPr>
            <w:tcW w:w="0" w:type="auto"/>
          </w:tcPr>
          <w:p w14:paraId="685BB1AD" w14:textId="77777777" w:rsidR="00303D02" w:rsidRDefault="00303D02" w:rsidP="00303D02">
            <w:pPr>
              <w:pStyle w:val="Compact"/>
            </w:pPr>
            <w:r>
              <w:t>Não</w:t>
            </w:r>
          </w:p>
        </w:tc>
      </w:tr>
      <w:tr w:rsidR="00303D02" w14:paraId="229F5907" w14:textId="77777777" w:rsidTr="00303D02">
        <w:trPr>
          <w:jc w:val="center"/>
        </w:trPr>
        <w:tc>
          <w:tcPr>
            <w:tcW w:w="0" w:type="auto"/>
          </w:tcPr>
          <w:p w14:paraId="6BC78789" w14:textId="77777777" w:rsidR="00303D02" w:rsidRDefault="00303D02" w:rsidP="00303D02">
            <w:pPr>
              <w:pStyle w:val="Compact"/>
            </w:pPr>
            <w:r>
              <w:t>MinCDaR</w:t>
            </w:r>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Min CDaR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r>
              <w:t>Não</w:t>
            </w:r>
          </w:p>
        </w:tc>
      </w:tr>
      <w:tr w:rsidR="00303D02" w14:paraId="76ECA7D6" w14:textId="77777777" w:rsidTr="00303D02">
        <w:trPr>
          <w:jc w:val="center"/>
        </w:trPr>
        <w:tc>
          <w:tcPr>
            <w:tcW w:w="0" w:type="auto"/>
          </w:tcPr>
          <w:p w14:paraId="56271C10" w14:textId="77777777" w:rsidR="00303D02" w:rsidRDefault="00303D02" w:rsidP="00303D02">
            <w:pPr>
              <w:pStyle w:val="Compact"/>
            </w:pPr>
            <w:r>
              <w:t>BL_classico</w:t>
            </w:r>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r>
              <w:t>Variância</w:t>
            </w:r>
          </w:p>
        </w:tc>
        <w:tc>
          <w:tcPr>
            <w:tcW w:w="0" w:type="auto"/>
          </w:tcPr>
          <w:p w14:paraId="39E08F77" w14:textId="77777777" w:rsidR="00303D02" w:rsidRDefault="00303D02" w:rsidP="00303D02">
            <w:pPr>
              <w:pStyle w:val="Compact"/>
            </w:pPr>
            <w:r>
              <w:t>Não</w:t>
            </w:r>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r>
              <w:t>Variância</w:t>
            </w:r>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r>
              <w:t>BL_downside</w:t>
            </w:r>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r>
              <w:t>Semicovariância</w:t>
            </w:r>
          </w:p>
        </w:tc>
        <w:tc>
          <w:tcPr>
            <w:tcW w:w="0" w:type="auto"/>
          </w:tcPr>
          <w:p w14:paraId="731F5DF6" w14:textId="77777777" w:rsidR="00303D02" w:rsidRDefault="00303D02" w:rsidP="00303D02">
            <w:pPr>
              <w:pStyle w:val="Compact"/>
            </w:pPr>
            <w:r>
              <w:t>Não</w:t>
            </w:r>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r>
              <w:t>Semicovariância</w:t>
            </w:r>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1"/>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r>
        <w:lastRenderedPageBreak/>
        <w:t xml:space="preserve">CAPÍTULO 4 — </w:t>
      </w:r>
      <w:bookmarkStart w:id="122" w:name="_Toc230857071"/>
      <w:r>
        <w:t>RESULTADOS E DISCUSSÃO</w:t>
      </w:r>
      <w:bookmarkEnd w:id="122"/>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77777777" w:rsidR="00780A74" w:rsidRPr="00114688" w:rsidRDefault="00043795" w:rsidP="00853490">
      <w:pPr>
        <w:pStyle w:val="Ttulo2"/>
        <w:numPr>
          <w:ilvl w:val="1"/>
          <w:numId w:val="1"/>
        </w:numPr>
        <w:jc w:val="left"/>
        <w:rPr>
          <w:sz w:val="22"/>
          <w:szCs w:val="24"/>
        </w:rPr>
      </w:pPr>
      <w:bookmarkStart w:id="123" w:name="_Toc230857072"/>
      <w:r>
        <w:rPr>
          <w:sz w:val="24"/>
        </w:rPr>
        <w:t>Estatísticas Descritivas e Diagnóstico Econométrico</w:t>
      </w:r>
      <w:bookmarkEnd w:id="123"/>
    </w:p>
    <w:p w14:paraId="4A25C647" w14:textId="77777777" w:rsidR="00043795" w:rsidRPr="000815A7" w:rsidRDefault="00043795" w:rsidP="00043795">
      <w:pPr>
        <w:rPr>
          <w:bCs/>
          <w:sz w:val="24"/>
          <w:szCs w:val="24"/>
        </w:rPr>
      </w:pPr>
    </w:p>
    <w:p w14:paraId="2634796C" w14:textId="77777777" w:rsidR="00043795" w:rsidRPr="00D75844" w:rsidRDefault="00043795" w:rsidP="00853490">
      <w:pPr>
        <w:pStyle w:val="Ttulo3"/>
        <w:numPr>
          <w:ilvl w:val="2"/>
          <w:numId w:val="1"/>
        </w:numPr>
        <w:ind w:left="0" w:firstLine="0"/>
        <w:rPr>
          <w:b w:val="0"/>
          <w:sz w:val="22"/>
        </w:rPr>
      </w:pPr>
      <w:bookmarkStart w:id="124" w:name="_Toc230857073"/>
      <w:r>
        <w:rPr>
          <w:b w:val="0"/>
        </w:rPr>
        <w:del w:id="6331" w:author="Claude" w:date="2026-06-04T00:00:00Z">
          <w:r>
            <w:rPr>
              <w:color w:val="000000"/>
              <w:sz w:val="24"/>
              <w:szCs w:val="24"/>
              <w:lang w:val="pt-BR" w:eastAsia="pt-BR"/>
            </w:rPr>
            <w:delText>Modelo Black-Litterman com Visões LSTM</w:delText>
          </w:r>
        </w:del>
        <w:ins w:id="6333" w:author="Claude" w:date="2026-06-04T00:00:00Z">
          <w:r>
            <w:rPr>
              <w:color w:val="000000"/>
              <w:sz w:val="24"/>
              <w:szCs w:val="24"/>
              <w:lang w:val="pt-BR" w:eastAsia="pt-BR"/>
            </w:rPr>
            <w:t>Modelo Black-Litterman com Visões de Momentum 12-1</w:t>
          </w:r>
        </w:ins>
      </w:r>
      <w:bookmarkEnd w:id="124"/>
    </w:p>
    <w:p w14:paraId="4622DFBA" w14:textId="77777777" w:rsidR="00043795" w:rsidRPr="000815A7" w:rsidRDefault="00043795" w:rsidP="00043795"/>
    <w:p w14:paraId="42EDC4F4" w14:textId="77777777" w:rsidR="00780A74" w:rsidRPr="00780A74" w:rsidRDefault="00780A74" w:rsidP="00043795">
      <w:pPr>
        <w:rPr>
          <w:sz w:val="24"/>
          <w:szCs w:val="24"/>
        </w:rPr>
      </w:pPr>
    </w:p>
    <w:p w14:paraId="36A98B13" w14:textId="2EE0E701" w:rsidR="00FB05AC" w:rsidRDefault="00043795" w:rsidP="00043795">
      <w:pPr>
        <w:spacing w:line="360" w:lineRule="auto"/>
        <w:ind w:firstLine="851"/>
        <w:jc w:val="both"/>
      </w:pPr>
      <w:r>
        <w:t xml:space="preserve">A amostra final é composta por </w:t>
      </w:r>
      <w:r>
        <w:rPr>
          <w:rStyle w:val="Forte"/>
        </w:rPr>
        <w:t>118 ativos</w:t>
      </w:r>
      <w:r>
        <w:t xml:space="preserve"> da B3 com presença mínima de 95% dos pregões entre janeiro de 2010 e dezembro de 2025, resultando em 3.967 observações diárias válidas por ativo. A distribuição setorial está apresentada na Tabela 4.1.</w:t>
      </w:r>
    </w:p>
    <w:p w14:paraId="214927DA" w14:textId="77777777" w:rsidR="00043795" w:rsidRDefault="00043795" w:rsidP="00114688">
      <w:pPr>
        <w:spacing w:line="360" w:lineRule="auto"/>
        <w:jc w:val="both"/>
      </w:pPr>
    </w:p>
    <w:p w14:paraId="0E8AA8C5" w14:textId="3FA4295C" w:rsidR="00043795" w:rsidRPr="00043795" w:rsidRDefault="00043795" w:rsidP="00043795">
      <w:pPr>
        <w:pStyle w:val="Legenda"/>
        <w:keepNext/>
        <w:jc w:val="center"/>
        <w:rPr>
          <w:i w:val="0"/>
          <w:color w:val="auto"/>
          <w:sz w:val="22"/>
        </w:rPr>
      </w:pPr>
      <w:bookmarkStart w:id="125" w:name="_Toc230853330"/>
      <w:r>
        <w:rPr>
          <w:i w:val="0"/>
          <w:color w:val="auto"/>
          <w:sz w:val="22"/>
        </w:rPr>
        <w:t xml:space="preserve">Tabela </w:t>
        <w:fldChar w:fldCharType="begin"/>
        <w:instrText xml:space="preserve"> SEQ Tabela \* ARABIC </w:instrText>
        <w:fldChar w:fldCharType="separate"/>
      </w:r>
      <w:r>
        <w:rPr>
          <w:i w:val="0"/>
          <w:noProof/>
          <w:color w:val="auto"/>
          <w:sz w:val="22"/>
        </w:rPr>
        <w:t>4</w:t>
      </w:r>
      <w:r>
        <w:rPr>
          <w:i w:val="0"/>
          <w:color w:val="auto"/>
          <w:sz w:val="22"/>
        </w:rPr>
        <w:fldChar w:fldCharType="end"/>
        <w:t xml:space="preserve"> - Distribuição Setorial da Amostra</w:t>
      </w:r>
      <w:bookmarkEnd w:id="125"/>
    </w:p>
    <w:tbl>
      <w:tblPr>
        <w:tblStyle w:val="Tabelacomgrade"/>
        <w:tblW w:w="7590" w:type="dxa"/>
        <w:tblLook w:val="04A0" w:firstRow="1" w:lastRow="0" w:firstColumn="1" w:lastColumn="0" w:noHBand="0" w:noVBand="1"/>
      </w:tblPr>
      <w:tblGrid>
        <w:gridCol w:w="4390"/>
        <w:gridCol w:w="1600"/>
        <w:gridCol w:w="1600"/>
      </w:tblGrid>
      <w:tr w:rsidR="001E4C51" w14:paraId="31F9932F" w14:textId="77777777" w:rsidTr="00E32C36">
        <w:tc>
          <w:tcPr>
            <w:tcW w:w="4390" w:type="dxa"/>
          </w:tcPr>
          <w:p w14:paraId="30C9D6F3" w14:textId="77777777" w:rsidR="001E4C51" w:rsidRPr="00E32C36" w:rsidRDefault="001E4C51" w:rsidP="00E32C36">
            <w:pPr>
              <w:jc w:val="center"/>
            </w:pPr>
            <w:r>
              <w:rPr>
                <w:b/>
                <w:bCs/>
              </w:rPr>
              <w:t>Setor econômico (B3)</w:t>
            </w:r>
          </w:p>
        </w:tc>
        <w:tc>
          <w:tcPr>
            <w:tcW w:w="1600" w:type="dxa"/>
          </w:tcPr>
          <w:p w14:paraId="4A47EE69" w14:textId="77777777" w:rsidR="001E4C51" w:rsidRPr="00E32C36" w:rsidRDefault="001E4C51" w:rsidP="00E32C36">
            <w:pPr>
              <w:jc w:val="center"/>
            </w:pPr>
            <w:r>
              <w:rPr>
                <w:b/>
                <w:bCs/>
              </w:rPr>
              <w:t>Nº de ativos</w:t>
            </w:r>
          </w:p>
        </w:tc>
        <w:tc>
          <w:tcPr>
            <w:tcW w:w="1600" w:type="dxa"/>
          </w:tcPr>
          <w:p w14:paraId="44920C95" w14:textId="77777777" w:rsidR="001E4C51" w:rsidRPr="00E32C36" w:rsidRDefault="001E4C51" w:rsidP="00E32C36">
            <w:pPr>
              <w:jc w:val="center"/>
            </w:pPr>
            <w:r>
              <w:rPr>
                <w:b/>
                <w:bCs/>
              </w:rPr>
              <w:t>% do universo</w:t>
            </w:r>
          </w:p>
        </w:tc>
      </w:tr>
      <w:tr w:rsidR="001E4C51" w14:paraId="7DD8348D" w14:textId="77777777" w:rsidTr="00E32C36">
        <w:tc>
          <w:tcPr>
            <w:tcW w:w="4390" w:type="dxa"/>
          </w:tcPr>
          <w:p w14:paraId="4E9050DC" w14:textId="77777777" w:rsidR="001E4C51" w:rsidRDefault="001E4C51" w:rsidP="00EC3D61">
            <w:r>
              <w:rPr>
                <w:sz w:val="18"/>
                <w:szCs w:val="18"/>
              </w:rPr>
              <w:t>Consumo Cíclico</w:t>
            </w:r>
          </w:p>
        </w:tc>
        <w:tc>
          <w:tcPr>
            <w:tcW w:w="1600" w:type="dxa"/>
          </w:tcPr>
          <w:p w14:paraId="117AD926" w14:textId="77777777" w:rsidR="001E4C51" w:rsidRDefault="001E4C51" w:rsidP="00EC3D61">
            <w:pPr>
              <w:jc w:val="center"/>
            </w:pPr>
            <w:r>
              <w:rPr>
                <w:sz w:val="18"/>
                <w:szCs w:val="18"/>
              </w:rPr>
              <w:t>27</w:t>
            </w:r>
          </w:p>
        </w:tc>
        <w:tc>
          <w:tcPr>
            <w:tcW w:w="1600" w:type="dxa"/>
          </w:tcPr>
          <w:p w14:paraId="30E93663" w14:textId="77777777" w:rsidR="001E4C51" w:rsidRDefault="001E4C51" w:rsidP="00EC3D61">
            <w:pPr>
              <w:jc w:val="center"/>
            </w:pPr>
            <w:r>
              <w:rPr>
                <w:sz w:val="18"/>
                <w:szCs w:val="18"/>
              </w:rPr>
              <w:t>22,9%</w:t>
            </w:r>
          </w:p>
        </w:tc>
      </w:tr>
      <w:tr w:rsidR="001E4C51" w14:paraId="0A849C6C" w14:textId="77777777" w:rsidTr="00E32C36">
        <w:tc>
          <w:tcPr>
            <w:tcW w:w="4390" w:type="dxa"/>
          </w:tcPr>
          <w:p w14:paraId="6A64F517" w14:textId="77777777" w:rsidR="001E4C51" w:rsidRDefault="001E4C51" w:rsidP="00EC3D61">
            <w:r>
              <w:rPr>
                <w:sz w:val="18"/>
                <w:szCs w:val="18"/>
              </w:rPr>
              <w:t>Materiais Básicos</w:t>
            </w:r>
          </w:p>
        </w:tc>
        <w:tc>
          <w:tcPr>
            <w:tcW w:w="1600" w:type="dxa"/>
          </w:tcPr>
          <w:p w14:paraId="3E1B548A" w14:textId="77777777" w:rsidR="001E4C51" w:rsidRDefault="001E4C51" w:rsidP="00EC3D61">
            <w:pPr>
              <w:jc w:val="center"/>
            </w:pPr>
            <w:r>
              <w:rPr>
                <w:sz w:val="18"/>
                <w:szCs w:val="18"/>
              </w:rPr>
              <w:t>18</w:t>
            </w:r>
          </w:p>
        </w:tc>
        <w:tc>
          <w:tcPr>
            <w:tcW w:w="1600" w:type="dxa"/>
          </w:tcPr>
          <w:p w14:paraId="3986FC2A" w14:textId="77777777" w:rsidR="001E4C51" w:rsidRDefault="001E4C51" w:rsidP="00EC3D61">
            <w:pPr>
              <w:jc w:val="center"/>
            </w:pPr>
            <w:r>
              <w:rPr>
                <w:sz w:val="18"/>
                <w:szCs w:val="18"/>
              </w:rPr>
              <w:t>15,3%</w:t>
            </w:r>
          </w:p>
        </w:tc>
      </w:tr>
      <w:tr w:rsidR="001E4C51" w14:paraId="7C21C143" w14:textId="77777777" w:rsidTr="00E32C36">
        <w:tc>
          <w:tcPr>
            <w:tcW w:w="4390" w:type="dxa"/>
          </w:tcPr>
          <w:p w14:paraId="1C718173" w14:textId="77777777" w:rsidR="001E4C51" w:rsidRDefault="001E4C51" w:rsidP="00EC3D61">
            <w:r>
              <w:rPr>
                <w:sz w:val="18"/>
                <w:szCs w:val="18"/>
              </w:rPr>
              <w:t>Utilidade Pública</w:t>
            </w:r>
          </w:p>
        </w:tc>
        <w:tc>
          <w:tcPr>
            <w:tcW w:w="1600" w:type="dxa"/>
          </w:tcPr>
          <w:p w14:paraId="497FE4AE" w14:textId="77777777" w:rsidR="001E4C51" w:rsidRDefault="001E4C51" w:rsidP="00EC3D61">
            <w:pPr>
              <w:jc w:val="center"/>
            </w:pPr>
            <w:r>
              <w:rPr>
                <w:sz w:val="18"/>
                <w:szCs w:val="18"/>
              </w:rPr>
              <w:t>17</w:t>
            </w:r>
          </w:p>
        </w:tc>
        <w:tc>
          <w:tcPr>
            <w:tcW w:w="1600" w:type="dxa"/>
          </w:tcPr>
          <w:p w14:paraId="4A74C120" w14:textId="77777777" w:rsidR="001E4C51" w:rsidRDefault="001E4C51" w:rsidP="00EC3D61">
            <w:pPr>
              <w:jc w:val="center"/>
            </w:pPr>
            <w:r>
              <w:rPr>
                <w:sz w:val="18"/>
                <w:szCs w:val="18"/>
              </w:rPr>
              <w:t>14,4%</w:t>
            </w:r>
          </w:p>
        </w:tc>
      </w:tr>
      <w:tr w:rsidR="001E4C51" w14:paraId="320150BB" w14:textId="77777777" w:rsidTr="00E32C36">
        <w:tc>
          <w:tcPr>
            <w:tcW w:w="4390" w:type="dxa"/>
          </w:tcPr>
          <w:p w14:paraId="360022F9" w14:textId="77777777" w:rsidR="001E4C51" w:rsidRDefault="001E4C51" w:rsidP="00EC3D61">
            <w:r>
              <w:rPr>
                <w:sz w:val="18"/>
                <w:szCs w:val="18"/>
              </w:rPr>
              <w:t>Financeiro</w:t>
            </w:r>
          </w:p>
        </w:tc>
        <w:tc>
          <w:tcPr>
            <w:tcW w:w="1600" w:type="dxa"/>
          </w:tcPr>
          <w:p w14:paraId="3E4A7935" w14:textId="77777777" w:rsidR="001E4C51" w:rsidRDefault="001E4C51" w:rsidP="00EC3D61">
            <w:pPr>
              <w:jc w:val="center"/>
            </w:pPr>
            <w:r>
              <w:rPr>
                <w:sz w:val="18"/>
                <w:szCs w:val="18"/>
              </w:rPr>
              <w:t>14</w:t>
            </w:r>
          </w:p>
        </w:tc>
        <w:tc>
          <w:tcPr>
            <w:tcW w:w="1600" w:type="dxa"/>
          </w:tcPr>
          <w:p w14:paraId="4A18BC6C" w14:textId="77777777" w:rsidR="001E4C51" w:rsidRDefault="001E4C51" w:rsidP="00EC3D61">
            <w:pPr>
              <w:jc w:val="center"/>
            </w:pPr>
            <w:r>
              <w:rPr>
                <w:sz w:val="18"/>
                <w:szCs w:val="18"/>
              </w:rPr>
              <w:t>11,9%</w:t>
            </w:r>
          </w:p>
        </w:tc>
      </w:tr>
      <w:tr w:rsidR="001E4C51" w14:paraId="70177CC0" w14:textId="77777777" w:rsidTr="00E32C36">
        <w:tc>
          <w:tcPr>
            <w:tcW w:w="4390" w:type="dxa"/>
          </w:tcPr>
          <w:p w14:paraId="7782D312" w14:textId="77777777" w:rsidR="001E4C51" w:rsidRDefault="001E4C51" w:rsidP="00EC3D61">
            <w:r>
              <w:rPr>
                <w:sz w:val="18"/>
                <w:szCs w:val="18"/>
              </w:rPr>
              <w:t>Bens Industriais</w:t>
            </w:r>
          </w:p>
        </w:tc>
        <w:tc>
          <w:tcPr>
            <w:tcW w:w="1600" w:type="dxa"/>
          </w:tcPr>
          <w:p w14:paraId="70E86221" w14:textId="77777777" w:rsidR="001E4C51" w:rsidRDefault="001E4C51" w:rsidP="00EC3D61">
            <w:pPr>
              <w:jc w:val="center"/>
            </w:pPr>
            <w:r>
              <w:rPr>
                <w:sz w:val="18"/>
                <w:szCs w:val="18"/>
              </w:rPr>
              <w:t>11</w:t>
            </w:r>
          </w:p>
        </w:tc>
        <w:tc>
          <w:tcPr>
            <w:tcW w:w="1600" w:type="dxa"/>
          </w:tcPr>
          <w:p w14:paraId="1E09914A" w14:textId="77777777" w:rsidR="001E4C51" w:rsidRDefault="001E4C51" w:rsidP="00EC3D61">
            <w:pPr>
              <w:jc w:val="center"/>
            </w:pPr>
            <w:r>
              <w:rPr>
                <w:sz w:val="18"/>
                <w:szCs w:val="18"/>
              </w:rPr>
              <w:t>9,3%</w:t>
            </w:r>
          </w:p>
        </w:tc>
      </w:tr>
      <w:tr w:rsidR="001E4C51" w14:paraId="07CC2B29" w14:textId="77777777" w:rsidTr="00E32C36">
        <w:tc>
          <w:tcPr>
            <w:tcW w:w="4390" w:type="dxa"/>
          </w:tcPr>
          <w:p w14:paraId="5019CCC8" w14:textId="77777777" w:rsidR="001E4C51" w:rsidRDefault="001E4C51" w:rsidP="00EC3D61">
            <w:r>
              <w:rPr>
                <w:sz w:val="18"/>
                <w:szCs w:val="18"/>
              </w:rPr>
              <w:t>Consumo Não Cíclico</w:t>
            </w:r>
          </w:p>
        </w:tc>
        <w:tc>
          <w:tcPr>
            <w:tcW w:w="1600" w:type="dxa"/>
          </w:tcPr>
          <w:p w14:paraId="08D1F864" w14:textId="77777777" w:rsidR="001E4C51" w:rsidRDefault="001E4C51" w:rsidP="00EC3D61">
            <w:pPr>
              <w:jc w:val="center"/>
            </w:pPr>
            <w:r>
              <w:rPr>
                <w:sz w:val="18"/>
                <w:szCs w:val="18"/>
              </w:rPr>
              <w:t>10</w:t>
            </w:r>
          </w:p>
        </w:tc>
        <w:tc>
          <w:tcPr>
            <w:tcW w:w="1600" w:type="dxa"/>
          </w:tcPr>
          <w:p w14:paraId="7A32BEBC" w14:textId="77777777" w:rsidR="001E4C51" w:rsidRDefault="001E4C51" w:rsidP="00EC3D61">
            <w:pPr>
              <w:jc w:val="center"/>
            </w:pPr>
            <w:r>
              <w:rPr>
                <w:sz w:val="18"/>
                <w:szCs w:val="18"/>
              </w:rPr>
              <w:t>8,5%</w:t>
            </w:r>
          </w:p>
        </w:tc>
      </w:tr>
      <w:tr w:rsidR="001E4C51" w14:paraId="3014E73E" w14:textId="77777777" w:rsidTr="00E32C36">
        <w:tc>
          <w:tcPr>
            <w:tcW w:w="4390" w:type="dxa"/>
          </w:tcPr>
          <w:p w14:paraId="3EA076EC" w14:textId="77777777" w:rsidR="001E4C51" w:rsidRDefault="001E4C51" w:rsidP="00EC3D61">
            <w:r>
              <w:rPr>
                <w:sz w:val="18"/>
                <w:szCs w:val="18"/>
              </w:rPr>
              <w:t>Comunicações</w:t>
            </w:r>
          </w:p>
        </w:tc>
        <w:tc>
          <w:tcPr>
            <w:tcW w:w="1600" w:type="dxa"/>
          </w:tcPr>
          <w:p w14:paraId="2CFF09F6" w14:textId="77777777" w:rsidR="001E4C51" w:rsidRDefault="001E4C51" w:rsidP="00EC3D61">
            <w:pPr>
              <w:jc w:val="center"/>
            </w:pPr>
            <w:r>
              <w:rPr>
                <w:sz w:val="18"/>
                <w:szCs w:val="18"/>
              </w:rPr>
              <w:t>7</w:t>
            </w:r>
          </w:p>
        </w:tc>
        <w:tc>
          <w:tcPr>
            <w:tcW w:w="1600" w:type="dxa"/>
          </w:tcPr>
          <w:p w14:paraId="4F2DEE1E" w14:textId="77777777" w:rsidR="001E4C51" w:rsidRDefault="001E4C51" w:rsidP="00EC3D61">
            <w:pPr>
              <w:jc w:val="center"/>
            </w:pPr>
            <w:r>
              <w:rPr>
                <w:sz w:val="18"/>
                <w:szCs w:val="18"/>
              </w:rPr>
              <w:t>5,9%</w:t>
            </w:r>
          </w:p>
        </w:tc>
      </w:tr>
      <w:tr w:rsidR="001E4C51" w14:paraId="26123BA9" w14:textId="77777777" w:rsidTr="00E32C36">
        <w:tc>
          <w:tcPr>
            <w:tcW w:w="4390" w:type="dxa"/>
          </w:tcPr>
          <w:p w14:paraId="2CF7F00B" w14:textId="77777777" w:rsidR="001E4C51" w:rsidRDefault="001E4C51" w:rsidP="00EC3D61">
            <w:r>
              <w:rPr>
                <w:sz w:val="18"/>
                <w:szCs w:val="18"/>
              </w:rPr>
              <w:t>Petróleo, Gás e Biocombustíveis</w:t>
            </w:r>
          </w:p>
        </w:tc>
        <w:tc>
          <w:tcPr>
            <w:tcW w:w="1600" w:type="dxa"/>
          </w:tcPr>
          <w:p w14:paraId="3EC0AA84" w14:textId="77777777" w:rsidR="001E4C51" w:rsidRDefault="001E4C51" w:rsidP="00EC3D61">
            <w:pPr>
              <w:jc w:val="center"/>
            </w:pPr>
            <w:r>
              <w:rPr>
                <w:sz w:val="18"/>
                <w:szCs w:val="18"/>
              </w:rPr>
              <w:t>5</w:t>
            </w:r>
          </w:p>
        </w:tc>
        <w:tc>
          <w:tcPr>
            <w:tcW w:w="1600" w:type="dxa"/>
          </w:tcPr>
          <w:p w14:paraId="005A5F9A" w14:textId="77777777" w:rsidR="001E4C51" w:rsidRDefault="001E4C51" w:rsidP="00EC3D61">
            <w:pPr>
              <w:jc w:val="center"/>
            </w:pPr>
            <w:r>
              <w:rPr>
                <w:sz w:val="18"/>
                <w:szCs w:val="18"/>
              </w:rPr>
              <w:t>4,2%</w:t>
            </w:r>
          </w:p>
        </w:tc>
      </w:tr>
      <w:tr w:rsidR="001E4C51" w14:paraId="4FBE342F" w14:textId="77777777" w:rsidTr="00E32C36">
        <w:tc>
          <w:tcPr>
            <w:tcW w:w="4390" w:type="dxa"/>
          </w:tcPr>
          <w:p w14:paraId="24879C63" w14:textId="77777777" w:rsidR="001E4C51" w:rsidRDefault="001E4C51" w:rsidP="00EC3D61">
            <w:r>
              <w:rPr>
                <w:sz w:val="18"/>
                <w:szCs w:val="18"/>
              </w:rPr>
              <w:t>Saúde</w:t>
            </w:r>
          </w:p>
        </w:tc>
        <w:tc>
          <w:tcPr>
            <w:tcW w:w="1600" w:type="dxa"/>
          </w:tcPr>
          <w:p w14:paraId="0187499A" w14:textId="77777777" w:rsidR="001E4C51" w:rsidRDefault="001E4C51" w:rsidP="00EC3D61">
            <w:pPr>
              <w:jc w:val="center"/>
            </w:pPr>
            <w:r>
              <w:rPr>
                <w:sz w:val="18"/>
                <w:szCs w:val="18"/>
              </w:rPr>
              <w:t>5</w:t>
            </w:r>
          </w:p>
        </w:tc>
        <w:tc>
          <w:tcPr>
            <w:tcW w:w="1600" w:type="dxa"/>
          </w:tcPr>
          <w:p w14:paraId="3E1F3EEF" w14:textId="77777777" w:rsidR="001E4C51" w:rsidRDefault="001E4C51" w:rsidP="00EC3D61">
            <w:pPr>
              <w:jc w:val="center"/>
            </w:pPr>
            <w:r>
              <w:rPr>
                <w:sz w:val="18"/>
                <w:szCs w:val="18"/>
              </w:rPr>
              <w:t>4,2%</w:t>
            </w:r>
          </w:p>
        </w:tc>
      </w:tr>
      <w:tr w:rsidR="001E4C51" w14:paraId="4A91E8DA" w14:textId="77777777" w:rsidTr="00E32C36">
        <w:tc>
          <w:tcPr>
            <w:tcW w:w="4390" w:type="dxa"/>
          </w:tcPr>
          <w:p w14:paraId="4EE4E0D1" w14:textId="77777777" w:rsidR="001E4C51" w:rsidRDefault="001E4C51" w:rsidP="00EC3D61">
            <w:r>
              <w:rPr>
                <w:sz w:val="18"/>
                <w:szCs w:val="18"/>
              </w:rPr>
              <w:t>Tecnologia da Informação</w:t>
            </w:r>
          </w:p>
        </w:tc>
        <w:tc>
          <w:tcPr>
            <w:tcW w:w="1600" w:type="dxa"/>
          </w:tcPr>
          <w:p w14:paraId="3D91816D" w14:textId="77777777" w:rsidR="001E4C51" w:rsidRDefault="001E4C51" w:rsidP="00EC3D61">
            <w:pPr>
              <w:jc w:val="center"/>
            </w:pPr>
            <w:r>
              <w:rPr>
                <w:sz w:val="18"/>
                <w:szCs w:val="18"/>
              </w:rPr>
              <w:t>4</w:t>
            </w:r>
          </w:p>
        </w:tc>
        <w:tc>
          <w:tcPr>
            <w:tcW w:w="1600" w:type="dxa"/>
          </w:tcPr>
          <w:p w14:paraId="121F01BA" w14:textId="77777777" w:rsidR="001E4C51" w:rsidRDefault="001E4C51" w:rsidP="00EC3D61">
            <w:pPr>
              <w:jc w:val="center"/>
            </w:pPr>
            <w:r>
              <w:rPr>
                <w:sz w:val="18"/>
                <w:szCs w:val="18"/>
              </w:rPr>
              <w:t>3,4%</w:t>
            </w:r>
          </w:p>
        </w:tc>
      </w:tr>
      <w:tr w:rsidR="001E4C51" w14:paraId="643D5912" w14:textId="77777777" w:rsidTr="00E32C36">
        <w:tc>
          <w:tcPr>
            <w:tcW w:w="4390" w:type="dxa"/>
          </w:tcPr>
          <w:p w14:paraId="5A9EDA72" w14:textId="77777777" w:rsidR="001E4C51" w:rsidRDefault="001E4C51" w:rsidP="00EC3D61">
            <w:r>
              <w:rPr>
                <w:b/>
                <w:bCs/>
                <w:sz w:val="18"/>
                <w:szCs w:val="18"/>
              </w:rPr>
              <w:t>Total</w:t>
            </w:r>
          </w:p>
        </w:tc>
        <w:tc>
          <w:tcPr>
            <w:tcW w:w="1600" w:type="dxa"/>
          </w:tcPr>
          <w:p w14:paraId="1B2F2CCB" w14:textId="77777777" w:rsidR="001E4C51" w:rsidRDefault="001E4C51" w:rsidP="00EC3D61">
            <w:pPr>
              <w:jc w:val="center"/>
            </w:pPr>
            <w:r>
              <w:rPr>
                <w:b/>
                <w:bCs/>
                <w:sz w:val="18"/>
                <w:szCs w:val="18"/>
              </w:rPr>
              <w:t>118</w:t>
            </w:r>
          </w:p>
        </w:tc>
        <w:tc>
          <w:tcPr>
            <w:tcW w:w="1600" w:type="dxa"/>
          </w:tcPr>
          <w:p w14:paraId="7BD6385E" w14:textId="77777777" w:rsidR="001E4C51" w:rsidRDefault="001E4C51" w:rsidP="00EC3D61">
            <w:pPr>
              <w:jc w:val="center"/>
            </w:pPr>
            <w:r>
              <w:rPr>
                <w:b/>
                <w:bCs/>
                <w:sz w:val="18"/>
                <w:szCs w:val="18"/>
              </w:rPr>
              <w:t>100,0%</w:t>
            </w:r>
          </w:p>
        </w:tc>
      </w:tr>
    </w:tbl>
    <w:p w14:paraId="3767AD57" w14:textId="77777777" w:rsidR="00043795" w:rsidRDefault="00043795" w:rsidP="00043795">
      <w:pPr>
        <w:spacing w:line="360" w:lineRule="auto"/>
        <w:ind w:firstLine="851"/>
        <w:jc w:val="both"/>
      </w:pPr>
      <w:r>
        <w:t>Fonte: elaboração própria com base nos dados da Economática (2026).</w:t>
      </w:r>
    </w:p>
    <w:p w14:paraId="1F71C643" w14:textId="77777777" w:rsidR="00114688" w:rsidRPr="000815A7" w:rsidRDefault="00114688" w:rsidP="00114688">
      <w:pPr>
        <w:rPr>
          <w:bCs/>
          <w:sz w:val="24"/>
          <w:szCs w:val="24"/>
        </w:rPr>
      </w:pPr>
    </w:p>
    <w:p w14:paraId="6ACFC224" w14:textId="77777777" w:rsidR="00114688" w:rsidRPr="00D75844" w:rsidRDefault="00114688" w:rsidP="00853490">
      <w:pPr>
        <w:pStyle w:val="Ttulo3"/>
        <w:numPr>
          <w:ilvl w:val="2"/>
          <w:numId w:val="1"/>
        </w:numPr>
        <w:ind w:left="0" w:firstLine="0"/>
        <w:rPr>
          <w:b w:val="0"/>
          <w:sz w:val="22"/>
        </w:rPr>
      </w:pPr>
      <w:bookmarkStart w:id="126" w:name="_Toc230857074"/>
      <w:r>
        <w:t>Distribuição dos Retornos — Evidência de Não-Normalidade</w:t>
      </w:r>
      <w:bookmarkEnd w:id="126"/>
    </w:p>
    <w:p w14:paraId="3F57DC0F" w14:textId="77777777" w:rsidR="00114688" w:rsidRPr="00114688" w:rsidRDefault="00114688" w:rsidP="00114688">
      <w:pPr>
        <w:rPr>
          <w:b/>
          <w:sz w:val="24"/>
        </w:rPr>
      </w:pPr>
    </w:p>
    <w:p w14:paraId="28A20464" w14:textId="6A7A6302" w:rsidR="00114688" w:rsidRPr="00114688" w:rsidRDefault="00114688" w:rsidP="00114688">
      <w:pPr>
        <w:pStyle w:val="Legenda"/>
        <w:keepNext/>
        <w:jc w:val="center"/>
        <w:rPr>
          <w:rFonts w:ascii="Times New Roman" w:hAnsi="Times New Roman" w:cs="Times New Roman"/>
          <w:i w:val="0"/>
          <w:color w:val="auto"/>
          <w:sz w:val="22"/>
        </w:rPr>
      </w:pPr>
      <w:bookmarkStart w:id="127" w:name="_Toc230853331"/>
      <w:r>
        <w:rPr>
          <w:rFonts w:ascii="Times New Roman" w:hAnsi="Times New Roman" w:cs="Times New Roman"/>
          <w:i w:val="0"/>
          <w:color w:val="auto"/>
          <w:sz w:val="22"/>
        </w:rPr>
        <w:t xml:space="preserve">Tabela </w:t>
        <w:fldChar w:fldCharType="begin"/>
        <w:instrText xml:space="preserve"> SEQ Tabela \* ARABIC </w:instrText>
        <w:fldChar w:fldCharType="separate"/>
      </w:r>
      <w:r>
        <w:rPr>
          <w:rFonts w:ascii="Times New Roman" w:hAnsi="Times New Roman" w:cs="Times New Roman"/>
          <w:i w:val="0"/>
          <w:noProof/>
          <w:color w:val="auto"/>
          <w:sz w:val="22"/>
        </w:rPr>
        <w:t>5</w:t>
      </w:r>
      <w:r>
        <w:rPr>
          <w:rFonts w:ascii="Times New Roman" w:hAnsi="Times New Roman" w:cs="Times New Roman"/>
          <w:i w:val="0"/>
          <w:color w:val="auto"/>
          <w:sz w:val="22"/>
        </w:rPr>
        <w:fldChar w:fldCharType="end"/>
        <w:t xml:space="preserve"> - Estatísticas Descritivas dos Log-Retornos Diários (130 ativos)</w:t>
      </w:r>
      <w:bookmarkEnd w:id="127"/>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14:paraId="3A6AAAC5" w14:textId="77777777"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A8F3B1B"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14:paraId="13DB5F4A"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14:paraId="61E3639C"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14:paraId="6B714DAE"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14:paraId="74BE0FA2"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Máximo</w:t>
            </w:r>
          </w:p>
        </w:tc>
      </w:tr>
      <w:tr w:rsidR="00114688" w:rsidRPr="00114688" w14:paraId="1C8DB703"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29261738"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14:paraId="3555760B"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14:paraId="2A9E4E6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14:paraId="1632870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14:paraId="2B74026C"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0,241%</w:t>
            </w:r>
          </w:p>
        </w:tc>
      </w:tr>
      <w:tr w:rsidR="00114688" w:rsidRPr="00114688" w14:paraId="27431621"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03B2B66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14:paraId="7A0C256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14:paraId="3F03725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14:paraId="0245C3E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14:paraId="49784D8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94,70%</w:t>
            </w:r>
          </w:p>
        </w:tc>
      </w:tr>
      <w:tr w:rsidR="00114688" w:rsidRPr="00114688" w14:paraId="009DD096"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53B4B18D"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14:paraId="560C459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14:paraId="2FD683C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14:paraId="53894B0B"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14:paraId="5510CD38"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+ 4,47</w:t>
            </w:r>
          </w:p>
        </w:tc>
      </w:tr>
      <w:tr w:rsidR="00114688" w:rsidRPr="00114688" w14:paraId="74917F37"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4157CBE8"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14:paraId="60364CB6"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14:paraId="1E29C7B9"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14:paraId="43DFC35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14:paraId="7A56F21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640</w:t>
            </w:r>
          </w:p>
        </w:tc>
      </w:tr>
      <w:tr w:rsidR="00114688" w:rsidRPr="00114688" w14:paraId="15331439" w14:textId="77777777"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14:paraId="0CCA69BA"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14:paraId="4C46CB1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14:paraId="52E9952E"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del w:id="6269" w:author="Claude" w:date="2026-06-04T00:00:00Z">
                <w:r>
                  <w:rPr>
                    <w:color w:val="000000"/>
                    <w:sz w:val="20"/>
                    <w:szCs w:val="20"/>
                    <w:lang w:val="pt-BR" w:eastAsia="pt-BR"/>
                  </w:rPr>
                  <w:delText>-</w:delText>
                </w:r>
              </w:del>
              <w:ins w:id="6270" w:author="Claude" w:date="2026-06-04T00:00:00Z">
                <w:r>
                  <w:rPr>
                    <w:color w:val="000000"/>
                    <w:sz w:val="20"/>
                    <w:szCs w:val="20"/>
                    <w:lang w:val="pt-BR" w:eastAsia="pt-BR"/>
                  </w:rPr>
                  <w:t>—</w:t>
                </w:r>
              </w:ins>
            </w:r>
          </w:p>
        </w:tc>
        <w:tc>
          <w:tcPr>
            <w:tcW w:w="1060" w:type="dxa"/>
            <w:tcBorders>
              <w:top w:val="nil"/>
              <w:left w:val="nil"/>
              <w:bottom w:val="single" w:sz="8" w:space="0" w:color="auto"/>
              <w:right w:val="single" w:sz="4" w:space="0" w:color="auto"/>
            </w:tcBorders>
            <w:shd w:val="clear" w:color="auto" w:fill="auto"/>
            <w:noWrap/>
            <w:vAlign w:val="bottom"/>
            <w:hideMark/>
          </w:tcPr>
          <w:p w14:paraId="660CFA8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14:paraId="1AF3C757"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r>
    </w:tbl>
    <w:p w14:paraId="639B8A59" w14:textId="77777777" w:rsidR="00043795" w:rsidRPr="00114688" w:rsidRDefault="00114688" w:rsidP="00114688">
      <w:pPr>
        <w:spacing w:line="360" w:lineRule="auto"/>
        <w:jc w:val="both"/>
        <w:rPr>
          <w:b/>
          <w:sz w:val="24"/>
        </w:rPr>
      </w:pPr>
      <w:r>
        <w:t>Fonte: elaboração própria.</w:t>
      </w:r>
    </w:p>
    <w:p w14:paraId="611768A6" w14:textId="77777777" w:rsidR="00114688" w:rsidRDefault="00114688" w:rsidP="00114688">
      <w:pPr>
        <w:pStyle w:val="font-claude-response-body"/>
        <w:spacing w:before="0" w:beforeAutospacing="0" w:after="0" w:afterAutospacing="0" w:line="360" w:lineRule="auto"/>
        <w:ind w:firstLine="851"/>
        <w:jc w:val="both"/>
      </w:pPr>
      <w:r>
        <w:t xml:space="preserve">Os resultados confirmam, de forma conclusiva, a inadequação da hipótese de normalidade para a totalidade da amostra. A curtose excedente mediana de 8,69 indica que a distribuição empírica dos retornos brasileiros é aproximadamente 4,5 vezes mais leptocúrtica do que a distribuição normal, o que implica frequência significativamente maior de eventos extremos — tanto ganhos quanto perdas — em relação ao previsto pelo modelo gaussiano. Esse fenômeno é documentado para mercados emergentes por Damodaran (2007) e constitui uma das principais motivações para o emprego de métricas </w:t>
        <w:lastRenderedPageBreak/>
        <w:t>de risco assimétricas, como o CVaR e o índice de Sortino, abordadas no referencial teórico.</w:t>
      </w:r>
    </w:p>
    <w:p w14:paraId="5A168CDB" w14:textId="77777777" w:rsidR="00114688" w:rsidRDefault="00114688" w:rsidP="00114688">
      <w:pPr>
        <w:pStyle w:val="font-claude-response-body"/>
        <w:spacing w:before="0" w:beforeAutospacing="0" w:after="0" w:afterAutospacing="0" w:line="360" w:lineRule="auto"/>
        <w:ind w:firstLine="851"/>
        <w:jc w:val="both"/>
      </w:pPr>
      <w:r>
        <w:t>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Tversky (1979).</w:t>
      </w:r>
    </w:p>
    <w:p w14:paraId="2E26A49F" w14:textId="77777777" w:rsidR="00114688" w:rsidRPr="000815A7" w:rsidRDefault="00114688" w:rsidP="00114688">
      <w:pPr>
        <w:rPr>
          <w:bCs/>
          <w:sz w:val="24"/>
          <w:szCs w:val="24"/>
        </w:rPr>
      </w:pPr>
    </w:p>
    <w:p w14:paraId="1B86334B" w14:textId="77777777" w:rsidR="00114688" w:rsidRPr="00D75844" w:rsidRDefault="00114688" w:rsidP="00853490">
      <w:pPr>
        <w:pStyle w:val="Ttulo3"/>
        <w:numPr>
          <w:ilvl w:val="2"/>
          <w:numId w:val="1"/>
        </w:numPr>
        <w:ind w:left="0" w:firstLine="0"/>
        <w:rPr>
          <w:b w:val="0"/>
          <w:sz w:val="22"/>
        </w:rPr>
      </w:pPr>
      <w:bookmarkStart w:id="128" w:name="_Toc230857075"/>
      <w:r>
        <w:t>Comportamento da Volatilidade por Subperíodo</w:t>
      </w:r>
      <w:bookmarkEnd w:id="128"/>
    </w:p>
    <w:p w14:paraId="066A7B52" w14:textId="77777777" w:rsidR="00114688" w:rsidRPr="00114688" w:rsidRDefault="00114688" w:rsidP="00114688">
      <w:pPr>
        <w:rPr>
          <w:b/>
          <w:sz w:val="24"/>
        </w:rPr>
      </w:pPr>
    </w:p>
    <w:p w14:paraId="3E09BFAC" w14:textId="77777777"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14:paraId="170AFCE2" w14:textId="77777777" w:rsidR="00114688" w:rsidRPr="00114688" w:rsidRDefault="00114688" w:rsidP="00043795">
      <w:pPr>
        <w:rPr>
          <w:sz w:val="24"/>
        </w:rPr>
      </w:pPr>
    </w:p>
    <w:p w14:paraId="1B9423F3" w14:textId="77777777" w:rsidR="00114688" w:rsidRPr="00114688" w:rsidRDefault="00114688" w:rsidP="00043795">
      <w:pPr>
        <w:rPr>
          <w:sz w:val="24"/>
          <w:szCs w:val="24"/>
        </w:rPr>
      </w:pPr>
    </w:p>
    <w:p w14:paraId="1D33DD72" w14:textId="67868864" w:rsidR="00114688" w:rsidRPr="00114688" w:rsidRDefault="00114688" w:rsidP="00114688">
      <w:pPr>
        <w:pStyle w:val="Legenda"/>
        <w:keepNext/>
        <w:jc w:val="center"/>
        <w:rPr>
          <w:rFonts w:ascii="Times New Roman" w:hAnsi="Times New Roman" w:cs="Times New Roman"/>
          <w:i w:val="0"/>
          <w:color w:val="auto"/>
          <w:sz w:val="24"/>
        </w:rPr>
      </w:pPr>
      <w:bookmarkStart w:id="129" w:name="_Toc230853332"/>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6</w:t>
      </w:r>
      <w:r>
        <w:rPr>
          <w:rFonts w:ascii="Times New Roman" w:hAnsi="Times New Roman" w:cs="Times New Roman"/>
          <w:i w:val="0"/>
          <w:color w:val="auto"/>
          <w:sz w:val="24"/>
        </w:rPr>
        <w:fldChar w:fldCharType="end"/>
        <w:t xml:space="preserve"> - Tabela 4.3 — Volatilidade Média Anualizada por Ano (cross-section de 130 ativos)</w:t>
      </w:r>
      <w:bookmarkEnd w:id="129"/>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14:paraId="63C03E11" w14:textId="77777777"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9C332C8"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14:paraId="008010BB"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14:paraId="4C0E82E4"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Evento Relevante</w:t>
            </w:r>
          </w:p>
        </w:tc>
      </w:tr>
      <w:tr w:rsidR="00114688" w:rsidRPr="00114688" w14:paraId="5FF3795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611A044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14:paraId="3E237D39"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14:paraId="7287D49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Período de expansão econômica</w:t>
            </w:r>
          </w:p>
        </w:tc>
      </w:tr>
      <w:tr w:rsidR="00114688" w:rsidRPr="00114688" w14:paraId="76BCA0D1"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A842D85"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14:paraId="5BD31265"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14:paraId="4B7586AE"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Recessão + crise política + Lava-Jato</w:t>
            </w:r>
          </w:p>
        </w:tc>
      </w:tr>
      <w:tr w:rsidR="00114688" w:rsidRPr="00114688" w14:paraId="7F78509C"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3D72697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14:paraId="6943BCB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14:paraId="66AC6A5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Recuperação gradual</w:t>
            </w:r>
          </w:p>
        </w:tc>
      </w:tr>
      <w:tr w:rsidR="00114688" w:rsidRPr="00114688" w14:paraId="07061E57"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45B97C0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14:paraId="77D85FC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14:paraId="42DF2E75" w14:textId="77777777" w:rsidR="00114688" w:rsidRPr="00114688" w:rsidRDefault="00114688" w:rsidP="00114688">
            <w:pPr>
              <w:widowControl/>
              <w:autoSpaceDE/>
              <w:autoSpaceDN/>
              <w:rPr>
                <w:rFonts w:ascii="Calibri" w:hAnsi="Calibri" w:cs="Calibri"/>
                <w:i/>
                <w:iCs/>
                <w:color w:val="000000"/>
                <w:lang w:val="pt-BR" w:eastAsia="pt-BR"/>
              </w:rPr>
            </w:pPr>
            <w:r>
              <w:rPr>
                <w:rFonts w:ascii="Calibri" w:hAnsi="Calibri" w:cs="Calibri"/>
                <w:i/>
                <w:iCs/>
                <w:color w:val="000000"/>
                <w:lang w:val="pt-BR" w:eastAsia="pt-BR"/>
              </w:rPr>
              <w:t>Crash</w:t>
            </w:r>
            <w:r>
              <w:rPr>
                <w:rFonts w:ascii="Calibri" w:hAnsi="Calibri" w:cs="Calibri"/>
                <w:color w:val="000000"/>
                <w:lang w:val="pt-BR" w:eastAsia="pt-BR"/>
              </w:rPr>
              <w:t xml:space="preserve"> COVID-19 (março: pico de 93,7% em PETR4)</w:t>
            </w:r>
          </w:p>
        </w:tc>
      </w:tr>
      <w:tr w:rsidR="00114688" w:rsidRPr="00114688" w14:paraId="595CE40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0C6AF4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14:paraId="313FB939"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14:paraId="74B1858A"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Ciclo de juros extremo (Selic &gt; 13%)</w:t>
            </w:r>
          </w:p>
        </w:tc>
      </w:tr>
      <w:tr w:rsidR="00114688" w:rsidRPr="00114688" w14:paraId="3C5673CC" w14:textId="77777777"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14:paraId="5BA6071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14:paraId="0B69D512"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14:paraId="761FC85C"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Normalização relativa</w:t>
            </w:r>
          </w:p>
        </w:tc>
      </w:tr>
    </w:tbl>
    <w:p w14:paraId="5BA5350C" w14:textId="77777777" w:rsidR="00114688" w:rsidRPr="00114688" w:rsidRDefault="00114688" w:rsidP="00114688">
      <w:pPr>
        <w:jc w:val="center"/>
        <w:rPr>
          <w:sz w:val="24"/>
          <w:szCs w:val="24"/>
        </w:rPr>
      </w:pPr>
      <w:r>
        <w:t>Fonte: elaboração própria.</w:t>
      </w:r>
    </w:p>
    <w:p w14:paraId="6BF0E253" w14:textId="77777777" w:rsidR="00114688" w:rsidRDefault="00114688" w:rsidP="00043795"/>
    <w:p w14:paraId="1327899C" w14:textId="77777777"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14:paraId="6ED6D819" w14:textId="77777777" w:rsidR="00310893" w:rsidRPr="000815A7" w:rsidRDefault="00310893" w:rsidP="00310893">
      <w:pPr>
        <w:rPr>
          <w:bCs/>
          <w:sz w:val="24"/>
          <w:szCs w:val="24"/>
        </w:rPr>
      </w:pPr>
    </w:p>
    <w:p w14:paraId="432D1A4A" w14:textId="77777777" w:rsidR="00310893" w:rsidRPr="00D75844" w:rsidRDefault="00310893" w:rsidP="00853490">
      <w:pPr>
        <w:pStyle w:val="Ttulo3"/>
        <w:numPr>
          <w:ilvl w:val="2"/>
          <w:numId w:val="1"/>
        </w:numPr>
        <w:ind w:left="0" w:firstLine="0"/>
        <w:rPr>
          <w:b w:val="0"/>
          <w:sz w:val="22"/>
        </w:rPr>
      </w:pPr>
      <w:bookmarkStart w:id="130" w:name="_Toc230857076"/>
      <w:r>
        <w:t>Estrutura de Correlação</w:t>
      </w:r>
      <w:bookmarkEnd w:id="130"/>
    </w:p>
    <w:p w14:paraId="34564F3E" w14:textId="77777777" w:rsidR="00310893" w:rsidRPr="00114688" w:rsidRDefault="00310893" w:rsidP="00310893">
      <w:pPr>
        <w:rPr>
          <w:b/>
          <w:sz w:val="24"/>
        </w:rPr>
      </w:pPr>
    </w:p>
    <w:p w14:paraId="6E2AC680" w14:textId="77777777"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Esse valor é inferior à correlação média documentada para o S&amp;P 500 no mesmo período (aproximadamente 0,30–0,40), sugerindo maiores oportunidades de diversificação no mercado brasileiro em condições normais.</w:t>
      </w:r>
    </w:p>
    <w:p w14:paraId="7A0E198D" w14:textId="77777777" w:rsidR="00310893" w:rsidRDefault="00310893" w:rsidP="00310893">
      <w:pPr>
        <w:pStyle w:val="font-claude-response-body"/>
        <w:spacing w:before="0" w:beforeAutospacing="0" w:after="0" w:afterAutospacing="0" w:line="360" w:lineRule="auto"/>
        <w:ind w:firstLine="851"/>
        <w:jc w:val="both"/>
      </w:pPr>
      <w:r>
        <w:lastRenderedPageBreak/>
        <w:t xml:space="preserve">Contudo, a análise da covariância revelou que apenas </w:t>
      </w:r>
      <w:r>
        <w:rPr>
          <w:rStyle w:val="Forte"/>
        </w:rPr>
        <w:t>1 par dentre os 8.385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14:paraId="09F73C93" w14:textId="77777777" w:rsidR="00310893" w:rsidRPr="000815A7" w:rsidRDefault="00310893" w:rsidP="00310893">
      <w:pPr>
        <w:rPr>
          <w:bCs/>
          <w:sz w:val="24"/>
          <w:szCs w:val="24"/>
        </w:rPr>
      </w:pPr>
    </w:p>
    <w:p w14:paraId="6CDB7ABD" w14:textId="77777777" w:rsidR="00310893" w:rsidRPr="00D75844" w:rsidRDefault="00310893" w:rsidP="00853490">
      <w:pPr>
        <w:pStyle w:val="Ttulo3"/>
        <w:numPr>
          <w:ilvl w:val="2"/>
          <w:numId w:val="1"/>
        </w:numPr>
        <w:ind w:left="0" w:firstLine="0"/>
        <w:rPr>
          <w:b w:val="0"/>
          <w:sz w:val="22"/>
        </w:rPr>
      </w:pPr>
      <w:bookmarkStart w:id="131" w:name="_Toc230857077"/>
      <w:r>
        <w:t>Síntese do Diagnóstico Econométrico</w:t>
      </w:r>
      <w:bookmarkEnd w:id="131"/>
    </w:p>
    <w:p w14:paraId="3B008C5D" w14:textId="77777777" w:rsidR="00310893" w:rsidRDefault="00310893" w:rsidP="00310893">
      <w:pPr>
        <w:rPr>
          <w:sz w:val="24"/>
        </w:rPr>
      </w:pPr>
    </w:p>
    <w:p w14:paraId="1F158E40" w14:textId="77777777" w:rsidR="00310893" w:rsidRPr="00310893" w:rsidRDefault="00310893" w:rsidP="00310893">
      <w:pPr>
        <w:rPr>
          <w:sz w:val="24"/>
        </w:rPr>
      </w:pPr>
    </w:p>
    <w:p w14:paraId="18FEE526" w14:textId="359210EE" w:rsidR="00310893" w:rsidRPr="00310893" w:rsidRDefault="00310893" w:rsidP="00310893">
      <w:pPr>
        <w:pStyle w:val="Legenda"/>
        <w:keepNext/>
        <w:jc w:val="center"/>
        <w:rPr>
          <w:rFonts w:ascii="Times New Roman" w:hAnsi="Times New Roman" w:cs="Times New Roman"/>
          <w:i w:val="0"/>
          <w:color w:val="auto"/>
          <w:sz w:val="24"/>
        </w:rPr>
      </w:pPr>
      <w:bookmarkStart w:id="132" w:name="_Toc230853333"/>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7</w:t>
      </w:r>
      <w:r>
        <w:rPr>
          <w:rFonts w:ascii="Times New Roman" w:hAnsi="Times New Roman" w:cs="Times New Roman"/>
          <w:i w:val="0"/>
          <w:color w:val="auto"/>
          <w:sz w:val="24"/>
        </w:rPr>
        <w:fldChar w:fldCharType="end"/>
        <w:t xml:space="preserve"> - Resultados Consolidados dos Testes Econométricos (135 ativos)</w:t>
      </w:r>
      <w:bookmarkEnd w:id="132"/>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14:paraId="00263F53" w14:textId="77777777"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5A9A99E"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14:paraId="58DCB876"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14:paraId="269D6B33"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Resultado</w:t>
            </w:r>
          </w:p>
        </w:tc>
      </w:tr>
      <w:tr w:rsidR="00310893" w:rsidRPr="00310893" w14:paraId="7A2DE6A4"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565804AE"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14:paraId="09B86387"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14:paraId="01CEEB84"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Estacionário em 130/130 </w:t>
            </w:r>
            <w:r>
              <w:rPr>
                <w:rFonts w:ascii="Segoe UI Symbol" w:hAnsi="Segoe UI Symbol" w:cs="Segoe UI Symbol"/>
                <w:color w:val="000000"/>
                <w:lang w:val="pt-BR" w:eastAsia="pt-BR"/>
              </w:rPr>
              <w:t>✓</w:t>
            </w:r>
          </w:p>
        </w:tc>
      </w:tr>
      <w:tr w:rsidR="00310893" w:rsidRPr="00310893" w14:paraId="1E40023C"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4DF60A8E"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w:t>
            </w:r>
          </w:p>
        </w:tc>
        <w:tc>
          <w:tcPr>
            <w:tcW w:w="2400" w:type="dxa"/>
            <w:tcBorders>
              <w:top w:val="nil"/>
              <w:left w:val="nil"/>
              <w:bottom w:val="single" w:sz="4" w:space="0" w:color="auto"/>
              <w:right w:val="single" w:sz="4" w:space="0" w:color="auto"/>
            </w:tcBorders>
            <w:shd w:val="clear" w:color="auto" w:fill="auto"/>
            <w:noWrap/>
            <w:vAlign w:val="center"/>
            <w:hideMark/>
          </w:tcPr>
          <w:p w14:paraId="72FFC66B"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14:paraId="596BF91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Rejeitada em 115/130</w:t>
            </w:r>
          </w:p>
        </w:tc>
      </w:tr>
      <w:tr w:rsidR="00310893" w:rsidRPr="00310893" w14:paraId="61B662CE"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18A27C95"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retornos²</w:t>
            </w:r>
          </w:p>
        </w:tc>
        <w:tc>
          <w:tcPr>
            <w:tcW w:w="2400" w:type="dxa"/>
            <w:tcBorders>
              <w:top w:val="nil"/>
              <w:left w:val="nil"/>
              <w:bottom w:val="single" w:sz="4" w:space="0" w:color="auto"/>
              <w:right w:val="single" w:sz="4" w:space="0" w:color="auto"/>
            </w:tcBorders>
            <w:shd w:val="clear" w:color="auto" w:fill="auto"/>
            <w:noWrap/>
            <w:vAlign w:val="center"/>
            <w:hideMark/>
          </w:tcPr>
          <w:p w14:paraId="2C92303B"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14:paraId="7F51019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15CEEDAA"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2CF9632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14:paraId="765DEC1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14:paraId="0C362FA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0E80CB0D" w14:textId="77777777"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3E805DFC"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Jarque-Bera</w:t>
            </w:r>
          </w:p>
        </w:tc>
        <w:tc>
          <w:tcPr>
            <w:tcW w:w="2400" w:type="dxa"/>
            <w:tcBorders>
              <w:top w:val="nil"/>
              <w:left w:val="nil"/>
              <w:bottom w:val="single" w:sz="4" w:space="0" w:color="auto"/>
              <w:right w:val="single" w:sz="4" w:space="0" w:color="auto"/>
            </w:tcBorders>
            <w:shd w:val="clear" w:color="auto" w:fill="auto"/>
            <w:noWrap/>
            <w:vAlign w:val="center"/>
            <w:hideMark/>
          </w:tcPr>
          <w:p w14:paraId="5DA2747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14:paraId="3C5B1D5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3C8E74D3" w14:textId="77777777"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7DFA79A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Chow (média, 4 datas)</w:t>
            </w:r>
          </w:p>
        </w:tc>
        <w:tc>
          <w:tcPr>
            <w:tcW w:w="2400" w:type="dxa"/>
            <w:tcBorders>
              <w:top w:val="nil"/>
              <w:left w:val="nil"/>
              <w:bottom w:val="single" w:sz="4" w:space="0" w:color="auto"/>
              <w:right w:val="single" w:sz="4" w:space="0" w:color="auto"/>
            </w:tcBorders>
            <w:shd w:val="clear" w:color="auto" w:fill="auto"/>
            <w:noWrap/>
            <w:vAlign w:val="center"/>
            <w:hideMark/>
          </w:tcPr>
          <w:p w14:paraId="0D19E3E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14:paraId="35489525"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Não rejeitada em &gt;92% </w:t>
            </w:r>
            <w:r>
              <w:rPr>
                <w:rFonts w:ascii="Segoe UI Symbol" w:hAnsi="Segoe UI Symbol" w:cs="Segoe UI Symbol"/>
                <w:color w:val="000000"/>
                <w:lang w:val="pt-BR" w:eastAsia="pt-BR"/>
              </w:rPr>
              <w:t>✓</w:t>
            </w:r>
          </w:p>
        </w:tc>
      </w:tr>
      <w:tr w:rsidR="00310893" w:rsidRPr="00310893" w14:paraId="0D52E282" w14:textId="77777777"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14:paraId="402487F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14:paraId="5480C2E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14:paraId="6AC11BC2"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Quebra detectada pós-2015 </w:t>
            </w:r>
            <w:r>
              <w:rPr>
                <w:rFonts w:ascii="Segoe UI Symbol" w:hAnsi="Segoe UI Symbol" w:cs="Segoe UI Symbol"/>
                <w:color w:val="000000"/>
                <w:lang w:val="pt-BR" w:eastAsia="pt-BR"/>
              </w:rPr>
              <w:t>✗</w:t>
            </w:r>
          </w:p>
        </w:tc>
      </w:tr>
    </w:tbl>
    <w:p w14:paraId="3FC84076" w14:textId="77777777"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14:paraId="005DC14B" w14:textId="77777777" w:rsidR="00310893" w:rsidRDefault="00310893" w:rsidP="00043795">
      <w:pPr>
        <w:rPr>
          <w:sz w:val="24"/>
          <w:szCs w:val="24"/>
        </w:rPr>
      </w:pPr>
    </w:p>
    <w:p w14:paraId="27CD063B" w14:textId="77777777" w:rsidR="00310893" w:rsidRDefault="00310893" w:rsidP="00310893">
      <w:pPr>
        <w:spacing w:line="360" w:lineRule="auto"/>
        <w:ind w:firstLine="851"/>
        <w:jc w:val="both"/>
        <w:rPr>
          <w:sz w:val="24"/>
          <w:szCs w:val="24"/>
        </w:rPr>
      </w:pPr>
      <w:r>
        <w:t>A convergência dos testes aponta três implicações diretas para a modelagem: (i) a transformação para log-retornos é suficiente para garantir estacionariedade; (ii) modelos de variância constante são inadequados para todos os ativos da amostra; e (iii) a distribuição gaussiana subestima sistematicamente o risco de eventos extremos. Esses achados corroboram empiricamente as premissas que motivaram o uso de penalidade L1 nos otimizadores e justificam a escolha do Índice de Sortino como métrica complementar ao Índice de Sharpe na avaliação de desempenho.</w:t>
      </w:r>
    </w:p>
    <w:p w14:paraId="7F74D0CF" w14:textId="77777777" w:rsidR="00310893" w:rsidRPr="00114688" w:rsidRDefault="00310893" w:rsidP="00043795">
      <w:pPr>
        <w:rPr>
          <w:sz w:val="24"/>
          <w:szCs w:val="24"/>
        </w:rPr>
      </w:pPr>
    </w:p>
    <w:p w14:paraId="3F7B9973" w14:textId="77777777" w:rsidR="00043795" w:rsidRPr="00310893" w:rsidRDefault="00310893" w:rsidP="00853490">
      <w:pPr>
        <w:pStyle w:val="Ttulo2"/>
        <w:numPr>
          <w:ilvl w:val="1"/>
          <w:numId w:val="1"/>
        </w:numPr>
        <w:ind w:left="0" w:firstLine="0"/>
        <w:jc w:val="left"/>
        <w:rPr>
          <w:sz w:val="22"/>
          <w:szCs w:val="24"/>
        </w:rPr>
      </w:pPr>
      <w:bookmarkStart w:id="133" w:name="_Toc230857078"/>
      <w:r>
        <w:rPr>
          <w:sz w:val="24"/>
        </w:rPr>
        <w:t xml:space="preserve">Resultados do Backtest </w:t>
      </w:r>
      <w:r>
        <w:rPr>
          <w:rStyle w:val="nfase"/>
          <w:sz w:val="24"/>
        </w:rPr>
        <w:t>Out-of-Sample</w:t>
      </w:r>
      <w:r>
        <w:rPr>
          <w:sz w:val="24"/>
        </w:rPr>
        <w:t xml:space="preserve"> (2015–2025)Caracterização da Amostra Final</w:t>
      </w:r>
      <w:bookmarkEnd w:id="133"/>
    </w:p>
    <w:p w14:paraId="03BA9B2F" w14:textId="77777777" w:rsidR="00310893" w:rsidRDefault="00310893" w:rsidP="00310893">
      <w:pPr>
        <w:rPr>
          <w:bCs/>
          <w:sz w:val="24"/>
          <w:szCs w:val="24"/>
        </w:rPr>
      </w:pPr>
    </w:p>
    <w:p w14:paraId="28E01BB7" w14:textId="77777777" w:rsidR="00310893" w:rsidRPr="00310893" w:rsidRDefault="00310893" w:rsidP="00310893">
      <w:pPr>
        <w:spacing w:line="360" w:lineRule="auto"/>
        <w:ind w:firstLine="851"/>
        <w:jc w:val="both"/>
        <w:rPr>
          <w:sz w:val="24"/>
          <w:szCs w:val="24"/>
        </w:rPr>
      </w:pPr>
      <w:r>
        <w:rPr>
          <w:sz w:val="24"/>
          <w:szCs w:val="24"/>
        </w:rPr>
        <w:t xml:space="preserve">O período de avaliação </w:t>
      </w:r>
      <w:r>
        <w:rPr>
          <w:rStyle w:val="nfase"/>
          <w:sz w:val="24"/>
          <w:szCs w:val="24"/>
        </w:rPr>
        <w:t>out-of-sample</w:t>
      </w:r>
      <w:r>
        <w:rPr>
          <w:sz w:val="24"/>
          <w:szCs w:val="24"/>
        </w:rPr>
        <w:t xml:space="preserve"> compreende </w:t>
      </w:r>
      <w:r>
        <w:rPr>
          <w:rStyle w:val="Forte"/>
          <w:sz w:val="24"/>
          <w:szCs w:val="24"/>
        </w:rPr>
        <w:t>janeiro de 2015 a dezembro de 2025</w:t>
      </w:r>
      <w:r>
        <w:rPr>
          <w:sz w:val="24"/>
          <w:szCs w:val="24"/>
        </w:rPr>
        <w:t>, com 132 pontos mensais de rebalanceamento para as estratégias L1. O portfólio inicia com valor normalizado em R$ 1,00 (ou equivalentemente, índice 100) e evolui segundo a curva de capital descrita na Metodologia (Seção 3.6).</w:t>
      </w:r>
    </w:p>
    <w:p w14:paraId="3893F374" w14:textId="77777777" w:rsidR="00310893" w:rsidRPr="000815A7" w:rsidRDefault="00310893" w:rsidP="00310893">
      <w:pPr>
        <w:rPr>
          <w:bCs/>
          <w:sz w:val="24"/>
          <w:szCs w:val="24"/>
        </w:rPr>
      </w:pPr>
    </w:p>
    <w:p w14:paraId="1EEF76EB" w14:textId="77777777" w:rsidR="00310893" w:rsidRPr="00310893" w:rsidRDefault="00310893" w:rsidP="00853490">
      <w:pPr>
        <w:pStyle w:val="Ttulo3"/>
        <w:numPr>
          <w:ilvl w:val="2"/>
          <w:numId w:val="1"/>
        </w:numPr>
        <w:ind w:left="0" w:firstLine="0"/>
        <w:rPr>
          <w:b w:val="0"/>
        </w:rPr>
      </w:pPr>
      <w:bookmarkStart w:id="134" w:name="_Toc230857079"/>
      <w:r>
        <w:rPr>
          <w:b w:val="0"/>
        </w:rPr>
        <w:t>Estratégia 1 — Mínima Variância Global com L1</w:t>
      </w:r>
      <w:bookmarkEnd w:id="134"/>
    </w:p>
    <w:p w14:paraId="63B1DDAD" w14:textId="77777777" w:rsidR="00310893" w:rsidRDefault="00310893" w:rsidP="00310893">
      <w:pPr>
        <w:rPr>
          <w:sz w:val="24"/>
        </w:rPr>
      </w:pPr>
    </w:p>
    <w:p w14:paraId="39921A8D" w14:textId="77777777" w:rsidR="00B068CE" w:rsidRDefault="00B068CE" w:rsidP="00310893">
      <w:pPr>
        <w:rPr>
          <w:sz w:val="24"/>
        </w:rPr>
      </w:pPr>
    </w:p>
    <w:p w14:paraId="351171DC" w14:textId="6B212979" w:rsidR="00B068CE" w:rsidRPr="00B068CE" w:rsidRDefault="00B068CE" w:rsidP="00B068CE">
      <w:pPr>
        <w:pStyle w:val="Legenda"/>
        <w:keepNext/>
        <w:jc w:val="center"/>
        <w:rPr>
          <w:rFonts w:ascii="Times New Roman" w:hAnsi="Times New Roman" w:cs="Times New Roman"/>
          <w:i w:val="0"/>
          <w:color w:val="auto"/>
          <w:sz w:val="24"/>
          <w:szCs w:val="24"/>
        </w:rPr>
      </w:pPr>
      <w:bookmarkStart w:id="135" w:name="_Toc230853334"/>
      <w:r>
        <w:rPr>
          <w:rFonts w:ascii="Times New Roman" w:hAnsi="Times New Roman" w:cs="Times New Roman"/>
          <w:i w:val="0"/>
          <w:color w:val="auto"/>
          <w:sz w:val="24"/>
          <w:szCs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szCs w:val="24"/>
        </w:rPr>
        <w:t>8</w:t>
      </w:r>
      <w:r>
        <w:rPr>
          <w:rFonts w:ascii="Times New Roman" w:hAnsi="Times New Roman" w:cs="Times New Roman"/>
          <w:i w:val="0"/>
          <w:color w:val="auto"/>
          <w:sz w:val="24"/>
          <w:szCs w:val="24"/>
        </w:rPr>
        <w:fldChar w:fldCharType="end"/>
        <w:del w:id="6001" w:author="Claude" w:date="2026-06-04T00:00:00Z">
          <w:r>
            <w:rPr>
              <w:rFonts w:ascii="Times New Roman" w:hAnsi="Times New Roman" w:cs="Times New Roman"/>
              <w:i w:val="0"/>
              <w:color w:val="auto"/>
              <w:sz w:val="24"/>
              <w:szCs w:val="24"/>
            </w:rPr>
            <w:delText xml:space="preserve"> — Desempenho da Estratégia Mínima Variância L1 (jan/2015 – dez/2025)</w:delText>
          </w:r>
        </w:del>
        <w:ins w:id="6002" w:author="Claude" w:date="2026-06-04T00:00:00Z">
          <w:r>
            <w:rPr>
              <w:rFonts w:ascii="Times New Roman" w:hAnsi="Times New Roman" w:cs="Times New Roman"/>
              <w:i w:val="0"/>
              <w:color w:val="auto"/>
              <w:sz w:val="24"/>
              <w:szCs w:val="24"/>
            </w:rPr>
            <w:t xml:space="preserve"> — Desempenho da Estratégia Mínima Variância (MinVar) (jan/2015 – dez/2025)</w:t>
          </w:r>
        </w:ins>
      </w:r>
      <w:bookmarkEnd w:id="135"/>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14:paraId="034CD0B9" w14:textId="77777777"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949C834"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14:paraId="1E927771"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del w:id="6003" w:author="Claude" w:date="2026-06-04T00:00:00Z">
                <w:r>
                  <w:rPr>
                    <w:b/>
                    <w:bCs/>
                    <w:color w:val="000000"/>
                    <w:sz w:val="24"/>
                    <w:szCs w:val="24"/>
                    <w:lang w:val="pt-BR" w:eastAsia="pt-BR"/>
                  </w:rPr>
                  <w:delText>Mínima Variância L1</w:delText>
                </w:r>
              </w:del>
              <w:ins w:id="6004" w:author="Claude" w:date="2026-06-04T00:00:00Z">
                <w:r>
                  <w:rPr>
                    <w:b/>
                    <w:bCs/>
                    <w:color w:val="000000"/>
                    <w:sz w:val="24"/>
                    <w:szCs w:val="24"/>
                    <w:lang w:val="pt-BR" w:eastAsia="pt-BR"/>
                  </w:rPr>
                  <w:t>MinVar</w:t>
                </w:r>
              </w:ins>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14:paraId="73FCE9F6"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14:paraId="48A8803F"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B068CE" w:rsidRPr="00B068CE" w14:paraId="33290005"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34F008E6"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14:paraId="7792222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del w:id="6005" w:author="Claude" w:date="2026-06-04T00:00:00Z">
                <w:r>
                  <w:rPr>
                    <w:color w:val="000000"/>
                    <w:sz w:val="24"/>
                    <w:szCs w:val="24"/>
                    <w:lang w:val="pt-BR" w:eastAsia="pt-BR"/>
                  </w:rPr>
                  <w:delText>+460,20%</w:delText>
                </w:r>
              </w:del>
              <w:ins w:id="6006" w:author="Claude" w:date="2026-06-04T00:00:00Z">
                <w:r>
                  <w:rPr>
                    <w:color w:val="000000"/>
                    <w:sz w:val="24"/>
                    <w:szCs w:val="24"/>
                    <w:lang w:val="pt-BR" w:eastAsia="pt-BR"/>
                  </w:rPr>
                  <w:t>+231,80%</w:t>
                </w:r>
              </w:ins>
            </w:r>
          </w:p>
        </w:tc>
        <w:tc>
          <w:tcPr>
            <w:tcW w:w="1947" w:type="dxa"/>
            <w:tcBorders>
              <w:top w:val="nil"/>
              <w:left w:val="nil"/>
              <w:bottom w:val="single" w:sz="4" w:space="0" w:color="auto"/>
              <w:right w:val="single" w:sz="4" w:space="0" w:color="auto"/>
            </w:tcBorders>
            <w:shd w:val="clear" w:color="auto" w:fill="auto"/>
            <w:noWrap/>
            <w:vAlign w:val="center"/>
            <w:hideMark/>
          </w:tcPr>
          <w:p w14:paraId="3C35A87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14:paraId="718C6C7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+166,14%</w:t>
            </w:r>
          </w:p>
        </w:tc>
      </w:tr>
      <w:tr w:rsidR="00B068CE" w:rsidRPr="00B068CE" w14:paraId="3C2F9DE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6F2990E"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del w:id="6049" w:author="Claude" w:date="2026-06-04T00:00:00Z">
                <w:r>
                  <w:rPr>
                    <w:rFonts w:ascii="Calibri" w:hAnsi="Calibri" w:cs="Calibri"/>
                    <w:b/>
                    <w:bCs/>
                    <w:color w:val="000000"/>
                    <w:sz w:val="24"/>
                    <w:szCs w:val="24"/>
                    <w:lang w:val="pt-BR" w:eastAsia="pt-BR"/>
                  </w:rPr>
                  <w:delText>CAGR</w:delText>
                </w:r>
              </w:del>
              <w:ins w:id="6050" w:author="Claude" w:date="2026-06-04T00:00:00Z">
                <w:r>
                  <w:rPr>
                    <w:rFonts w:ascii="Calibri" w:hAnsi="Calibri" w:cs="Calibri"/>
                    <w:b/>
                    <w:bCs/>
                    <w:color w:val="000000"/>
                    <w:sz w:val="24"/>
                    <w:szCs w:val="24"/>
                    <w:lang w:val="pt-BR" w:eastAsia="pt-BR"/>
                  </w:rPr>
                  <w:t>Vol. a.a.</w:t>
                </w:r>
              </w:ins>
            </w:r>
          </w:p>
        </w:tc>
        <w:tc>
          <w:tcPr>
            <w:tcW w:w="2882" w:type="dxa"/>
            <w:tcBorders>
              <w:top w:val="nil"/>
              <w:left w:val="nil"/>
              <w:bottom w:val="single" w:sz="4" w:space="0" w:color="auto"/>
              <w:right w:val="single" w:sz="4" w:space="0" w:color="auto"/>
            </w:tcBorders>
            <w:shd w:val="clear" w:color="auto" w:fill="auto"/>
            <w:noWrap/>
            <w:vAlign w:val="center"/>
            <w:hideMark/>
          </w:tcPr>
          <w:p w14:paraId="63E694BC"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del w:id="6007" w:author="Claude" w:date="2026-06-04T00:00:00Z">
                <w:r>
                  <w:rPr>
                    <w:color w:val="000000"/>
                    <w:sz w:val="24"/>
                    <w:szCs w:val="24"/>
                    <w:lang w:val="pt-BR" w:eastAsia="pt-BR"/>
                  </w:rPr>
                  <w:delText>+18,7%</w:delText>
                </w:r>
              </w:del>
              <w:ins w:id="6008" w:author="Claude" w:date="2026-06-04T00:00:00Z">
                <w:r>
                  <w:rPr>
                    <w:color w:val="000000"/>
                    <w:sz w:val="24"/>
                    <w:szCs w:val="24"/>
                    <w:lang w:val="pt-BR" w:eastAsia="pt-BR"/>
                  </w:rPr>
                  <w:t>11,89% a.a.</w:t>
                </w:r>
              </w:ins>
            </w:r>
          </w:p>
        </w:tc>
        <w:tc>
          <w:tcPr>
            <w:tcW w:w="1947" w:type="dxa"/>
            <w:tcBorders>
              <w:top w:val="nil"/>
              <w:left w:val="nil"/>
              <w:bottom w:val="single" w:sz="4" w:space="0" w:color="auto"/>
              <w:right w:val="single" w:sz="4" w:space="0" w:color="auto"/>
            </w:tcBorders>
            <w:shd w:val="clear" w:color="auto" w:fill="auto"/>
            <w:noWrap/>
            <w:vAlign w:val="center"/>
            <w:hideMark/>
          </w:tcPr>
          <w:p w14:paraId="1FE4EAA8"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14:paraId="2C0AFA4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10,2%</w:t>
            </w:r>
          </w:p>
        </w:tc>
      </w:tr>
      <w:tr w:rsidR="00B068CE" w:rsidRPr="00B068CE" w14:paraId="7F28B7FA"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09C97E4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14:paraId="11FE886B"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del w:id="6009" w:author="Claude" w:date="2026-06-04T00:00:00Z">
                <w:r>
                  <w:rPr>
                    <w:color w:val="000000"/>
                    <w:sz w:val="24"/>
                    <w:szCs w:val="24"/>
                    <w:lang w:val="pt-BR" w:eastAsia="pt-BR"/>
                  </w:rPr>
                  <w:delText>-</w:delText>
                </w:r>
              </w:del>
              <w:ins w:id="6010" w:author="Claude" w:date="2026-06-04T00:00:00Z">
                <w:r>
                  <w:rPr>
                    <w:color w:val="000000"/>
                    <w:sz w:val="24"/>
                    <w:szCs w:val="24"/>
                    <w:lang w:val="pt-BR" w:eastAsia="pt-BR"/>
                  </w:rPr>
                  <w:t>12,96%</w:t>
                </w:r>
              </w:ins>
            </w:r>
          </w:p>
        </w:tc>
        <w:tc>
          <w:tcPr>
            <w:tcW w:w="1947" w:type="dxa"/>
            <w:tcBorders>
              <w:top w:val="nil"/>
              <w:left w:val="nil"/>
              <w:bottom w:val="single" w:sz="4" w:space="0" w:color="auto"/>
              <w:right w:val="single" w:sz="4" w:space="0" w:color="auto"/>
            </w:tcBorders>
            <w:shd w:val="clear" w:color="auto" w:fill="auto"/>
            <w:noWrap/>
            <w:vAlign w:val="center"/>
            <w:hideMark/>
          </w:tcPr>
          <w:p w14:paraId="6CC438C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3EC3F8B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1574EB0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5826E09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14:paraId="6681E02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del w:id="6011" w:author="Claude" w:date="2026-06-04T00:00:00Z">
                <w:r>
                  <w:rPr>
                    <w:color w:val="000000"/>
                    <w:sz w:val="24"/>
                    <w:szCs w:val="24"/>
                    <w:lang w:val="pt-BR" w:eastAsia="pt-BR"/>
                  </w:rPr>
                  <w:delText>-</w:delText>
                </w:r>
              </w:del>
              <w:ins w:id="6012" w:author="Claude" w:date="2026-06-04T00:00:00Z">
                <w:r>
                  <w:rPr>
                    <w:color w:val="000000"/>
                    <w:sz w:val="24"/>
                    <w:szCs w:val="24"/>
                    <w:lang w:val="pt-BR" w:eastAsia="pt-BR"/>
                  </w:rPr>
                  <w:t>0,217</w:t>
                </w:r>
              </w:ins>
            </w:r>
          </w:p>
        </w:tc>
        <w:tc>
          <w:tcPr>
            <w:tcW w:w="1947" w:type="dxa"/>
            <w:tcBorders>
              <w:top w:val="nil"/>
              <w:left w:val="nil"/>
              <w:bottom w:val="single" w:sz="4" w:space="0" w:color="auto"/>
              <w:right w:val="single" w:sz="4" w:space="0" w:color="auto"/>
            </w:tcBorders>
            <w:shd w:val="clear" w:color="auto" w:fill="auto"/>
            <w:noWrap/>
            <w:vAlign w:val="center"/>
            <w:hideMark/>
          </w:tcPr>
          <w:p w14:paraId="1F8060CE"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1B0E7A4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2747A24E" w14:textId="77777777"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1693619"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82" w:type="dxa"/>
            <w:tcBorders>
              <w:top w:val="nil"/>
              <w:left w:val="nil"/>
              <w:bottom w:val="single" w:sz="4" w:space="0" w:color="auto"/>
              <w:right w:val="single" w:sz="4" w:space="0" w:color="auto"/>
            </w:tcBorders>
            <w:shd w:val="clear" w:color="auto" w:fill="auto"/>
            <w:noWrap/>
            <w:vAlign w:val="center"/>
            <w:hideMark/>
          </w:tcPr>
          <w:p w14:paraId="7C4D2CA7"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del w:id="6013" w:author="Claude" w:date="2026-06-04T00:00:00Z">
                <w:r>
                  <w:rPr>
                    <w:b/>
                    <w:bCs/>
                    <w:color w:val="000000"/>
                    <w:sz w:val="24"/>
                    <w:szCs w:val="24"/>
                    <w:lang w:val="pt-BR" w:eastAsia="pt-BR"/>
                  </w:rPr>
                  <w:delText>-</w:delText>
                </w:r>
              </w:del>
              <w:ins w:id="6014" w:author="Claude" w:date="2026-06-04T00:00:00Z">
                <w:r>
                  <w:rPr>
                    <w:b/>
                    <w:bCs/>
                    <w:color w:val="000000"/>
                    <w:sz w:val="24"/>
                    <w:szCs w:val="24"/>
                    <w:lang w:val="pt-BR" w:eastAsia="pt-BR"/>
                  </w:rPr>
                  <w:t>-25,62%</w:t>
                </w:r>
              </w:ins>
            </w:r>
          </w:p>
        </w:tc>
        <w:tc>
          <w:tcPr>
            <w:tcW w:w="1947" w:type="dxa"/>
            <w:tcBorders>
              <w:top w:val="nil"/>
              <w:left w:val="nil"/>
              <w:bottom w:val="single" w:sz="4" w:space="0" w:color="auto"/>
              <w:right w:val="single" w:sz="4" w:space="0" w:color="auto"/>
            </w:tcBorders>
            <w:shd w:val="clear" w:color="auto" w:fill="auto"/>
            <w:noWrap/>
            <w:vAlign w:val="center"/>
            <w:hideMark/>
          </w:tcPr>
          <w:p w14:paraId="37B6FF2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02663D3B"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5651DB3E" w14:textId="77777777"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14:paraId="022A41B7"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14:paraId="2A27B684" w14:textId="77777777" w:rsidR="00B068CE" w:rsidRPr="00B068CE" w:rsidRDefault="00B068CE" w:rsidP="00B068CE">
            <w:pPr>
              <w:widowControl/>
              <w:autoSpaceDE/>
              <w:autoSpaceDN/>
              <w:jc w:val="center"/>
              <w:rPr>
                <w:rFonts w:ascii="Calibri" w:hAnsi="Calibri" w:cs="Calibri"/>
                <w:color w:val="000000"/>
                <w:lang w:val="pt-BR" w:eastAsia="pt-BR"/>
              </w:rPr>
            </w:pPr>
            <w:r>
              <w:rPr>
                <w:rFonts w:ascii="Calibri" w:hAnsi="Calibri" w:cs="Calibri"/>
                <w:color w:val="000000"/>
                <w:lang w:val="pt-BR" w:eastAsia="pt-BR"/>
              </w:rPr>
              <w:del w:id="6065" w:author="Claude" w:date="2026-06-04T00:00:00Z">
                <w:r>
                  <w:rPr>
                    <w:color w:val="000000"/>
                    <w:sz w:val="20"/>
                    <w:szCs w:val="20"/>
                    <w:lang w:val="pt-BR" w:eastAsia="pt-BR"/>
                  </w:rPr>
                  <w:delText>0,32%</w:delText>
                </w:r>
              </w:del>
              <w:ins w:id="6066" w:author="Claude" w:date="2026-06-04T00:00:00Z">
                <w:r>
                  <w:rPr>
                    <w:color w:val="000000"/>
                    <w:sz w:val="20"/>
                    <w:szCs w:val="20"/>
                    <w:lang w:val="pt-BR" w:eastAsia="pt-BR"/>
                  </w:rPr>
                  <w:t>-41,97%</w:t>
                </w:r>
              </w:ins>
            </w:r>
          </w:p>
        </w:tc>
        <w:tc>
          <w:tcPr>
            <w:tcW w:w="1947" w:type="dxa"/>
            <w:tcBorders>
              <w:top w:val="nil"/>
              <w:left w:val="nil"/>
              <w:bottom w:val="single" w:sz="8" w:space="0" w:color="auto"/>
              <w:right w:val="single" w:sz="4" w:space="0" w:color="auto"/>
            </w:tcBorders>
            <w:shd w:val="clear" w:color="auto" w:fill="auto"/>
            <w:noWrap/>
            <w:vAlign w:val="center"/>
            <w:hideMark/>
          </w:tcPr>
          <w:p w14:paraId="50919FC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14:paraId="7DAC4EA4"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bl>
    <w:p w14:paraId="1D54C87F" w14:textId="77777777" w:rsidR="00043795" w:rsidRPr="00B068CE" w:rsidRDefault="00B068CE" w:rsidP="00043795">
      <w:pPr>
        <w:spacing w:line="360" w:lineRule="auto"/>
        <w:ind w:firstLine="851"/>
        <w:jc w:val="both"/>
      </w:pPr>
      <w:r>
        <w:t xml:space="preserve">Fonte: elaboração própria. </w:t>
      </w:r>
      <w:r>
        <w:rPr>
          <w:rStyle w:val="nfase"/>
        </w:rPr>
        <w:t xml:space="preserve">Nota: métricas de risco a serem completadas com os outputs do notebook </w:t>
      </w:r>
      <w:r>
        <w:rPr>
          <w:rStyle w:val="CdigoHTML"/>
          <w:rFonts w:ascii="Times New Roman" w:hAnsi="Times New Roman" w:cs="Times New Roman"/>
          <w:i/>
          <w:iCs/>
          <w:sz w:val="22"/>
          <w:szCs w:val="22"/>
        </w:rPr>
        <w:t>14_2_4</w:t>
      </w:r>
      <w:r>
        <w:rPr>
          <w:rStyle w:val="nfase"/>
        </w:rPr>
        <w:t>.</w:t>
      </w:r>
    </w:p>
    <w:p w14:paraId="589C63FC" w14:textId="77777777" w:rsidR="00B068CE" w:rsidRDefault="00B068CE" w:rsidP="00310893">
      <w:pPr>
        <w:pStyle w:val="font-claude-response-body"/>
        <w:spacing w:before="0" w:beforeAutospacing="0" w:after="0" w:afterAutospacing="0" w:line="360" w:lineRule="auto"/>
        <w:ind w:firstLine="851"/>
        <w:jc w:val="both"/>
      </w:pPr>
    </w:p>
    <w:p w14:paraId="02B4AF10" w14:textId="77777777"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out-of-sample</w:t>
      </w:r>
      <w:r>
        <w:t>, superando em 245,20 pontos percentuais o IBOVESPA (+215,00%) e em 294,06 pontos percentuais o CDI (+166,14%).</w:t>
      </w:r>
    </w:p>
    <w:p w14:paraId="68ACBD98" w14:textId="77777777"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14:paraId="45F266AF" w14:textId="77777777"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DeMiguel, Garlappi e Uppal (2009), que demonstraram, para o mercado americano, que portfólios de mínima variância superam estratégias de otimização mais sofisticadas </w:t>
      </w:r>
      <w:r>
        <w:rPr>
          <w:rStyle w:val="nfase"/>
        </w:rPr>
        <w:t>out-of-sample</w:t>
      </w:r>
      <w:r>
        <w:t>, uma vez que eliminam o componente de erro de estimação do vetor de retornos esperados — o input mais ruidoso e instável do processo de otimização de Markowitz.</w:t>
      </w:r>
    </w:p>
    <w:p w14:paraId="7F5A18B8" w14:textId="77777777" w:rsidR="00310893" w:rsidRDefault="00310893" w:rsidP="00310893">
      <w:pPr>
        <w:pStyle w:val="font-claude-response-body"/>
        <w:spacing w:before="0" w:beforeAutospacing="0" w:after="0" w:afterAutospacing="0" w:line="360" w:lineRule="auto"/>
        <w:ind w:firstLine="851"/>
        <w:jc w:val="both"/>
      </w:pPr>
      <w:r>
        <w:t xml:space="preserve">A composição da carteira ao longo do período concentrou-se consistentemente em ativos de setores defensivos com baixa covariância com o mercado: energia elétrica (CGAS5, EQTL3, CLSC4), saneamento (SAPR4, CSMG3), alimentos processados (ABEV3, MDIA3) e farmacêutico (RADL3, HYPE3). Essa concentração setorial é </w:t>
        <w:lastRenderedPageBreak/>
        <w:t>endógena ao critério de mínima variância: ações de utilidade pública e consumo não cíclico apresentam menor exposição ao ciclo econômico, resultando naturalmente em menor covariância com o índice de mercado.</w:t>
      </w:r>
    </w:p>
    <w:p w14:paraId="3E73402F" w14:textId="77777777" w:rsidR="005C119B" w:rsidRPr="000815A7" w:rsidRDefault="005C119B" w:rsidP="005C119B">
      <w:pPr>
        <w:rPr>
          <w:bCs/>
          <w:sz w:val="24"/>
          <w:szCs w:val="24"/>
        </w:rPr>
      </w:pPr>
    </w:p>
    <w:p w14:paraId="66720FEE" w14:textId="77777777" w:rsidR="005C119B" w:rsidRPr="005C119B" w:rsidRDefault="005C119B" w:rsidP="00853490">
      <w:pPr>
        <w:pStyle w:val="Ttulo3"/>
        <w:numPr>
          <w:ilvl w:val="2"/>
          <w:numId w:val="1"/>
        </w:numPr>
        <w:ind w:left="0" w:firstLine="0"/>
        <w:rPr>
          <w:b w:val="0"/>
        </w:rPr>
      </w:pPr>
      <w:bookmarkStart w:id="136" w:name="_Toc230857080"/>
      <w:r>
        <w:rPr>
          <w:b w:val="0"/>
        </w:rPr>
        <w:t>Estratégia 2 — Máximo Índice de Sharpe com L1</w:t>
      </w:r>
      <w:bookmarkEnd w:id="136"/>
    </w:p>
    <w:p w14:paraId="40DA1AE4" w14:textId="77777777" w:rsidR="005C119B" w:rsidRDefault="005C119B" w:rsidP="005C119B">
      <w:pPr>
        <w:rPr>
          <w:sz w:val="24"/>
        </w:rPr>
      </w:pPr>
    </w:p>
    <w:p w14:paraId="0A467938" w14:textId="77777777" w:rsidR="00043795" w:rsidRDefault="00043795" w:rsidP="005C119B">
      <w:pPr>
        <w:spacing w:line="360" w:lineRule="auto"/>
        <w:jc w:val="both"/>
      </w:pPr>
    </w:p>
    <w:p w14:paraId="4CA50B65" w14:textId="1B215C9F" w:rsidR="00A23283" w:rsidRPr="00A23283" w:rsidRDefault="00A23283" w:rsidP="00A23283">
      <w:pPr>
        <w:pStyle w:val="Legenda"/>
        <w:keepNext/>
        <w:jc w:val="center"/>
        <w:rPr>
          <w:rFonts w:ascii="Times New Roman" w:hAnsi="Times New Roman" w:cs="Times New Roman"/>
          <w:i w:val="0"/>
          <w:color w:val="auto"/>
          <w:sz w:val="24"/>
        </w:rPr>
      </w:pPr>
      <w:bookmarkStart w:id="137" w:name="_Toc230853335"/>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9</w:t>
      </w:r>
      <w:r>
        <w:rPr>
          <w:rFonts w:ascii="Times New Roman" w:hAnsi="Times New Roman" w:cs="Times New Roman"/>
          <w:i w:val="0"/>
          <w:color w:val="auto"/>
          <w:sz w:val="24"/>
        </w:rPr>
        <w:fldChar w:fldCharType="end"/>
        <w:del w:id="6015" w:author="Claude" w:date="2026-06-04T00:00:00Z">
          <w:r>
            <w:rPr>
              <w:rFonts w:ascii="Times New Roman" w:hAnsi="Times New Roman" w:cs="Times New Roman"/>
              <w:i w:val="0"/>
              <w:color w:val="auto"/>
              <w:sz w:val="24"/>
            </w:rPr>
            <w:delText>— Desempenho da Estratégia Máximo Sharpe L1 (jan/2015 – dez/2025)</w:delText>
          </w:r>
        </w:del>
        <w:ins w:id="6016" w:author="Claude" w:date="2026-06-04T00:00:00Z">
          <w:r>
            <w:rPr>
              <w:rFonts w:ascii="Times New Roman" w:hAnsi="Times New Roman" w:cs="Times New Roman"/>
              <w:i w:val="0"/>
              <w:color w:val="auto"/>
              <w:sz w:val="24"/>
            </w:rPr>
            <w:t>— Desempenho da Estratégia Máximo Sharpe (MaxSharpe) (jan/2015 – dez/2025)</w:t>
          </w:r>
        </w:ins>
      </w:r>
      <w:bookmarkEnd w:id="137"/>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14:paraId="0D44E822" w14:textId="77777777"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2B3086A"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14:paraId="5956CBD5"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del w:id="6017" w:author="Claude" w:date="2026-06-04T00:00:00Z">
                <w:r>
                  <w:rPr>
                    <w:b/>
                    <w:bCs/>
                    <w:color w:val="000000"/>
                    <w:sz w:val="24"/>
                    <w:szCs w:val="24"/>
                    <w:lang w:val="pt-BR" w:eastAsia="pt-BR"/>
                  </w:rPr>
                  <w:delText>Máximo Sharpe L1</w:delText>
                </w:r>
              </w:del>
              <w:ins w:id="6018" w:author="Claude" w:date="2026-06-04T00:00:00Z">
                <w:r>
                  <w:rPr>
                    <w:b/>
                    <w:bCs/>
                    <w:color w:val="000000"/>
                    <w:sz w:val="24"/>
                    <w:szCs w:val="24"/>
                    <w:lang w:val="pt-BR" w:eastAsia="pt-BR"/>
                  </w:rPr>
                  <w:t>MaxSharpe</w:t>
                </w:r>
              </w:ins>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14:paraId="71D697FF"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14:paraId="509207DF"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A23283" w:rsidRPr="00A23283" w14:paraId="704D2782"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78A05F8"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14:paraId="7513B59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del w:id="6019" w:author="Claude" w:date="2026-06-04T00:00:00Z">
                <w:r>
                  <w:rPr>
                    <w:color w:val="000000"/>
                    <w:sz w:val="24"/>
                    <w:szCs w:val="24"/>
                    <w:lang w:val="pt-BR" w:eastAsia="pt-BR"/>
                  </w:rPr>
                  <w:delText>+240,09%</w:delText>
                </w:r>
              </w:del>
              <w:ins w:id="6020" w:author="Claude" w:date="2026-06-04T00:00:00Z">
                <w:r>
                  <w:rPr>
                    <w:color w:val="000000"/>
                    <w:sz w:val="24"/>
                    <w:szCs w:val="24"/>
                    <w:lang w:val="pt-BR" w:eastAsia="pt-BR"/>
                  </w:rPr>
                  <w:t>+290,18%</w:t>
                </w:r>
              </w:ins>
            </w:r>
          </w:p>
        </w:tc>
        <w:tc>
          <w:tcPr>
            <w:tcW w:w="1719" w:type="dxa"/>
            <w:tcBorders>
              <w:top w:val="nil"/>
              <w:left w:val="nil"/>
              <w:bottom w:val="single" w:sz="4" w:space="0" w:color="auto"/>
              <w:right w:val="single" w:sz="4" w:space="0" w:color="auto"/>
            </w:tcBorders>
            <w:shd w:val="clear" w:color="auto" w:fill="auto"/>
            <w:noWrap/>
            <w:vAlign w:val="center"/>
            <w:hideMark/>
          </w:tcPr>
          <w:p w14:paraId="102B1C8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14:paraId="60F3493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+166,14%</w:t>
            </w:r>
          </w:p>
        </w:tc>
      </w:tr>
      <w:tr w:rsidR="00A23283" w:rsidRPr="00A23283" w14:paraId="7EE16F71"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5AF1A69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del w:id="6205" w:author="Claude" w:date="2026-06-04T00:00:00Z">
                <w:r>
                  <w:rPr>
                    <w:rFonts w:ascii="Calibri" w:hAnsi="Calibri" w:cs="Calibri"/>
                    <w:b/>
                    <w:bCs/>
                    <w:color w:val="000000"/>
                    <w:sz w:val="24"/>
                    <w:szCs w:val="24"/>
                    <w:lang w:val="pt-BR" w:eastAsia="pt-BR"/>
                  </w:rPr>
                  <w:delText>CAGR</w:delText>
                </w:r>
              </w:del>
              <w:ins w:id="6206" w:author="Claude" w:date="2026-06-04T00:00:00Z">
                <w:r>
                  <w:rPr>
                    <w:rFonts w:ascii="Calibri" w:hAnsi="Calibri" w:cs="Calibri"/>
                    <w:b/>
                    <w:bCs/>
                    <w:color w:val="000000"/>
                    <w:sz w:val="24"/>
                    <w:szCs w:val="24"/>
                    <w:lang w:val="pt-BR" w:eastAsia="pt-BR"/>
                  </w:rPr>
                  <w:t>Vol. a.a.</w:t>
                </w:r>
              </w:ins>
            </w:r>
          </w:p>
        </w:tc>
        <w:tc>
          <w:tcPr>
            <w:tcW w:w="2867" w:type="dxa"/>
            <w:tcBorders>
              <w:top w:val="nil"/>
              <w:left w:val="nil"/>
              <w:bottom w:val="single" w:sz="4" w:space="0" w:color="auto"/>
              <w:right w:val="single" w:sz="4" w:space="0" w:color="auto"/>
            </w:tcBorders>
            <w:shd w:val="clear" w:color="auto" w:fill="auto"/>
            <w:noWrap/>
            <w:vAlign w:val="center"/>
            <w:hideMark/>
          </w:tcPr>
          <w:p w14:paraId="03905B7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del w:id="6021" w:author="Claude" w:date="2026-06-04T00:00:00Z">
                <w:r>
                  <w:rPr>
                    <w:color w:val="000000"/>
                    <w:sz w:val="24"/>
                    <w:szCs w:val="24"/>
                    <w:lang w:val="pt-BR" w:eastAsia="pt-BR"/>
                  </w:rPr>
                  <w:delText>12,2%</w:delText>
                </w:r>
              </w:del>
              <w:ins w:id="6022" w:author="Claude" w:date="2026-06-04T00:00:00Z">
                <w:r>
                  <w:rPr>
                    <w:color w:val="000000"/>
                    <w:sz w:val="24"/>
                    <w:szCs w:val="24"/>
                    <w:lang w:val="pt-BR" w:eastAsia="pt-BR"/>
                  </w:rPr>
                  <w:t>13,60% a.a.</w:t>
                </w:r>
              </w:ins>
            </w:r>
          </w:p>
        </w:tc>
        <w:tc>
          <w:tcPr>
            <w:tcW w:w="1719" w:type="dxa"/>
            <w:tcBorders>
              <w:top w:val="nil"/>
              <w:left w:val="nil"/>
              <w:bottom w:val="single" w:sz="4" w:space="0" w:color="auto"/>
              <w:right w:val="single" w:sz="4" w:space="0" w:color="auto"/>
            </w:tcBorders>
            <w:shd w:val="clear" w:color="auto" w:fill="auto"/>
            <w:noWrap/>
            <w:vAlign w:val="center"/>
            <w:hideMark/>
          </w:tcPr>
          <w:p w14:paraId="541122E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14:paraId="3074760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10,2%</w:t>
            </w:r>
          </w:p>
        </w:tc>
      </w:tr>
      <w:tr w:rsidR="00A23283" w:rsidRPr="00A23283" w14:paraId="6B88B756"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97D2E06"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14:paraId="425B6C47"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del w:id="6023" w:author="Claude" w:date="2026-06-04T00:00:00Z">
                <w:r>
                  <w:rPr>
                    <w:color w:val="000000"/>
                    <w:sz w:val="24"/>
                    <w:szCs w:val="24"/>
                    <w:lang w:val="pt-BR" w:eastAsia="pt-BR"/>
                  </w:rPr>
                  <w:delText>-</w:delText>
                </w:r>
              </w:del>
              <w:ins w:id="6024" w:author="Claude" w:date="2026-06-04T00:00:00Z">
                <w:r>
                  <w:rPr>
                    <w:color w:val="000000"/>
                    <w:sz w:val="24"/>
                    <w:szCs w:val="24"/>
                    <w:lang w:val="pt-BR" w:eastAsia="pt-BR"/>
                  </w:rPr>
                  <w:t>17,53%</w:t>
                </w:r>
              </w:ins>
            </w:r>
          </w:p>
        </w:tc>
        <w:tc>
          <w:tcPr>
            <w:tcW w:w="1719" w:type="dxa"/>
            <w:tcBorders>
              <w:top w:val="nil"/>
              <w:left w:val="nil"/>
              <w:bottom w:val="single" w:sz="4" w:space="0" w:color="auto"/>
              <w:right w:val="single" w:sz="4" w:space="0" w:color="auto"/>
            </w:tcBorders>
            <w:shd w:val="clear" w:color="auto" w:fill="auto"/>
            <w:noWrap/>
            <w:vAlign w:val="center"/>
            <w:hideMark/>
          </w:tcPr>
          <w:p w14:paraId="4855C04D"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1CBF220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0A473DF3"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76EE4DC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14:paraId="2F2BE9D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del w:id="6025" w:author="Claude" w:date="2026-06-04T00:00:00Z">
                <w:r>
                  <w:rPr>
                    <w:color w:val="000000"/>
                    <w:sz w:val="24"/>
                    <w:szCs w:val="24"/>
                    <w:lang w:val="pt-BR" w:eastAsia="pt-BR"/>
                  </w:rPr>
                  <w:delText>-</w:delText>
                </w:r>
              </w:del>
              <w:ins w:id="6026" w:author="Claude" w:date="2026-06-04T00:00:00Z">
                <w:r>
                  <w:rPr>
                    <w:color w:val="000000"/>
                    <w:sz w:val="24"/>
                    <w:szCs w:val="24"/>
                    <w:lang w:val="pt-BR" w:eastAsia="pt-BR"/>
                  </w:rPr>
                  <w:t>0,287</w:t>
                </w:r>
              </w:ins>
            </w:r>
          </w:p>
        </w:tc>
        <w:tc>
          <w:tcPr>
            <w:tcW w:w="1719" w:type="dxa"/>
            <w:tcBorders>
              <w:top w:val="nil"/>
              <w:left w:val="nil"/>
              <w:bottom w:val="single" w:sz="4" w:space="0" w:color="auto"/>
              <w:right w:val="single" w:sz="4" w:space="0" w:color="auto"/>
            </w:tcBorders>
            <w:shd w:val="clear" w:color="auto" w:fill="auto"/>
            <w:noWrap/>
            <w:vAlign w:val="center"/>
            <w:hideMark/>
          </w:tcPr>
          <w:p w14:paraId="42B7EA9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4AFE09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59CD6385" w14:textId="77777777"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6A203EE2"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67" w:type="dxa"/>
            <w:tcBorders>
              <w:top w:val="nil"/>
              <w:left w:val="nil"/>
              <w:bottom w:val="single" w:sz="4" w:space="0" w:color="auto"/>
              <w:right w:val="single" w:sz="4" w:space="0" w:color="auto"/>
            </w:tcBorders>
            <w:shd w:val="clear" w:color="auto" w:fill="auto"/>
            <w:noWrap/>
            <w:vAlign w:val="center"/>
            <w:hideMark/>
          </w:tcPr>
          <w:p w14:paraId="7219595D"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del w:id="6027" w:author="Claude" w:date="2026-06-04T00:00:00Z">
                <w:r>
                  <w:rPr>
                    <w:color w:val="000000"/>
                    <w:sz w:val="24"/>
                    <w:szCs w:val="24"/>
                    <w:lang w:val="pt-BR" w:eastAsia="pt-BR"/>
                  </w:rPr>
                  <w:delText>-</w:delText>
                </w:r>
              </w:del>
              <w:ins w:id="6028" w:author="Claude" w:date="2026-06-04T00:00:00Z">
                <w:r>
                  <w:rPr>
                    <w:color w:val="000000"/>
                    <w:sz w:val="24"/>
                    <w:szCs w:val="24"/>
                    <w:lang w:val="pt-BR" w:eastAsia="pt-BR"/>
                  </w:rPr>
                  <w:t>-22,76%</w:t>
                </w:r>
              </w:ins>
            </w:r>
          </w:p>
        </w:tc>
        <w:tc>
          <w:tcPr>
            <w:tcW w:w="1719" w:type="dxa"/>
            <w:tcBorders>
              <w:top w:val="nil"/>
              <w:left w:val="nil"/>
              <w:bottom w:val="single" w:sz="4" w:space="0" w:color="auto"/>
              <w:right w:val="single" w:sz="4" w:space="0" w:color="auto"/>
            </w:tcBorders>
            <w:shd w:val="clear" w:color="auto" w:fill="auto"/>
            <w:noWrap/>
            <w:vAlign w:val="center"/>
            <w:hideMark/>
          </w:tcPr>
          <w:p w14:paraId="518628E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2DB8015"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08C79B00" w14:textId="77777777"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14:paraId="376FC081"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14:paraId="5538F0E0" w14:textId="77777777" w:rsidR="00A23283" w:rsidRPr="00A23283" w:rsidRDefault="00A23283" w:rsidP="00A23283">
            <w:pPr>
              <w:widowControl/>
              <w:autoSpaceDE/>
              <w:autoSpaceDN/>
              <w:jc w:val="center"/>
              <w:rPr>
                <w:rFonts w:ascii="Calibri" w:hAnsi="Calibri" w:cs="Calibri"/>
                <w:color w:val="000000"/>
                <w:lang w:val="pt-BR" w:eastAsia="pt-BR"/>
              </w:rPr>
            </w:pPr>
            <w:r>
              <w:rPr>
                <w:rFonts w:ascii="Calibri" w:hAnsi="Calibri" w:cs="Calibri"/>
                <w:color w:val="000000"/>
                <w:lang w:val="pt-BR" w:eastAsia="pt-BR"/>
              </w:rPr>
              <w:del w:id="6089" w:author="Claude" w:date="2026-06-04T00:00:00Z">
                <w:r>
                  <w:rPr>
                    <w:color w:val="000000"/>
                    <w:sz w:val="20"/>
                    <w:szCs w:val="20"/>
                    <w:lang w:val="pt-BR" w:eastAsia="pt-BR"/>
                  </w:rPr>
                  <w:delText>4,29%</w:delText>
                </w:r>
              </w:del>
              <w:ins w:id="6090" w:author="Claude" w:date="2026-06-04T00:00:00Z">
                <w:r>
                  <w:rPr>
                    <w:color w:val="000000"/>
                    <w:sz w:val="20"/>
                    <w:szCs w:val="20"/>
                    <w:lang w:val="pt-BR" w:eastAsia="pt-BR"/>
                  </w:rPr>
                  <w:t>-37,35%</w:t>
                </w:r>
              </w:ins>
            </w:r>
          </w:p>
        </w:tc>
        <w:tc>
          <w:tcPr>
            <w:tcW w:w="1719" w:type="dxa"/>
            <w:tcBorders>
              <w:top w:val="nil"/>
              <w:left w:val="nil"/>
              <w:bottom w:val="single" w:sz="8" w:space="0" w:color="auto"/>
              <w:right w:val="single" w:sz="4" w:space="0" w:color="auto"/>
            </w:tcBorders>
            <w:shd w:val="clear" w:color="auto" w:fill="auto"/>
            <w:noWrap/>
            <w:vAlign w:val="center"/>
            <w:hideMark/>
          </w:tcPr>
          <w:p w14:paraId="047D9D51"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14:paraId="6208DB08"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bl>
    <w:p w14:paraId="6C920159" w14:textId="77777777"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14:paraId="384AB5EF" w14:textId="77777777"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14:paraId="25325C61" w14:textId="77777777"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14:paraId="180EC4D1" w14:textId="77777777"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14:paraId="09A135A9" w14:textId="77777777" w:rsidR="002B2774" w:rsidRPr="000815A7" w:rsidRDefault="002B2774" w:rsidP="002B2774">
      <w:pPr>
        <w:rPr>
          <w:bCs/>
          <w:sz w:val="24"/>
          <w:szCs w:val="24"/>
        </w:rPr>
      </w:pPr>
    </w:p>
    <w:p w14:paraId="08943C8F" w14:textId="77777777" w:rsidR="002B2774" w:rsidRPr="005C119B" w:rsidRDefault="002B2774" w:rsidP="00853490">
      <w:pPr>
        <w:pStyle w:val="Ttulo3"/>
        <w:numPr>
          <w:ilvl w:val="2"/>
          <w:numId w:val="1"/>
        </w:numPr>
        <w:ind w:left="0" w:firstLine="0"/>
        <w:rPr>
          <w:b w:val="0"/>
        </w:rPr>
      </w:pPr>
      <w:bookmarkStart w:id="138" w:name="_Toc230857081"/>
      <w:r>
        <w:rPr>
          <w:b w:val="0"/>
        </w:rPr>
        <w:t>Estratégia 2 — Máximo Índice de Sharpe com L1</w:t>
      </w:r>
      <w:bookmarkEnd w:id="138"/>
    </w:p>
    <w:p w14:paraId="39E3FB36" w14:textId="77777777" w:rsidR="002B2774" w:rsidRDefault="002B2774" w:rsidP="002B2774">
      <w:pPr>
        <w:rPr>
          <w:sz w:val="24"/>
        </w:rPr>
      </w:pPr>
    </w:p>
    <w:p w14:paraId="7A292878" w14:textId="77777777" w:rsidR="00B068CE" w:rsidRDefault="00B068CE" w:rsidP="002B2774">
      <w:pPr>
        <w:rPr>
          <w:sz w:val="24"/>
        </w:rPr>
      </w:pPr>
    </w:p>
    <w:p w14:paraId="18028C57" w14:textId="09857EAC" w:rsidR="00B068CE" w:rsidRPr="00B068CE" w:rsidRDefault="00B068CE" w:rsidP="00B068CE">
      <w:pPr>
        <w:pStyle w:val="Legenda"/>
        <w:keepNext/>
        <w:jc w:val="center"/>
        <w:rPr>
          <w:rFonts w:ascii="Times New Roman" w:hAnsi="Times New Roman" w:cs="Times New Roman"/>
          <w:sz w:val="24"/>
        </w:rPr>
      </w:pPr>
      <w:bookmarkStart w:id="139" w:name="_Toc230853336"/>
      <w:r>
        <w:rPr>
          <w:rFonts w:ascii="Times New Roman" w:hAnsi="Times New Roman" w:cs="Times New Roman"/>
          <w:sz w:val="24"/>
        </w:rPr>
        <w:lastRenderedPageBreak/>
        <w:t xml:space="preserve">Tabela </w:t>
        <w:fldChar w:fldCharType="begin"/>
        <w:instrText xml:space="preserve"> SEQ Tabela \* ARABIC </w:instrText>
        <w:fldChar w:fldCharType="separate"/>
      </w:r>
      <w:r>
        <w:rPr>
          <w:rFonts w:ascii="Times New Roman" w:hAnsi="Times New Roman" w:cs="Times New Roman"/>
          <w:noProof/>
          <w:sz w:val="24"/>
        </w:rPr>
        <w:t>10</w:t>
      </w:r>
      <w:r>
        <w:rPr>
          <w:rFonts w:ascii="Times New Roman" w:hAnsi="Times New Roman" w:cs="Times New Roman"/>
          <w:sz w:val="24"/>
        </w:rPr>
        <w:fldChar w:fldCharType="end"/>
        <w:del w:id="6029" w:author="Claude" w:date="2026-06-04T00:00:00Z">
          <w:r>
            <w:rPr>
              <w:rFonts w:ascii="Times New Roman" w:hAnsi="Times New Roman" w:cs="Times New Roman"/>
              <w:i w:val="0"/>
              <w:color w:val="auto"/>
              <w:sz w:val="24"/>
              <w:szCs w:val="24"/>
            </w:rPr>
            <w:delText xml:space="preserve"> — Desempenho da Estratégia Black-Litterman + LSTM (jan/2015 – dez/2025)</w:delText>
          </w:r>
        </w:del>
        <w:ins w:id="6030" w:author="Claude" w:date="2026-06-04T00:00:00Z">
          <w:r>
            <w:rPr>
              <w:rFonts w:ascii="Times New Roman" w:hAnsi="Times New Roman" w:cs="Times New Roman"/>
              <w:i w:val="0"/>
              <w:color w:val="auto"/>
              <w:sz w:val="24"/>
              <w:szCs w:val="24"/>
            </w:rPr>
            <w:t xml:space="preserve"> — Desempenho da Estratégia Black-Litterman com Momentum 12-1 (jan/2015 – dez/2025)</w:t>
          </w:r>
        </w:ins>
      </w:r>
      <w:bookmarkEnd w:id="139"/>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14:paraId="154F4B71" w14:textId="77777777"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4CEAC1D"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14:paraId="77ADAB73"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del w:id="6031" w:author="Claude" w:date="2026-06-04T00:00:00Z">
                <w:r>
                  <w:rPr>
                    <w:b/>
                    <w:bCs/>
                    <w:color w:val="000000"/>
                    <w:sz w:val="24"/>
                    <w:szCs w:val="24"/>
                    <w:lang w:val="pt-BR" w:eastAsia="pt-BR"/>
                  </w:rPr>
                  <w:delText>BL + LSTM</w:delText>
                </w:r>
              </w:del>
              <w:ins w:id="6032" w:author="Claude" w:date="2026-06-04T00:00:00Z">
                <w:r>
                  <w:rPr>
                    <w:b/>
                    <w:bCs/>
                    <w:color w:val="000000"/>
                    <w:sz w:val="24"/>
                    <w:szCs w:val="24"/>
                    <w:lang w:val="pt-BR" w:eastAsia="pt-BR"/>
                  </w:rPr>
                  <w:t>BL Clássico (momentum 12-1)</w:t>
                </w:r>
              </w:ins>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14:paraId="5C974F97"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14:paraId="33D53497"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2B2774" w:rsidRPr="002B2774" w14:paraId="41B42CD7"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E0DE593"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14:paraId="162D02B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33" w:author="Claude" w:date="2026-06-04T00:00:00Z">
                <w:r>
                  <w:rPr>
                    <w:color w:val="000000"/>
                    <w:sz w:val="24"/>
                    <w:szCs w:val="24"/>
                    <w:lang w:val="pt-BR" w:eastAsia="pt-BR"/>
                  </w:rPr>
                  <w:delText>+56,48%</w:delText>
                </w:r>
              </w:del>
              <w:ins w:id="6034" w:author="Claude" w:date="2026-06-04T00:00:00Z">
                <w:r>
                  <w:rPr>
                    <w:color w:val="000000"/>
                    <w:sz w:val="24"/>
                    <w:szCs w:val="24"/>
                    <w:lang w:val="pt-BR" w:eastAsia="pt-BR"/>
                  </w:rPr>
                  <w:t>+673,52%</w:t>
                </w:r>
              </w:ins>
            </w:r>
          </w:p>
        </w:tc>
        <w:tc>
          <w:tcPr>
            <w:tcW w:w="1689" w:type="dxa"/>
            <w:tcBorders>
              <w:top w:val="nil"/>
              <w:left w:val="nil"/>
              <w:bottom w:val="single" w:sz="4" w:space="0" w:color="auto"/>
              <w:right w:val="single" w:sz="4" w:space="0" w:color="auto"/>
            </w:tcBorders>
            <w:shd w:val="clear" w:color="auto" w:fill="auto"/>
            <w:noWrap/>
            <w:vAlign w:val="center"/>
            <w:hideMark/>
          </w:tcPr>
          <w:p w14:paraId="57CEA0F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14:paraId="2D02063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+171,10%</w:t>
            </w:r>
          </w:p>
        </w:tc>
      </w:tr>
      <w:tr w:rsidR="002B2774" w:rsidRPr="002B2774" w14:paraId="0E37BD45"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828FFE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14:paraId="17EF46C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35" w:author="Claude" w:date="2026-06-04T00:00:00Z">
                <w:r>
                  <w:rPr>
                    <w:color w:val="000000"/>
                    <w:sz w:val="24"/>
                    <w:szCs w:val="24"/>
                    <w:lang w:val="pt-BR" w:eastAsia="pt-BR"/>
                  </w:rPr>
                  <w:delText>+4,26%</w:delText>
                </w:r>
              </w:del>
              <w:ins w:id="6036" w:author="Claude" w:date="2026-06-04T00:00:00Z">
                <w:r>
                  <w:rPr>
                    <w:color w:val="000000"/>
                    <w:sz w:val="24"/>
                    <w:szCs w:val="24"/>
                    <w:lang w:val="pt-BR" w:eastAsia="pt-BR"/>
                  </w:rPr>
                  <w:t>21,12% a.a.</w:t>
                </w:r>
              </w:ins>
            </w:r>
          </w:p>
        </w:tc>
        <w:tc>
          <w:tcPr>
            <w:tcW w:w="1689" w:type="dxa"/>
            <w:tcBorders>
              <w:top w:val="nil"/>
              <w:left w:val="nil"/>
              <w:bottom w:val="single" w:sz="4" w:space="0" w:color="auto"/>
              <w:right w:val="single" w:sz="4" w:space="0" w:color="auto"/>
            </w:tcBorders>
            <w:shd w:val="clear" w:color="auto" w:fill="auto"/>
            <w:noWrap/>
            <w:vAlign w:val="center"/>
            <w:hideMark/>
          </w:tcPr>
          <w:p w14:paraId="517AD05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14:paraId="6F96FB6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+10,51%</w:t>
            </w:r>
          </w:p>
        </w:tc>
      </w:tr>
      <w:tr w:rsidR="002B2774" w:rsidRPr="002B2774" w14:paraId="39C976F0"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B64B68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14:paraId="31BBA7F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37" w:author="Claude" w:date="2026-06-04T00:00:00Z">
                <w:r>
                  <w:rPr>
                    <w:color w:val="000000"/>
                    <w:sz w:val="24"/>
                    <w:szCs w:val="24"/>
                    <w:lang w:val="pt-BR" w:eastAsia="pt-BR"/>
                  </w:rPr>
                  <w:delText>+38,56%</w:delText>
                </w:r>
              </w:del>
              <w:ins w:id="6038" w:author="Claude" w:date="2026-06-04T00:00:00Z">
                <w:r>
                  <w:rPr>
                    <w:color w:val="000000"/>
                    <w:sz w:val="24"/>
                    <w:szCs w:val="24"/>
                    <w:lang w:val="pt-BR" w:eastAsia="pt-BR"/>
                  </w:rPr>
                  <w:t>25,99%</w:t>
                </w:r>
              </w:ins>
            </w:r>
          </w:p>
        </w:tc>
        <w:tc>
          <w:tcPr>
            <w:tcW w:w="1689" w:type="dxa"/>
            <w:tcBorders>
              <w:top w:val="nil"/>
              <w:left w:val="nil"/>
              <w:bottom w:val="single" w:sz="4" w:space="0" w:color="auto"/>
              <w:right w:val="single" w:sz="4" w:space="0" w:color="auto"/>
            </w:tcBorders>
            <w:shd w:val="clear" w:color="auto" w:fill="auto"/>
            <w:noWrap/>
            <w:vAlign w:val="center"/>
            <w:hideMark/>
          </w:tcPr>
          <w:p w14:paraId="0728AFA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14:paraId="3EE6DD6D"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772D46C6"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0E4B4F3"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14:paraId="60FE86F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39" w:author="Claude" w:date="2026-06-04T00:00:00Z">
                <w:r>
                  <w:rPr>
                    <w:color w:val="000000"/>
                    <w:sz w:val="24"/>
                    <w:szCs w:val="24"/>
                    <w:lang w:val="pt-BR" w:eastAsia="pt-BR"/>
                  </w:rPr>
                  <w:delText>-0,14%</w:delText>
                </w:r>
              </w:del>
              <w:ins w:id="6040" w:author="Claude" w:date="2026-06-04T00:00:00Z">
                <w:r>
                  <w:rPr>
                    <w:color w:val="000000"/>
                    <w:sz w:val="24"/>
                    <w:szCs w:val="24"/>
                    <w:lang w:val="pt-BR" w:eastAsia="pt-BR"/>
                  </w:rPr>
                  <w:t>0,511</w:t>
                </w:r>
              </w:ins>
            </w:r>
          </w:p>
        </w:tc>
        <w:tc>
          <w:tcPr>
            <w:tcW w:w="1689" w:type="dxa"/>
            <w:tcBorders>
              <w:top w:val="nil"/>
              <w:left w:val="nil"/>
              <w:bottom w:val="single" w:sz="4" w:space="0" w:color="auto"/>
              <w:right w:val="single" w:sz="4" w:space="0" w:color="auto"/>
            </w:tcBorders>
            <w:shd w:val="clear" w:color="auto" w:fill="auto"/>
            <w:noWrap/>
            <w:vAlign w:val="center"/>
            <w:hideMark/>
          </w:tcPr>
          <w:p w14:paraId="1F8DD1B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1EB3EA39"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661484B0" w14:textId="77777777"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F01115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Sortino</w:t>
            </w:r>
          </w:p>
        </w:tc>
        <w:tc>
          <w:tcPr>
            <w:tcW w:w="1681" w:type="dxa"/>
            <w:tcBorders>
              <w:top w:val="nil"/>
              <w:left w:val="nil"/>
              <w:bottom w:val="single" w:sz="4" w:space="0" w:color="auto"/>
              <w:right w:val="single" w:sz="4" w:space="0" w:color="auto"/>
            </w:tcBorders>
            <w:shd w:val="clear" w:color="auto" w:fill="auto"/>
            <w:noWrap/>
            <w:vAlign w:val="center"/>
            <w:hideMark/>
          </w:tcPr>
          <w:p w14:paraId="07040B4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41" w:author="Claude" w:date="2026-06-04T00:00:00Z">
                <w:r>
                  <w:rPr>
                    <w:color w:val="000000"/>
                    <w:sz w:val="24"/>
                    <w:szCs w:val="24"/>
                    <w:lang w:val="pt-BR" w:eastAsia="pt-BR"/>
                  </w:rPr>
                  <w:delText>-0,15%</w:delText>
                </w:r>
              </w:del>
              <w:ins w:id="6042" w:author="Claude" w:date="2026-06-04T00:00:00Z">
                <w:r>
                  <w:rPr>
                    <w:color w:val="000000"/>
                    <w:sz w:val="24"/>
                    <w:szCs w:val="24"/>
                    <w:lang w:val="pt-BR" w:eastAsia="pt-BR"/>
                  </w:rPr>
                  <w:t>0,740</w:t>
                </w:r>
              </w:ins>
            </w:r>
          </w:p>
        </w:tc>
        <w:tc>
          <w:tcPr>
            <w:tcW w:w="1689" w:type="dxa"/>
            <w:tcBorders>
              <w:top w:val="nil"/>
              <w:left w:val="nil"/>
              <w:bottom w:val="single" w:sz="4" w:space="0" w:color="auto"/>
              <w:right w:val="single" w:sz="4" w:space="0" w:color="auto"/>
            </w:tcBorders>
            <w:shd w:val="clear" w:color="auto" w:fill="auto"/>
            <w:noWrap/>
            <w:vAlign w:val="center"/>
            <w:hideMark/>
          </w:tcPr>
          <w:p w14:paraId="4132861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4A4F7A52"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11679F41"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C33392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Maximum Drawdown</w:t>
            </w:r>
          </w:p>
        </w:tc>
        <w:tc>
          <w:tcPr>
            <w:tcW w:w="1681" w:type="dxa"/>
            <w:tcBorders>
              <w:top w:val="nil"/>
              <w:left w:val="nil"/>
              <w:bottom w:val="single" w:sz="4" w:space="0" w:color="auto"/>
              <w:right w:val="single" w:sz="4" w:space="0" w:color="auto"/>
            </w:tcBorders>
            <w:shd w:val="clear" w:color="auto" w:fill="auto"/>
            <w:noWrap/>
            <w:vAlign w:val="center"/>
            <w:hideMark/>
          </w:tcPr>
          <w:p w14:paraId="1424E94F"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del w:id="6043" w:author="Claude" w:date="2026-06-04T00:00:00Z">
                <w:r>
                  <w:rPr>
                    <w:color w:val="000000"/>
                    <w:sz w:val="24"/>
                    <w:szCs w:val="24"/>
                    <w:lang w:val="pt-BR" w:eastAsia="pt-BR"/>
                  </w:rPr>
                  <w:delText>-92,99%</w:delText>
                </w:r>
              </w:del>
              <w:ins w:id="6044" w:author="Claude" w:date="2026-06-04T00:00:00Z">
                <w:r>
                  <w:rPr>
                    <w:color w:val="000000"/>
                    <w:sz w:val="24"/>
                    <w:szCs w:val="24"/>
                    <w:lang w:val="pt-BR" w:eastAsia="pt-BR"/>
                  </w:rPr>
                  <w:t>-43,78%</w:t>
                </w:r>
              </w:ins>
            </w:r>
          </w:p>
        </w:tc>
        <w:tc>
          <w:tcPr>
            <w:tcW w:w="1689" w:type="dxa"/>
            <w:tcBorders>
              <w:top w:val="nil"/>
              <w:left w:val="nil"/>
              <w:bottom w:val="single" w:sz="4" w:space="0" w:color="auto"/>
              <w:right w:val="single" w:sz="4" w:space="0" w:color="auto"/>
            </w:tcBorders>
            <w:shd w:val="clear" w:color="auto" w:fill="auto"/>
            <w:noWrap/>
            <w:vAlign w:val="center"/>
            <w:hideMark/>
          </w:tcPr>
          <w:p w14:paraId="6717488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14:paraId="0345375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511C6D81" w14:textId="77777777"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14:paraId="4F55340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14:paraId="12B95F2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45" w:author="Claude" w:date="2026-06-04T00:00:00Z">
                <w:r>
                  <w:rPr>
                    <w:color w:val="000000"/>
                    <w:sz w:val="24"/>
                    <w:szCs w:val="24"/>
                    <w:lang w:val="pt-BR" w:eastAsia="pt-BR"/>
                  </w:rPr>
                  <w:delText>~55%</w:delText>
                </w:r>
              </w:del>
              <w:ins w:id="6046" w:author="Claude" w:date="2026-06-04T00:00:00Z">
                <w:r>
                  <w:rPr>
                    <w:color w:val="000000"/>
                    <w:sz w:val="24"/>
                    <w:szCs w:val="24"/>
                    <w:lang w:val="pt-BR" w:eastAsia="pt-BR"/>
                  </w:rPr>
                  <w:t>824,88% a.a.</w:t>
                </w:r>
              </w:ins>
            </w:r>
          </w:p>
        </w:tc>
        <w:tc>
          <w:tcPr>
            <w:tcW w:w="1689" w:type="dxa"/>
            <w:tcBorders>
              <w:top w:val="nil"/>
              <w:left w:val="nil"/>
              <w:bottom w:val="single" w:sz="8" w:space="0" w:color="auto"/>
              <w:right w:val="single" w:sz="4" w:space="0" w:color="auto"/>
            </w:tcBorders>
            <w:shd w:val="clear" w:color="auto" w:fill="auto"/>
            <w:noWrap/>
            <w:vAlign w:val="center"/>
            <w:hideMark/>
          </w:tcPr>
          <w:p w14:paraId="6C847C5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14:paraId="31A2E44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bl>
    <w:p w14:paraId="4AA1D56A" w14:textId="77777777"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14:paraId="3D851E65" w14:textId="77777777" w:rsidR="002B2774" w:rsidRDefault="002B2774" w:rsidP="002B2774">
      <w:pPr>
        <w:rPr>
          <w:sz w:val="24"/>
        </w:rPr>
      </w:pPr>
    </w:p>
    <w:p w14:paraId="36EBEF32" w14:textId="77777777" w:rsidR="002B2774" w:rsidRDefault="002B2774" w:rsidP="002B2774">
      <w:pPr>
        <w:rPr>
          <w:sz w:val="24"/>
        </w:rPr>
      </w:pPr>
    </w:p>
    <w:p w14:paraId="1444173A" w14:textId="77777777" w:rsidR="002B2774" w:rsidRDefault="002B2774" w:rsidP="002B2774">
      <w:pPr>
        <w:pStyle w:val="font-claude-response-body"/>
        <w:spacing w:before="0" w:beforeAutospacing="0" w:after="0" w:afterAutospacing="0" w:line="360" w:lineRule="auto"/>
        <w:ind w:firstLine="851"/>
        <w:jc w:val="both"/>
      </w:pPr>
      <w:del w:id="6289" w:author="Claude" w:date="2026-06-04T00:00:00Z">
        <w:r>
          <w:rPr>
            <w:color w:val="000000"/>
            <w:sz w:val="24"/>
            <w:szCs w:val="24"/>
            <w:lang w:val="pt-BR" w:eastAsia="pt-BR"/>
          </w:rPr>
          <w:delText xml:space="preserve">A estratégia Black-Litterman com visões LSTM produziu o </w:delText>
        </w:r>
      </w:del>
      <w:ins w:id="6290" w:author="Claude" w:date="2026-06-04T00:00:00Z">
        <w:r>
          <w:rPr>
            <w:color w:val="000000"/>
            <w:sz w:val="24"/>
            <w:szCs w:val="24"/>
            <w:lang w:val="pt-BR" w:eastAsia="pt-BR"/>
          </w:rPr>
          <w:t xml:space="preserve">A estratégia Black-Litterman com Momentum 12-1 produziu o </w:t>
        </w:r>
      </w:ins>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Sortino igualmente negativo (-0,15) confirma que a performance ajustada ao risco de </w:t>
      </w:r>
      <w:r>
        <w:rPr>
          <w:rStyle w:val="nfase"/>
        </w:rPr>
        <w:t>downside</w:t>
      </w:r>
      <w:r>
        <w:t xml:space="preserve"> também foi inferior; e o Maximum Drawdown de -92,99% revela que em algum momento do período o portfólio chegou a valer apenas 7% de seu valor inicial.</w:t>
      </w:r>
    </w:p>
    <w:p w14:paraId="133BB92E" w14:textId="77777777"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14:paraId="753BDA85" w14:textId="77777777" w:rsidR="002B2774" w:rsidRPr="00114688" w:rsidRDefault="002B2774" w:rsidP="00C438CF">
      <w:pPr>
        <w:rPr>
          <w:sz w:val="24"/>
          <w:szCs w:val="24"/>
        </w:rPr>
      </w:pPr>
    </w:p>
    <w:p w14:paraId="143B2518" w14:textId="77777777" w:rsidR="00C438CF" w:rsidRPr="00C438CF" w:rsidRDefault="00C438CF" w:rsidP="00853490">
      <w:pPr>
        <w:pStyle w:val="Ttulo2"/>
        <w:numPr>
          <w:ilvl w:val="1"/>
          <w:numId w:val="1"/>
        </w:numPr>
        <w:ind w:left="0" w:firstLine="0"/>
        <w:jc w:val="left"/>
        <w:rPr>
          <w:sz w:val="20"/>
          <w:szCs w:val="24"/>
        </w:rPr>
      </w:pPr>
      <w:bookmarkStart w:id="140" w:name="_Toc230857082"/>
      <w:r>
        <w:rPr>
          <w:sz w:val="24"/>
        </w:rPr>
        <w:t>Análise Comparativa entre Estratégias</w:t>
      </w:r>
      <w:bookmarkEnd w:id="140"/>
    </w:p>
    <w:p w14:paraId="3C0AB81A" w14:textId="77777777" w:rsidR="00C438CF" w:rsidRPr="000815A7" w:rsidRDefault="00C438CF" w:rsidP="00C438CF">
      <w:pPr>
        <w:rPr>
          <w:bCs/>
          <w:sz w:val="24"/>
          <w:szCs w:val="24"/>
        </w:rPr>
      </w:pPr>
    </w:p>
    <w:p w14:paraId="024581A2" w14:textId="77777777" w:rsidR="00C438CF" w:rsidRDefault="00C438CF" w:rsidP="00853490">
      <w:pPr>
        <w:pStyle w:val="Ttulo3"/>
        <w:numPr>
          <w:ilvl w:val="2"/>
          <w:numId w:val="1"/>
        </w:numPr>
        <w:ind w:left="0" w:firstLine="0"/>
        <w:rPr>
          <w:b w:val="0"/>
        </w:rPr>
      </w:pPr>
      <w:bookmarkStart w:id="141" w:name="_Toc230857083"/>
      <w:r>
        <w:rPr>
          <w:b w:val="0"/>
        </w:rPr>
        <w:t>Tabela Unificada de Desempenho</w:t>
      </w:r>
      <w:bookmarkEnd w:id="141"/>
    </w:p>
    <w:p w14:paraId="3F8AE291" w14:textId="77777777" w:rsidR="00D12DBE" w:rsidRDefault="00D12DBE" w:rsidP="00D12DBE">
      <w:pPr>
        <w:rPr>
          <w:b/>
        </w:rPr>
      </w:pPr>
    </w:p>
    <w:p w14:paraId="4E22AFCA" w14:textId="77777777" w:rsidR="00D12DBE" w:rsidRDefault="00D12DBE">
      <w:pPr>
        <w:rPr>
          <w:b/>
        </w:rPr>
      </w:pPr>
      <w:r>
        <w:rPr>
          <w:b/>
        </w:rPr>
        <w:br w:type="page"/>
      </w:r>
    </w:p>
    <w:p w14:paraId="23BEC46E" w14:textId="77777777" w:rsidR="00D12DBE" w:rsidRPr="00C438CF" w:rsidRDefault="00D12DBE" w:rsidP="00D12DBE">
      <w:pPr>
        <w:rPr>
          <w:b/>
        </w:rPr>
      </w:pPr>
    </w:p>
    <w:p w14:paraId="688286F3" w14:textId="7D28AF7A" w:rsidR="00C438CF" w:rsidRPr="005C119B" w:rsidRDefault="00C438CF" w:rsidP="005C119B">
      <w:pPr>
        <w:pStyle w:val="Legenda"/>
        <w:keepNext/>
        <w:jc w:val="center"/>
        <w:rPr>
          <w:rFonts w:ascii="Times New Roman" w:hAnsi="Times New Roman" w:cs="Times New Roman"/>
          <w:i w:val="0"/>
          <w:color w:val="auto"/>
          <w:sz w:val="24"/>
        </w:rPr>
      </w:pPr>
      <w:bookmarkStart w:id="142" w:name="_Toc230853337"/>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11</w:t>
      </w:r>
      <w:r>
        <w:rPr>
          <w:rFonts w:ascii="Times New Roman" w:hAnsi="Times New Roman" w:cs="Times New Roman"/>
          <w:i w:val="0"/>
          <w:color w:val="auto"/>
          <w:sz w:val="24"/>
        </w:rPr>
        <w:fldChar w:fldCharType="end"/>
        <w:t>— Comparação Unificada das Estratégias (período out-of-sample 2015–2025)</w:t>
      </w:r>
      <w:bookmarkEnd w:id="142"/>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14:paraId="52F8EA83" w14:textId="77777777"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280140E"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14:paraId="368E5FFD"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047" w:author="Claude" w:date="2026-06-04T00:00:00Z">
                <w:r>
                  <w:rPr>
                    <w:rFonts w:ascii="Calibri" w:hAnsi="Calibri" w:cs="Calibri"/>
                    <w:b/>
                    <w:bCs/>
                    <w:color w:val="000000"/>
                    <w:sz w:val="24"/>
                    <w:szCs w:val="24"/>
                    <w:lang w:val="pt-BR" w:eastAsia="pt-BR"/>
                  </w:rPr>
                  <w:delText>Retorno Acum.</w:delText>
                </w:r>
              </w:del>
              <w:ins w:id="6048" w:author="Claude" w:date="2026-06-04T00:00:00Z">
                <w:r>
                  <w:rPr>
                    <w:rFonts w:ascii="Calibri" w:hAnsi="Calibri" w:cs="Calibri"/>
                    <w:b/>
                    <w:bCs/>
                    <w:color w:val="000000"/>
                    <w:sz w:val="24"/>
                    <w:szCs w:val="24"/>
                    <w:lang w:val="pt-BR" w:eastAsia="pt-BR"/>
                  </w:rPr>
                  <w:t>CAGR</w:t>
                </w:r>
              </w:ins>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14:paraId="0F052CF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549B31E9"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60D68F3C"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051" w:author="Claude" w:date="2026-06-04T00:00:00Z">
                <w:r>
                  <w:rPr>
                    <w:rFonts w:ascii="Calibri" w:hAnsi="Calibri" w:cs="Calibri"/>
                    <w:b/>
                    <w:bCs/>
                    <w:color w:val="000000"/>
                    <w:sz w:val="24"/>
                    <w:szCs w:val="24"/>
                    <w:lang w:val="pt-BR" w:eastAsia="pt-BR"/>
                  </w:rPr>
                  <w:delText>MDD</w:delText>
                </w:r>
              </w:del>
              <w:ins w:id="6052" w:author="Claude" w:date="2026-06-04T00:00:00Z">
                <w:r>
                  <w:rPr>
                    <w:rFonts w:ascii="Calibri" w:hAnsi="Calibri" w:cs="Calibri"/>
                    <w:b/>
                    <w:bCs/>
                    <w:color w:val="000000"/>
                    <w:sz w:val="24"/>
                    <w:szCs w:val="24"/>
                    <w:lang w:val="pt-BR" w:eastAsia="pt-BR"/>
                  </w:rPr>
                  <w:t>Sortino</w:t>
                </w:r>
              </w:ins>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14:paraId="2241D79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053" w:author="Claude" w:date="2026-06-04T00:00:00Z">
                <w:r>
                  <w:rPr>
                    <w:rFonts w:ascii="Calibri" w:hAnsi="Calibri" w:cs="Calibri"/>
                    <w:b/>
                    <w:bCs/>
                    <w:color w:val="000000"/>
                    <w:sz w:val="24"/>
                    <w:szCs w:val="24"/>
                    <w:lang w:val="pt-BR" w:eastAsia="pt-BR"/>
                  </w:rPr>
                  <w:delText>Turnover/mês</w:delText>
                </w:r>
              </w:del>
              <w:ins w:id="6054" w:author="Claude" w:date="2026-06-04T00:00:00Z">
                <w:r>
                  <w:rPr>
                    <w:rFonts w:ascii="Calibri" w:hAnsi="Calibri" w:cs="Calibri"/>
                    <w:b/>
                    <w:bCs/>
                    <w:color w:val="000000"/>
                    <w:sz w:val="24"/>
                    <w:szCs w:val="24"/>
                    <w:lang w:val="pt-BR" w:eastAsia="pt-BR"/>
                  </w:rPr>
                  <w:t>MaxDD</w:t>
                </w:r>
              </w:ins>
            </w:r>
          </w:p>
        </w:tc>
      </w:tr>
      <w:tr w:rsidR="00C438CF" w:rsidRPr="00C438CF" w14:paraId="112051BA"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32498CF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55" w:author="Claude" w:date="2026-06-04T00:00:00Z">
                <w:r>
                  <w:rPr>
                    <w:rFonts w:ascii="Calibri" w:hAnsi="Calibri" w:cs="Calibri"/>
                    <w:b/>
                    <w:bCs/>
                    <w:color w:val="000000"/>
                    <w:sz w:val="24"/>
                    <w:szCs w:val="24"/>
                    <w:lang w:val="pt-BR" w:eastAsia="pt-BR"/>
                  </w:rPr>
                  <w:delText>Mínima Variância L1</w:delText>
                </w:r>
              </w:del>
              <w:ins w:id="6056" w:author="Claude" w:date="2026-06-04T00:00:00Z">
                <w:r>
                  <w:rPr>
                    <w:rFonts w:ascii="Calibri" w:hAnsi="Calibri" w:cs="Calibri"/>
                    <w:b/>
                    <w:bCs/>
                    <w:color w:val="000000"/>
                    <w:sz w:val="24"/>
                    <w:szCs w:val="24"/>
                    <w:lang w:val="pt-BR" w:eastAsia="pt-BR"/>
                  </w:rPr>
                  <w:t>EqualWeight (1/N)</w:t>
                </w:r>
              </w:ins>
            </w:r>
          </w:p>
        </w:tc>
        <w:tc>
          <w:tcPr>
            <w:tcW w:w="2280" w:type="dxa"/>
            <w:tcBorders>
              <w:top w:val="nil"/>
              <w:left w:val="nil"/>
              <w:bottom w:val="single" w:sz="4" w:space="0" w:color="auto"/>
              <w:right w:val="single" w:sz="4" w:space="0" w:color="auto"/>
            </w:tcBorders>
            <w:shd w:val="clear" w:color="auto" w:fill="auto"/>
            <w:noWrap/>
            <w:vAlign w:val="center"/>
            <w:hideMark/>
          </w:tcPr>
          <w:p w14:paraId="4AB0BBD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57" w:author="Claude" w:date="2026-06-04T00:00:00Z">
                <w:r>
                  <w:rPr>
                    <w:color w:val="000000"/>
                    <w:sz w:val="20"/>
                    <w:szCs w:val="20"/>
                    <w:lang w:val="pt-BR" w:eastAsia="pt-BR"/>
                  </w:rPr>
                  <w:delText>+460,20%</w:delText>
                </w:r>
              </w:del>
              <w:ins w:id="6058" w:author="Claude" w:date="2026-06-04T00:00:00Z">
                <w:r>
                  <w:rPr>
                    <w:color w:val="000000"/>
                    <w:sz w:val="20"/>
                    <w:szCs w:val="20"/>
                    <w:lang w:val="pt-BR" w:eastAsia="pt-BR"/>
                  </w:rPr>
                  <w:t>5,97%</w:t>
                </w:r>
              </w:ins>
            </w:r>
          </w:p>
        </w:tc>
        <w:tc>
          <w:tcPr>
            <w:tcW w:w="1540" w:type="dxa"/>
            <w:tcBorders>
              <w:top w:val="nil"/>
              <w:left w:val="nil"/>
              <w:bottom w:val="single" w:sz="4" w:space="0" w:color="auto"/>
              <w:right w:val="single" w:sz="4" w:space="0" w:color="auto"/>
            </w:tcBorders>
            <w:shd w:val="clear" w:color="auto" w:fill="auto"/>
            <w:noWrap/>
            <w:vAlign w:val="center"/>
            <w:hideMark/>
          </w:tcPr>
          <w:p w14:paraId="7923DD9B"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59" w:author="Claude" w:date="2026-06-04T00:00:00Z">
                <w:r>
                  <w:rPr>
                    <w:color w:val="000000"/>
                    <w:sz w:val="20"/>
                    <w:szCs w:val="20"/>
                    <w:lang w:val="pt-BR" w:eastAsia="pt-BR"/>
                  </w:rPr>
                  <w:delText>18,70%</w:delText>
                </w:r>
              </w:del>
              <w:ins w:id="6060" w:author="Claude" w:date="2026-06-04T00:00:00Z">
                <w:r>
                  <w:rPr>
                    <w:color w:val="000000"/>
                    <w:sz w:val="20"/>
                    <w:szCs w:val="20"/>
                    <w:lang w:val="pt-BR" w:eastAsia="pt-BR"/>
                  </w:rPr>
                  <w:t>19,84%</w:t>
                </w:r>
              </w:ins>
            </w:r>
          </w:p>
        </w:tc>
        <w:tc>
          <w:tcPr>
            <w:tcW w:w="1260" w:type="dxa"/>
            <w:tcBorders>
              <w:top w:val="nil"/>
              <w:left w:val="nil"/>
              <w:bottom w:val="single" w:sz="4" w:space="0" w:color="auto"/>
              <w:right w:val="single" w:sz="4" w:space="0" w:color="auto"/>
            </w:tcBorders>
            <w:shd w:val="clear" w:color="auto" w:fill="auto"/>
            <w:noWrap/>
            <w:vAlign w:val="center"/>
            <w:hideMark/>
          </w:tcPr>
          <w:p w14:paraId="6FF978B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61" w:author="Claude" w:date="2026-06-04T00:00:00Z">
                <w:r>
                  <w:rPr>
                    <w:color w:val="000000"/>
                    <w:sz w:val="20"/>
                    <w:szCs w:val="20"/>
                    <w:lang w:val="pt-BR" w:eastAsia="pt-BR"/>
                  </w:rPr>
                  <w:delText>a completar</w:delText>
                </w:r>
              </w:del>
              <w:ins w:id="6062" w:author="Claude" w:date="2026-06-04T00:00:00Z">
                <w:r>
                  <w:rPr>
                    <w:color w:val="000000"/>
                    <w:sz w:val="20"/>
                    <w:szCs w:val="20"/>
                    <w:lang w:val="pt-BR" w:eastAsia="pt-BR"/>
                  </w:rPr>
                  <w:t>-0,075</w:t>
                </w:r>
              </w:ins>
            </w:r>
          </w:p>
        </w:tc>
        <w:tc>
          <w:tcPr>
            <w:tcW w:w="1260" w:type="dxa"/>
            <w:tcBorders>
              <w:top w:val="nil"/>
              <w:left w:val="nil"/>
              <w:bottom w:val="single" w:sz="4" w:space="0" w:color="auto"/>
              <w:right w:val="single" w:sz="4" w:space="0" w:color="auto"/>
            </w:tcBorders>
            <w:shd w:val="clear" w:color="auto" w:fill="auto"/>
            <w:noWrap/>
            <w:vAlign w:val="center"/>
            <w:hideMark/>
          </w:tcPr>
          <w:p w14:paraId="50991CF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63" w:author="Claude" w:date="2026-06-04T00:00:00Z">
                <w:r>
                  <w:rPr>
                    <w:color w:val="000000"/>
                    <w:sz w:val="20"/>
                    <w:szCs w:val="20"/>
                    <w:lang w:val="pt-BR" w:eastAsia="pt-BR"/>
                  </w:rPr>
                  <w:delText>a completar</w:delText>
                </w:r>
              </w:del>
              <w:ins w:id="6064" w:author="Claude" w:date="2026-06-04T00:00:00Z">
                <w:r>
                  <w:rPr>
                    <w:color w:val="000000"/>
                    <w:sz w:val="20"/>
                    <w:szCs w:val="20"/>
                    <w:lang w:val="pt-BR" w:eastAsia="pt-BR"/>
                  </w:rPr>
                  <w:t>-0,102</w:t>
                </w:r>
              </w:ins>
            </w:r>
          </w:p>
        </w:tc>
        <w:tc>
          <w:tcPr>
            <w:tcW w:w="1566" w:type="dxa"/>
            <w:tcBorders>
              <w:top w:val="nil"/>
              <w:left w:val="nil"/>
              <w:bottom w:val="single" w:sz="4" w:space="0" w:color="auto"/>
              <w:right w:val="single" w:sz="8" w:space="0" w:color="auto"/>
            </w:tcBorders>
            <w:shd w:val="clear" w:color="auto" w:fill="auto"/>
            <w:noWrap/>
            <w:vAlign w:val="center"/>
            <w:hideMark/>
          </w:tcPr>
          <w:p w14:paraId="1CF8D56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19" w:author="Claude" w:date="2026-06-04T00:00:00Z">
                <w:r>
                  <w:rPr>
                    <w:color w:val="000000"/>
                    <w:sz w:val="20"/>
                    <w:szCs w:val="20"/>
                    <w:lang w:val="pt-BR" w:eastAsia="pt-BR"/>
                  </w:rPr>
                  <w:delText>0,32%</w:delText>
                </w:r>
              </w:del>
              <w:ins w:id="6120" w:author="Claude" w:date="2026-06-04T00:00:00Z">
                <w:r>
                  <w:rPr>
                    <w:color w:val="000000"/>
                    <w:sz w:val="20"/>
                    <w:szCs w:val="20"/>
                    <w:lang w:val="pt-BR" w:eastAsia="pt-BR"/>
                  </w:rPr>
                  <w:t>-41,97%</w:t>
                </w:r>
              </w:ins>
            </w:r>
          </w:p>
        </w:tc>
      </w:tr>
      <w:tr w:rsidR="00D12DBE" w:rsidRPr="00C438CF" w14:paraId="0BEE35F6"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14:paraId="1FEBF69B" w14:textId="77777777" w:rsidR="00D12DBE" w:rsidRPr="00D12DBE" w:rsidRDefault="00D12DBE" w:rsidP="00C438CF">
            <w:pPr>
              <w:widowControl/>
              <w:autoSpaceDE/>
              <w:autoSpaceDN/>
              <w:jc w:val="center"/>
              <w:rPr>
                <w:color w:val="000000"/>
                <w:lang w:val="pt-BR" w:eastAsia="pt-BR"/>
              </w:rPr>
            </w:pPr>
            <w:r>
              <w:del w:id="6067" w:author="Claude" w:date="2026-06-04T00:00:00Z">
                <w:r>
                  <w:rPr>
                    <w:rFonts w:ascii="Calibri" w:hAnsi="Calibri" w:cs="Calibri"/>
                    <w:b/>
                    <w:bCs/>
                    <w:color w:val="000000"/>
                    <w:sz w:val="24"/>
                    <w:szCs w:val="24"/>
                    <w:lang w:val="pt-BR" w:eastAsia="pt-BR"/>
                  </w:rPr>
                  <w:delText>1/N Mensal (benchmark)</w:delText>
                </w:r>
              </w:del>
              <w:ins w:id="6068" w:author="Claude" w:date="2026-06-04T00:00:00Z">
                <w:r>
                  <w:rPr>
                    <w:rFonts w:ascii="Calibri" w:hAnsi="Calibri" w:cs="Calibri"/>
                    <w:b/>
                    <w:bCs/>
                    <w:color w:val="000000"/>
                    <w:sz w:val="24"/>
                    <w:szCs w:val="24"/>
                    <w:lang w:val="pt-BR" w:eastAsia="pt-BR"/>
                  </w:rPr>
                  <w:t>EqualWeight BuyHold</w:t>
                </w:r>
              </w:ins>
            </w:r>
          </w:p>
        </w:tc>
        <w:tc>
          <w:tcPr>
            <w:tcW w:w="2280" w:type="dxa"/>
            <w:tcBorders>
              <w:top w:val="nil"/>
              <w:left w:val="nil"/>
              <w:bottom w:val="single" w:sz="4" w:space="0" w:color="auto"/>
              <w:right w:val="single" w:sz="4" w:space="0" w:color="auto"/>
            </w:tcBorders>
            <w:shd w:val="clear" w:color="auto" w:fill="auto"/>
            <w:noWrap/>
            <w:vAlign w:val="center"/>
          </w:tcPr>
          <w:p w14:paraId="3A606E54" w14:textId="77777777" w:rsidR="00D12DBE" w:rsidRPr="00D12DBE" w:rsidRDefault="00D12DBE" w:rsidP="00C438CF">
            <w:pPr>
              <w:widowControl/>
              <w:autoSpaceDE/>
              <w:autoSpaceDN/>
              <w:jc w:val="center"/>
              <w:rPr>
                <w:color w:val="000000"/>
                <w:lang w:val="pt-BR" w:eastAsia="pt-BR"/>
              </w:rPr>
            </w:pPr>
            <w:del w:id="6069" w:author="Claude" w:date="2026-06-04T00:00:00Z">
              <w:r>
                <w:rPr>
                  <w:color w:val="000000"/>
                  <w:lang w:val="pt-BR" w:eastAsia="pt-BR"/>
                </w:rPr>
                <w:delText>+</w:delText>
              </w:r>
              <w:r>
                <w:delText>268</w:delText>
              </w:r>
              <w:r>
                <w:rPr>
                  <w:color w:val="000000"/>
                  <w:lang w:val="pt-BR" w:eastAsia="pt-BR"/>
                </w:rPr>
                <w:delText>%</w:delText>
              </w:r>
            </w:del>
            <w:ins w:id="6070" w:author="Claude" w:date="2026-06-04T00:00:00Z">
              <w:r>
                <w:rPr>
                  <w:color w:val="000000"/>
                  <w:sz w:val="20"/>
                  <w:szCs w:val="20"/>
                  <w:lang w:val="pt-BR" w:eastAsia="pt-BR"/>
                </w:rPr>
                <w:t>15,71%</w:t>
              </w:r>
            </w:ins>
          </w:p>
        </w:tc>
        <w:tc>
          <w:tcPr>
            <w:tcW w:w="1540" w:type="dxa"/>
            <w:tcBorders>
              <w:top w:val="nil"/>
              <w:left w:val="nil"/>
              <w:bottom w:val="single" w:sz="4" w:space="0" w:color="auto"/>
              <w:right w:val="single" w:sz="4" w:space="0" w:color="auto"/>
            </w:tcBorders>
            <w:shd w:val="clear" w:color="auto" w:fill="auto"/>
            <w:noWrap/>
            <w:vAlign w:val="center"/>
          </w:tcPr>
          <w:p w14:paraId="20755413" w14:textId="77777777" w:rsidR="00D12DBE" w:rsidRPr="00D12DBE" w:rsidRDefault="00D12DBE" w:rsidP="00C438CF">
            <w:pPr>
              <w:widowControl/>
              <w:autoSpaceDE/>
              <w:autoSpaceDN/>
              <w:jc w:val="center"/>
              <w:rPr>
                <w:color w:val="000000"/>
                <w:lang w:val="pt-BR" w:eastAsia="pt-BR"/>
              </w:rPr>
            </w:pPr>
            <w:r>
              <w:rPr>
                <w:rStyle w:val="Forte"/>
                <w:b w:val="0"/>
              </w:rPr>
              <w:del w:id="6071" w:author="Claude" w:date="2026-06-04T00:00:00Z">
                <w:r>
                  <w:rPr>
                    <w:color w:val="000000"/>
                    <w:sz w:val="20"/>
                    <w:szCs w:val="20"/>
                    <w:lang w:val="pt-BR" w:eastAsia="pt-BR"/>
                  </w:rPr>
                  <w:delText>12,8%</w:delText>
                </w:r>
              </w:del>
              <w:ins w:id="6072" w:author="Claude" w:date="2026-06-04T00:00:00Z">
                <w:r>
                  <w:rPr>
                    <w:color w:val="000000"/>
                    <w:sz w:val="20"/>
                    <w:szCs w:val="20"/>
                    <w:lang w:val="pt-BR" w:eastAsia="pt-BR"/>
                  </w:rPr>
                  <w:t>19,30%</w:t>
                </w:r>
              </w:ins>
            </w:r>
          </w:p>
        </w:tc>
        <w:tc>
          <w:tcPr>
            <w:tcW w:w="1260" w:type="dxa"/>
            <w:tcBorders>
              <w:top w:val="nil"/>
              <w:left w:val="nil"/>
              <w:bottom w:val="single" w:sz="4" w:space="0" w:color="auto"/>
              <w:right w:val="single" w:sz="4" w:space="0" w:color="auto"/>
            </w:tcBorders>
            <w:shd w:val="clear" w:color="auto" w:fill="auto"/>
            <w:noWrap/>
            <w:vAlign w:val="center"/>
          </w:tcPr>
          <w:p w14:paraId="50272249" w14:textId="77777777" w:rsidR="00D12DBE" w:rsidRPr="00D12DBE" w:rsidRDefault="00D12DBE" w:rsidP="00C438CF">
            <w:pPr>
              <w:widowControl/>
              <w:autoSpaceDE/>
              <w:autoSpaceDN/>
              <w:jc w:val="center"/>
              <w:rPr>
                <w:color w:val="000000"/>
                <w:lang w:val="pt-BR" w:eastAsia="pt-BR"/>
              </w:rPr>
            </w:pPr>
            <w:r>
              <w:del w:id="6073" w:author="Claude" w:date="2026-06-04T00:00:00Z">
                <w:r>
                  <w:rPr>
                    <w:color w:val="000000"/>
                    <w:sz w:val="20"/>
                    <w:szCs w:val="20"/>
                    <w:lang w:val="pt-BR" w:eastAsia="pt-BR"/>
                  </w:rPr>
                  <w:delText>0,13</w:delText>
                </w:r>
              </w:del>
              <w:ins w:id="6074" w:author="Claude" w:date="2026-06-04T00:00:00Z">
                <w:r>
                  <w:rPr>
                    <w:color w:val="000000"/>
                    <w:sz w:val="20"/>
                    <w:szCs w:val="20"/>
                    <w:lang w:val="pt-BR" w:eastAsia="pt-BR"/>
                  </w:rPr>
                  <w:t>0,372</w:t>
                </w:r>
              </w:ins>
            </w:r>
          </w:p>
        </w:tc>
        <w:tc>
          <w:tcPr>
            <w:tcW w:w="1260" w:type="dxa"/>
            <w:tcBorders>
              <w:top w:val="nil"/>
              <w:left w:val="nil"/>
              <w:bottom w:val="single" w:sz="4" w:space="0" w:color="auto"/>
              <w:right w:val="single" w:sz="4" w:space="0" w:color="auto"/>
            </w:tcBorders>
            <w:shd w:val="clear" w:color="auto" w:fill="auto"/>
            <w:noWrap/>
            <w:vAlign w:val="center"/>
          </w:tcPr>
          <w:p w14:paraId="085B2C01" w14:textId="77777777" w:rsidR="00D12DBE" w:rsidRPr="00D12DBE" w:rsidRDefault="00D12DBE" w:rsidP="00C438CF">
            <w:pPr>
              <w:widowControl/>
              <w:autoSpaceDE/>
              <w:autoSpaceDN/>
              <w:jc w:val="center"/>
              <w:rPr>
                <w:color w:val="000000"/>
                <w:lang w:val="pt-BR" w:eastAsia="pt-BR"/>
              </w:rPr>
            </w:pPr>
            <w:r>
              <w:del w:id="6075" w:author="Claude" w:date="2026-06-04T00:00:00Z">
                <w:r>
                  <w:rPr>
                    <w:color w:val="000000"/>
                    <w:sz w:val="20"/>
                    <w:szCs w:val="20"/>
                    <w:lang w:val="pt-BR" w:eastAsia="pt-BR"/>
                  </w:rPr>
                  <w:delText>-51,5%</w:delText>
                </w:r>
              </w:del>
              <w:ins w:id="6076" w:author="Claude" w:date="2026-06-04T00:00:00Z">
                <w:r>
                  <w:rPr>
                    <w:color w:val="000000"/>
                    <w:sz w:val="20"/>
                    <w:szCs w:val="20"/>
                    <w:lang w:val="pt-BR" w:eastAsia="pt-BR"/>
                  </w:rPr>
                  <w:t>0,520</w:t>
                </w:r>
              </w:ins>
            </w:r>
          </w:p>
        </w:tc>
        <w:tc>
          <w:tcPr>
            <w:tcW w:w="1566" w:type="dxa"/>
            <w:tcBorders>
              <w:top w:val="nil"/>
              <w:left w:val="nil"/>
              <w:bottom w:val="single" w:sz="4" w:space="0" w:color="auto"/>
              <w:right w:val="single" w:sz="8" w:space="0" w:color="auto"/>
            </w:tcBorders>
            <w:shd w:val="clear" w:color="auto" w:fill="auto"/>
            <w:noWrap/>
            <w:vAlign w:val="center"/>
          </w:tcPr>
          <w:p w14:paraId="2CB3E1E7" w14:textId="77777777" w:rsidR="00D12DBE" w:rsidRPr="00D12DBE" w:rsidRDefault="00D12DBE" w:rsidP="00C438CF">
            <w:pPr>
              <w:widowControl/>
              <w:autoSpaceDE/>
              <w:autoSpaceDN/>
              <w:jc w:val="center"/>
              <w:rPr>
                <w:color w:val="000000"/>
                <w:lang w:val="pt-BR" w:eastAsia="pt-BR"/>
              </w:rPr>
            </w:pPr>
            <w:r>
              <w:rPr>
                <w:rStyle w:val="Forte"/>
                <w:b w:val="0"/>
              </w:rPr>
              <w:del w:id="6077" w:author="Claude" w:date="2026-06-04T00:00:00Z">
                <w:r>
                  <w:rPr>
                    <w:color w:val="000000"/>
                    <w:sz w:val="20"/>
                    <w:szCs w:val="20"/>
                    <w:lang w:val="pt-BR" w:eastAsia="pt-BR"/>
                  </w:rPr>
                  <w:delText>5,08%</w:delText>
                </w:r>
              </w:del>
              <w:ins w:id="6078" w:author="Claude" w:date="2026-06-04T00:00:00Z">
                <w:r>
                  <w:rPr>
                    <w:color w:val="000000"/>
                    <w:sz w:val="20"/>
                    <w:szCs w:val="20"/>
                    <w:lang w:val="pt-BR" w:eastAsia="pt-BR"/>
                  </w:rPr>
                  <w:t>-34,50%</w:t>
                </w:r>
              </w:ins>
            </w:r>
          </w:p>
        </w:tc>
      </w:tr>
      <w:tr w:rsidR="00C438CF" w:rsidRPr="00C438CF" w14:paraId="69039821"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C98C614"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79" w:author="Claude" w:date="2026-06-04T00:00:00Z">
                <w:r>
                  <w:rPr>
                    <w:rFonts w:ascii="Calibri" w:hAnsi="Calibri" w:cs="Calibri"/>
                    <w:b/>
                    <w:bCs/>
                    <w:color w:val="000000"/>
                    <w:sz w:val="24"/>
                    <w:szCs w:val="24"/>
                    <w:lang w:val="pt-BR" w:eastAsia="pt-BR"/>
                  </w:rPr>
                  <w:delText>Máximo Sharpe L1</w:delText>
                </w:r>
              </w:del>
              <w:ins w:id="6080" w:author="Claude" w:date="2026-06-04T00:00:00Z">
                <w:r>
                  <w:rPr>
                    <w:rFonts w:ascii="Calibri" w:hAnsi="Calibri" w:cs="Calibri"/>
                    <w:b/>
                    <w:bCs/>
                    <w:color w:val="000000"/>
                    <w:sz w:val="24"/>
                    <w:szCs w:val="24"/>
                    <w:lang w:val="pt-BR" w:eastAsia="pt-BR"/>
                  </w:rPr>
                  <w:t>InvVol</w:t>
                </w:r>
              </w:ins>
            </w:r>
          </w:p>
        </w:tc>
        <w:tc>
          <w:tcPr>
            <w:tcW w:w="2280" w:type="dxa"/>
            <w:tcBorders>
              <w:top w:val="nil"/>
              <w:left w:val="nil"/>
              <w:bottom w:val="single" w:sz="4" w:space="0" w:color="auto"/>
              <w:right w:val="single" w:sz="4" w:space="0" w:color="auto"/>
            </w:tcBorders>
            <w:shd w:val="clear" w:color="auto" w:fill="auto"/>
            <w:noWrap/>
            <w:vAlign w:val="center"/>
            <w:hideMark/>
          </w:tcPr>
          <w:p w14:paraId="1BF3D173"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81" w:author="Claude" w:date="2026-06-04T00:00:00Z">
                <w:r>
                  <w:rPr>
                    <w:color w:val="000000"/>
                    <w:sz w:val="20"/>
                    <w:szCs w:val="20"/>
                    <w:lang w:val="pt-BR" w:eastAsia="pt-BR"/>
                  </w:rPr>
                  <w:delText>+240,00%</w:delText>
                </w:r>
              </w:del>
              <w:ins w:id="6082" w:author="Claude" w:date="2026-06-04T00:00:00Z">
                <w:r>
                  <w:rPr>
                    <w:color w:val="000000"/>
                    <w:sz w:val="20"/>
                    <w:szCs w:val="20"/>
                    <w:lang w:val="pt-BR" w:eastAsia="pt-BR"/>
                  </w:rPr>
                  <w:t>9,16%</w:t>
                </w:r>
              </w:ins>
            </w:r>
          </w:p>
        </w:tc>
        <w:tc>
          <w:tcPr>
            <w:tcW w:w="1540" w:type="dxa"/>
            <w:tcBorders>
              <w:top w:val="nil"/>
              <w:left w:val="nil"/>
              <w:bottom w:val="single" w:sz="4" w:space="0" w:color="auto"/>
              <w:right w:val="single" w:sz="4" w:space="0" w:color="auto"/>
            </w:tcBorders>
            <w:shd w:val="clear" w:color="auto" w:fill="auto"/>
            <w:noWrap/>
            <w:vAlign w:val="center"/>
            <w:hideMark/>
          </w:tcPr>
          <w:p w14:paraId="73B6D6A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83" w:author="Claude" w:date="2026-06-04T00:00:00Z">
                <w:r>
                  <w:rPr>
                    <w:color w:val="000000"/>
                    <w:sz w:val="20"/>
                    <w:szCs w:val="20"/>
                    <w:lang w:val="pt-BR" w:eastAsia="pt-BR"/>
                  </w:rPr>
                  <w:delText>12,20%</w:delText>
                </w:r>
              </w:del>
              <w:ins w:id="6084" w:author="Claude" w:date="2026-06-04T00:00:00Z">
                <w:r>
                  <w:rPr>
                    <w:color w:val="000000"/>
                    <w:sz w:val="20"/>
                    <w:szCs w:val="20"/>
                    <w:lang w:val="pt-BR" w:eastAsia="pt-BR"/>
                  </w:rPr>
                  <w:t>19,11%</w:t>
                </w:r>
              </w:ins>
            </w:r>
          </w:p>
        </w:tc>
        <w:tc>
          <w:tcPr>
            <w:tcW w:w="1260" w:type="dxa"/>
            <w:tcBorders>
              <w:top w:val="nil"/>
              <w:left w:val="nil"/>
              <w:bottom w:val="single" w:sz="4" w:space="0" w:color="auto"/>
              <w:right w:val="single" w:sz="4" w:space="0" w:color="auto"/>
            </w:tcBorders>
            <w:shd w:val="clear" w:color="auto" w:fill="auto"/>
            <w:noWrap/>
            <w:vAlign w:val="center"/>
            <w:hideMark/>
          </w:tcPr>
          <w:p w14:paraId="4854E4F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85" w:author="Claude" w:date="2026-06-04T00:00:00Z">
                <w:r>
                  <w:rPr>
                    <w:color w:val="000000"/>
                    <w:sz w:val="20"/>
                    <w:szCs w:val="20"/>
                    <w:lang w:val="pt-BR" w:eastAsia="pt-BR"/>
                  </w:rPr>
                  <w:delText>a completar</w:delText>
                </w:r>
              </w:del>
              <w:ins w:id="6086" w:author="Claude" w:date="2026-06-04T00:00:00Z">
                <w:r>
                  <w:rPr>
                    <w:color w:val="000000"/>
                    <w:sz w:val="20"/>
                    <w:szCs w:val="20"/>
                    <w:lang w:val="pt-BR" w:eastAsia="pt-BR"/>
                  </w:rPr>
                  <w:t>0,070</w:t>
                </w:r>
              </w:ins>
            </w:r>
          </w:p>
        </w:tc>
        <w:tc>
          <w:tcPr>
            <w:tcW w:w="1260" w:type="dxa"/>
            <w:tcBorders>
              <w:top w:val="nil"/>
              <w:left w:val="nil"/>
              <w:bottom w:val="single" w:sz="4" w:space="0" w:color="auto"/>
              <w:right w:val="single" w:sz="4" w:space="0" w:color="auto"/>
            </w:tcBorders>
            <w:shd w:val="clear" w:color="auto" w:fill="auto"/>
            <w:noWrap/>
            <w:vAlign w:val="center"/>
            <w:hideMark/>
          </w:tcPr>
          <w:p w14:paraId="7BE1732E"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87" w:author="Claude" w:date="2026-06-04T00:00:00Z">
                <w:r>
                  <w:rPr>
                    <w:color w:val="000000"/>
                    <w:sz w:val="20"/>
                    <w:szCs w:val="20"/>
                    <w:lang w:val="pt-BR" w:eastAsia="pt-BR"/>
                  </w:rPr>
                  <w:delText>a completar</w:delText>
                </w:r>
              </w:del>
              <w:ins w:id="6088" w:author="Claude" w:date="2026-06-04T00:00:00Z">
                <w:r>
                  <w:rPr>
                    <w:color w:val="000000"/>
                    <w:sz w:val="20"/>
                    <w:szCs w:val="20"/>
                    <w:lang w:val="pt-BR" w:eastAsia="pt-BR"/>
                  </w:rPr>
                  <w:t>0,095</w:t>
                </w:r>
              </w:ins>
            </w:r>
          </w:p>
        </w:tc>
        <w:tc>
          <w:tcPr>
            <w:tcW w:w="1566" w:type="dxa"/>
            <w:tcBorders>
              <w:top w:val="nil"/>
              <w:left w:val="nil"/>
              <w:bottom w:val="single" w:sz="4" w:space="0" w:color="auto"/>
              <w:right w:val="single" w:sz="8" w:space="0" w:color="auto"/>
            </w:tcBorders>
            <w:shd w:val="clear" w:color="auto" w:fill="auto"/>
            <w:noWrap/>
            <w:vAlign w:val="center"/>
            <w:hideMark/>
          </w:tcPr>
          <w:p w14:paraId="130CB18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21" w:author="Claude" w:date="2026-06-04T00:00:00Z">
                <w:r>
                  <w:rPr>
                    <w:color w:val="000000"/>
                    <w:sz w:val="20"/>
                    <w:szCs w:val="20"/>
                    <w:lang w:val="pt-BR" w:eastAsia="pt-BR"/>
                  </w:rPr>
                  <w:delText>4,29%</w:delText>
                </w:r>
              </w:del>
              <w:ins w:id="6122" w:author="Claude" w:date="2026-06-04T00:00:00Z">
                <w:r>
                  <w:rPr>
                    <w:color w:val="000000"/>
                    <w:sz w:val="20"/>
                    <w:szCs w:val="20"/>
                    <w:lang w:val="pt-BR" w:eastAsia="pt-BR"/>
                  </w:rPr>
                  <w:t>-37,35%</w:t>
                </w:r>
              </w:ins>
            </w:r>
          </w:p>
        </w:tc>
      </w:tr>
      <w:tr w:rsidR="00C438CF" w:rsidRPr="00C438CF" w14:paraId="6DC0FF45"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9F00F24"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91" w:author="Claude" w:date="2026-06-04T00:00:00Z">
                <w:r>
                  <w:rPr>
                    <w:rFonts w:ascii="Calibri" w:hAnsi="Calibri" w:cs="Calibri"/>
                    <w:b/>
                    <w:bCs/>
                    <w:color w:val="000000"/>
                    <w:sz w:val="24"/>
                    <w:szCs w:val="24"/>
                    <w:lang w:val="pt-BR" w:eastAsia="pt-BR"/>
                  </w:rPr>
                  <w:delText>BL + LSTM</w:delText>
                </w:r>
              </w:del>
              <w:ins w:id="6092" w:author="Claude" w:date="2026-06-04T00:00:00Z">
                <w:r>
                  <w:rPr>
                    <w:rFonts w:ascii="Calibri" w:hAnsi="Calibri" w:cs="Calibri"/>
                    <w:b/>
                    <w:bCs/>
                    <w:color w:val="000000"/>
                    <w:sz w:val="24"/>
                    <w:szCs w:val="24"/>
                    <w:lang w:val="pt-BR" w:eastAsia="pt-BR"/>
                  </w:rPr>
                  <w:t>MinVar</w:t>
                </w:r>
              </w:ins>
            </w:r>
          </w:p>
        </w:tc>
        <w:tc>
          <w:tcPr>
            <w:tcW w:w="2280" w:type="dxa"/>
            <w:tcBorders>
              <w:top w:val="nil"/>
              <w:left w:val="nil"/>
              <w:bottom w:val="single" w:sz="4" w:space="0" w:color="auto"/>
              <w:right w:val="single" w:sz="4" w:space="0" w:color="auto"/>
            </w:tcBorders>
            <w:shd w:val="clear" w:color="auto" w:fill="auto"/>
            <w:noWrap/>
            <w:vAlign w:val="center"/>
            <w:hideMark/>
          </w:tcPr>
          <w:p w14:paraId="1981BA2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93" w:author="Claude" w:date="2026-06-04T00:00:00Z">
                <w:r>
                  <w:rPr>
                    <w:color w:val="000000"/>
                    <w:sz w:val="20"/>
                    <w:szCs w:val="20"/>
                    <w:lang w:val="pt-BR" w:eastAsia="pt-BR"/>
                  </w:rPr>
                  <w:delText>+56,48%</w:delText>
                </w:r>
              </w:del>
              <w:ins w:id="6094" w:author="Claude" w:date="2026-06-04T00:00:00Z">
                <w:r>
                  <w:rPr>
                    <w:color w:val="000000"/>
                    <w:sz w:val="20"/>
                    <w:szCs w:val="20"/>
                    <w:lang w:val="pt-BR" w:eastAsia="pt-BR"/>
                  </w:rPr>
                  <w:t>11,89%</w:t>
                </w:r>
              </w:ins>
            </w:r>
          </w:p>
        </w:tc>
        <w:tc>
          <w:tcPr>
            <w:tcW w:w="1540" w:type="dxa"/>
            <w:tcBorders>
              <w:top w:val="nil"/>
              <w:left w:val="nil"/>
              <w:bottom w:val="single" w:sz="4" w:space="0" w:color="auto"/>
              <w:right w:val="single" w:sz="4" w:space="0" w:color="auto"/>
            </w:tcBorders>
            <w:shd w:val="clear" w:color="auto" w:fill="auto"/>
            <w:noWrap/>
            <w:vAlign w:val="center"/>
            <w:hideMark/>
          </w:tcPr>
          <w:p w14:paraId="20CF87D2"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95" w:author="Claude" w:date="2026-06-04T00:00:00Z">
                <w:r>
                  <w:rPr>
                    <w:color w:val="000000"/>
                    <w:sz w:val="20"/>
                    <w:szCs w:val="20"/>
                    <w:lang w:val="pt-BR" w:eastAsia="pt-BR"/>
                  </w:rPr>
                  <w:delText>4,3%</w:delText>
                </w:r>
              </w:del>
              <w:ins w:id="6096" w:author="Claude" w:date="2026-06-04T00:00:00Z">
                <w:r>
                  <w:rPr>
                    <w:color w:val="000000"/>
                    <w:sz w:val="20"/>
                    <w:szCs w:val="20"/>
                    <w:lang w:val="pt-BR" w:eastAsia="pt-BR"/>
                  </w:rPr>
                  <w:t>12,96%</w:t>
                </w:r>
              </w:ins>
            </w:r>
          </w:p>
        </w:tc>
        <w:tc>
          <w:tcPr>
            <w:tcW w:w="1260" w:type="dxa"/>
            <w:tcBorders>
              <w:top w:val="nil"/>
              <w:left w:val="nil"/>
              <w:bottom w:val="single" w:sz="4" w:space="0" w:color="auto"/>
              <w:right w:val="single" w:sz="4" w:space="0" w:color="auto"/>
            </w:tcBorders>
            <w:shd w:val="clear" w:color="auto" w:fill="auto"/>
            <w:noWrap/>
            <w:vAlign w:val="center"/>
            <w:hideMark/>
          </w:tcPr>
          <w:p w14:paraId="549A3D5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97" w:author="Claude" w:date="2026-06-04T00:00:00Z">
                <w:r>
                  <w:rPr>
                    <w:color w:val="000000"/>
                    <w:sz w:val="20"/>
                    <w:szCs w:val="20"/>
                    <w:lang w:val="pt-BR" w:eastAsia="pt-BR"/>
                  </w:rPr>
                  <w:delText>-0,14</w:delText>
                </w:r>
              </w:del>
              <w:ins w:id="6098" w:author="Claude" w:date="2026-06-04T00:00:00Z">
                <w:r>
                  <w:rPr>
                    <w:color w:val="000000"/>
                    <w:sz w:val="20"/>
                    <w:szCs w:val="20"/>
                    <w:lang w:val="pt-BR" w:eastAsia="pt-BR"/>
                  </w:rPr>
                  <w:t>0,217</w:t>
                </w:r>
              </w:ins>
            </w:r>
          </w:p>
        </w:tc>
        <w:tc>
          <w:tcPr>
            <w:tcW w:w="1260" w:type="dxa"/>
            <w:tcBorders>
              <w:top w:val="nil"/>
              <w:left w:val="nil"/>
              <w:bottom w:val="single" w:sz="4" w:space="0" w:color="auto"/>
              <w:right w:val="single" w:sz="4" w:space="0" w:color="auto"/>
            </w:tcBorders>
            <w:shd w:val="clear" w:color="auto" w:fill="auto"/>
            <w:noWrap/>
            <w:vAlign w:val="center"/>
            <w:hideMark/>
          </w:tcPr>
          <w:p w14:paraId="3C30C37F"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99" w:author="Claude" w:date="2026-06-04T00:00:00Z">
                <w:r>
                  <w:rPr>
                    <w:color w:val="000000"/>
                    <w:sz w:val="20"/>
                    <w:szCs w:val="20"/>
                    <w:lang w:val="pt-BR" w:eastAsia="pt-BR"/>
                  </w:rPr>
                  <w:delText>-93%</w:delText>
                </w:r>
              </w:del>
              <w:ins w:id="6100" w:author="Claude" w:date="2026-06-04T00:00:00Z">
                <w:r>
                  <w:rPr>
                    <w:color w:val="000000"/>
                    <w:sz w:val="20"/>
                    <w:szCs w:val="20"/>
                    <w:lang w:val="pt-BR" w:eastAsia="pt-BR"/>
                  </w:rPr>
                  <w:t>0,295</w:t>
                </w:r>
              </w:ins>
            </w:r>
          </w:p>
        </w:tc>
        <w:tc>
          <w:tcPr>
            <w:tcW w:w="1566" w:type="dxa"/>
            <w:tcBorders>
              <w:top w:val="nil"/>
              <w:left w:val="nil"/>
              <w:bottom w:val="single" w:sz="4" w:space="0" w:color="auto"/>
              <w:right w:val="single" w:sz="8" w:space="0" w:color="auto"/>
            </w:tcBorders>
            <w:shd w:val="clear" w:color="auto" w:fill="auto"/>
            <w:noWrap/>
            <w:vAlign w:val="center"/>
            <w:hideMark/>
          </w:tcPr>
          <w:p w14:paraId="35C8A72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01" w:author="Claude" w:date="2026-06-04T00:00:00Z">
                <w:r>
                  <w:rPr>
                    <w:color w:val="000000"/>
                    <w:sz w:val="20"/>
                    <w:szCs w:val="20"/>
                    <w:lang w:val="pt-BR" w:eastAsia="pt-BR"/>
                  </w:rPr>
                  <w:delText>~55%</w:delText>
                </w:r>
              </w:del>
              <w:ins w:id="6102" w:author="Claude" w:date="2026-06-04T00:00:00Z">
                <w:r>
                  <w:rPr>
                    <w:color w:val="000000"/>
                    <w:sz w:val="20"/>
                    <w:szCs w:val="20"/>
                    <w:lang w:val="pt-BR" w:eastAsia="pt-BR"/>
                  </w:rPr>
                  <w:t>-25,62%</w:t>
                </w:r>
              </w:ins>
            </w:r>
          </w:p>
        </w:tc>
      </w:tr>
      <w:tr w:rsidR="00C438CF" w:rsidRPr="00C438CF" w14:paraId="544CA8AC"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200DE930"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03" w:author="Claude" w:date="2026-06-04T00:00:00Z">
                <w:r>
                  <w:rPr>
                    <w:rFonts w:ascii="Calibri" w:hAnsi="Calibri" w:cs="Calibri"/>
                    <w:b/>
                    <w:bCs/>
                    <w:color w:val="000000"/>
                    <w:sz w:val="24"/>
                    <w:szCs w:val="24"/>
                    <w:lang w:val="pt-BR" w:eastAsia="pt-BR"/>
                  </w:rPr>
                  <w:delText>IBOVESPA (benchmark)</w:delText>
                </w:r>
              </w:del>
              <w:ins w:id="6104" w:author="Claude" w:date="2026-06-04T00:00:00Z">
                <w:r>
                  <w:rPr>
                    <w:rFonts w:ascii="Calibri" w:hAnsi="Calibri" w:cs="Calibri"/>
                    <w:b/>
                    <w:bCs/>
                    <w:color w:val="000000"/>
                    <w:sz w:val="24"/>
                    <w:szCs w:val="24"/>
                    <w:lang w:val="pt-BR" w:eastAsia="pt-BR"/>
                  </w:rPr>
                  <w:t>MinVar (c10)</w:t>
                </w:r>
              </w:ins>
            </w:r>
          </w:p>
        </w:tc>
        <w:tc>
          <w:tcPr>
            <w:tcW w:w="2280" w:type="dxa"/>
            <w:tcBorders>
              <w:top w:val="nil"/>
              <w:left w:val="nil"/>
              <w:bottom w:val="single" w:sz="4" w:space="0" w:color="auto"/>
              <w:right w:val="single" w:sz="4" w:space="0" w:color="auto"/>
            </w:tcBorders>
            <w:shd w:val="clear" w:color="auto" w:fill="auto"/>
            <w:noWrap/>
            <w:vAlign w:val="center"/>
            <w:hideMark/>
          </w:tcPr>
          <w:p w14:paraId="50B7984C"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05" w:author="Claude" w:date="2026-06-04T00:00:00Z">
                <w:r>
                  <w:rPr>
                    <w:color w:val="000000"/>
                    <w:sz w:val="20"/>
                    <w:szCs w:val="20"/>
                    <w:lang w:val="pt-BR" w:eastAsia="pt-BR"/>
                  </w:rPr>
                  <w:delText>+232%*</w:delText>
                </w:r>
              </w:del>
              <w:ins w:id="6106" w:author="Claude" w:date="2026-06-04T00:00:00Z">
                <w:r>
                  <w:rPr>
                    <w:color w:val="000000"/>
                    <w:sz w:val="20"/>
                    <w:szCs w:val="20"/>
                    <w:lang w:val="pt-BR" w:eastAsia="pt-BR"/>
                  </w:rPr>
                  <w:t>11,93%</w:t>
                </w:r>
              </w:ins>
            </w:r>
          </w:p>
        </w:tc>
        <w:tc>
          <w:tcPr>
            <w:tcW w:w="1540" w:type="dxa"/>
            <w:tcBorders>
              <w:top w:val="nil"/>
              <w:left w:val="nil"/>
              <w:bottom w:val="single" w:sz="4" w:space="0" w:color="auto"/>
              <w:right w:val="single" w:sz="4" w:space="0" w:color="auto"/>
            </w:tcBorders>
            <w:shd w:val="clear" w:color="auto" w:fill="auto"/>
            <w:noWrap/>
            <w:vAlign w:val="center"/>
            <w:hideMark/>
          </w:tcPr>
          <w:p w14:paraId="2E5A8EDA"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07" w:author="Claude" w:date="2026-06-04T00:00:00Z">
                <w:r>
                  <w:rPr>
                    <w:color w:val="000000"/>
                    <w:sz w:val="20"/>
                    <w:szCs w:val="20"/>
                    <w:lang w:val="pt-BR" w:eastAsia="pt-BR"/>
                  </w:rPr>
                  <w:delText>11,7%</w:delText>
                </w:r>
              </w:del>
              <w:ins w:id="6108" w:author="Claude" w:date="2026-06-04T00:00:00Z">
                <w:r>
                  <w:rPr>
                    <w:color w:val="000000"/>
                    <w:sz w:val="20"/>
                    <w:szCs w:val="20"/>
                    <w:lang w:val="pt-BR" w:eastAsia="pt-BR"/>
                  </w:rPr>
                  <w:t>12,99%</w:t>
                </w:r>
              </w:ins>
            </w:r>
          </w:p>
        </w:tc>
        <w:tc>
          <w:tcPr>
            <w:tcW w:w="1260" w:type="dxa"/>
            <w:tcBorders>
              <w:top w:val="nil"/>
              <w:left w:val="nil"/>
              <w:bottom w:val="single" w:sz="4" w:space="0" w:color="auto"/>
              <w:right w:val="single" w:sz="4" w:space="0" w:color="auto"/>
            </w:tcBorders>
            <w:shd w:val="clear" w:color="auto" w:fill="auto"/>
            <w:noWrap/>
            <w:vAlign w:val="center"/>
            <w:hideMark/>
          </w:tcPr>
          <w:p w14:paraId="6327029B"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09" w:author="Claude" w:date="2026-06-04T00:00:00Z">
                <w:r>
                  <w:rPr>
                    <w:color w:val="000000"/>
                    <w:sz w:val="20"/>
                    <w:szCs w:val="20"/>
                    <w:lang w:val="pt-BR" w:eastAsia="pt-BR"/>
                  </w:rPr>
                  <w:delText>+0,08</w:delText>
                </w:r>
              </w:del>
              <w:ins w:id="6110" w:author="Claude" w:date="2026-06-04T00:00:00Z">
                <w:r>
                  <w:rPr>
                    <w:color w:val="000000"/>
                    <w:sz w:val="20"/>
                    <w:szCs w:val="20"/>
                    <w:lang w:val="pt-BR" w:eastAsia="pt-BR"/>
                  </w:rPr>
                  <w:t>0,219</w:t>
                </w:r>
              </w:ins>
            </w:r>
          </w:p>
        </w:tc>
        <w:tc>
          <w:tcPr>
            <w:tcW w:w="1260" w:type="dxa"/>
            <w:tcBorders>
              <w:top w:val="nil"/>
              <w:left w:val="nil"/>
              <w:bottom w:val="single" w:sz="4" w:space="0" w:color="auto"/>
              <w:right w:val="single" w:sz="4" w:space="0" w:color="auto"/>
            </w:tcBorders>
            <w:shd w:val="clear" w:color="auto" w:fill="auto"/>
            <w:noWrap/>
            <w:vAlign w:val="center"/>
            <w:hideMark/>
          </w:tcPr>
          <w:p w14:paraId="6A9BE41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11" w:author="Claude" w:date="2026-06-04T00:00:00Z">
                <w:r>
                  <w:rPr>
                    <w:color w:val="000000"/>
                    <w:sz w:val="20"/>
                    <w:szCs w:val="20"/>
                    <w:lang w:val="pt-BR" w:eastAsia="pt-BR"/>
                  </w:rPr>
                  <w:delText>-46,8%</w:delText>
                </w:r>
              </w:del>
              <w:ins w:id="6112" w:author="Claude" w:date="2026-06-04T00:00:00Z">
                <w:r>
                  <w:rPr>
                    <w:color w:val="000000"/>
                    <w:sz w:val="20"/>
                    <w:szCs w:val="20"/>
                    <w:lang w:val="pt-BR" w:eastAsia="pt-BR"/>
                  </w:rPr>
                  <w:t>0,298</w:t>
                </w:r>
              </w:ins>
            </w:r>
          </w:p>
        </w:tc>
        <w:tc>
          <w:tcPr>
            <w:tcW w:w="1566" w:type="dxa"/>
            <w:tcBorders>
              <w:top w:val="nil"/>
              <w:left w:val="nil"/>
              <w:bottom w:val="single" w:sz="4" w:space="0" w:color="auto"/>
              <w:right w:val="single" w:sz="8" w:space="0" w:color="auto"/>
            </w:tcBorders>
            <w:shd w:val="clear" w:color="auto" w:fill="auto"/>
            <w:noWrap/>
            <w:vAlign w:val="center"/>
            <w:hideMark/>
          </w:tcPr>
          <w:p w14:paraId="798A939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23" w:author="Claude" w:date="2026-06-04T00:00:00Z">
                <w:r>
                  <w:rPr>
                    <w:color w:val="000000"/>
                    <w:sz w:val="20"/>
                    <w:szCs w:val="20"/>
                    <w:lang w:val="pt-BR" w:eastAsia="pt-BR"/>
                  </w:rPr>
                  <w:delText>-</w:delText>
                </w:r>
              </w:del>
              <w:ins w:id="6124" w:author="Claude" w:date="2026-06-04T00:00:00Z">
                <w:r>
                  <w:rPr>
                    <w:color w:val="000000"/>
                    <w:sz w:val="20"/>
                    <w:szCs w:val="20"/>
                    <w:lang w:val="pt-BR" w:eastAsia="pt-BR"/>
                  </w:rPr>
                  <w:t>-25,63%</w:t>
                </w:r>
              </w:ins>
            </w:r>
          </w:p>
        </w:tc>
      </w:tr>
      <w:tr w:rsidR="00C438CF" w:rsidRPr="00C438CF" w14:paraId="2D77F4B5" w14:textId="77777777"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14:paraId="1BEFBDE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13" w:author="Claude" w:date="2026-06-04T00:00:00Z">
                <w:r>
                  <w:rPr>
                    <w:rFonts w:ascii="Calibri" w:hAnsi="Calibri" w:cs="Calibri"/>
                    <w:b/>
                    <w:bCs/>
                    <w:color w:val="000000"/>
                    <w:sz w:val="24"/>
                    <w:szCs w:val="24"/>
                    <w:lang w:val="pt-BR" w:eastAsia="pt-BR"/>
                  </w:rPr>
                  <w:delText>CDI (referência)</w:delText>
                </w:r>
              </w:del>
              <w:ins w:id="6114" w:author="Claude" w:date="2026-06-04T00:00:00Z">
                <w:r>
                  <w:rPr>
                    <w:rFonts w:ascii="Calibri" w:hAnsi="Calibri" w:cs="Calibri"/>
                    <w:b/>
                    <w:bCs/>
                    <w:color w:val="000000"/>
                    <w:sz w:val="24"/>
                    <w:szCs w:val="24"/>
                    <w:lang w:val="pt-BR" w:eastAsia="pt-BR"/>
                  </w:rPr>
                  <w:t>MaxSharpe</w:t>
                </w:r>
              </w:ins>
            </w:r>
          </w:p>
        </w:tc>
        <w:tc>
          <w:tcPr>
            <w:tcW w:w="2280" w:type="dxa"/>
            <w:tcBorders>
              <w:top w:val="nil"/>
              <w:left w:val="nil"/>
              <w:bottom w:val="single" w:sz="8" w:space="0" w:color="auto"/>
              <w:right w:val="single" w:sz="4" w:space="0" w:color="auto"/>
            </w:tcBorders>
            <w:shd w:val="clear" w:color="auto" w:fill="auto"/>
            <w:noWrap/>
            <w:vAlign w:val="center"/>
            <w:hideMark/>
          </w:tcPr>
          <w:p w14:paraId="57552494"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15" w:author="Claude" w:date="2026-06-04T00:00:00Z">
                <w:r>
                  <w:rPr>
                    <w:color w:val="000000"/>
                    <w:sz w:val="20"/>
                    <w:szCs w:val="20"/>
                    <w:lang w:val="pt-BR" w:eastAsia="pt-BR"/>
                  </w:rPr>
                  <w:delText>+174,%*</w:delText>
                </w:r>
              </w:del>
              <w:ins w:id="6116" w:author="Claude" w:date="2026-06-04T00:00:00Z">
                <w:r>
                  <w:rPr>
                    <w:color w:val="000000"/>
                    <w:sz w:val="20"/>
                    <w:szCs w:val="20"/>
                    <w:lang w:val="pt-BR" w:eastAsia="pt-BR"/>
                  </w:rPr>
                  <w:t>13,60%</w:t>
                </w:r>
              </w:ins>
            </w:r>
          </w:p>
        </w:tc>
        <w:tc>
          <w:tcPr>
            <w:tcW w:w="1540" w:type="dxa"/>
            <w:tcBorders>
              <w:top w:val="nil"/>
              <w:left w:val="nil"/>
              <w:bottom w:val="single" w:sz="8" w:space="0" w:color="auto"/>
              <w:right w:val="single" w:sz="4" w:space="0" w:color="auto"/>
            </w:tcBorders>
            <w:shd w:val="clear" w:color="auto" w:fill="auto"/>
            <w:noWrap/>
            <w:vAlign w:val="center"/>
            <w:hideMark/>
          </w:tcPr>
          <w:p w14:paraId="78691D8D" w14:textId="77777777"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17" w:author="Claude" w:date="2026-06-04T00:00:00Z">
                <w:r>
                  <w:rPr>
                    <w:color w:val="000000"/>
                    <w:sz w:val="20"/>
                    <w:szCs w:val="20"/>
                    <w:lang w:val="pt-BR" w:eastAsia="pt-BR"/>
                  </w:rPr>
                  <w:delText>9,7%*</w:delText>
                </w:r>
              </w:del>
              <w:ins w:id="6118" w:author="Claude" w:date="2026-06-04T00:00:00Z">
                <w:r>
                  <w:rPr>
                    <w:color w:val="000000"/>
                    <w:sz w:val="20"/>
                    <w:szCs w:val="20"/>
                    <w:lang w:val="pt-BR" w:eastAsia="pt-BR"/>
                  </w:rPr>
                  <w:t>17,53%</w:t>
                </w:r>
              </w:ins>
            </w:r>
          </w:p>
        </w:tc>
        <w:tc>
          <w:tcPr>
            <w:tcW w:w="1260" w:type="dxa"/>
            <w:tcBorders>
              <w:top w:val="nil"/>
              <w:left w:val="nil"/>
              <w:bottom w:val="single" w:sz="8" w:space="0" w:color="auto"/>
              <w:right w:val="single" w:sz="4" w:space="0" w:color="auto"/>
            </w:tcBorders>
            <w:shd w:val="clear" w:color="auto" w:fill="auto"/>
            <w:noWrap/>
            <w:vAlign w:val="center"/>
            <w:hideMark/>
          </w:tcPr>
          <w:p w14:paraId="739F979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25" w:author="Claude" w:date="2026-06-04T00:00:00Z">
                <w:r>
                  <w:rPr>
                    <w:color w:val="000000"/>
                    <w:sz w:val="20"/>
                    <w:szCs w:val="20"/>
                    <w:lang w:val="pt-BR" w:eastAsia="pt-BR"/>
                  </w:rPr>
                  <w:delText>-</w:delText>
                </w:r>
              </w:del>
              <w:ins w:id="6126" w:author="Claude" w:date="2026-06-04T00:00:00Z">
                <w:r>
                  <w:rPr>
                    <w:color w:val="000000"/>
                    <w:sz w:val="20"/>
                    <w:szCs w:val="20"/>
                    <w:lang w:val="pt-BR" w:eastAsia="pt-BR"/>
                  </w:rPr>
                  <w:t>0,287</w:t>
                </w:r>
              </w:ins>
            </w:r>
          </w:p>
        </w:tc>
        <w:tc>
          <w:tcPr>
            <w:tcW w:w="1260" w:type="dxa"/>
            <w:tcBorders>
              <w:top w:val="nil"/>
              <w:left w:val="nil"/>
              <w:bottom w:val="single" w:sz="8" w:space="0" w:color="auto"/>
              <w:right w:val="single" w:sz="4" w:space="0" w:color="auto"/>
            </w:tcBorders>
            <w:shd w:val="clear" w:color="auto" w:fill="auto"/>
            <w:noWrap/>
            <w:vAlign w:val="center"/>
            <w:hideMark/>
          </w:tcPr>
          <w:p w14:paraId="4C8869BB"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27" w:author="Claude" w:date="2026-06-04T00:00:00Z">
                <w:r>
                  <w:rPr>
                    <w:color w:val="000000"/>
                    <w:sz w:val="20"/>
                    <w:szCs w:val="20"/>
                    <w:lang w:val="pt-BR" w:eastAsia="pt-BR"/>
                  </w:rPr>
                  <w:delText>0</w:delText>
                </w:r>
              </w:del>
              <w:ins w:id="6128" w:author="Claude" w:date="2026-06-04T00:00:00Z">
                <w:r>
                  <w:rPr>
                    <w:color w:val="000000"/>
                    <w:sz w:val="20"/>
                    <w:szCs w:val="20"/>
                    <w:lang w:val="pt-BR" w:eastAsia="pt-BR"/>
                  </w:rPr>
                  <w:t>0,404</w:t>
                </w:r>
              </w:ins>
            </w:r>
          </w:p>
        </w:tc>
        <w:tc>
          <w:tcPr>
            <w:tcW w:w="1566" w:type="dxa"/>
            <w:tcBorders>
              <w:top w:val="nil"/>
              <w:left w:val="nil"/>
              <w:bottom w:val="single" w:sz="8" w:space="0" w:color="auto"/>
              <w:right w:val="single" w:sz="8" w:space="0" w:color="auto"/>
            </w:tcBorders>
            <w:shd w:val="clear" w:color="auto" w:fill="auto"/>
            <w:noWrap/>
            <w:vAlign w:val="center"/>
            <w:hideMark/>
          </w:tcPr>
          <w:p w14:paraId="284D02FA"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29" w:author="Claude" w:date="2026-06-04T00:00:00Z">
                <w:r>
                  <w:rPr>
                    <w:color w:val="000000"/>
                    <w:sz w:val="20"/>
                    <w:szCs w:val="20"/>
                    <w:lang w:val="pt-BR" w:eastAsia="pt-BR"/>
                  </w:rPr>
                  <w:delText>-</w:delText>
                </w:r>
              </w:del>
              <w:ins w:id="6130" w:author="Claude" w:date="2026-06-04T00:00:00Z">
                <w:r>
                  <w:rPr>
                    <w:color w:val="000000"/>
                    <w:sz w:val="20"/>
                    <w:szCs w:val="20"/>
                    <w:lang w:val="pt-BR" w:eastAsia="pt-BR"/>
                  </w:rPr>
                  <w:t>-22,76%</w:t>
                </w:r>
              </w:ins>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31" w:author="Claude" w:date="2026-06-04T00:00:00Z">
              <w:r>
                <w:rPr>
                  <w:b/>
                  <w:bCs/>
                  <w:color w:val="000000"/>
                  <w:sz w:val="20"/>
                  <w:szCs w:val="20"/>
                </w:rPr>
                <w:t>MaxSharpe (c10)</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2" w:author="Claude" w:date="2026-06-04T00:00:00Z">
              <w:r>
                <w:rPr>
                  <w:color w:val="000000"/>
                  <w:sz w:val="20"/>
                  <w:szCs w:val="20"/>
                </w:rPr>
                <w:t>12,66%</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3" w:author="Claude" w:date="2026-06-04T00:00:00Z">
              <w:r>
                <w:rPr>
                  <w:color w:val="000000"/>
                  <w:sz w:val="20"/>
                  <w:szCs w:val="20"/>
                </w:rPr>
                <w:t>16,55%</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4" w:author="Claude" w:date="2026-06-04T00:00:00Z">
              <w:r>
                <w:rPr>
                  <w:color w:val="000000"/>
                  <w:sz w:val="20"/>
                  <w:szCs w:val="20"/>
                </w:rPr>
                <w:t>0,243</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5" w:author="Claude" w:date="2026-06-04T00:00:00Z">
              <w:r>
                <w:rPr>
                  <w:color w:val="000000"/>
                  <w:sz w:val="20"/>
                  <w:szCs w:val="20"/>
                </w:rPr>
                <w:t>0,340</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36" w:author="Claude" w:date="2026-06-04T00:00:00Z">
              <w:r>
                <w:rPr>
                  <w:color w:val="000000"/>
                  <w:sz w:val="20"/>
                  <w:szCs w:val="20"/>
                </w:rPr>
                <w:t>-23,90%</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37" w:author="Claude" w:date="2026-06-04T00:00:00Z">
              <w:r>
                <w:rPr>
                  <w:b/>
                  <w:bCs/>
                  <w:color w:val="000000"/>
                  <w:sz w:val="20"/>
                  <w:szCs w:val="20"/>
                </w:rPr>
                <w:t>MaxOmega</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8" w:author="Claude" w:date="2026-06-04T00:00:00Z">
              <w:r>
                <w:rPr>
                  <w:color w:val="000000"/>
                  <w:sz w:val="20"/>
                  <w:szCs w:val="20"/>
                </w:rPr>
                <w:t>9,82%</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9" w:author="Claude" w:date="2026-06-04T00:00:00Z">
              <w:r>
                <w:rPr>
                  <w:color w:val="000000"/>
                  <w:sz w:val="20"/>
                  <w:szCs w:val="20"/>
                </w:rPr>
                <w:t>21,21%</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0" w:author="Claude" w:date="2026-06-04T00:00:00Z">
              <w:r>
                <w:rPr>
                  <w:color w:val="000000"/>
                  <w:sz w:val="20"/>
                  <w:szCs w:val="20"/>
                </w:rPr>
                <w:t>0,111</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1" w:author="Claude" w:date="2026-06-04T00:00:00Z">
              <w:r>
                <w:rPr>
                  <w:color w:val="000000"/>
                  <w:sz w:val="20"/>
                  <w:szCs w:val="20"/>
                </w:rPr>
                <w:t>0,157</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42" w:author="Claude" w:date="2026-06-04T00:00:00Z">
              <w:r>
                <w:rPr>
                  <w:color w:val="000000"/>
                  <w:sz w:val="20"/>
                  <w:szCs w:val="20"/>
                </w:rPr>
                <w:t>-30,61%</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43" w:author="Claude" w:date="2026-06-04T00:00:00Z">
              <w:r>
                <w:rPr>
                  <w:b/>
                  <w:bCs/>
                  <w:color w:val="000000"/>
                  <w:sz w:val="20"/>
                  <w:szCs w:val="20"/>
                </w:rPr>
                <w:t>MaxSortino</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4" w:author="Claude" w:date="2026-06-04T00:00:00Z">
              <w:r>
                <w:rPr>
                  <w:color w:val="000000"/>
                  <w:sz w:val="20"/>
                  <w:szCs w:val="20"/>
                </w:rPr>
                <w:t>13,16%</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5" w:author="Claude" w:date="2026-06-04T00:00:00Z">
              <w:r>
                <w:rPr>
                  <w:color w:val="000000"/>
                  <w:sz w:val="20"/>
                  <w:szCs w:val="20"/>
                </w:rPr>
                <w:t>17,78%</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6" w:author="Claude" w:date="2026-06-04T00:00:00Z">
              <w:r>
                <w:rPr>
                  <w:color w:val="000000"/>
                  <w:sz w:val="20"/>
                  <w:szCs w:val="20"/>
                </w:rPr>
                <w:t>0,263</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7" w:author="Claude" w:date="2026-06-04T00:00:00Z">
              <w:r>
                <w:rPr>
                  <w:color w:val="000000"/>
                  <w:sz w:val="20"/>
                  <w:szCs w:val="20"/>
                </w:rPr>
                <w:t>0,371</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48" w:author="Claude" w:date="2026-06-04T00:00:00Z">
              <w:r>
                <w:rPr>
                  <w:color w:val="000000"/>
                  <w:sz w:val="20"/>
                  <w:szCs w:val="20"/>
                </w:rPr>
                <w:t>-23,26%</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49" w:author="Claude" w:date="2026-06-04T00:00:00Z">
              <w:r>
                <w:rPr>
                  <w:b/>
                  <w:bCs/>
                  <w:color w:val="000000"/>
                  <w:sz w:val="20"/>
                  <w:szCs w:val="20"/>
                </w:rPr>
                <w:t>MaxKappa3</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0" w:author="Claude" w:date="2026-06-04T00:00:00Z">
              <w:r>
                <w:rPr>
                  <w:color w:val="000000"/>
                  <w:sz w:val="20"/>
                  <w:szCs w:val="20"/>
                </w:rPr>
                <w:t>13,32%</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1" w:author="Claude" w:date="2026-06-04T00:00:00Z">
              <w:r>
                <w:rPr>
                  <w:color w:val="000000"/>
                  <w:sz w:val="20"/>
                  <w:szCs w:val="20"/>
                </w:rPr>
                <w:t>18,26%</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2" w:author="Claude" w:date="2026-06-04T00:00:00Z">
              <w:r>
                <w:rPr>
                  <w:color w:val="000000"/>
                  <w:sz w:val="20"/>
                  <w:szCs w:val="20"/>
                </w:rPr>
                <w:t>0,269</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3" w:author="Claude" w:date="2026-06-04T00:00:00Z">
              <w:r>
                <w:rPr>
                  <w:color w:val="000000"/>
                  <w:sz w:val="20"/>
                  <w:szCs w:val="20"/>
                </w:rPr>
                <w:t>0,381</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54" w:author="Claude" w:date="2026-06-04T00:00:00Z">
              <w:r>
                <w:rPr>
                  <w:color w:val="000000"/>
                  <w:sz w:val="20"/>
                  <w:szCs w:val="20"/>
                </w:rPr>
                <w:t>-22,55%</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55" w:author="Claude" w:date="2026-06-04T00:00:00Z">
              <w:r>
                <w:rPr>
                  <w:b/>
                  <w:bCs/>
                  <w:color w:val="000000"/>
                  <w:sz w:val="20"/>
                  <w:szCs w:val="20"/>
                </w:rPr>
                <w:t>MinCVaR</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6" w:author="Claude" w:date="2026-06-04T00:00:00Z">
              <w:r>
                <w:rPr>
                  <w:color w:val="000000"/>
                  <w:sz w:val="20"/>
                  <w:szCs w:val="20"/>
                </w:rPr>
                <w:t>11,85%</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7" w:author="Claude" w:date="2026-06-04T00:00:00Z">
              <w:r>
                <w:rPr>
                  <w:color w:val="000000"/>
                  <w:sz w:val="20"/>
                  <w:szCs w:val="20"/>
                </w:rPr>
                <w:t>12,96%</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8" w:author="Claude" w:date="2026-06-04T00:00:00Z">
              <w:r>
                <w:rPr>
                  <w:color w:val="000000"/>
                  <w:sz w:val="20"/>
                  <w:szCs w:val="20"/>
                </w:rPr>
                <w:t>0,214</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9" w:author="Claude" w:date="2026-06-04T00:00:00Z">
              <w:r>
                <w:rPr>
                  <w:color w:val="000000"/>
                  <w:sz w:val="20"/>
                  <w:szCs w:val="20"/>
                </w:rPr>
                <w:t>0,293</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60" w:author="Claude" w:date="2026-06-04T00:00:00Z">
              <w:r>
                <w:rPr>
                  <w:color w:val="000000"/>
                  <w:sz w:val="20"/>
                  <w:szCs w:val="20"/>
                </w:rPr>
                <w:t>-26,26%</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61" w:author="Claude" w:date="2026-06-04T00:00:00Z">
              <w:r>
                <w:rPr>
                  <w:b/>
                  <w:bCs/>
                  <w:color w:val="000000"/>
                  <w:sz w:val="20"/>
                  <w:szCs w:val="20"/>
                </w:rPr>
                <w:t>MinCDaR</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2" w:author="Claude" w:date="2026-06-04T00:00:00Z">
              <w:r>
                <w:rPr>
                  <w:color w:val="000000"/>
                  <w:sz w:val="20"/>
                  <w:szCs w:val="20"/>
                </w:rPr>
                <w:t>-1,75%</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3" w:author="Claude" w:date="2026-06-04T00:00:00Z">
              <w:r>
                <w:rPr>
                  <w:color w:val="000000"/>
                  <w:sz w:val="20"/>
                  <w:szCs w:val="20"/>
                </w:rPr>
                <w:t>21,09%</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4" w:author="Claude" w:date="2026-06-04T00:00:00Z">
              <w:r>
                <w:rPr>
                  <w:color w:val="000000"/>
                  <w:sz w:val="20"/>
                  <w:szCs w:val="20"/>
                </w:rPr>
                <w:t>-0,417</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5" w:author="Claude" w:date="2026-06-04T00:00:00Z">
              <w:r>
                <w:rPr>
                  <w:color w:val="000000"/>
                  <w:sz w:val="20"/>
                  <w:szCs w:val="20"/>
                </w:rPr>
                <w:t>-0,565</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66" w:author="Claude" w:date="2026-06-04T00:00:00Z">
              <w:r>
                <w:rPr>
                  <w:color w:val="000000"/>
                  <w:sz w:val="20"/>
                  <w:szCs w:val="20"/>
                </w:rPr>
                <w:t>-81,81%</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67" w:author="Claude" w:date="2026-06-04T00:00:00Z">
              <w:r>
                <w:rPr>
                  <w:b/>
                  <w:bCs/>
                  <w:color w:val="000000"/>
                  <w:sz w:val="20"/>
                  <w:szCs w:val="20"/>
                </w:rPr>
                <w:t>BL Clássico</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8" w:author="Claude" w:date="2026-06-04T00:00:00Z">
              <w:r>
                <w:rPr>
                  <w:color w:val="000000"/>
                  <w:sz w:val="20"/>
                  <w:szCs w:val="20"/>
                </w:rPr>
                <w:t>21,12%</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9" w:author="Claude" w:date="2026-06-04T00:00:00Z">
              <w:r>
                <w:rPr>
                  <w:color w:val="000000"/>
                  <w:sz w:val="20"/>
                  <w:szCs w:val="20"/>
                </w:rPr>
                <w:t>25,99%</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0" w:author="Claude" w:date="2026-06-04T00:00:00Z">
              <w:r>
                <w:rPr>
                  <w:color w:val="000000"/>
                  <w:sz w:val="20"/>
                  <w:szCs w:val="20"/>
                </w:rPr>
                <w:t>0,511</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1" w:author="Claude" w:date="2026-06-04T00:00:00Z">
              <w:r>
                <w:rPr>
                  <w:color w:val="000000"/>
                  <w:sz w:val="20"/>
                  <w:szCs w:val="20"/>
                </w:rPr>
                <w:t>0,740</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72" w:author="Claude" w:date="2026-06-04T00:00:00Z">
              <w:r>
                <w:rPr>
                  <w:color w:val="000000"/>
                  <w:sz w:val="20"/>
                  <w:szCs w:val="20"/>
                </w:rPr>
                <w:t>-43,78%</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73" w:author="Claude" w:date="2026-06-04T00:00:00Z">
              <w:r>
                <w:rPr>
                  <w:b/>
                  <w:bCs/>
                  <w:color w:val="000000"/>
                  <w:sz w:val="20"/>
                  <w:szCs w:val="20"/>
                </w:rPr>
                <w:t>BL Clássico (c10)</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4" w:author="Claude" w:date="2026-06-04T00:00:00Z">
              <w:r>
                <w:rPr>
                  <w:color w:val="000000"/>
                  <w:sz w:val="20"/>
                  <w:szCs w:val="20"/>
                </w:rPr>
                <w:t>17,99%</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5" w:author="Claude" w:date="2026-06-04T00:00:00Z">
              <w:r>
                <w:rPr>
                  <w:color w:val="000000"/>
                  <w:sz w:val="20"/>
                  <w:szCs w:val="20"/>
                </w:rPr>
                <w:t>20,30%</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6" w:author="Claude" w:date="2026-06-04T00:00:00Z">
              <w:r>
                <w:rPr>
                  <w:color w:val="000000"/>
                  <w:sz w:val="20"/>
                  <w:szCs w:val="20"/>
                </w:rPr>
                <w:t>0,460</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7" w:author="Claude" w:date="2026-06-04T00:00:00Z">
              <w:r>
                <w:rPr>
                  <w:color w:val="000000"/>
                  <w:sz w:val="20"/>
                  <w:szCs w:val="20"/>
                </w:rPr>
                <w:t>0,643</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78" w:author="Claude" w:date="2026-06-04T00:00:00Z">
              <w:r>
                <w:rPr>
                  <w:color w:val="000000"/>
                  <w:sz w:val="20"/>
                  <w:szCs w:val="20"/>
                </w:rPr>
                <w:t>-34,33%</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79" w:author="Claude" w:date="2026-06-04T00:00:00Z">
              <w:r>
                <w:rPr>
                  <w:b/>
                  <w:bCs/>
                  <w:color w:val="000000"/>
                  <w:sz w:val="20"/>
                  <w:szCs w:val="20"/>
                </w:rPr>
                <w:t>BL Downside</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0" w:author="Claude" w:date="2026-06-04T00:00:00Z">
              <w:r>
                <w:rPr>
                  <w:color w:val="000000"/>
                  <w:sz w:val="20"/>
                  <w:szCs w:val="20"/>
                </w:rPr>
                <w:t>20,66%</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1" w:author="Claude" w:date="2026-06-04T00:00:00Z">
              <w:r>
                <w:rPr>
                  <w:color w:val="000000"/>
                  <w:sz w:val="20"/>
                  <w:szCs w:val="20"/>
                </w:rPr>
                <w:t>32,36%</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2" w:author="Claude" w:date="2026-06-04T00:00:00Z">
              <w:r>
                <w:rPr>
                  <w:color w:val="000000"/>
                  <w:sz w:val="20"/>
                  <w:szCs w:val="20"/>
                </w:rPr>
                <w:t>0,456</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3" w:author="Claude" w:date="2026-06-04T00:00:00Z">
              <w:r>
                <w:rPr>
                  <w:color w:val="000000"/>
                  <w:sz w:val="20"/>
                  <w:szCs w:val="20"/>
                </w:rPr>
                <w:t>0,666</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84" w:author="Claude" w:date="2026-06-04T00:00:00Z">
              <w:r>
                <w:rPr>
                  <w:color w:val="000000"/>
                  <w:sz w:val="20"/>
                  <w:szCs w:val="20"/>
                </w:rPr>
                <w:t>-59,82%</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85" w:author="Claude" w:date="2026-06-04T00:00:00Z">
              <w:r>
                <w:rPr>
                  <w:b/>
                  <w:bCs/>
                  <w:color w:val="000000"/>
                  <w:sz w:val="20"/>
                  <w:szCs w:val="20"/>
                </w:rPr>
                <w:t>BL Downside (c10)</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6" w:author="Claude" w:date="2026-06-04T00:00:00Z">
              <w:r>
                <w:rPr>
                  <w:color w:val="000000"/>
                  <w:sz w:val="20"/>
                  <w:szCs w:val="20"/>
                </w:rPr>
                <w:t>14,45%</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7" w:author="Claude" w:date="2026-06-04T00:00:00Z">
              <w:r>
                <w:rPr>
                  <w:color w:val="000000"/>
                  <w:sz w:val="20"/>
                  <w:szCs w:val="20"/>
                </w:rPr>
                <w:t>22,32%</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8" w:author="Claude" w:date="2026-06-04T00:00:00Z">
              <w:r>
                <w:rPr>
                  <w:color w:val="000000"/>
                  <w:sz w:val="20"/>
                  <w:szCs w:val="20"/>
                </w:rPr>
                <w:t>0,301</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9" w:author="Claude" w:date="2026-06-04T00:00:00Z">
              <w:r>
                <w:rPr>
                  <w:color w:val="000000"/>
                  <w:sz w:val="20"/>
                  <w:szCs w:val="20"/>
                </w:rPr>
                <w:t>0,421</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90" w:author="Claude" w:date="2026-06-04T00:00:00Z">
              <w:r>
                <w:rPr>
                  <w:color w:val="000000"/>
                  <w:sz w:val="20"/>
                  <w:szCs w:val="20"/>
                </w:rPr>
                <w:t>-37,13%</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91" w:author="Claude" w:date="2026-06-04T00:00:00Z">
              <w:r>
                <w:rPr>
                  <w:b/>
                  <w:bCs/>
                  <w:color w:val="000000"/>
                  <w:sz w:val="20"/>
                  <w:szCs w:val="20"/>
                </w:rPr>
                <w:t>IBOVESPA</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2" w:author="Claude" w:date="2026-06-04T00:00:00Z">
              <w:r>
                <w:rPr>
                  <w:color w:val="000000"/>
                  <w:sz w:val="20"/>
                  <w:szCs w:val="20"/>
                </w:rPr>
                <w:t>11,26%</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3" w:author="Claude" w:date="2026-06-04T00:00:00Z">
              <w:r>
                <w:rPr>
                  <w:color w:val="000000"/>
                  <w:sz w:val="20"/>
                  <w:szCs w:val="20"/>
                </w:rPr>
                <w:t>23,32%</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4" w:author="Claude" w:date="2026-06-04T00:00:00Z">
              <w:r>
                <w:rPr>
                  <w:color w:val="000000"/>
                  <w:sz w:val="20"/>
                  <w:szCs w:val="20"/>
                </w:rPr>
                <w:t>0,178</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5" w:author="Claude" w:date="2026-06-04T00:00:00Z">
              <w:r>
                <w:rPr>
                  <w:color w:val="000000"/>
                  <w:sz w:val="20"/>
                  <w:szCs w:val="20"/>
                </w:rPr>
                <w:t>0,245</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96" w:author="Claude" w:date="2026-06-04T00:00:00Z">
              <w:r>
                <w:rPr>
                  <w:color w:val="000000"/>
                  <w:sz w:val="20"/>
                  <w:szCs w:val="20"/>
                </w:rPr>
                <w:t>-46,82%</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97" w:author="Claude" w:date="2026-06-04T00:00:00Z">
              <w:r>
                <w:rPr>
                  <w:b/>
                  <w:bCs/>
                  <w:color w:val="000000"/>
                  <w:sz w:val="20"/>
                  <w:szCs w:val="20"/>
                </w:rPr>
                <w:t>CDI (referência)</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8" w:author="Claude" w:date="2026-06-04T00:00:00Z">
              <w:r>
                <w:rPr>
                  <w:color w:val="000000"/>
                  <w:sz w:val="20"/>
                  <w:szCs w:val="20"/>
                </w:rPr>
                <w:t>~10,5% a.a.</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9" w:author="Claude" w:date="2026-06-04T00:00:00Z">
              <w:r>
                <w:rPr>
                  <w:color w:val="000000"/>
                  <w:sz w:val="20"/>
                  <w:szCs w:val="20"/>
                </w:rPr>
                <w:t>—</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200" w:author="Claude" w:date="2026-06-04T00:00:00Z">
              <w:r>
                <w:rPr>
                  <w:color w:val="000000"/>
                  <w:sz w:val="20"/>
                  <w:szCs w:val="20"/>
                </w:rPr>
                <w:t>—</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201" w:author="Claude" w:date="2026-06-04T00:00:00Z">
              <w:r>
                <w:rPr>
                  <w:color w:val="000000"/>
                  <w:sz w:val="20"/>
                  <w:szCs w:val="20"/>
                </w:rPr>
                <w:t>—</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202" w:author="Claude" w:date="2026-06-04T00:00:00Z">
              <w:r>
                <w:rPr>
                  <w:color w:val="000000"/>
                  <w:sz w:val="20"/>
                  <w:szCs w:val="20"/>
                </w:rPr>
                <w:t>—</w:t>
              </w:r>
            </w:ins>
          </w:p>
        </w:tc>
      </w:tr>
    </w:tbl>
    <w:p w14:paraId="6DF38CF5" w14:textId="77777777" w:rsidR="00C438CF" w:rsidRDefault="00C438CF" w:rsidP="00C438CF">
      <w:pPr>
        <w:jc w:val="center"/>
      </w:pPr>
      <w:r>
        <w:t>Fonte: elaboração própria.</w:t>
      </w:r>
    </w:p>
    <w:p w14:paraId="33737E9A" w14:textId="77777777" w:rsidR="00C438CF" w:rsidRDefault="00C438CF" w:rsidP="00C438CF"/>
    <w:p w14:paraId="70CCAD7D" w14:textId="77777777" w:rsidR="00C438CF" w:rsidRDefault="00C438CF" w:rsidP="00C438CF"/>
    <w:p w14:paraId="7728828D" w14:textId="77777777" w:rsidR="00C438CF" w:rsidRPr="005C119B" w:rsidRDefault="00C438CF" w:rsidP="005C119B">
      <w:pPr>
        <w:spacing w:line="360" w:lineRule="auto"/>
        <w:ind w:firstLine="851"/>
        <w:jc w:val="both"/>
        <w:rPr>
          <w:sz w:val="28"/>
        </w:rPr>
      </w:pPr>
      <w:r>
        <w:rPr>
          <w:b/>
          <w:sz w:val="24"/>
        </w:rPr>
        <w:t>Nota:</w:t>
      </w:r>
      <w:del w:id="6291" w:author="Claude" w:date="2026-06-04T00:00:00Z">
        <w:r>
          <w:rPr>
            <w:sz w:val="24"/>
          </w:rPr>
          <w:delText xml:space="preserve"> a diferença nos valores do IBOVESPA e CDI entre as estratégias reflete leve diferença no ponto inicial do período (set/2015 para L1 vs jan/2015 para BL+LSTM).</w:delText>
        </w:r>
      </w:del>
      <w:ins w:id="6292" w:author="Claude" w:date="2026-06-04T00:00:00Z">
        <w:r>
          <w:rPr>
            <w:sz w:val="24"/>
          </w:rPr>
          <w:t xml:space="preserve"> a diferença nos valores do IBOVESPA e CDI entre as estratégias reflete leve diferença no ponto inicial do período (set/2015 para L1 vs jan/2015 para BL com momentum 12-1).</w:t>
        </w:r>
      </w:ins>
    </w:p>
    <w:p w14:paraId="68255C06" w14:textId="77777777" w:rsidR="00C438CF" w:rsidRPr="000815A7" w:rsidRDefault="00C438CF" w:rsidP="00C438CF">
      <w:pPr>
        <w:rPr>
          <w:bCs/>
          <w:sz w:val="24"/>
          <w:szCs w:val="24"/>
        </w:rPr>
      </w:pPr>
    </w:p>
    <w:p w14:paraId="7C48354E" w14:textId="77777777" w:rsidR="00C438CF" w:rsidRPr="00310893" w:rsidRDefault="00C438CF" w:rsidP="00853490">
      <w:pPr>
        <w:pStyle w:val="Ttulo3"/>
        <w:numPr>
          <w:ilvl w:val="2"/>
          <w:numId w:val="1"/>
        </w:numPr>
        <w:ind w:left="0" w:firstLine="0"/>
        <w:rPr>
          <w:b w:val="0"/>
        </w:rPr>
      </w:pPr>
      <w:bookmarkStart w:id="143" w:name="_Toc230857084"/>
      <w:r>
        <w:rPr>
          <w:b w:val="0"/>
        </w:rPr>
        <w:t>Hierarquia de Desempenho e o Paradoxo da Complexidade</w:t>
      </w:r>
      <w:bookmarkEnd w:id="143"/>
    </w:p>
    <w:p w14:paraId="7931FD73" w14:textId="77777777" w:rsidR="00C438CF" w:rsidRDefault="00C438CF" w:rsidP="00C438CF">
      <w:pPr>
        <w:rPr>
          <w:sz w:val="24"/>
        </w:rPr>
      </w:pPr>
    </w:p>
    <w:p w14:paraId="0DD51865" w14:textId="77777777" w:rsidR="00C438CF" w:rsidRPr="00C438CF" w:rsidRDefault="00C438CF" w:rsidP="00C438CF">
      <w:pPr>
        <w:widowControl/>
        <w:autoSpaceDE/>
        <w:autoSpaceDN/>
        <w:spacing w:line="360" w:lineRule="auto"/>
        <w:ind w:firstLine="851"/>
        <w:jc w:val="both"/>
        <w:rPr>
          <w:sz w:val="24"/>
          <w:szCs w:val="24"/>
          <w:lang w:val="pt-BR" w:eastAsia="pt-BR"/>
        </w:rPr>
      </w:pPr>
      <w:r>
        <w:rPr>
          <w:sz w:val="24"/>
          <w:szCs w:val="24"/>
          <w:lang w:val="pt-BR" w:eastAsia="pt-BR"/>
        </w:rPr>
        <w:t xml:space="preserve">O resultado mais relevante deste estudo é o </w:t>
      </w:r>
      <w:r>
        <w:rPr>
          <w:b/>
          <w:bCs/>
          <w:sz w:val="24"/>
          <w:szCs w:val="24"/>
          <w:lang w:val="pt-BR" w:eastAsia="pt-BR"/>
        </w:rPr>
        <w:t>ordenamento inverso entre complexidade do modelo e desempenho</w:t>
      </w:r>
      <w:r>
        <w:rPr>
          <w:sz w:val="24"/>
          <w:szCs w:val="24"/>
          <w:lang w:val="pt-BR" w:eastAsia="pt-BR"/>
        </w:rPr>
        <w:t xml:space="preserve"> </w:t>
      </w:r>
      <w:r>
        <w:rPr>
          <w:i/>
          <w:iCs/>
          <w:sz w:val="24"/>
          <w:szCs w:val="24"/>
          <w:lang w:val="pt-BR" w:eastAsia="pt-BR"/>
        </w:rPr>
        <w:t>out-of-sample</w:t>
      </w:r>
      <w:r>
        <w:rPr>
          <w:sz w:val="24"/>
          <w:szCs w:val="24"/>
          <w:lang w:val="pt-BR" w:eastAsia="pt-BR"/>
        </w:rPr>
        <w:t>:</w:t>
      </w:r>
    </w:p>
    <w:p w14:paraId="431598A8"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del w:id="6211" w:author="Claude" w:date="2026-06-04T00:00:00Z">
          <w:r>
            <w:rPr>
              <w:rFonts w:ascii="Calibri" w:hAnsi="Calibri" w:cs="Calibri"/>
              <w:b/>
              <w:bCs/>
              <w:color w:val="000000"/>
              <w:sz w:val="24"/>
              <w:szCs w:val="24"/>
              <w:lang w:val="pt-BR" w:eastAsia="pt-BR"/>
            </w:rPr>
            <w:delText>Mínima Variância L1</w:delText>
          </w:r>
        </w:del>
        <w:ins w:id="6212" w:author="Claude" w:date="2026-06-04T00:00:00Z">
          <w:r>
            <w:rPr>
              <w:rFonts w:ascii="Calibri" w:hAnsi="Calibri" w:cs="Calibri"/>
              <w:b/>
              <w:bCs/>
              <w:color w:val="000000"/>
              <w:sz w:val="24"/>
              <w:szCs w:val="24"/>
              <w:lang w:val="pt-BR" w:eastAsia="pt-BR"/>
            </w:rPr>
            <w:t>MinVar</w:t>
          </w:r>
        </w:ins>
      </w:r>
      <w:r>
        <w:rPr>
          <w:sz w:val="24"/>
          <w:szCs w:val="24"/>
          <w:lang w:val="pt-BR" w:eastAsia="pt-BR"/>
        </w:rPr>
        <w:t xml:space="preserve"> (mais simples) → melhor resultado absoluto e ajustado ao risco</w:t>
      </w:r>
    </w:p>
    <w:p w14:paraId="2E8E4730"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del w:id="6235" w:author="Claude" w:date="2026-06-04T00:00:00Z">
          <w:r>
            <w:rPr>
              <w:rFonts w:ascii="Calibri" w:hAnsi="Calibri" w:cs="Calibri"/>
              <w:b/>
              <w:bCs/>
              <w:color w:val="000000"/>
              <w:sz w:val="24"/>
              <w:szCs w:val="24"/>
              <w:lang w:val="pt-BR" w:eastAsia="pt-BR"/>
            </w:rPr>
            <w:delText>Máximo Sharpe L1</w:delText>
          </w:r>
        </w:del>
        <w:ins w:id="6236" w:author="Claude" w:date="2026-06-04T00:00:00Z">
          <w:r>
            <w:rPr>
              <w:rFonts w:ascii="Calibri" w:hAnsi="Calibri" w:cs="Calibri"/>
              <w:b/>
              <w:bCs/>
              <w:color w:val="000000"/>
              <w:sz w:val="24"/>
              <w:szCs w:val="24"/>
              <w:lang w:val="pt-BR" w:eastAsia="pt-BR"/>
            </w:rPr>
            <w:t>BL Clássico</w:t>
          </w:r>
        </w:ins>
      </w:r>
      <w:r>
        <w:rPr>
          <w:sz w:val="24"/>
          <w:szCs w:val="24"/>
          <w:lang w:val="pt-BR" w:eastAsia="pt-BR"/>
        </w:rPr>
        <w:t xml:space="preserve"> (complexidade intermediária) → resultado marginal sobre o benchmark</w:t>
      </w:r>
    </w:p>
    <w:p w14:paraId="234DD455"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del w:id="6325" w:author="Claude" w:date="2026-06-04T00:00:00Z">
          <w:r>
            <w:rPr>
              <w:color w:val="000000"/>
              <w:sz w:val="24"/>
              <w:szCs w:val="24"/>
              <w:lang w:val="pt-BR" w:eastAsia="pt-BR"/>
            </w:rPr>
            <w:delText>Black-Litterman + LSTM</w:delText>
          </w:r>
        </w:del>
        <w:ins w:id="6326" w:author="Claude" w:date="2026-06-04T00:00:00Z">
          <w:r>
            <w:rPr>
              <w:color w:val="000000"/>
              <w:sz w:val="24"/>
              <w:szCs w:val="24"/>
              <w:lang w:val="pt-BR" w:eastAsia="pt-BR"/>
            </w:rPr>
            <w:t>Black-Litterman com Momentum 12-1</w:t>
          </w:r>
        </w:ins>
      </w:r>
      <w:r>
        <w:rPr>
          <w:sz w:val="24"/>
          <w:szCs w:val="24"/>
          <w:lang w:val="pt-BR" w:eastAsia="pt-BR"/>
        </w:rPr>
        <w:t xml:space="preserve"> (mais complexo) → pior resultado, com destruição expressiva de capital</w:t>
      </w:r>
    </w:p>
    <w:p w14:paraId="7BD776D3" w14:textId="77777777" w:rsidR="00C438CF" w:rsidRDefault="00C438CF" w:rsidP="00C438CF">
      <w:pPr>
        <w:rPr>
          <w:sz w:val="24"/>
        </w:rPr>
      </w:pPr>
    </w:p>
    <w:p w14:paraId="13F67477" w14:textId="77777777" w:rsidR="00C438CF" w:rsidRPr="00C438CF" w:rsidRDefault="00C438CF" w:rsidP="00C438CF">
      <w:pPr>
        <w:spacing w:line="360" w:lineRule="auto"/>
        <w:ind w:firstLine="851"/>
        <w:jc w:val="both"/>
        <w:rPr>
          <w:sz w:val="28"/>
        </w:rPr>
      </w:pPr>
      <w:r>
        <w:rPr>
          <w:sz w:val="24"/>
        </w:rPr>
        <w:t xml:space="preserve">Esse padrão é teoricamente previsto por DeMiguel, Garlappi e Uppal (2009), que demonstraram que a adição de complexidade na estimação de retornos esperados tende a introduzir mais erro de estimação do que informação, resultando em portfólios </w:t>
      </w:r>
      <w:r>
        <w:rPr>
          <w:rStyle w:val="nfase"/>
          <w:sz w:val="24"/>
        </w:rPr>
        <w:t>out-of-sample</w:t>
      </w:r>
      <w:del w:id="6293" w:author="Claude" w:date="2026-06-04T00:00:00Z">
        <w:r>
          <w:rPr>
            <w:sz w:val="24"/>
          </w:rPr>
          <w:delText xml:space="preserve"> inferiores às estratégias simples. No contexto brasileiro, a elevada volatilidade e a presença de regimes macroeconômicos distintos amplificam esse efeito, dificultando a extração de sinal preditivo consistente por modelos paramétricos como o LSTM.</w:delText>
        </w:r>
      </w:del>
      <w:ins w:id="6294" w:author="Claude" w:date="2026-06-04T00:00:00Z">
        <w:r>
          <w:rPr>
            <w:sz w:val="24"/>
          </w:rPr>
          <w:t xml:space="preserve"> inferiores às estratégias simples. No contexto brasileiro, a elevada volatilidade e a presença de regimes macroeconômicos distintos amplificam esse efeito, dificultando a extração de sinal preditivo consistente por modelos de machine learning.</w:t>
        </w:r>
      </w:ins>
    </w:p>
    <w:p w14:paraId="70DEBDCA" w14:textId="77777777" w:rsidR="00C438CF" w:rsidRPr="000815A7" w:rsidRDefault="00C438CF" w:rsidP="00C438CF">
      <w:pPr>
        <w:rPr>
          <w:bCs/>
          <w:sz w:val="24"/>
          <w:szCs w:val="24"/>
        </w:rPr>
      </w:pPr>
    </w:p>
    <w:p w14:paraId="2C23CFF1" w14:textId="77777777" w:rsidR="00C438CF" w:rsidRPr="00310893" w:rsidRDefault="00C438CF" w:rsidP="00853490">
      <w:pPr>
        <w:pStyle w:val="Ttulo3"/>
        <w:numPr>
          <w:ilvl w:val="2"/>
          <w:numId w:val="1"/>
        </w:numPr>
        <w:ind w:left="0" w:firstLine="0"/>
        <w:rPr>
          <w:b w:val="0"/>
        </w:rPr>
      </w:pPr>
      <w:bookmarkStart w:id="144" w:name="_Toc230857085"/>
      <w:r>
        <w:rPr>
          <w:b w:val="0"/>
        </w:rPr>
        <w:del w:id="6334" w:author="Claude" w:date="2026-06-04T00:00:00Z">
          <w:r>
            <w:rPr>
              <w:color w:val="000000"/>
              <w:sz w:val="24"/>
              <w:szCs w:val="24"/>
              <w:lang w:val="pt-BR" w:eastAsia="pt-BR"/>
            </w:rPr>
            <w:delText>Análise das Causas da Underperformance do Black-Litterman + LSTM</w:delText>
          </w:r>
        </w:del>
        <w:ins w:id="6335" w:author="Claude" w:date="2026-06-04T00:00:00Z">
          <w:r>
            <w:rPr>
              <w:color w:val="000000"/>
              <w:sz w:val="24"/>
              <w:szCs w:val="24"/>
              <w:lang w:val="pt-BR" w:eastAsia="pt-BR"/>
            </w:rPr>
            <w:t>Análise do Desempenho do Black-Litterman com Momentum 12-1</w:t>
          </w:r>
        </w:ins>
      </w:r>
      <w:bookmarkEnd w:id="144"/>
    </w:p>
    <w:p w14:paraId="74ED1735" w14:textId="77777777" w:rsidR="00C438CF" w:rsidRDefault="00C438CF" w:rsidP="00C438CF">
      <w:pPr>
        <w:spacing w:line="360" w:lineRule="auto"/>
        <w:ind w:firstLine="851"/>
        <w:rPr>
          <w:sz w:val="24"/>
        </w:rPr>
      </w:pPr>
    </w:p>
    <w:p w14:paraId="46A0311B" w14:textId="77777777" w:rsidR="00C438CF" w:rsidRDefault="00C438CF" w:rsidP="00C438CF">
      <w:pPr>
        <w:pStyle w:val="font-claude-response-body"/>
        <w:spacing w:before="0" w:beforeAutospacing="0" w:after="0" w:afterAutospacing="0" w:line="360" w:lineRule="auto"/>
        <w:ind w:firstLine="851"/>
        <w:jc w:val="both"/>
      </w:pPr>
      <w:del w:id="6295" w:author="Claude" w:date="2026-06-04T00:00:00Z">
        <w:r>
          <w:rPr>
            <w:color w:val="000000"/>
            <w:sz w:val="24"/>
            <w:szCs w:val="24"/>
            <w:lang w:val="pt-BR" w:eastAsia="pt-BR"/>
          </w:rPr>
          <w:delText>A destruição de valor observada na estratégia BL+LSTM decorre da combinação de três fatores identificados na análise do código:</w:delText>
        </w:r>
      </w:del>
      <w:ins w:id="6296" w:author="Claude" w:date="2026-06-04T00:00:00Z">
        <w:r>
          <w:rPr>
            <w:color w:val="000000"/>
            <w:sz w:val="24"/>
            <w:szCs w:val="24"/>
            <w:lang w:val="pt-BR" w:eastAsia="pt-BR"/>
          </w:rPr>
          <w:t>O desempenho observado na estratégia BL com momentum decorre da combinação de três fatores identificados na análise do código:</w:t>
        </w:r>
      </w:ins>
    </w:p>
    <w:p w14:paraId="0A88C588"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del w:id="6275" w:author="Claude" w:date="2026-06-04T00:00:00Z">
          <w:r>
            <w:rPr>
              <w:color w:val="000000"/>
              <w:sz w:val="24"/>
              <w:szCs w:val="24"/>
              <w:lang w:val="pt-BR" w:eastAsia="pt-BR"/>
            </w:rPr>
            <w:delText>Instabilidade das Visões LSTM.</w:delText>
          </w:r>
        </w:del>
        <w:ins w:id="6276" w:author="Claude" w:date="2026-06-04T00:00:00Z">
          <w:r>
            <w:rPr>
              <w:color w:val="000000"/>
              <w:sz w:val="24"/>
              <w:szCs w:val="24"/>
              <w:lang w:val="pt-BR" w:eastAsia="pt-BR"/>
            </w:rPr>
            <w:t>Caracterização das Visões de Momentum.</w:t>
          </w:r>
        </w:ins>
      </w:r>
      <w:r>
        <w:t xml:space="preserve"> As previsões de retorno (</w:t>
      </w:r>
      <w:r>
        <w:rPr>
          <w:rStyle w:val="katex-mathml"/>
        </w:rPr>
        <w:t xml:space="preserve">QQ </w:t>
      </w:r>
      <w:r>
        <w:rPr>
          <w:rStyle w:val="mord"/>
        </w:rPr>
        <w:t>Q</w:t>
      </w:r>
      <w:del w:id="6297" w:author="Claude" w:date="2026-06-04T00:00:00Z">
        <w:r>
          <w:rPr>
            <w:color w:val="000000"/>
            <w:sz w:val="24"/>
            <w:szCs w:val="24"/>
            <w:lang w:val="pt-BR" w:eastAsia="pt-BR"/>
          </w:rPr>
          <w:delText>) geradas pelas redes LSTM variaram substancialmente de um mês para o outro, refletindo a baixa persistência dos padrões aprendidos pelos modelos em séries com relação sinal-ruído muito baixa. O Ljung-Box sobre os retornos ao quadrado confirmou que a estrutura de volatilidade é captável, mas a direção dos retornos — o que o LSTM tenta prever — não apresenta padrão exploravelmente consistente na escala mensal.</w:delText>
        </w:r>
      </w:del>
      <w:ins w:id="6298" w:author="Claude" w:date="2026-06-04T00:00:00Z">
        <w:r>
          <w:rPr>
            <w:color w:val="000000"/>
            <w:sz w:val="24"/>
            <w:szCs w:val="24"/>
            <w:lang w:val="pt-BR" w:eastAsia="pt-BR"/>
          </w:rPr>
          <w:t>) geradas pelo fator de momentum 12-1 variaram substancialmente de um mês para o outro, refletindo a baixa persistência dos padrões aprendidos pelos modelos em séries com relação sinal-ruído muito baixa. O Ljung-Box sobre os retornos ao quadrado confirmou que a estrutura de volatilidade é captável, mas a direção dos retornos — o que o LSTM tenta prever — não apresenta padrão exploravelmente consistente na escala mensal.</w:t>
        </w:r>
      </w:ins>
    </w:p>
    <w:p w14:paraId="3C0EBB63"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Turnover Excessivo (55% ao mês).</w:t>
      </w:r>
      <w:del w:id="6299" w:author="Claude" w:date="2026-06-04T00:00:00Z">
        <w:r>
          <w:rPr>
            <w:color w:val="000000"/>
            <w:sz w:val="24"/>
            <w:szCs w:val="24"/>
            <w:lang w:val="pt-BR" w:eastAsia="pt-BR"/>
          </w:rPr>
          <w:delText xml:space="preserve"> A penalidade L1 de 0,2%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delText>
        </w:r>
      </w:del>
      <w:ins w:id="6300" w:author="Claude" w:date="2026-06-04T00:00:00Z">
        <w:r>
          <w:rPr>
            <w:color w:val="000000"/>
            <w:sz w:val="24"/>
            <w:szCs w:val="24"/>
            <w:lang w:val="pt-BR" w:eastAsia="pt-BR"/>
          </w:rPr>
          <w:t xml:space="preserve"> O custo transacional de 0,5% sobre o giro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ins>
    </w:p>
    <w:p w14:paraId="1C379BA9"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Escala Incorreta da Covariância no Prior.</w:t>
      </w:r>
      <w:r>
        <w:t xml:space="preserve"> A covariância utilizada no modelo BL foi mensalizada (multiplicada por 21 dias) em vez de anualizada (multiplicada por 252), o que alterou a escala relativa entre o prior de equilíbrio (</w:t>
      </w:r>
      <w:r>
        <w:rPr>
          <w:rStyle w:val="katex-mathml"/>
        </w:rPr>
        <w:t xml:space="preserve">Π\Pi </w:t>
      </w:r>
      <w:r>
        <w:rPr>
          <w:rStyle w:val="mord"/>
        </w:rPr>
        <w:t>Π</w:t>
      </w:r>
      <w:del w:id="6301" w:author="Claude" w:date="2026-06-04T00:00:00Z">
        <w:r>
          <w:rPr>
            <w:color w:val="000000"/>
            <w:sz w:val="24"/>
            <w:szCs w:val="24"/>
            <w:lang w:val="pt-BR" w:eastAsia="pt-BR"/>
          </w:rPr>
          <w:delText>) e as visões LSTM (</w:delText>
        </w:r>
      </w:del>
      <w:ins w:id="6302" w:author="Claude" w:date="2026-06-04T00:00:00Z">
        <w:r>
          <w:rPr>
            <w:color w:val="000000"/>
            <w:sz w:val="24"/>
            <w:szCs w:val="24"/>
            <w:lang w:val="pt-BR" w:eastAsia="pt-BR"/>
          </w:rPr>
          <w:t>) e as visões de momentum 12-1 (</w:t>
        </w:r>
      </w:ins>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14:paraId="1C5B5BF1" w14:textId="77777777" w:rsidR="00C438CF" w:rsidRDefault="00C438CF" w:rsidP="00C438CF">
      <w:pPr>
        <w:pStyle w:val="font-claude-response-body"/>
        <w:spacing w:before="0" w:beforeAutospacing="0" w:after="0" w:afterAutospacing="0" w:line="360" w:lineRule="auto"/>
        <w:ind w:firstLine="851"/>
        <w:jc w:val="both"/>
      </w:pPr>
      <w:del w:id="6303" w:author="Claude" w:date="2026-06-04T00:00:00Z">
        <w:r>
          <w:rPr>
            <w:color w:val="000000"/>
            <w:sz w:val="24"/>
            <w:szCs w:val="24"/>
            <w:lang w:val="pt-BR" w:eastAsia="pt-BR"/>
          </w:rPr>
          <w:delText>A combinação desses três fatores transformou o modelo BL+LSTM em um sistema de alta rotatividade guiado por previsões ruidosas, sem o efeito estabilizador que caracteriza o modelo original de Black e Litterman (1992).</w:delText>
        </w:r>
      </w:del>
      <w:ins w:id="6304" w:author="Claude" w:date="2026-06-04T00:00:00Z">
        <w:r>
          <w:rPr>
            <w:color w:val="000000"/>
            <w:sz w:val="24"/>
            <w:szCs w:val="24"/>
            <w:lang w:val="pt-BR" w:eastAsia="pt-BR"/>
          </w:rPr>
          <w:t>A combinação desses três fatores BL com momentum apresentou elevada rotatividade decorrente da instabilidade das visões de momentum de curto prazo, sem o efeito estabilizador que caracteriza o modelo original de Black e Litterman (1992).</w:t>
        </w:r>
      </w:ins>
    </w:p>
    <w:p w14:paraId="77E2F334" w14:textId="77777777" w:rsidR="00C438CF" w:rsidRPr="000815A7" w:rsidRDefault="00C438CF" w:rsidP="00C438CF">
      <w:pPr>
        <w:spacing w:line="360" w:lineRule="auto"/>
        <w:ind w:firstLine="851"/>
        <w:rPr>
          <w:bCs/>
          <w:sz w:val="24"/>
          <w:szCs w:val="24"/>
        </w:rPr>
      </w:pPr>
    </w:p>
    <w:p w14:paraId="58991D1B" w14:textId="77777777" w:rsidR="00C438CF" w:rsidRPr="00C438CF" w:rsidRDefault="00C438CF" w:rsidP="00853490">
      <w:pPr>
        <w:pStyle w:val="Ttulo3"/>
        <w:numPr>
          <w:ilvl w:val="2"/>
          <w:numId w:val="1"/>
        </w:numPr>
        <w:ind w:left="0" w:firstLine="0"/>
        <w:rPr>
          <w:b w:val="0"/>
        </w:rPr>
      </w:pPr>
      <w:bookmarkStart w:id="145" w:name="_Toc230857086"/>
      <w:r>
        <w:rPr>
          <w:b w:val="0"/>
        </w:rPr>
        <w:t>Interpretação à Luz do Referencial Teórico</w:t>
      </w:r>
      <w:bookmarkEnd w:id="145"/>
    </w:p>
    <w:p w14:paraId="04FE8189" w14:textId="77777777" w:rsidR="00C438CF" w:rsidRDefault="00C438CF" w:rsidP="00C438CF">
      <w:pPr>
        <w:rPr>
          <w:sz w:val="24"/>
        </w:rPr>
      </w:pPr>
    </w:p>
    <w:p w14:paraId="32BC0763" w14:textId="77777777" w:rsidR="00C438CF" w:rsidRDefault="00C438CF" w:rsidP="00C438CF">
      <w:pPr>
        <w:rPr>
          <w:bCs/>
          <w:sz w:val="24"/>
          <w:szCs w:val="24"/>
        </w:rPr>
      </w:pPr>
    </w:p>
    <w:p w14:paraId="727437A7" w14:textId="77777777"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DeMiguel et al. (2009) — de que a estimação confiável da covariância é mais factível do que a estimação confiável do vetor de retornos esperados. Ao eliminar completamente a dependência de </w:t>
      </w:r>
      <w:r>
        <w:rPr>
          <w:rStyle w:val="katex-mathml"/>
        </w:rPr>
        <w:t xml:space="preserve">μ^\hat{\mu} </w:t>
      </w:r>
      <w:r>
        <w:rPr>
          <w:rStyle w:val="mord"/>
        </w:rPr>
        <w:t>μ^</w:t>
      </w:r>
      <w:r>
        <w:rPr>
          <w:rStyle w:val="vlist-s"/>
        </w:rPr>
        <w:t>​</w:t>
      </w:r>
      <w:r>
        <w:t xml:space="preserve">, a Mínima Variância evita que erros de estimação de </w:t>
        <w:lastRenderedPageBreak/>
        <w:t>retorno se propaguem para a alocação, produzindo portfólios mais estáveis e com menor turnover.</w:t>
      </w:r>
    </w:p>
    <w:p w14:paraId="6F8807F0" w14:textId="77777777" w:rsidR="00C438CF" w:rsidRDefault="00C438CF" w:rsidP="00C438CF">
      <w:pPr>
        <w:pStyle w:val="font-claude-response-body"/>
        <w:spacing w:before="0" w:beforeAutospacing="0" w:after="0" w:afterAutospacing="0" w:line="360" w:lineRule="auto"/>
        <w:ind w:firstLine="851"/>
        <w:jc w:val="both"/>
      </w:pPr>
      <w:del w:id="6305" w:author="Claude" w:date="2026-06-04T00:00:00Z">
        <w:r>
          <w:rPr>
            <w:color w:val="000000"/>
            <w:sz w:val="24"/>
            <w:szCs w:val="24"/>
            <w:lang w:val="pt-BR" w:eastAsia="pt-BR"/>
          </w:rPr>
          <w:delText xml:space="preserve">O resultado adverso do BL+LSTM, por sua vez, confirma o diagnóstico de Welch e Goyal (2008), que demonstraram que praticamente nenhum preditor econométrico melhora significativamente a previsão </w:delText>
        </w:r>
      </w:del>
      <w:ins w:id="6306" w:author="Claude" w:date="2026-06-04T00:00:00Z">
        <w:r>
          <w:rPr>
            <w:color w:val="000000"/>
            <w:sz w:val="24"/>
            <w:szCs w:val="24"/>
            <w:lang w:val="pt-BR" w:eastAsia="pt-BR"/>
          </w:rPr>
          <w:t xml:space="preserve">O resultado do BL com momentum, por sua vez, confirma o diagnóstico de Welch e Goyal (2008), que demonstraram que praticamente nenhum preditor econométrico melhora significativamente a previsão </w:t>
        </w:r>
      </w:ins>
      <w:r>
        <w:rPr>
          <w:rStyle w:val="nfase"/>
        </w:rPr>
        <w:t>out-of-sample</w:t>
      </w:r>
      <w:del w:id="6307" w:author="Claude" w:date="2026-06-04T00:00:00Z">
        <w:r>
          <w:rPr>
            <w:color w:val="000000"/>
            <w:sz w:val="24"/>
            <w:szCs w:val="24"/>
            <w:lang w:val="pt-BR" w:eastAsia="pt-BR"/>
          </w:rPr>
          <w:delText xml:space="preserve"> de retornos de ações em relação à média histórica simples. Modelos de séries temporais mais sofisticados, como o LSTM, não são imunes a essa limitação fundamental: a baixíssima relação sinal-ruído dos retornos acionários impede a extração de informação preditiva estrutural, mesmo com arquiteturas de aprendizado profundo.</w:delText>
        </w:r>
      </w:del>
      <w:ins w:id="6308" w:author="Claude" w:date="2026-06-04T00:00:00Z">
        <w:r>
          <w:rPr>
            <w:color w:val="000000"/>
            <w:sz w:val="24"/>
            <w:szCs w:val="24"/>
            <w:lang w:val="pt-BR" w:eastAsia="pt-BR"/>
          </w:rPr>
          <w:t xml:space="preserve"> de retornos de ações em relação à média histórica simples. Modelos de séries temporais mais sofisticados, como modelos de machine learning, não são imunes a essa limitação fundamental: a baixíssima relação sinal-ruído dos retornos acionários impede a extração de informação preditiva estrutural, mesmo com arquiteturas de aprendizado profundo.</w:t>
        </w:r>
      </w:ins>
    </w:p>
    <w:p w14:paraId="50A56F35" w14:textId="77777777"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14:paraId="75A8292E" w14:textId="77777777" w:rsidR="00D12DBE" w:rsidRPr="00114688" w:rsidRDefault="00D12DBE" w:rsidP="00D12DBE">
      <w:pPr>
        <w:rPr>
          <w:sz w:val="24"/>
          <w:szCs w:val="24"/>
        </w:rPr>
      </w:pPr>
    </w:p>
    <w:p w14:paraId="4F40BD40" w14:textId="77777777" w:rsidR="00D12DBE" w:rsidRPr="00310893" w:rsidRDefault="00D12DBE" w:rsidP="00853490">
      <w:pPr>
        <w:pStyle w:val="Ttulo2"/>
        <w:numPr>
          <w:ilvl w:val="1"/>
          <w:numId w:val="1"/>
        </w:numPr>
        <w:ind w:left="0" w:firstLine="0"/>
        <w:jc w:val="left"/>
        <w:rPr>
          <w:sz w:val="22"/>
          <w:szCs w:val="24"/>
        </w:rPr>
      </w:pPr>
      <w:bookmarkStart w:id="146" w:name="_Toc230857087"/>
      <w:r>
        <w:rPr>
          <w:sz w:val="24"/>
        </w:rPr>
        <w:t>l</w:t>
      </w:r>
      <w:bookmarkEnd w:id="146"/>
    </w:p>
    <w:p w14:paraId="01A91DB1" w14:textId="77777777" w:rsidR="00D12DBE" w:rsidRDefault="00D12DBE" w:rsidP="00D12DBE">
      <w:pPr>
        <w:rPr>
          <w:bCs/>
          <w:sz w:val="24"/>
          <w:szCs w:val="24"/>
        </w:rPr>
      </w:pPr>
    </w:p>
    <w:p w14:paraId="4FE4AFD2" w14:textId="77777777"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DeMiguel, Garlappi e Uppal (2009): a diversificação ingênua supera o índice ponderado por capitalização </w:t>
      </w:r>
      <w:r>
        <w:rPr>
          <w:rStyle w:val="nfase"/>
        </w:rPr>
        <w:t>out-of-sample</w:t>
      </w:r>
      <w:r>
        <w:t>. Mais relevante para os objetivos desta pesquisa, a Mínima Variância L1 (+460%) supera a 1/N (+268%) em 192 pontos percentuais, evidenciando que o ganho do otimizador é genuíno e não se explica pela seleção do universo de ativos.</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7" w:name="_Toc230857088"/>
      <w:r>
        <w:lastRenderedPageBreak/>
        <w:t>CAPÍTULO 5 — CONCLUSÃO</w:t>
      </w:r>
      <w:bookmarkEnd w:id="147"/>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8" w:name="_Toc230857089"/>
      <w:r>
        <w:rPr>
          <w:sz w:val="24"/>
        </w:rPr>
        <w:t>Retomada da Questão de Pesquisa</w:t>
      </w:r>
      <w:bookmarkEnd w:id="148"/>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3369DCCD" w14:textId="77777777" w:rsidR="00B8687C" w:rsidRDefault="00B8687C" w:rsidP="00B8687C">
      <w:pPr>
        <w:pStyle w:val="font-claude-response-body"/>
        <w:spacing w:before="0" w:beforeAutospacing="0" w:after="0" w:afterAutospacing="0" w:line="360" w:lineRule="auto"/>
        <w:ind w:firstLine="720"/>
        <w:jc w:val="both"/>
      </w:pPr>
      <w:r>
        <w:t xml:space="preserve">Para respondê-la, foram implementadas e avaliadas três estratégias de complexidade crescente sobre um universo de 135 ações da B3 com série histórica completa entre 2010 e 2025, em protocolo rigoroso de </w:t>
      </w:r>
      <w:r>
        <w:rPr>
          <w:rStyle w:val="nfase"/>
        </w:rPr>
        <w:t>backtesting out-of-sample</w:t>
      </w:r>
      <w:r>
        <w:t xml:space="preserve"> com 132 rebalanceamentos mensais entre janeiro de 2015 e dezembro de 2025.</w:t>
      </w:r>
    </w:p>
    <w:p w14:paraId="7F48741E" w14:textId="77777777" w:rsidR="00B8687C" w:rsidRDefault="00B8687C" w:rsidP="00B8687C"/>
    <w:p w14:paraId="199BA653" w14:textId="77777777" w:rsidR="00B8687C" w:rsidRPr="00B8687C" w:rsidRDefault="00B8687C" w:rsidP="00B8687C">
      <w:pPr>
        <w:rPr>
          <w:sz w:val="24"/>
          <w:szCs w:val="24"/>
        </w:rPr>
      </w:pPr>
    </w:p>
    <w:p w14:paraId="034888B6" w14:textId="77777777" w:rsidR="00B8687C" w:rsidRPr="00B8687C" w:rsidRDefault="00B8687C" w:rsidP="003F1C11">
      <w:pPr>
        <w:pStyle w:val="Ttulo2"/>
        <w:numPr>
          <w:ilvl w:val="1"/>
          <w:numId w:val="57"/>
        </w:numPr>
        <w:jc w:val="left"/>
        <w:rPr>
          <w:b w:val="0"/>
          <w:sz w:val="22"/>
          <w:szCs w:val="24"/>
        </w:rPr>
      </w:pPr>
      <w:bookmarkStart w:id="149" w:name="_Toc230857090"/>
      <w:r>
        <w:rPr>
          <w:sz w:val="24"/>
        </w:rPr>
        <w:t>Síntese dos Resultados</w:t>
      </w:r>
      <w:bookmarkEnd w:id="149"/>
    </w:p>
    <w:p w14:paraId="10B15755" w14:textId="77777777" w:rsidR="00B8687C" w:rsidRDefault="00B8687C" w:rsidP="00B8687C"/>
    <w:p w14:paraId="7E70079B" w14:textId="77777777" w:rsidR="00B8687C" w:rsidRPr="00B8687C" w:rsidRDefault="00B8687C" w:rsidP="00B8687C">
      <w:pPr>
        <w:ind w:firstLine="851"/>
        <w:rPr>
          <w:sz w:val="24"/>
        </w:rPr>
      </w:pPr>
      <w:r>
        <w:rPr>
          <w:sz w:val="24"/>
        </w:rPr>
        <w:t>A Tabela 5.1 sintetiza os achados centrais do estudo.</w:t>
      </w:r>
    </w:p>
    <w:p w14:paraId="2AE0D134" w14:textId="77777777" w:rsidR="00B8687C" w:rsidRDefault="00B8687C" w:rsidP="00B8687C"/>
    <w:p w14:paraId="0DC6702A" w14:textId="259C09E8" w:rsidR="00B8687C" w:rsidRPr="00A96A03" w:rsidRDefault="00B8687C" w:rsidP="00A96A03">
      <w:pPr>
        <w:pStyle w:val="Legenda"/>
        <w:keepNext/>
        <w:jc w:val="center"/>
        <w:rPr>
          <w:rFonts w:ascii="Times New Roman" w:hAnsi="Times New Roman" w:cs="Times New Roman"/>
          <w:i w:val="0"/>
          <w:color w:val="auto"/>
          <w:sz w:val="22"/>
        </w:rPr>
      </w:pPr>
      <w:bookmarkStart w:id="150" w:name="_Toc230853338"/>
      <w:r>
        <w:rPr>
          <w:rFonts w:ascii="Times New Roman" w:hAnsi="Times New Roman" w:cs="Times New Roman"/>
          <w:i w:val="0"/>
          <w:color w:val="auto"/>
          <w:sz w:val="22"/>
        </w:rPr>
        <w:t xml:space="preserve">Tabela </w:t>
        <w:fldChar w:fldCharType="begin"/>
        <w:instrText xml:space="preserve"> SEQ Tabela \* ARABIC </w:instrText>
        <w:fldChar w:fldCharType="separate"/>
      </w:r>
      <w:r>
        <w:rPr>
          <w:rFonts w:ascii="Times New Roman" w:hAnsi="Times New Roman" w:cs="Times New Roman"/>
          <w:i w:val="0"/>
          <w:noProof/>
          <w:color w:val="auto"/>
          <w:sz w:val="22"/>
        </w:rPr>
        <w:t>12</w:t>
      </w:r>
      <w:r>
        <w:rPr>
          <w:rFonts w:ascii="Times New Roman" w:hAnsi="Times New Roman" w:cs="Times New Roman"/>
          <w:i w:val="0"/>
          <w:color w:val="auto"/>
          <w:sz w:val="22"/>
        </w:rPr>
        <w:fldChar w:fldCharType="end"/>
        <w:t>-  Síntese Comparativa do Desempenho (jan/2015 – dez/2025)</w:t>
      </w:r>
      <w:bookmarkEnd w:id="150"/>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14:paraId="37443932" w14:textId="77777777"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0C9BE8C"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14:paraId="269FB8AF"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203" w:author="Claude" w:date="2026-06-04T00:00:00Z">
                <w:r>
                  <w:rPr>
                    <w:rFonts w:ascii="Calibri" w:hAnsi="Calibri" w:cs="Calibri"/>
                    <w:b/>
                    <w:bCs/>
                    <w:color w:val="000000"/>
                    <w:sz w:val="24"/>
                    <w:szCs w:val="24"/>
                    <w:lang w:val="pt-BR" w:eastAsia="pt-BR"/>
                  </w:rPr>
                  <w:delText>Retorno Acum.</w:delText>
                </w:r>
              </w:del>
              <w:ins w:id="6204" w:author="Claude" w:date="2026-06-04T00:00:00Z">
                <w:r>
                  <w:rPr>
                    <w:rFonts w:ascii="Calibri" w:hAnsi="Calibri" w:cs="Calibri"/>
                    <w:b/>
                    <w:bCs/>
                    <w:color w:val="000000"/>
                    <w:sz w:val="24"/>
                    <w:szCs w:val="24"/>
                    <w:lang w:val="pt-BR" w:eastAsia="pt-BR"/>
                  </w:rPr>
                  <w:t>CAGR</w:t>
                </w:r>
              </w:ins>
            </w:r>
          </w:p>
        </w:tc>
        <w:tc>
          <w:tcPr>
            <w:tcW w:w="1215" w:type="dxa"/>
            <w:tcBorders>
              <w:top w:val="single" w:sz="8" w:space="0" w:color="auto"/>
              <w:left w:val="nil"/>
              <w:bottom w:val="single" w:sz="4" w:space="0" w:color="auto"/>
              <w:right w:val="single" w:sz="4" w:space="0" w:color="auto"/>
            </w:tcBorders>
            <w:shd w:val="clear" w:color="auto" w:fill="auto"/>
            <w:vAlign w:val="center"/>
            <w:hideMark/>
          </w:tcPr>
          <w:p w14:paraId="587CD169"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14:paraId="477AA00E"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14:paraId="465B1D0A"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207" w:author="Claude" w:date="2026-06-04T00:00:00Z">
                <w:r>
                  <w:rPr>
                    <w:rFonts w:ascii="Calibri" w:hAnsi="Calibri" w:cs="Calibri"/>
                    <w:b/>
                    <w:bCs/>
                    <w:color w:val="000000"/>
                    <w:sz w:val="24"/>
                    <w:szCs w:val="24"/>
                    <w:lang w:val="pt-BR" w:eastAsia="pt-BR"/>
                  </w:rPr>
                  <w:delText>MDD</w:delText>
                </w:r>
              </w:del>
              <w:ins w:id="6208" w:author="Claude" w:date="2026-06-04T00:00:00Z">
                <w:r>
                  <w:rPr>
                    <w:rFonts w:ascii="Calibri" w:hAnsi="Calibri" w:cs="Calibri"/>
                    <w:b/>
                    <w:bCs/>
                    <w:color w:val="000000"/>
                    <w:sz w:val="24"/>
                    <w:szCs w:val="24"/>
                    <w:lang w:val="pt-BR" w:eastAsia="pt-BR"/>
                  </w:rPr>
                  <w:t>Sortino</w:t>
                </w:r>
              </w:ins>
            </w:r>
          </w:p>
        </w:tc>
        <w:tc>
          <w:tcPr>
            <w:tcW w:w="1815" w:type="dxa"/>
            <w:tcBorders>
              <w:top w:val="single" w:sz="8" w:space="0" w:color="auto"/>
              <w:left w:val="nil"/>
              <w:bottom w:val="single" w:sz="4" w:space="0" w:color="auto"/>
              <w:right w:val="single" w:sz="8" w:space="0" w:color="auto"/>
            </w:tcBorders>
            <w:shd w:val="clear" w:color="auto" w:fill="auto"/>
            <w:vAlign w:val="center"/>
            <w:hideMark/>
          </w:tcPr>
          <w:p w14:paraId="3075EE50"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209" w:author="Claude" w:date="2026-06-04T00:00:00Z">
                <w:r>
                  <w:rPr>
                    <w:rFonts w:ascii="Calibri" w:hAnsi="Calibri" w:cs="Calibri"/>
                    <w:b/>
                    <w:bCs/>
                    <w:color w:val="000000"/>
                    <w:sz w:val="24"/>
                    <w:szCs w:val="24"/>
                    <w:lang w:val="pt-BR" w:eastAsia="pt-BR"/>
                  </w:rPr>
                  <w:delText>Turnover/mês</w:delText>
                </w:r>
              </w:del>
              <w:ins w:id="6210" w:author="Claude" w:date="2026-06-04T00:00:00Z">
                <w:r>
                  <w:rPr>
                    <w:rFonts w:ascii="Calibri" w:hAnsi="Calibri" w:cs="Calibri"/>
                    <w:b/>
                    <w:bCs/>
                    <w:color w:val="000000"/>
                    <w:sz w:val="24"/>
                    <w:szCs w:val="24"/>
                    <w:lang w:val="pt-BR" w:eastAsia="pt-BR"/>
                  </w:rPr>
                  <w:t>MaxDD</w:t>
                </w:r>
              </w:ins>
            </w:r>
          </w:p>
        </w:tc>
      </w:tr>
      <w:tr w:rsidR="00D12DBE" w:rsidRPr="00B8687C" w14:paraId="4BAB1E94"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4F530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14:paraId="403DB00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13" w:author="Claude" w:date="2026-06-04T00:00:00Z">
                <w:r>
                  <w:rPr>
                    <w:color w:val="000000"/>
                    <w:sz w:val="20"/>
                    <w:szCs w:val="20"/>
                    <w:lang w:val="pt-BR" w:eastAsia="pt-BR"/>
                  </w:rPr>
                  <w:delText>+460,20%</w:delText>
                </w:r>
              </w:del>
              <w:ins w:id="6214" w:author="Claude" w:date="2026-06-04T00:00:00Z">
                <w:r>
                  <w:rPr>
                    <w:color w:val="000000"/>
                    <w:sz w:val="20"/>
                    <w:szCs w:val="20"/>
                    <w:lang w:val="pt-BR" w:eastAsia="pt-BR"/>
                  </w:rPr>
                  <w:t>11,89%</w:t>
                </w:r>
              </w:ins>
            </w:r>
          </w:p>
        </w:tc>
        <w:tc>
          <w:tcPr>
            <w:tcW w:w="1215" w:type="dxa"/>
            <w:tcBorders>
              <w:top w:val="nil"/>
              <w:left w:val="nil"/>
              <w:bottom w:val="single" w:sz="4" w:space="0" w:color="auto"/>
              <w:right w:val="single" w:sz="4" w:space="0" w:color="auto"/>
            </w:tcBorders>
            <w:shd w:val="clear" w:color="auto" w:fill="auto"/>
            <w:vAlign w:val="center"/>
            <w:hideMark/>
          </w:tcPr>
          <w:p w14:paraId="1995CEC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15" w:author="Claude" w:date="2026-06-04T00:00:00Z">
                <w:r>
                  <w:rPr>
                    <w:color w:val="000000"/>
                    <w:sz w:val="20"/>
                    <w:szCs w:val="20"/>
                    <w:lang w:val="pt-BR" w:eastAsia="pt-BR"/>
                  </w:rPr>
                  <w:delText>18,70%</w:delText>
                </w:r>
              </w:del>
              <w:ins w:id="6216" w:author="Claude" w:date="2026-06-04T00:00:00Z">
                <w:r>
                  <w:rPr>
                    <w:color w:val="000000"/>
                    <w:sz w:val="20"/>
                    <w:szCs w:val="20"/>
                    <w:lang w:val="pt-BR" w:eastAsia="pt-BR"/>
                  </w:rPr>
                  <w:t>12,96%</w:t>
                </w:r>
              </w:ins>
            </w:r>
          </w:p>
        </w:tc>
        <w:tc>
          <w:tcPr>
            <w:tcW w:w="1498" w:type="dxa"/>
            <w:tcBorders>
              <w:top w:val="nil"/>
              <w:left w:val="nil"/>
              <w:bottom w:val="single" w:sz="4" w:space="0" w:color="auto"/>
              <w:right w:val="single" w:sz="4" w:space="0" w:color="auto"/>
            </w:tcBorders>
            <w:shd w:val="clear" w:color="auto" w:fill="auto"/>
            <w:vAlign w:val="center"/>
            <w:hideMark/>
          </w:tcPr>
          <w:p w14:paraId="232AC63E"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17" w:author="Claude" w:date="2026-06-04T00:00:00Z">
                <w:r>
                  <w:rPr>
                    <w:color w:val="000000"/>
                    <w:sz w:val="20"/>
                    <w:szCs w:val="20"/>
                    <w:lang w:val="pt-BR" w:eastAsia="pt-BR"/>
                  </w:rPr>
                  <w:delText>a completar</w:delText>
                </w:r>
              </w:del>
              <w:ins w:id="6218" w:author="Claude" w:date="2026-06-04T00:00:00Z">
                <w:r>
                  <w:rPr>
                    <w:color w:val="000000"/>
                    <w:sz w:val="20"/>
                    <w:szCs w:val="20"/>
                    <w:lang w:val="pt-BR" w:eastAsia="pt-BR"/>
                  </w:rPr>
                  <w:t>0,217</w:t>
                </w:r>
              </w:ins>
            </w:r>
          </w:p>
        </w:tc>
        <w:tc>
          <w:tcPr>
            <w:tcW w:w="1417" w:type="dxa"/>
            <w:tcBorders>
              <w:top w:val="nil"/>
              <w:left w:val="nil"/>
              <w:bottom w:val="single" w:sz="4" w:space="0" w:color="auto"/>
              <w:right w:val="single" w:sz="4" w:space="0" w:color="auto"/>
            </w:tcBorders>
            <w:shd w:val="clear" w:color="auto" w:fill="auto"/>
            <w:vAlign w:val="center"/>
            <w:hideMark/>
          </w:tcPr>
          <w:p w14:paraId="3B040E78"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19" w:author="Claude" w:date="2026-06-04T00:00:00Z">
                <w:r>
                  <w:rPr>
                    <w:color w:val="000000"/>
                    <w:sz w:val="20"/>
                    <w:szCs w:val="20"/>
                    <w:lang w:val="pt-BR" w:eastAsia="pt-BR"/>
                  </w:rPr>
                  <w:delText>a completar</w:delText>
                </w:r>
              </w:del>
              <w:ins w:id="6220" w:author="Claude" w:date="2026-06-04T00:00:00Z">
                <w:r>
                  <w:rPr>
                    <w:color w:val="000000"/>
                    <w:sz w:val="20"/>
                    <w:szCs w:val="20"/>
                    <w:lang w:val="pt-BR" w:eastAsia="pt-BR"/>
                  </w:rPr>
                  <w:t>0,295</w:t>
                </w:r>
              </w:ins>
            </w:r>
          </w:p>
        </w:tc>
        <w:tc>
          <w:tcPr>
            <w:tcW w:w="1815" w:type="dxa"/>
            <w:tcBorders>
              <w:top w:val="nil"/>
              <w:left w:val="nil"/>
              <w:bottom w:val="single" w:sz="4" w:space="0" w:color="auto"/>
              <w:right w:val="single" w:sz="8" w:space="0" w:color="auto"/>
            </w:tcBorders>
            <w:shd w:val="clear" w:color="auto" w:fill="auto"/>
            <w:vAlign w:val="center"/>
            <w:hideMark/>
          </w:tcPr>
          <w:p w14:paraId="25ABD22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21" w:author="Claude" w:date="2026-06-04T00:00:00Z">
                <w:r>
                  <w:rPr>
                    <w:color w:val="000000"/>
                    <w:sz w:val="20"/>
                    <w:szCs w:val="20"/>
                    <w:lang w:val="pt-BR" w:eastAsia="pt-BR"/>
                  </w:rPr>
                  <w:delText>0,32%</w:delText>
                </w:r>
              </w:del>
              <w:ins w:id="6222" w:author="Claude" w:date="2026-06-04T00:00:00Z">
                <w:r>
                  <w:rPr>
                    <w:color w:val="000000"/>
                    <w:sz w:val="20"/>
                    <w:szCs w:val="20"/>
                    <w:lang w:val="pt-BR" w:eastAsia="pt-BR"/>
                  </w:rPr>
                  <w:t>-25,62%</w:t>
                </w:r>
              </w:ins>
            </w:r>
          </w:p>
        </w:tc>
      </w:tr>
      <w:tr w:rsidR="00D12DBE" w:rsidRPr="00B8687C" w14:paraId="6CBCD2BB"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EC0F4DF" w14:textId="77777777" w:rsidR="00D12DBE" w:rsidRPr="00D12DBE" w:rsidRDefault="00D12DBE" w:rsidP="00D12DBE">
            <w:pPr>
              <w:widowControl/>
              <w:autoSpaceDE/>
              <w:autoSpaceDN/>
              <w:jc w:val="center"/>
              <w:rPr>
                <w:color w:val="000000"/>
                <w:lang w:val="pt-BR" w:eastAsia="pt-BR"/>
              </w:rPr>
            </w:pPr>
            <w:r>
              <w:del w:id="6223" w:author="Claude" w:date="2026-06-04T00:00:00Z">
                <w:r>
                  <w:rPr>
                    <w:rFonts w:ascii="Calibri" w:hAnsi="Calibri" w:cs="Calibri"/>
                    <w:b/>
                    <w:bCs/>
                    <w:color w:val="000000"/>
                    <w:sz w:val="24"/>
                    <w:szCs w:val="24"/>
                    <w:lang w:val="pt-BR" w:eastAsia="pt-BR"/>
                  </w:rPr>
                  <w:delText>1/N Mensal (benchmark)</w:delText>
                </w:r>
              </w:del>
              <w:ins w:id="6224" w:author="Claude" w:date="2026-06-04T00:00:00Z">
                <w:r>
                  <w:rPr>
                    <w:rFonts w:ascii="Calibri" w:hAnsi="Calibri" w:cs="Calibri"/>
                    <w:b/>
                    <w:bCs/>
                    <w:color w:val="000000"/>
                    <w:sz w:val="24"/>
                    <w:szCs w:val="24"/>
                    <w:lang w:val="pt-BR" w:eastAsia="pt-BR"/>
                  </w:rPr>
                  <w:t>MaxSharpe</w:t>
                </w:r>
              </w:ins>
            </w:r>
          </w:p>
        </w:tc>
        <w:tc>
          <w:tcPr>
            <w:tcW w:w="1980" w:type="dxa"/>
            <w:tcBorders>
              <w:top w:val="nil"/>
              <w:left w:val="nil"/>
              <w:bottom w:val="single" w:sz="4" w:space="0" w:color="auto"/>
              <w:right w:val="single" w:sz="4" w:space="0" w:color="auto"/>
            </w:tcBorders>
            <w:shd w:val="clear" w:color="auto" w:fill="auto"/>
            <w:vAlign w:val="center"/>
            <w:hideMark/>
          </w:tcPr>
          <w:p w14:paraId="4B7EF86F" w14:textId="77777777" w:rsidR="00D12DBE" w:rsidRPr="00D12DBE" w:rsidRDefault="00D12DBE" w:rsidP="00D12DBE">
            <w:pPr>
              <w:widowControl/>
              <w:autoSpaceDE/>
              <w:autoSpaceDN/>
              <w:jc w:val="center"/>
              <w:rPr>
                <w:color w:val="000000"/>
                <w:lang w:val="pt-BR" w:eastAsia="pt-BR"/>
              </w:rPr>
            </w:pPr>
            <w:r>
              <w:rPr>
                <w:color w:val="000000"/>
                <w:lang w:val="pt-BR" w:eastAsia="pt-BR"/>
              </w:rPr>
              <w:del w:id="6225" w:author="Claude" w:date="2026-06-04T00:00:00Z">
                <w:r>
                  <w:delText>+</w:delText>
                </w:r>
                <w:r>
                  <w:delText>268</w:delText>
                </w:r>
                <w:r>
                  <w:rPr>
                    <w:color w:val="000000"/>
                    <w:lang w:val="pt-BR" w:eastAsia="pt-BR"/>
                  </w:rPr>
                  <w:delText>%</w:delText>
                </w:r>
              </w:del>
              <w:ins w:id="6226" w:author="Claude" w:date="2026-06-04T00:00:00Z">
                <w:r>
                  <w:rPr>
                    <w:color w:val="000000"/>
                    <w:sz w:val="20"/>
                    <w:szCs w:val="20"/>
                    <w:lang w:val="pt-BR" w:eastAsia="pt-BR"/>
                  </w:rPr>
                  <w:t>13,60%</w:t>
                </w:r>
              </w:ins>
            </w:r>
          </w:p>
        </w:tc>
        <w:tc>
          <w:tcPr>
            <w:tcW w:w="1215" w:type="dxa"/>
            <w:tcBorders>
              <w:top w:val="nil"/>
              <w:left w:val="nil"/>
              <w:bottom w:val="single" w:sz="4" w:space="0" w:color="auto"/>
              <w:right w:val="single" w:sz="4" w:space="0" w:color="auto"/>
            </w:tcBorders>
            <w:shd w:val="clear" w:color="auto" w:fill="auto"/>
            <w:vAlign w:val="center"/>
            <w:hideMark/>
          </w:tcPr>
          <w:p w14:paraId="610DAA0A" w14:textId="77777777" w:rsidR="00D12DBE" w:rsidRPr="00D12DBE" w:rsidRDefault="00D12DBE" w:rsidP="00D12DBE">
            <w:pPr>
              <w:widowControl/>
              <w:autoSpaceDE/>
              <w:autoSpaceDN/>
              <w:jc w:val="center"/>
              <w:rPr>
                <w:color w:val="000000"/>
                <w:lang w:val="pt-BR" w:eastAsia="pt-BR"/>
              </w:rPr>
            </w:pPr>
            <w:r>
              <w:rPr>
                <w:rStyle w:val="Forte"/>
                <w:b w:val="0"/>
              </w:rPr>
              <w:del w:id="6227" w:author="Claude" w:date="2026-06-04T00:00:00Z">
                <w:r>
                  <w:rPr>
                    <w:color w:val="000000"/>
                    <w:sz w:val="20"/>
                    <w:szCs w:val="20"/>
                    <w:lang w:val="pt-BR" w:eastAsia="pt-BR"/>
                  </w:rPr>
                  <w:delText>12,8%</w:delText>
                </w:r>
              </w:del>
              <w:ins w:id="6228" w:author="Claude" w:date="2026-06-04T00:00:00Z">
                <w:r>
                  <w:rPr>
                    <w:color w:val="000000"/>
                    <w:sz w:val="20"/>
                    <w:szCs w:val="20"/>
                    <w:lang w:val="pt-BR" w:eastAsia="pt-BR"/>
                  </w:rPr>
                  <w:t>17,53%</w:t>
                </w:r>
              </w:ins>
            </w:r>
          </w:p>
        </w:tc>
        <w:tc>
          <w:tcPr>
            <w:tcW w:w="1498" w:type="dxa"/>
            <w:tcBorders>
              <w:top w:val="nil"/>
              <w:left w:val="nil"/>
              <w:bottom w:val="single" w:sz="4" w:space="0" w:color="auto"/>
              <w:right w:val="single" w:sz="4" w:space="0" w:color="auto"/>
            </w:tcBorders>
            <w:shd w:val="clear" w:color="auto" w:fill="auto"/>
            <w:vAlign w:val="center"/>
            <w:hideMark/>
          </w:tcPr>
          <w:p w14:paraId="64413B2A" w14:textId="77777777" w:rsidR="00D12DBE" w:rsidRPr="00D12DBE" w:rsidRDefault="00D12DBE" w:rsidP="00D12DBE">
            <w:pPr>
              <w:widowControl/>
              <w:autoSpaceDE/>
              <w:autoSpaceDN/>
              <w:jc w:val="center"/>
              <w:rPr>
                <w:color w:val="000000"/>
                <w:lang w:val="pt-BR" w:eastAsia="pt-BR"/>
              </w:rPr>
            </w:pPr>
            <w:r>
              <w:del w:id="6229" w:author="Claude" w:date="2026-06-04T00:00:00Z">
                <w:r>
                  <w:rPr>
                    <w:color w:val="000000"/>
                    <w:sz w:val="20"/>
                    <w:szCs w:val="20"/>
                    <w:lang w:val="pt-BR" w:eastAsia="pt-BR"/>
                  </w:rPr>
                  <w:delText>0,13</w:delText>
                </w:r>
              </w:del>
              <w:ins w:id="6230" w:author="Claude" w:date="2026-06-04T00:00:00Z">
                <w:r>
                  <w:rPr>
                    <w:color w:val="000000"/>
                    <w:sz w:val="20"/>
                    <w:szCs w:val="20"/>
                    <w:lang w:val="pt-BR" w:eastAsia="pt-BR"/>
                  </w:rPr>
                  <w:t>0,287</w:t>
                </w:r>
              </w:ins>
            </w:r>
          </w:p>
        </w:tc>
        <w:tc>
          <w:tcPr>
            <w:tcW w:w="1417" w:type="dxa"/>
            <w:tcBorders>
              <w:top w:val="nil"/>
              <w:left w:val="nil"/>
              <w:bottom w:val="single" w:sz="4" w:space="0" w:color="auto"/>
              <w:right w:val="single" w:sz="4" w:space="0" w:color="auto"/>
            </w:tcBorders>
            <w:shd w:val="clear" w:color="auto" w:fill="auto"/>
            <w:vAlign w:val="center"/>
            <w:hideMark/>
          </w:tcPr>
          <w:p w14:paraId="3587ABED" w14:textId="77777777" w:rsidR="00D12DBE" w:rsidRPr="00D12DBE" w:rsidRDefault="00D12DBE" w:rsidP="00D12DBE">
            <w:pPr>
              <w:widowControl/>
              <w:autoSpaceDE/>
              <w:autoSpaceDN/>
              <w:jc w:val="center"/>
              <w:rPr>
                <w:color w:val="000000"/>
                <w:lang w:val="pt-BR" w:eastAsia="pt-BR"/>
              </w:rPr>
            </w:pPr>
            <w:r>
              <w:del w:id="6231" w:author="Claude" w:date="2026-06-04T00:00:00Z">
                <w:r>
                  <w:rPr>
                    <w:color w:val="000000"/>
                    <w:sz w:val="20"/>
                    <w:szCs w:val="20"/>
                    <w:lang w:val="pt-BR" w:eastAsia="pt-BR"/>
                  </w:rPr>
                  <w:delText>-51,5%</w:delText>
                </w:r>
              </w:del>
              <w:ins w:id="6232" w:author="Claude" w:date="2026-06-04T00:00:00Z">
                <w:r>
                  <w:rPr>
                    <w:color w:val="000000"/>
                    <w:sz w:val="20"/>
                    <w:szCs w:val="20"/>
                    <w:lang w:val="pt-BR" w:eastAsia="pt-BR"/>
                  </w:rPr>
                  <w:t>0,404</w:t>
                </w:r>
              </w:ins>
            </w:r>
          </w:p>
        </w:tc>
        <w:tc>
          <w:tcPr>
            <w:tcW w:w="1815" w:type="dxa"/>
            <w:tcBorders>
              <w:top w:val="nil"/>
              <w:left w:val="nil"/>
              <w:bottom w:val="single" w:sz="4" w:space="0" w:color="auto"/>
              <w:right w:val="single" w:sz="8" w:space="0" w:color="auto"/>
            </w:tcBorders>
            <w:shd w:val="clear" w:color="auto" w:fill="auto"/>
            <w:vAlign w:val="center"/>
            <w:hideMark/>
          </w:tcPr>
          <w:p w14:paraId="30DB6BA1" w14:textId="77777777" w:rsidR="00D12DBE" w:rsidRPr="00D12DBE" w:rsidRDefault="00D12DBE" w:rsidP="00D12DBE">
            <w:pPr>
              <w:widowControl/>
              <w:autoSpaceDE/>
              <w:autoSpaceDN/>
              <w:jc w:val="center"/>
              <w:rPr>
                <w:color w:val="000000"/>
                <w:lang w:val="pt-BR" w:eastAsia="pt-BR"/>
              </w:rPr>
            </w:pPr>
            <w:r>
              <w:rPr>
                <w:rStyle w:val="Forte"/>
                <w:b w:val="0"/>
              </w:rPr>
              <w:del w:id="6233" w:author="Claude" w:date="2026-06-04T00:00:00Z">
                <w:r>
                  <w:rPr>
                    <w:color w:val="000000"/>
                    <w:sz w:val="20"/>
                    <w:szCs w:val="20"/>
                    <w:lang w:val="pt-BR" w:eastAsia="pt-BR"/>
                  </w:rPr>
                  <w:delText>5,08%</w:delText>
                </w:r>
              </w:del>
              <w:ins w:id="6234" w:author="Claude" w:date="2026-06-04T00:00:00Z">
                <w:r>
                  <w:rPr>
                    <w:color w:val="000000"/>
                    <w:sz w:val="20"/>
                    <w:szCs w:val="20"/>
                    <w:lang w:val="pt-BR" w:eastAsia="pt-BR"/>
                  </w:rPr>
                  <w:t>-22,76%</w:t>
                </w:r>
              </w:ins>
            </w:r>
          </w:p>
        </w:tc>
      </w:tr>
      <w:tr w:rsidR="00D12DBE" w:rsidRPr="00B8687C" w14:paraId="5C2E6BC4"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22ED489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14:paraId="0405C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37" w:author="Claude" w:date="2026-06-04T00:00:00Z">
                <w:r>
                  <w:rPr>
                    <w:color w:val="000000"/>
                    <w:sz w:val="20"/>
                    <w:szCs w:val="20"/>
                    <w:lang w:val="pt-BR" w:eastAsia="pt-BR"/>
                  </w:rPr>
                  <w:delText>+240,00%</w:delText>
                </w:r>
              </w:del>
              <w:ins w:id="6238" w:author="Claude" w:date="2026-06-04T00:00:00Z">
                <w:r>
                  <w:rPr>
                    <w:color w:val="000000"/>
                    <w:sz w:val="20"/>
                    <w:szCs w:val="20"/>
                    <w:lang w:val="pt-BR" w:eastAsia="pt-BR"/>
                  </w:rPr>
                  <w:t>21,12%</w:t>
                </w:r>
              </w:ins>
            </w:r>
          </w:p>
        </w:tc>
        <w:tc>
          <w:tcPr>
            <w:tcW w:w="1215" w:type="dxa"/>
            <w:tcBorders>
              <w:top w:val="nil"/>
              <w:left w:val="nil"/>
              <w:bottom w:val="single" w:sz="4" w:space="0" w:color="auto"/>
              <w:right w:val="single" w:sz="4" w:space="0" w:color="auto"/>
            </w:tcBorders>
            <w:shd w:val="clear" w:color="auto" w:fill="auto"/>
            <w:vAlign w:val="center"/>
            <w:hideMark/>
          </w:tcPr>
          <w:p w14:paraId="6DAD482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39" w:author="Claude" w:date="2026-06-04T00:00:00Z">
                <w:r>
                  <w:rPr>
                    <w:color w:val="000000"/>
                    <w:sz w:val="20"/>
                    <w:szCs w:val="20"/>
                    <w:lang w:val="pt-BR" w:eastAsia="pt-BR"/>
                  </w:rPr>
                  <w:delText>12,20%</w:delText>
                </w:r>
              </w:del>
              <w:ins w:id="6240" w:author="Claude" w:date="2026-06-04T00:00:00Z">
                <w:r>
                  <w:rPr>
                    <w:color w:val="000000"/>
                    <w:sz w:val="20"/>
                    <w:szCs w:val="20"/>
                    <w:lang w:val="pt-BR" w:eastAsia="pt-BR"/>
                  </w:rPr>
                  <w:t>25,99%</w:t>
                </w:r>
              </w:ins>
            </w:r>
          </w:p>
        </w:tc>
        <w:tc>
          <w:tcPr>
            <w:tcW w:w="1498" w:type="dxa"/>
            <w:tcBorders>
              <w:top w:val="nil"/>
              <w:left w:val="nil"/>
              <w:bottom w:val="single" w:sz="4" w:space="0" w:color="auto"/>
              <w:right w:val="single" w:sz="4" w:space="0" w:color="auto"/>
            </w:tcBorders>
            <w:shd w:val="clear" w:color="auto" w:fill="auto"/>
            <w:vAlign w:val="center"/>
            <w:hideMark/>
          </w:tcPr>
          <w:p w14:paraId="2BB55396"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41" w:author="Claude" w:date="2026-06-04T00:00:00Z">
                <w:r>
                  <w:rPr>
                    <w:color w:val="000000"/>
                    <w:sz w:val="20"/>
                    <w:szCs w:val="20"/>
                    <w:lang w:val="pt-BR" w:eastAsia="pt-BR"/>
                  </w:rPr>
                  <w:delText>a completar</w:delText>
                </w:r>
              </w:del>
              <w:ins w:id="6242" w:author="Claude" w:date="2026-06-04T00:00:00Z">
                <w:r>
                  <w:rPr>
                    <w:color w:val="000000"/>
                    <w:sz w:val="20"/>
                    <w:szCs w:val="20"/>
                    <w:lang w:val="pt-BR" w:eastAsia="pt-BR"/>
                  </w:rPr>
                  <w:t>0,511</w:t>
                </w:r>
              </w:ins>
            </w:r>
          </w:p>
        </w:tc>
        <w:tc>
          <w:tcPr>
            <w:tcW w:w="1417" w:type="dxa"/>
            <w:tcBorders>
              <w:top w:val="nil"/>
              <w:left w:val="nil"/>
              <w:bottom w:val="single" w:sz="4" w:space="0" w:color="auto"/>
              <w:right w:val="single" w:sz="4" w:space="0" w:color="auto"/>
            </w:tcBorders>
            <w:shd w:val="clear" w:color="auto" w:fill="auto"/>
            <w:vAlign w:val="center"/>
            <w:hideMark/>
          </w:tcPr>
          <w:p w14:paraId="6654787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43" w:author="Claude" w:date="2026-06-04T00:00:00Z">
                <w:r>
                  <w:rPr>
                    <w:color w:val="000000"/>
                    <w:sz w:val="20"/>
                    <w:szCs w:val="20"/>
                    <w:lang w:val="pt-BR" w:eastAsia="pt-BR"/>
                  </w:rPr>
                  <w:delText>a completar</w:delText>
                </w:r>
              </w:del>
              <w:ins w:id="6244" w:author="Claude" w:date="2026-06-04T00:00:00Z">
                <w:r>
                  <w:rPr>
                    <w:color w:val="000000"/>
                    <w:sz w:val="20"/>
                    <w:szCs w:val="20"/>
                    <w:lang w:val="pt-BR" w:eastAsia="pt-BR"/>
                  </w:rPr>
                  <w:t>0,740</w:t>
                </w:r>
              </w:ins>
            </w:r>
          </w:p>
        </w:tc>
        <w:tc>
          <w:tcPr>
            <w:tcW w:w="1815" w:type="dxa"/>
            <w:tcBorders>
              <w:top w:val="nil"/>
              <w:left w:val="nil"/>
              <w:bottom w:val="single" w:sz="4" w:space="0" w:color="auto"/>
              <w:right w:val="single" w:sz="8" w:space="0" w:color="auto"/>
            </w:tcBorders>
            <w:shd w:val="clear" w:color="auto" w:fill="auto"/>
            <w:vAlign w:val="center"/>
            <w:hideMark/>
          </w:tcPr>
          <w:p w14:paraId="519F0277"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45" w:author="Claude" w:date="2026-06-04T00:00:00Z">
                <w:r>
                  <w:rPr>
                    <w:color w:val="000000"/>
                    <w:sz w:val="20"/>
                    <w:szCs w:val="20"/>
                    <w:lang w:val="pt-BR" w:eastAsia="pt-BR"/>
                  </w:rPr>
                  <w:delText>4,29%</w:delText>
                </w:r>
              </w:del>
              <w:ins w:id="6246" w:author="Claude" w:date="2026-06-04T00:00:00Z">
                <w:r>
                  <w:rPr>
                    <w:color w:val="000000"/>
                    <w:sz w:val="20"/>
                    <w:szCs w:val="20"/>
                    <w:lang w:val="pt-BR" w:eastAsia="pt-BR"/>
                  </w:rPr>
                  <w:t>-43,78%</w:t>
                </w:r>
              </w:ins>
            </w:r>
          </w:p>
        </w:tc>
      </w:tr>
      <w:tr w:rsidR="00D12DBE" w:rsidRPr="00B8687C" w14:paraId="3C00827C"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BE9248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47" w:author="Claude" w:date="2026-06-04T00:00:00Z">
                <w:r>
                  <w:rPr>
                    <w:rFonts w:ascii="Calibri" w:hAnsi="Calibri" w:cs="Calibri"/>
                    <w:b/>
                    <w:bCs/>
                    <w:color w:val="000000"/>
                    <w:sz w:val="24"/>
                    <w:szCs w:val="24"/>
                    <w:lang w:val="pt-BR" w:eastAsia="pt-BR"/>
                  </w:rPr>
                  <w:delText>BL + LSTM</w:delText>
                </w:r>
              </w:del>
              <w:ins w:id="6248" w:author="Claude" w:date="2026-06-04T00:00:00Z">
                <w:r>
                  <w:rPr>
                    <w:rFonts w:ascii="Calibri" w:hAnsi="Calibri" w:cs="Calibri"/>
                    <w:b/>
                    <w:bCs/>
                    <w:color w:val="000000"/>
                    <w:sz w:val="24"/>
                    <w:szCs w:val="24"/>
                    <w:lang w:val="pt-BR" w:eastAsia="pt-BR"/>
                  </w:rPr>
                  <w:t>IBOVESPA</w:t>
                </w:r>
              </w:ins>
            </w:r>
          </w:p>
        </w:tc>
        <w:tc>
          <w:tcPr>
            <w:tcW w:w="1980" w:type="dxa"/>
            <w:tcBorders>
              <w:top w:val="nil"/>
              <w:left w:val="nil"/>
              <w:bottom w:val="single" w:sz="4" w:space="0" w:color="auto"/>
              <w:right w:val="single" w:sz="4" w:space="0" w:color="auto"/>
            </w:tcBorders>
            <w:shd w:val="clear" w:color="auto" w:fill="auto"/>
            <w:vAlign w:val="center"/>
            <w:hideMark/>
          </w:tcPr>
          <w:p w14:paraId="3A2C3A1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49" w:author="Claude" w:date="2026-06-04T00:00:00Z">
                <w:r>
                  <w:rPr>
                    <w:color w:val="000000"/>
                    <w:sz w:val="20"/>
                    <w:szCs w:val="20"/>
                    <w:lang w:val="pt-BR" w:eastAsia="pt-BR"/>
                  </w:rPr>
                  <w:delText>+56,48%</w:delText>
                </w:r>
              </w:del>
              <w:ins w:id="6250" w:author="Claude" w:date="2026-06-04T00:00:00Z">
                <w:r>
                  <w:rPr>
                    <w:color w:val="000000"/>
                    <w:sz w:val="20"/>
                    <w:szCs w:val="20"/>
                    <w:lang w:val="pt-BR" w:eastAsia="pt-BR"/>
                  </w:rPr>
                  <w:t>11,26%</w:t>
                </w:r>
              </w:ins>
            </w:r>
          </w:p>
        </w:tc>
        <w:tc>
          <w:tcPr>
            <w:tcW w:w="1215" w:type="dxa"/>
            <w:tcBorders>
              <w:top w:val="nil"/>
              <w:left w:val="nil"/>
              <w:bottom w:val="single" w:sz="4" w:space="0" w:color="auto"/>
              <w:right w:val="single" w:sz="4" w:space="0" w:color="auto"/>
            </w:tcBorders>
            <w:shd w:val="clear" w:color="auto" w:fill="auto"/>
            <w:vAlign w:val="center"/>
            <w:hideMark/>
          </w:tcPr>
          <w:p w14:paraId="4DBCA05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51" w:author="Claude" w:date="2026-06-04T00:00:00Z">
                <w:r>
                  <w:rPr>
                    <w:color w:val="000000"/>
                    <w:sz w:val="20"/>
                    <w:szCs w:val="20"/>
                    <w:lang w:val="pt-BR" w:eastAsia="pt-BR"/>
                  </w:rPr>
                  <w:delText>4,3%</w:delText>
                </w:r>
              </w:del>
              <w:ins w:id="6252" w:author="Claude" w:date="2026-06-04T00:00:00Z">
                <w:r>
                  <w:rPr>
                    <w:color w:val="000000"/>
                    <w:sz w:val="20"/>
                    <w:szCs w:val="20"/>
                    <w:lang w:val="pt-BR" w:eastAsia="pt-BR"/>
                  </w:rPr>
                  <w:t>23,32%</w:t>
                </w:r>
              </w:ins>
            </w:r>
          </w:p>
        </w:tc>
        <w:tc>
          <w:tcPr>
            <w:tcW w:w="1498" w:type="dxa"/>
            <w:tcBorders>
              <w:top w:val="nil"/>
              <w:left w:val="nil"/>
              <w:bottom w:val="single" w:sz="4" w:space="0" w:color="auto"/>
              <w:right w:val="single" w:sz="4" w:space="0" w:color="auto"/>
            </w:tcBorders>
            <w:shd w:val="clear" w:color="auto" w:fill="auto"/>
            <w:vAlign w:val="center"/>
            <w:hideMark/>
          </w:tcPr>
          <w:p w14:paraId="585F7D8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53" w:author="Claude" w:date="2026-06-04T00:00:00Z">
                <w:r>
                  <w:rPr>
                    <w:color w:val="000000"/>
                    <w:sz w:val="20"/>
                    <w:szCs w:val="20"/>
                    <w:lang w:val="pt-BR" w:eastAsia="pt-BR"/>
                  </w:rPr>
                  <w:delText>-0,14</w:delText>
                </w:r>
              </w:del>
              <w:ins w:id="6254" w:author="Claude" w:date="2026-06-04T00:00:00Z">
                <w:r>
                  <w:rPr>
                    <w:color w:val="000000"/>
                    <w:sz w:val="20"/>
                    <w:szCs w:val="20"/>
                    <w:lang w:val="pt-BR" w:eastAsia="pt-BR"/>
                  </w:rPr>
                  <w:t>0,178</w:t>
                </w:r>
              </w:ins>
            </w:r>
          </w:p>
        </w:tc>
        <w:tc>
          <w:tcPr>
            <w:tcW w:w="1417" w:type="dxa"/>
            <w:tcBorders>
              <w:top w:val="nil"/>
              <w:left w:val="nil"/>
              <w:bottom w:val="single" w:sz="4" w:space="0" w:color="auto"/>
              <w:right w:val="single" w:sz="4" w:space="0" w:color="auto"/>
            </w:tcBorders>
            <w:shd w:val="clear" w:color="auto" w:fill="auto"/>
            <w:vAlign w:val="center"/>
            <w:hideMark/>
          </w:tcPr>
          <w:p w14:paraId="6260453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55" w:author="Claude" w:date="2026-06-04T00:00:00Z">
                <w:r>
                  <w:rPr>
                    <w:color w:val="000000"/>
                    <w:sz w:val="20"/>
                    <w:szCs w:val="20"/>
                    <w:lang w:val="pt-BR" w:eastAsia="pt-BR"/>
                  </w:rPr>
                  <w:delText>-93%</w:delText>
                </w:r>
              </w:del>
              <w:ins w:id="6256" w:author="Claude" w:date="2026-06-04T00:00:00Z">
                <w:r>
                  <w:rPr>
                    <w:color w:val="000000"/>
                    <w:sz w:val="20"/>
                    <w:szCs w:val="20"/>
                    <w:lang w:val="pt-BR" w:eastAsia="pt-BR"/>
                  </w:rPr>
                  <w:t>0,245</w:t>
                </w:r>
              </w:ins>
            </w:r>
          </w:p>
        </w:tc>
        <w:tc>
          <w:tcPr>
            <w:tcW w:w="1815" w:type="dxa"/>
            <w:tcBorders>
              <w:top w:val="nil"/>
              <w:left w:val="nil"/>
              <w:bottom w:val="single" w:sz="4" w:space="0" w:color="auto"/>
              <w:right w:val="single" w:sz="8" w:space="0" w:color="auto"/>
            </w:tcBorders>
            <w:shd w:val="clear" w:color="auto" w:fill="auto"/>
            <w:vAlign w:val="center"/>
            <w:hideMark/>
          </w:tcPr>
          <w:p w14:paraId="224B40C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57" w:author="Claude" w:date="2026-06-04T00:00:00Z">
                <w:r>
                  <w:rPr>
                    <w:color w:val="000000"/>
                    <w:sz w:val="20"/>
                    <w:szCs w:val="20"/>
                    <w:lang w:val="pt-BR" w:eastAsia="pt-BR"/>
                  </w:rPr>
                  <w:delText>~55%</w:delText>
                </w:r>
              </w:del>
              <w:ins w:id="6258" w:author="Claude" w:date="2026-06-04T00:00:00Z">
                <w:r>
                  <w:rPr>
                    <w:color w:val="000000"/>
                    <w:sz w:val="20"/>
                    <w:szCs w:val="20"/>
                    <w:lang w:val="pt-BR" w:eastAsia="pt-BR"/>
                  </w:rPr>
                  <w:t>-46,82%</w:t>
                </w:r>
              </w:ins>
            </w:r>
          </w:p>
        </w:tc>
      </w:tr>
      <w:tr w:rsidR="00D12DBE" w:rsidRPr="00B8687C" w14:paraId="2C2C73FD" w14:textId="77777777"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14:paraId="7A9A9C5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59" w:author="Claude" w:date="2026-06-04T00:00:00Z">
                <w:r>
                  <w:rPr>
                    <w:rFonts w:ascii="Calibri" w:hAnsi="Calibri" w:cs="Calibri"/>
                    <w:b/>
                    <w:bCs/>
                    <w:color w:val="000000"/>
                    <w:sz w:val="24"/>
                    <w:szCs w:val="24"/>
                    <w:lang w:val="pt-BR" w:eastAsia="pt-BR"/>
                  </w:rPr>
                  <w:delText>IBOVESPA (benchmark)</w:delText>
                </w:r>
              </w:del>
              <w:ins w:id="6260" w:author="Claude" w:date="2026-06-04T00:00:00Z">
                <w:r>
                  <w:rPr>
                    <w:rFonts w:ascii="Calibri" w:hAnsi="Calibri" w:cs="Calibri"/>
                    <w:b/>
                    <w:bCs/>
                    <w:color w:val="000000"/>
                    <w:sz w:val="24"/>
                    <w:szCs w:val="24"/>
                    <w:lang w:val="pt-BR" w:eastAsia="pt-BR"/>
                  </w:rPr>
                  <w:t>CDI (referência)</w:t>
                </w:r>
              </w:ins>
            </w:r>
          </w:p>
        </w:tc>
        <w:tc>
          <w:tcPr>
            <w:tcW w:w="1980" w:type="dxa"/>
            <w:tcBorders>
              <w:top w:val="nil"/>
              <w:left w:val="nil"/>
              <w:bottom w:val="single" w:sz="8" w:space="0" w:color="auto"/>
              <w:right w:val="single" w:sz="4" w:space="0" w:color="auto"/>
            </w:tcBorders>
            <w:shd w:val="clear" w:color="auto" w:fill="auto"/>
            <w:vAlign w:val="center"/>
            <w:hideMark/>
          </w:tcPr>
          <w:p w14:paraId="186DD3B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61" w:author="Claude" w:date="2026-06-04T00:00:00Z">
                <w:r>
                  <w:rPr>
                    <w:color w:val="000000"/>
                    <w:sz w:val="20"/>
                    <w:szCs w:val="20"/>
                    <w:lang w:val="pt-BR" w:eastAsia="pt-BR"/>
                  </w:rPr>
                  <w:delText>+232%*</w:delText>
                </w:r>
              </w:del>
              <w:ins w:id="6262" w:author="Claude" w:date="2026-06-04T00:00:00Z">
                <w:r>
                  <w:rPr>
                    <w:color w:val="000000"/>
                    <w:sz w:val="20"/>
                    <w:szCs w:val="20"/>
                    <w:lang w:val="pt-BR" w:eastAsia="pt-BR"/>
                  </w:rPr>
                  <w:t>~10,5% a.a.</w:t>
                </w:r>
              </w:ins>
            </w:r>
          </w:p>
        </w:tc>
        <w:tc>
          <w:tcPr>
            <w:tcW w:w="1215" w:type="dxa"/>
            <w:tcBorders>
              <w:top w:val="nil"/>
              <w:left w:val="nil"/>
              <w:bottom w:val="single" w:sz="8" w:space="0" w:color="auto"/>
              <w:right w:val="single" w:sz="4" w:space="0" w:color="auto"/>
            </w:tcBorders>
            <w:shd w:val="clear" w:color="auto" w:fill="auto"/>
            <w:vAlign w:val="center"/>
            <w:hideMark/>
          </w:tcPr>
          <w:p w14:paraId="4860AA7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63" w:author="Claude" w:date="2026-06-04T00:00:00Z">
                <w:r>
                  <w:rPr>
                    <w:color w:val="000000"/>
                    <w:sz w:val="20"/>
                    <w:szCs w:val="20"/>
                    <w:lang w:val="pt-BR" w:eastAsia="pt-BR"/>
                  </w:rPr>
                  <w:delText>11,7%</w:delText>
                </w:r>
              </w:del>
              <w:ins w:id="6264" w:author="Claude" w:date="2026-06-04T00:00:00Z">
                <w:r>
                  <w:rPr>
                    <w:color w:val="000000"/>
                    <w:sz w:val="20"/>
                    <w:szCs w:val="20"/>
                    <w:lang w:val="pt-BR" w:eastAsia="pt-BR"/>
                  </w:rPr>
                  <w:t>—</w:t>
                </w:r>
              </w:ins>
            </w:r>
          </w:p>
        </w:tc>
        <w:tc>
          <w:tcPr>
            <w:tcW w:w="1498" w:type="dxa"/>
            <w:tcBorders>
              <w:top w:val="nil"/>
              <w:left w:val="nil"/>
              <w:bottom w:val="single" w:sz="8" w:space="0" w:color="auto"/>
              <w:right w:val="single" w:sz="4" w:space="0" w:color="auto"/>
            </w:tcBorders>
            <w:shd w:val="clear" w:color="auto" w:fill="auto"/>
            <w:vAlign w:val="center"/>
            <w:hideMark/>
          </w:tcPr>
          <w:p w14:paraId="3F776E0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65" w:author="Claude" w:date="2026-06-04T00:00:00Z">
                <w:r>
                  <w:rPr>
                    <w:color w:val="000000"/>
                    <w:sz w:val="20"/>
                    <w:szCs w:val="20"/>
                    <w:lang w:val="pt-BR" w:eastAsia="pt-BR"/>
                  </w:rPr>
                  <w:delText>+0,08</w:delText>
                </w:r>
              </w:del>
              <w:ins w:id="6266" w:author="Claude" w:date="2026-06-04T00:00:00Z">
                <w:r>
                  <w:rPr>
                    <w:color w:val="000000"/>
                    <w:sz w:val="20"/>
                    <w:szCs w:val="20"/>
                    <w:lang w:val="pt-BR" w:eastAsia="pt-BR"/>
                  </w:rPr>
                  <w:t>—</w:t>
                </w:r>
              </w:ins>
            </w:r>
          </w:p>
        </w:tc>
        <w:tc>
          <w:tcPr>
            <w:tcW w:w="1417" w:type="dxa"/>
            <w:tcBorders>
              <w:top w:val="nil"/>
              <w:left w:val="nil"/>
              <w:bottom w:val="single" w:sz="8" w:space="0" w:color="auto"/>
              <w:right w:val="single" w:sz="4" w:space="0" w:color="auto"/>
            </w:tcBorders>
            <w:shd w:val="clear" w:color="auto" w:fill="auto"/>
            <w:vAlign w:val="center"/>
            <w:hideMark/>
          </w:tcPr>
          <w:p w14:paraId="63C5704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67" w:author="Claude" w:date="2026-06-04T00:00:00Z">
                <w:r>
                  <w:rPr>
                    <w:color w:val="000000"/>
                    <w:sz w:val="20"/>
                    <w:szCs w:val="20"/>
                    <w:lang w:val="pt-BR" w:eastAsia="pt-BR"/>
                  </w:rPr>
                  <w:delText>-46,8%</w:delText>
                </w:r>
              </w:del>
              <w:ins w:id="6268" w:author="Claude" w:date="2026-06-04T00:00:00Z">
                <w:r>
                  <w:rPr>
                    <w:color w:val="000000"/>
                    <w:sz w:val="20"/>
                    <w:szCs w:val="20"/>
                    <w:lang w:val="pt-BR" w:eastAsia="pt-BR"/>
                  </w:rPr>
                  <w:t>—</w:t>
                </w:r>
              </w:ins>
            </w:r>
          </w:p>
        </w:tc>
        <w:tc>
          <w:tcPr>
            <w:tcW w:w="1815" w:type="dxa"/>
            <w:tcBorders>
              <w:top w:val="nil"/>
              <w:left w:val="nil"/>
              <w:bottom w:val="single" w:sz="8" w:space="0" w:color="auto"/>
              <w:right w:val="single" w:sz="8" w:space="0" w:color="auto"/>
            </w:tcBorders>
            <w:shd w:val="clear" w:color="auto" w:fill="auto"/>
            <w:vAlign w:val="center"/>
            <w:hideMark/>
          </w:tcPr>
          <w:p w14:paraId="2871ADF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406A89C7" w14:textId="77777777" w:rsidR="00B8687C" w:rsidRDefault="00B8687C" w:rsidP="00A96A03">
      <w:pPr>
        <w:jc w:val="center"/>
      </w:pPr>
      <w:r>
        <w:t>Fonte: elaboração própria.</w:t>
      </w:r>
    </w:p>
    <w:p w14:paraId="52345B1A" w14:textId="77777777" w:rsidR="00B8687C" w:rsidRDefault="00B8687C" w:rsidP="00B8687C"/>
    <w:p w14:paraId="3D97DD0C" w14:textId="77777777"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del w:id="6309" w:author="Claude" w:date="2026-06-04T00:00:00Z">
        <w:r>
          <w:rPr>
            <w:color w:val="000000"/>
            <w:sz w:val="24"/>
            <w:szCs w:val="24"/>
            <w:lang w:val="pt-BR" w:eastAsia="pt-BR"/>
          </w:rPr>
          <w:delText xml:space="preserve"> de mercado. E a estratégia mais sofisticada — Black-Litterman </w:delText>
        </w:r>
      </w:del>
      <w:ins w:id="6310" w:author="Claude" w:date="2026-06-04T00:00:00Z">
        <w:r>
          <w:rPr>
            <w:color w:val="000000"/>
            <w:sz w:val="24"/>
            <w:szCs w:val="24"/>
            <w:lang w:val="pt-BR" w:eastAsia="pt-BR"/>
          </w:rPr>
          <w:t xml:space="preserve"> de mercado. E a estratégia mais sofisticada — Black-Litterman </w:t>
        </w:r>
      </w:ins>
    </w:p>
    <w:p w14:paraId="0607DEB8" w14:textId="77777777"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out-of-sample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14:paraId="76F7E5A6" w14:textId="77777777" w:rsidR="00B8687C" w:rsidRDefault="00B8687C" w:rsidP="00B8687C"/>
    <w:p w14:paraId="1F3202F9" w14:textId="77777777" w:rsidR="00B8687C" w:rsidRDefault="00B8687C" w:rsidP="00B8687C"/>
    <w:p w14:paraId="5CA8D310" w14:textId="77777777" w:rsidR="00B8687C" w:rsidRPr="00B8687C" w:rsidRDefault="00B8687C" w:rsidP="00B8687C">
      <w:pPr>
        <w:rPr>
          <w:sz w:val="24"/>
          <w:szCs w:val="24"/>
        </w:rPr>
      </w:pPr>
    </w:p>
    <w:p w14:paraId="53B5E706" w14:textId="77777777" w:rsidR="00B8687C" w:rsidRPr="00B8687C" w:rsidRDefault="00B8687C" w:rsidP="003F1C11">
      <w:pPr>
        <w:pStyle w:val="Ttulo2"/>
        <w:numPr>
          <w:ilvl w:val="1"/>
          <w:numId w:val="57"/>
        </w:numPr>
        <w:jc w:val="left"/>
        <w:rPr>
          <w:b w:val="0"/>
          <w:sz w:val="20"/>
          <w:szCs w:val="24"/>
        </w:rPr>
      </w:pPr>
      <w:bookmarkStart w:id="151" w:name="_Toc230857091"/>
      <w:r>
        <w:rPr>
          <w:sz w:val="24"/>
        </w:rPr>
        <w:t>Contribuições do Estudo</w:t>
      </w:r>
      <w:bookmarkEnd w:id="151"/>
    </w:p>
    <w:p w14:paraId="046CC5B2" w14:textId="77777777" w:rsidR="00B8687C" w:rsidRDefault="00B8687C" w:rsidP="00B8687C"/>
    <w:p w14:paraId="5BE90272" w14:textId="77777777" w:rsidR="00B8687C" w:rsidRPr="00B8687C" w:rsidRDefault="00B8687C" w:rsidP="00B8687C">
      <w:pPr>
        <w:rPr>
          <w:sz w:val="24"/>
          <w:szCs w:val="24"/>
        </w:rPr>
      </w:pPr>
    </w:p>
    <w:p w14:paraId="150FC5E1" w14:textId="77777777" w:rsidR="00B8687C" w:rsidRPr="00B8687C" w:rsidRDefault="00B8687C" w:rsidP="003F1C11">
      <w:pPr>
        <w:pStyle w:val="Ttulo3"/>
        <w:numPr>
          <w:ilvl w:val="2"/>
          <w:numId w:val="57"/>
        </w:numPr>
        <w:rPr>
          <w:b w:val="0"/>
          <w:sz w:val="20"/>
        </w:rPr>
      </w:pPr>
      <w:bookmarkStart w:id="152" w:name="_Toc230857092"/>
      <w:r>
        <w:t>Confirmação Empírica no Mercado Brasileiro</w:t>
      </w:r>
      <w:bookmarkEnd w:id="152"/>
    </w:p>
    <w:p w14:paraId="192702E3" w14:textId="77777777" w:rsidR="00B8687C" w:rsidRDefault="00B8687C" w:rsidP="00B8687C"/>
    <w:p w14:paraId="08A67025" w14:textId="77777777"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DeMiguel, Garlappi e Uppal (2009) para o mercado americano: estratégias baseadas em modelos sofisticados de estimação de retornos esperados não superam consistentemente estratégias mais simples </w:t>
      </w:r>
      <w:r>
        <w:rPr>
          <w:rStyle w:val="nfase"/>
        </w:rPr>
        <w:t>out-of-sample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14:paraId="7428FF53" w14:textId="77777777" w:rsidR="00B8687C" w:rsidRPr="00B8687C" w:rsidRDefault="00B8687C" w:rsidP="00B8687C">
      <w:pPr>
        <w:rPr>
          <w:sz w:val="24"/>
          <w:szCs w:val="24"/>
        </w:rPr>
      </w:pPr>
    </w:p>
    <w:p w14:paraId="63D802B8" w14:textId="77777777" w:rsidR="00B8687C" w:rsidRPr="00B8687C" w:rsidRDefault="00B8687C" w:rsidP="003F1C11">
      <w:pPr>
        <w:pStyle w:val="Ttulo3"/>
        <w:numPr>
          <w:ilvl w:val="2"/>
          <w:numId w:val="57"/>
        </w:numPr>
        <w:rPr>
          <w:b w:val="0"/>
          <w:sz w:val="20"/>
        </w:rPr>
      </w:pPr>
      <w:bookmarkStart w:id="153" w:name="_Toc230857093"/>
      <w:r>
        <w:t>Implicação Prática para Gestão de Portfólios</w:t>
      </w:r>
      <w:bookmarkEnd w:id="153"/>
    </w:p>
    <w:p w14:paraId="70ED3883" w14:textId="77777777" w:rsidR="00B8687C" w:rsidRDefault="00B8687C" w:rsidP="00B8687C">
      <w:pPr>
        <w:rPr>
          <w:sz w:val="20"/>
        </w:rPr>
      </w:pPr>
    </w:p>
    <w:p w14:paraId="579DFA77" w14:textId="77777777"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14:paraId="629E9141" w14:textId="77777777"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w:t>
        <w:lastRenderedPageBreak/>
        <w:t>anos que inclui crise política, recessão, pandemia e ciclos extremos de juros — demonstrando que a diversificação eficiente baseada na estrutura de covariância captura oportunidades de risco-retorno que o índice ponderado por capitalização não aproveita.</w:t>
      </w:r>
    </w:p>
    <w:p w14:paraId="78374546" w14:textId="77777777" w:rsidR="00B8687C" w:rsidRDefault="00B8687C" w:rsidP="00B8687C">
      <w:pPr>
        <w:rPr>
          <w:sz w:val="20"/>
        </w:rPr>
      </w:pPr>
    </w:p>
    <w:p w14:paraId="7B698663" w14:textId="77777777" w:rsidR="00B8687C" w:rsidRDefault="00B8687C" w:rsidP="00B8687C">
      <w:pPr>
        <w:rPr>
          <w:sz w:val="20"/>
        </w:rPr>
      </w:pPr>
    </w:p>
    <w:p w14:paraId="1A557CD4" w14:textId="77777777" w:rsidR="00B8687C" w:rsidRPr="00B8687C" w:rsidRDefault="00B8687C" w:rsidP="00B8687C">
      <w:pPr>
        <w:rPr>
          <w:sz w:val="20"/>
        </w:rPr>
      </w:pPr>
    </w:p>
    <w:p w14:paraId="5CA2840A" w14:textId="77777777" w:rsidR="00B8687C" w:rsidRPr="00B8687C" w:rsidRDefault="00B8687C" w:rsidP="003F1C11">
      <w:pPr>
        <w:pStyle w:val="Ttulo3"/>
        <w:numPr>
          <w:ilvl w:val="2"/>
          <w:numId w:val="57"/>
        </w:numPr>
        <w:rPr>
          <w:b w:val="0"/>
          <w:sz w:val="20"/>
        </w:rPr>
      </w:pPr>
      <w:bookmarkStart w:id="154" w:name="_Toc230857094"/>
      <w:r>
        <w:t>Evidência sobre os Limites do Aprendizado de Máquina em Finanças</w:t>
      </w:r>
      <w:bookmarkEnd w:id="154"/>
    </w:p>
    <w:p w14:paraId="61B06838" w14:textId="77777777" w:rsidR="00B8687C" w:rsidRDefault="00B8687C" w:rsidP="00B8687C"/>
    <w:p w14:paraId="479B1E76" w14:textId="77777777" w:rsidR="00B8687C" w:rsidRDefault="00B8687C" w:rsidP="00B8687C">
      <w:pPr>
        <w:pStyle w:val="font-claude-response-body"/>
        <w:spacing w:before="0" w:beforeAutospacing="0" w:after="0" w:afterAutospacing="0" w:line="360" w:lineRule="auto"/>
        <w:ind w:firstLine="851"/>
        <w:jc w:val="both"/>
      </w:pPr>
      <w:del w:id="6311" w:author="Claude" w:date="2026-06-04T00:00:00Z">
        <w:r>
          <w:rPr>
            <w:color w:val="000000"/>
            <w:sz w:val="24"/>
            <w:szCs w:val="24"/>
            <w:lang w:val="pt-BR" w:eastAsia="pt-BR"/>
          </w:rPr>
          <w:delText xml:space="preserve">A falha sistemática do Black-Litterman integrado a visões LSTM contribui para o debate em aberto sobre a aplicabilidade de modelos de aprendizado profundo à previsão de retornos acionários. Os resultados deste estudo são consistentes com Welch e Goyal (2008), que demonstraram que praticamente nenhum preditor econométrico melhora a previsão </w:delText>
        </w:r>
      </w:del>
      <w:ins w:id="6312" w:author="Claude" w:date="2026-06-04T00:00:00Z">
        <w:r>
          <w:rPr>
            <w:color w:val="000000"/>
            <w:sz w:val="24"/>
            <w:szCs w:val="24"/>
            <w:lang w:val="pt-BR" w:eastAsia="pt-BR"/>
          </w:rPr>
          <w:t xml:space="preserve">O desempenho adverso do Black-Litterman integrado a visões de momentum contribui para o debate em aberto sobre a aplicabilidade de modelos de aprendizado profundo à previsão de retornos acionários. Os resultados deste estudo são consistentes com Welch e Goyal (2008), que demonstraram que praticamente nenhum preditor econométrico melhora a previsão </w:t>
        </w:r>
      </w:ins>
      <w:r>
        <w:rPr>
          <w:rStyle w:val="nfase"/>
        </w:rPr>
        <w:t>out-of-sample</w:t>
      </w:r>
      <w:r>
        <w:t xml:space="preserve"> de retornos em relação à média histórica simples — conclusão que se estende aos modelos de aprendizado de máquina quando aplicados diretamente às séries de preços ou retornos.</w:t>
      </w:r>
    </w:p>
    <w:p w14:paraId="24EC60D9" w14:textId="77777777"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del w:id="6336" w:author="Claude" w:date="2026-06-04T00:00:00Z">
          <w:r>
            <w:rPr>
              <w:color w:val="000000"/>
              <w:sz w:val="24"/>
              <w:szCs w:val="24"/>
              <w:lang w:val="pt-BR" w:eastAsia="pt-BR"/>
            </w:rPr>
            <w:delText xml:space="preserve"> dos retornos acionários de curto prazo permanece fundamentalmente difícil, independentemente da arquitetura do modelo. Os LSTM implementados neste trabalho foram mais eficazes como estimadores de volatilidade do que como preditores de retorno — dado observado no turnover elevado gerado pelas visões instáveis — o que sugere que a aplicação mais promissora para esse tipo de rede no contexto do Black-Litterman seria a estimação dinâmica da matriz de incerteza </w:delText>
          </w:r>
        </w:del>
        <w:ins w:id="6337" w:author="Claude" w:date="2026-06-04T00:00:00Z">
          <w:r>
            <w:rPr>
              <w:color w:val="000000"/>
              <w:sz w:val="24"/>
              <w:szCs w:val="24"/>
              <w:lang w:val="pt-BR" w:eastAsia="pt-BR"/>
            </w:rPr>
            <w:t xml:space="preserve"> dos retornos acionários de curto prazo permanece fundamentalmente difícil, independentemente da arquitetura do modelo. Os modelos implementados neste trabalho mostraram-se mais informativos para a estrutura de covariância do que como preditores de retorno — dado observado no turnover elevado gerado pelas visões instáveis — o que sugere que a aplicação mais promissora para esse tipo de rede no contexto do Black-Litterman seria a estimação dinâmica da matriz de incerteza </w:t>
          </w:r>
        </w:ins>
      </w:r>
      <w:r>
        <w:rPr>
          <w:rStyle w:val="katex-mathml"/>
        </w:rPr>
        <w:t xml:space="preserve">Ω\Omega </w:t>
      </w:r>
      <w:r>
        <w:rPr>
          <w:rStyle w:val="mord"/>
        </w:rPr>
        <w:t>Ω</w:t>
      </w:r>
      <w:r>
        <w:t xml:space="preserve">, e não do vetor de visões </w:t>
      </w:r>
      <w:r>
        <w:rPr>
          <w:rStyle w:val="katex-mathml"/>
        </w:rPr>
        <w:t xml:space="preserve">QQ </w:t>
      </w:r>
      <w:r>
        <w:rPr>
          <w:rStyle w:val="mord"/>
        </w:rPr>
        <w:t>Q</w:t>
      </w:r>
      <w:r>
        <w:t>.</w:t>
      </w:r>
    </w:p>
    <w:p w14:paraId="1B4C1F5B" w14:textId="77777777" w:rsidR="00B8687C" w:rsidRDefault="00B8687C" w:rsidP="00B8687C">
      <w:pPr>
        <w:rPr>
          <w:sz w:val="24"/>
          <w:szCs w:val="24"/>
        </w:rPr>
      </w:pPr>
    </w:p>
    <w:p w14:paraId="525B9437" w14:textId="77777777" w:rsidR="00B8687C" w:rsidRPr="00B8687C" w:rsidRDefault="00B8687C" w:rsidP="00B8687C">
      <w:pPr>
        <w:rPr>
          <w:sz w:val="24"/>
          <w:szCs w:val="24"/>
        </w:rPr>
      </w:pPr>
    </w:p>
    <w:p w14:paraId="1E51D7A0" w14:textId="77777777" w:rsidR="00B8687C" w:rsidRPr="00B8687C" w:rsidRDefault="00B8687C" w:rsidP="003F1C11">
      <w:pPr>
        <w:pStyle w:val="Ttulo2"/>
        <w:numPr>
          <w:ilvl w:val="1"/>
          <w:numId w:val="57"/>
        </w:numPr>
        <w:jc w:val="left"/>
        <w:rPr>
          <w:b w:val="0"/>
          <w:sz w:val="24"/>
          <w:szCs w:val="24"/>
        </w:rPr>
      </w:pPr>
      <w:bookmarkStart w:id="155" w:name="_Toc230857095"/>
      <w:r>
        <w:rPr>
          <w:sz w:val="24"/>
          <w:szCs w:val="24"/>
        </w:rPr>
        <w:t>Limitações do Estudo</w:t>
      </w:r>
      <w:bookmarkEnd w:id="155"/>
    </w:p>
    <w:p w14:paraId="44C9E034" w14:textId="77777777" w:rsidR="00B8687C" w:rsidRDefault="00B8687C" w:rsidP="00B8687C"/>
    <w:p w14:paraId="0FAB04E2" w14:textId="77777777"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14:paraId="2EE70B59" w14:textId="77777777"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Pr>
          <w:rStyle w:val="Forte"/>
        </w:rPr>
        <w:t>Viés de antecipação parcial no Black-Litterman.</w:t>
      </w:r>
      <w:r>
        <w:t xml:space="preserve"> Os pesos de mercado (</w:t>
      </w:r>
      <m:oMath>
        <m:sSub>
          <m:sSubPr>
            <m:ctrlPr>
              <w:rPr>
                <w:rFonts w:ascii="Cambria Math" w:hAnsi="Cambria Math"/>
                <w:i/>
              </w:rPr>
            </m:ctrlPr>
          </m:sSubPr>
          <m:e>
            <m:r>
              <w:rPr>
                <w:rFonts w:ascii="Cambria Math" w:hAnsi="Cambria Math"/>
              </w:rPr>
              <m:t>ω</m:t>
            </m:r>
          </m:e>
          <m:sub>
            <m:r>
              <w:rPr>
                <w:rFonts w:ascii="Cambria Math" w:hAnsi="Cambria Math"/>
              </w:rPr>
              <m:t>mkt</m:t>
            </m:r>
          </m:sub>
        </m:sSub>
      </m:oMath>
      <w:r>
        <w:t xml:space="preserve">) utilizados no cálculo do prior de equilíbrio  </w:t>
      </w:r>
      <m:oMath>
        <m:r>
          <w:rPr>
            <w:rFonts w:ascii="Cambria Math" w:hAnsi="Cambria Math"/>
          </w:rPr>
          <m:t>(</m:t>
        </m:r>
        <m:r>
          <m:rPr>
            <m:sty m:val="p"/>
          </m:rPr>
          <w:rPr>
            <w:rFonts w:ascii="Cambria Math" w:hAnsi="Cambria Math"/>
          </w:rPr>
          <m:t>Π</m:t>
        </m:r>
        <m:r>
          <w:rPr>
            <w:rFonts w:ascii="Cambria Math" w:hAnsi="Cambria Math"/>
          </w:rPr>
          <m:t xml:space="preserve">= δ ∙ </m:t>
        </m:r>
        <m:r>
          <m:rPr>
            <m:sty m:val="p"/>
          </m:rPr>
          <w:rPr>
            <w:rFonts w:ascii="Cambria Math" w:hAnsi="Cambria Math"/>
          </w:rPr>
          <m:t>Σ</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mkt</m:t>
            </m:r>
          </m:sub>
        </m:sSub>
        <m:r>
          <w:rPr>
            <w:rFonts w:ascii="Cambria Math" w:hAnsi="Cambria Math"/>
          </w:rPr>
          <m:t>)</m:t>
        </m:r>
      </m:oMath>
      <w:r>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w:t>
        <w:lastRenderedPageBreak/>
        <w:t>presença de visões de alta incerteza, deve ser corrigido em estudos futuros mediante a coleta de séries históricas de capitalização.</w:t>
      </w:r>
    </w:p>
    <w:p w14:paraId="70AB267A"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Delta negativo no CAPM reverso.</w:t>
      </w:r>
      <w:r>
        <w:t xml:space="preserve"> O coeficiente de aversão ao risco </w:t>
      </w:r>
      <m:oMath>
        <m:r>
          <w:rPr>
            <w:rFonts w:ascii="Cambria Math" w:hAnsi="Cambria Math"/>
          </w:rPr>
          <m:t>δ</m:t>
        </m:r>
      </m:oMath>
      <w:r>
        <w:t xml:space="preserve"> calculado por otimização reversa (</w:t>
      </w:r>
      <w:r>
        <w:rPr>
          <w:rStyle w:val="katex-mathml"/>
        </w:rPr>
        <w:t xml:space="preserve">δ=E[Rm−Rf]/σm2\delta = E[R_m - R_f] / \sigma_m^2 </w:t>
      </w:r>
      <w:r>
        <w:rPr>
          <w:rStyle w:val="mord"/>
        </w:rPr>
        <w:t>δ</w:t>
      </w:r>
      <w:r>
        <w:rPr>
          <w:rStyle w:val="mrel"/>
        </w:rPr>
        <w:t>=</w:t>
      </w:r>
      <w:r>
        <w:rPr>
          <w:rStyle w:val="mord"/>
        </w:rPr>
        <w:t>E</w:t>
      </w:r>
      <w:r>
        <w:rPr>
          <w:rStyle w:val="mopen"/>
        </w:rPr>
        <w:t>[</w:t>
      </w:r>
      <w:r>
        <w:rPr>
          <w:rStyle w:val="mord"/>
        </w:rPr>
        <w:t>Rm</w:t>
      </w:r>
      <w:r>
        <w:rPr>
          <w:rStyle w:val="vlist-s"/>
        </w:rPr>
        <w:t>​</w:t>
      </w:r>
      <w:r>
        <w:rPr>
          <w:rStyle w:val="mbin"/>
        </w:rPr>
        <w:t>−</w:t>
      </w:r>
      <w:r>
        <w:rPr>
          <w:rStyle w:val="mord"/>
        </w:rPr>
        <w:t>Rf</w:t>
      </w:r>
      <w:r>
        <w:rPr>
          <w:rStyle w:val="vlist-s"/>
        </w:rPr>
        <w:t>​</w:t>
      </w:r>
      <w:r>
        <w:rPr>
          <w:rStyle w:val="mclose"/>
        </w:rPr>
        <w:t>]</w:t>
      </w:r>
      <w:r>
        <w:rPr>
          <w:rStyle w:val="mord"/>
        </w:rPr>
        <w:t>/σm2</w:t>
      </w:r>
      <w:r>
        <w:rPr>
          <w:rStyle w:val="vlist-s"/>
        </w:rPr>
        <w:t>​</w:t>
      </w:r>
      <w:r>
        <w:t xml:space="preserve">) resultou em valor negativo (-0,0884) para o período completo, em razão de subperíodos com prêmio de risco do IBOVESPA negativo. O valor convencional </w:t>
      </w:r>
      <w:r>
        <w:rPr>
          <w:rStyle w:val="katex-mathml"/>
        </w:rPr>
        <w:t xml:space="preserve">δ=2,5\delta = 2{,}5 </w:t>
      </w:r>
      <w:r>
        <w:rPr>
          <w:rStyle w:val="mord"/>
        </w:rPr>
        <w:t>δ</w:t>
      </w:r>
      <w:r>
        <w:rPr>
          <w:rStyle w:val="mrel"/>
        </w:rPr>
        <w:t>=</w:t>
      </w:r>
      <w:r>
        <w:rPr>
          <w:rStyle w:val="mord"/>
        </w:rPr>
        <w:t>2</w:t>
      </w:r>
      <w:r>
        <w:rPr>
          <w:rStyle w:val="mpunct"/>
        </w:rPr>
        <w:t>,</w:t>
      </w:r>
      <w:r>
        <w:rPr>
          <w:rStyle w:val="mord"/>
        </w:rPr>
        <w:t>5</w:t>
      </w:r>
      <w:r>
        <w:t xml:space="preserve"> foi adotado em substituição, conforme He e Litterman (1999), porém essa substituição implica que o prior de equilíbrio não é derivado endogenamente dos dados da amostra, mas sim fixado por premissa externa.</w:t>
      </w:r>
    </w:p>
    <w:p w14:paraId="70F00BA8"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Escala da covariância no modelo BL.</w:t>
      </w:r>
      <w:del w:id="6313" w:author="Claude" w:date="2026-06-04T00:00:00Z">
        <w:r>
          <w:rPr>
            <w:color w:val="000000"/>
            <w:sz w:val="24"/>
            <w:szCs w:val="24"/>
            <w:lang w:val="pt-BR" w:eastAsia="pt-BR"/>
          </w:rPr>
          <w:delText xml:space="preserve"> A matriz de covariância utilizada na fórmula mestra do BL foi mensalizada (×21 dias úteis) em vez de anualizada (×252), alterando a escala relativa entre prior e visões e conferindo peso excessivo às previsões LSTM. Essa inconsistência de escala contribui para o turnover elevado observado e explica parcialmente a degradação do desempenho.</w:delText>
        </w:r>
      </w:del>
      <w:ins w:id="6314" w:author="Claude" w:date="2026-06-04T00:00:00Z">
        <w:r>
          <w:rPr>
            <w:color w:val="000000"/>
            <w:sz w:val="24"/>
            <w:szCs w:val="24"/>
            <w:lang w:val="pt-BR" w:eastAsia="pt-BR"/>
          </w:rPr>
          <w:t xml:space="preserve"> A matriz de covariância utilizada na fórmula mestra do BL foi mensalizada (×21 dias úteis) em vez de anualizada (×252), alterando a escala relativa entre prior e visões e conferindo peso excessivo às visões de momentum 12-1. Essa inconsistência de escala contribui para o turnover elevado observado e explica parcialmente a degradação do desempenho.</w:t>
        </w:r>
      </w:ins>
    </w:p>
    <w:p w14:paraId="43FC1741"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Não padronização dos períodos de backtest.</w:t>
      </w:r>
      <w:r>
        <w:t xml:space="preserve"> As estratégias L1 (Min Variância e Máximo Sharpe) iniciam o período </w:t>
      </w:r>
      <w:r>
        <w:rPr>
          <w:rStyle w:val="nfase"/>
        </w:rPr>
        <w:t>out-of-sample</w:t>
      </w:r>
      <w:del w:id="6315" w:author="Claude" w:date="2026-06-04T00:00:00Z">
        <w:r>
          <w:rPr>
            <w:color w:val="000000"/>
            <w:sz w:val="24"/>
            <w:szCs w:val="24"/>
            <w:lang w:val="pt-BR" w:eastAsia="pt-BR"/>
          </w:rPr>
          <w:delText xml:space="preserve"> em setembro de 2015, enquanto a estratégia BL+LSTM inicia em janeiro de 2015, resultando em valores distintos para o IBOVESPA como referência (+215% vs +243,49%). A comparação direta entre estratégias está, portanto, prejudicada, e deve ser tomada com cautela até que todos os backtests sejam recalculados com data de início padronizada.</w:delText>
        </w:r>
      </w:del>
      <w:ins w:id="6316" w:author="Claude" w:date="2026-06-04T00:00:00Z">
        <w:r>
          <w:rPr>
            <w:color w:val="000000"/>
            <w:sz w:val="24"/>
            <w:szCs w:val="24"/>
            <w:lang w:val="pt-BR" w:eastAsia="pt-BR"/>
          </w:rPr>
          <w:t xml:space="preserve"> em setembro de 2015, enquanto a estratégia BL com momentum 12-1 inicia em janeiro de 2015, resultando em valores distintos para o IBOVESPA como referência (+215% vs +243,49%). A comparação direta entre estratégias está, portanto, prejudicada, e deve ser tomada com cautela até que todos os backtests sejam recalculados com data de início padronizada.</w:t>
        </w:r>
      </w:ins>
    </w:p>
    <w:p w14:paraId="3914EFC1" w14:textId="77777777"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Benchmark 1/N</w:t>
      </w:r>
      <w:r>
        <w:t xml:space="preserve"> O </w:t>
      </w:r>
      <w:r>
        <w:rPr>
          <w:rStyle w:val="nfase"/>
        </w:rPr>
        <w:t>benchmark</w:t>
      </w:r>
      <w:r>
        <w:t xml:space="preserve"> 1/N na versão </w:t>
      </w:r>
      <w:r>
        <w:rPr>
          <w:rStyle w:val="nfase"/>
        </w:rPr>
        <w:t>buy-and-hold</w:t>
      </w:r>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14:paraId="733EA277"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Ausência de testes de significância estatística.</w:t>
      </w:r>
      <w:r>
        <w:t xml:space="preserve"> As diferenças de desempenho entre estratégias são expressas em termos de retornos acumulados e índices de Sharpe, mas não são acompanhadas de testes </w:t>
        <w:lastRenderedPageBreak/>
        <w:t>formais de significância estatística — como o teste de Jobson-Korkie (1981) para igualdade de Índices de Sharpe ou o teste de Ledoit-Wolf (2008) para diferenças de retorno ajustado ao risco. A interpretação dos resultados deve considerar que o período de 132 meses, embora substantivo, pode ser insuficiente para distinguir habilidade de sorte em estratégias de alto risco.</w:t>
      </w:r>
    </w:p>
    <w:p w14:paraId="44EBA9E3" w14:textId="77777777" w:rsidR="00C677C0" w:rsidRDefault="00C677C0" w:rsidP="00B8687C"/>
    <w:p w14:paraId="1FE150A5" w14:textId="77777777" w:rsidR="00B8687C" w:rsidRPr="00B8687C" w:rsidRDefault="00B8687C" w:rsidP="00B8687C">
      <w:pPr>
        <w:rPr>
          <w:sz w:val="24"/>
          <w:szCs w:val="24"/>
        </w:rPr>
      </w:pPr>
    </w:p>
    <w:p w14:paraId="21DF81FD" w14:textId="77777777" w:rsidR="00B8687C" w:rsidRPr="00B8687C" w:rsidRDefault="00B8687C" w:rsidP="003F1C11">
      <w:pPr>
        <w:pStyle w:val="Ttulo2"/>
        <w:numPr>
          <w:ilvl w:val="1"/>
          <w:numId w:val="57"/>
        </w:numPr>
        <w:jc w:val="left"/>
        <w:rPr>
          <w:b w:val="0"/>
          <w:sz w:val="22"/>
          <w:szCs w:val="24"/>
        </w:rPr>
      </w:pPr>
      <w:bookmarkStart w:id="156" w:name="_Toc230857096"/>
      <w:r>
        <w:rPr>
          <w:sz w:val="24"/>
        </w:rPr>
        <w:t>Sugestões para Pesquisas Futuras</w:t>
      </w:r>
      <w:bookmarkEnd w:id="156"/>
    </w:p>
    <w:p w14:paraId="168A9BA8" w14:textId="77777777" w:rsidR="00B8687C" w:rsidRDefault="00B8687C" w:rsidP="00B8687C"/>
    <w:p w14:paraId="5E824037" w14:textId="77777777"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14:paraId="45E6630F"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Dynamic Conditional Correlation</w:t>
      </w:r>
      <w:r>
        <w:t>) permitiria que a covariância se adaptasse em tempo real às mudanças de regime, potencialmente melhorando o desempenho especialmente nos períodos de crise.</w:t>
      </w:r>
    </w:p>
    <w:p w14:paraId="32731190"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Black-Litterman com delta e pesos históricos.</w:t>
      </w:r>
      <w:del w:id="6317" w:author="Claude" w:date="2026-06-04T00:00:00Z">
        <w:r>
          <w:rPr>
            <w:color w:val="000000"/>
            <w:sz w:val="24"/>
            <w:szCs w:val="24"/>
            <w:lang w:val="pt-BR" w:eastAsia="pt-BR"/>
          </w:rPr>
          <w:delText xml:space="preserve"> A reconstrução do modelo BL com capitalizações de mercado históricas e delta derivado de subperíodos de prêmio de risco positivo permitiria avaliar se a falha observada decorre das limitações das visões LSTM ou das inconsistências de implementação do prior identificadas neste trabalho.</w:delText>
        </w:r>
      </w:del>
      <w:ins w:id="6318" w:author="Claude" w:date="2026-06-04T00:00:00Z">
        <w:r>
          <w:rPr>
            <w:color w:val="000000"/>
            <w:sz w:val="24"/>
            <w:szCs w:val="24"/>
            <w:lang w:val="pt-BR" w:eastAsia="pt-BR"/>
          </w:rPr>
          <w:t xml:space="preserve"> A reconstrução do modelo BL com capitalizações de mercado históricas e delta derivado de subperíodos de prêmio de risco positivo permitiria avaliar se a falha observada decorre das limitações das visões de momentum ou das inconsistências de implementação do prior identificadas neste trabalho.</w:t>
        </w:r>
      </w:ins>
    </w:p>
    <w:p w14:paraId="0375965C"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del w:id="6327" w:author="Claude" w:date="2026-06-04T00:00:00Z">
          <w:r>
            <w:rPr>
              <w:rStyle w:val="Forte"/>
            </w:rPr>
            <w:delText>LSTM como estimador de volatilidade, não de retorno.</w:delText>
          </w:r>
        </w:del>
        <w:ins w:id="6328" w:author="Claude" w:date="2026-06-04T00:00:00Z">
          <w:r>
            <w:rPr>
              <w:rStyle w:val="Forte"/>
            </w:rPr>
            <w:t>Modelos de machine learning como estimadores de volatilidade.</w:t>
          </w:r>
        </w:ins>
      </w:r>
      <w:del w:id="6319" w:author="Claude" w:date="2026-06-04T00:00:00Z">
        <w:r>
          <w:rPr>
            <w:color w:val="000000"/>
            <w:sz w:val="24"/>
            <w:szCs w:val="24"/>
            <w:lang w:val="pt-BR" w:eastAsia="pt-BR"/>
          </w:rPr>
          <w:delText xml:space="preserve"> Uma extensão direta e metodologicamente mais defensável seria utilizar a rede LSTM para estimar dinamicamente a diagonal da matriz </w:delText>
        </w:r>
      </w:del>
      <w:ins w:id="6320" w:author="Claude" w:date="2026-06-04T00:00:00Z">
        <w:r>
          <w:rPr>
            <w:color w:val="000000"/>
            <w:sz w:val="24"/>
            <w:szCs w:val="24"/>
            <w:lang w:val="pt-BR" w:eastAsia="pt-BR"/>
          </w:rPr>
          <w:t xml:space="preserve"> Uma extensão direta e metodologicamente mais defensável seria utilizar modelos de machine learning para estimar dinamicamente a diagonal da matriz </w:t>
        </w:r>
      </w:ins>
      <w:r>
        <w:rPr>
          <w:rStyle w:val="katex-mathml"/>
        </w:rPr>
        <w:t xml:space="preserve">Ω\Omega </w:t>
      </w:r>
      <w:r>
        <w:rPr>
          <w:rStyle w:val="mord"/>
        </w:rPr>
        <w:t>Ω</w:t>
      </w:r>
      <w:del w:id="6321" w:author="Claude" w:date="2026-06-04T00:00:00Z">
        <w:r>
          <w:rPr>
            <w:color w:val="000000"/>
            <w:sz w:val="24"/>
            <w:szCs w:val="24"/>
            <w:lang w:val="pt-BR" w:eastAsia="pt-BR"/>
          </w:rPr>
          <w:delText xml:space="preserve"> do modelo BL — ou seja, a incerteza das visões — em vez de gerar as próprias visões de retorno. Nessa configuração, o LSTM atuaria como um calibrador de confiança, deixando a estimação da direção dos retornos para o prior de equilíbrio.</w:delText>
        </w:r>
      </w:del>
      <w:ins w:id="6322" w:author="Claude" w:date="2026-06-04T00:00:00Z">
        <w:r>
          <w:rPr>
            <w:color w:val="000000"/>
            <w:sz w:val="24"/>
            <w:szCs w:val="24"/>
            <w:lang w:val="pt-BR" w:eastAsia="pt-BR"/>
          </w:rPr>
          <w:t xml:space="preserve"> do modelo BL — ou seja, a incerteza das visões — em vez de gerar as próprias visões de retorno. Nessa configuração, o modelo de machine learning atuaria como um calibrador de confiança, deixando a estimação da direção dos retornos para o prior de equilíbrio.</w:t>
        </w:r>
      </w:ins>
    </w:p>
    <w:p w14:paraId="5116011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Jobson-Korkie.</w:t>
      </w:r>
      <w:r>
        <w:t xml:space="preserve"> A adição da carteira igualmente ponderada como referência e a aplicação de testes formais de significância são extensões metodológicas imediatas que elevariam o rigor </w:t>
        <w:lastRenderedPageBreak/>
        <w:t>científico do estudo e permitiriam afirmações mais robustas sobre a geração de alfa pelas estratégias implementadas.</w:t>
      </w:r>
    </w:p>
    <w:p w14:paraId="5435B07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14:paraId="2AC0AE63" w14:textId="77777777" w:rsidR="00C677C0" w:rsidRDefault="00C677C0" w:rsidP="00B8687C"/>
    <w:p w14:paraId="3CEED2EC" w14:textId="77777777" w:rsidR="00C677C0" w:rsidRPr="00B8687C" w:rsidRDefault="00C677C0" w:rsidP="003F1C11">
      <w:pPr>
        <w:pStyle w:val="Ttulo2"/>
        <w:numPr>
          <w:ilvl w:val="1"/>
          <w:numId w:val="57"/>
        </w:numPr>
        <w:jc w:val="left"/>
        <w:rPr>
          <w:b w:val="0"/>
          <w:sz w:val="22"/>
          <w:szCs w:val="24"/>
        </w:rPr>
      </w:pPr>
      <w:bookmarkStart w:id="157" w:name="_Toc230857097"/>
      <w:r>
        <w:t>Considerações Finais</w:t>
      </w:r>
      <w:bookmarkEnd w:id="157"/>
    </w:p>
    <w:p w14:paraId="311E8219" w14:textId="77777777" w:rsidR="00B8687C" w:rsidRDefault="00B8687C" w:rsidP="00B8687C"/>
    <w:p w14:paraId="7A71D52A" w14:textId="77777777"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out-of-sample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14:paraId="7C0BB586" w14:textId="77777777" w:rsidR="00C677C0" w:rsidRDefault="00C677C0" w:rsidP="00C677C0">
      <w:pPr>
        <w:pStyle w:val="font-claude-response-body"/>
        <w:spacing w:before="0" w:beforeAutospacing="0" w:after="0" w:afterAutospacing="0" w:line="360" w:lineRule="auto"/>
        <w:ind w:firstLine="851"/>
        <w:jc w:val="both"/>
      </w:pPr>
      <w:del w:id="6323" w:author="Claude" w:date="2026-06-04T00:00:00Z">
        <w:r>
          <w:rPr>
            <w:color w:val="000000"/>
            <w:sz w:val="24"/>
            <w:szCs w:val="24"/>
            <w:lang w:val="pt-BR" w:eastAsia="pt-BR"/>
          </w:rPr>
          <w:delText>Esse achado não é uma crítica à teoria de Black-Litterman ou ao uso de aprendizado de máquina em finanças — é uma evidência sobre as condições necessárias para que esses modelos funcionem. O Black-Litterman exige um prior bem calibrado, visões com poder preditivo genuíno e mecanismos de controle de turnover adequados ao sinal gerado pelas visões. O LSTM exige séries com relação sinal-ruído suficiente para que padrões aprendidos no treino persistam no teste. Em um mercado com a volatilidade e a complexidade macroeconômica do Brasil, nenhuma dessas condições foi plenamente satisfeita na implementação realizada.</w:delText>
        </w:r>
      </w:del>
      <w:ins w:id="6324" w:author="Claude" w:date="2026-06-04T00:00:00Z">
        <w:r>
          <w:rPr>
            <w:color w:val="000000"/>
            <w:sz w:val="24"/>
            <w:szCs w:val="24"/>
            <w:lang w:val="pt-BR" w:eastAsia="pt-BR"/>
          </w:rPr>
          <w:t>Esse achado não é uma crítica à teoria de Black-Litterman ou ao uso de aprendizado de máquina em finanças — é uma evidência sobre as condições necessárias para que esses modelos funcionem. O Black-Litterman exige um prior bem calibrado, visões com poder preditivo genuíno e mecanismos de controle de turnover adequados ao sinal gerado pelas visões. O uso de fatores de momentum exige que tais fatores possuam poder preditivo persistente nas séries de retorno. Em um mercado com a volatilidade e a complexidade macroeconômica do Brasil, nenhuma dessas condições foi plenamente satisfeita na implementação realizada.</w:t>
        </w:r>
      </w:ins>
    </w:p>
    <w:p w14:paraId="683FCCE3" w14:textId="77777777" w:rsidR="00C677C0" w:rsidRDefault="00C677C0" w:rsidP="00C677C0">
      <w:pPr>
        <w:pStyle w:val="font-claude-response-body"/>
        <w:spacing w:before="0" w:beforeAutospacing="0" w:after="0" w:afterAutospacing="0" w:line="360" w:lineRule="auto"/>
        <w:ind w:firstLine="851"/>
        <w:jc w:val="both"/>
      </w:pPr>
      <w:r>
        <w:t>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DeMiguel et al. (2009).</w:t>
      </w:r>
    </w:p>
    <w:p w14:paraId="72A4205D" w14:textId="77777777"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58" w:name="_Toc230857098"/>
      <w:r>
        <w:lastRenderedPageBreak/>
        <w:t>REFERÊNCIAS</w:t>
      </w:r>
      <w:bookmarkEnd w:id="158"/>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Chicago, v. 45, n. 3, p. 444–455, jul.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r>
        <w:rPr>
          <w:rStyle w:val="Forte"/>
          <w:lang w:val="en-US"/>
        </w:rPr>
        <w:t>Econometrica</w:t>
      </w:r>
      <w:r>
        <w:rPr>
          <w:lang w:val="en-US"/>
        </w:rPr>
        <w:t>, New Haven, v. 28, n. 3, p. 591–605, jul.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Oxford, v. 22, n. 5, p. 1915–1953, maio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r>
        <w:rPr>
          <w:rStyle w:val="Forte"/>
          <w:lang w:val="en-US"/>
        </w:rPr>
        <w:t>Econometrica</w:t>
      </w:r>
      <w:r>
        <w:rPr>
          <w:lang w:val="en-US"/>
        </w:rPr>
        <w:t>, New Haven, v. 50, n. 4, p. 987–1007, jul.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Hoboken, v. 25, n. 2, p. 383–417, maio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Amsterdam, v. 33, n. 1, p. 3–56, fev.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Guangliang; LITTERMAN, Robert. </w:t>
      </w:r>
      <w:r>
        <w:rPr>
          <w:rStyle w:val="Forte"/>
          <w:lang w:val="en-US"/>
        </w:rPr>
        <w:t>The intuition behind Black-Litterman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Cambridge, v. 9, n. 8, p. 1735–1780, nov. 1997.</w:t>
      </w:r>
    </w:p>
    <w:p w14:paraId="770892BC" w14:textId="77777777" w:rsidR="00F61AE8" w:rsidRPr="008A0506" w:rsidRDefault="00F61AE8" w:rsidP="00F61AE8">
      <w:pPr>
        <w:pStyle w:val="font-claude-response-body"/>
        <w:rPr>
          <w:lang w:val="en-US"/>
        </w:rPr>
      </w:pPr>
      <w:r>
        <w:rPr>
          <w:lang w:val="en-US"/>
        </w:rPr>
        <w:lastRenderedPageBreak/>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r>
        <w:rPr>
          <w:rStyle w:val="Forte"/>
          <w:lang w:val="en-US"/>
        </w:rPr>
        <w:t>Econometrica</w:t>
      </w:r>
      <w:r>
        <w:rPr>
          <w:lang w:val="en-US"/>
        </w:rPr>
        <w:t>, New Haven, v. 47, n. 2, p. 263–291, mar. 1979.</w:t>
      </w:r>
    </w:p>
    <w:p w14:paraId="5F4CDAF0" w14:textId="77777777" w:rsidR="00F61AE8" w:rsidRPr="008A0506" w:rsidRDefault="00F61AE8" w:rsidP="00F61AE8">
      <w:pPr>
        <w:pStyle w:val="font-claude-response-body"/>
        <w:rPr>
          <w:lang w:val="en-US"/>
        </w:rPr>
      </w:pPr>
      <w:r>
        <w:rPr>
          <w:lang w:val="en-US"/>
        </w:rPr>
        <w:t xml:space="preserve">KWIATKOWSKI, Denis; PHILLIPS, Peter C. B.; SCHMIDT, Peter; SHIN, Yongcheol. Testing the null hypothesis of stationarity against the alternative of a unit root. </w:t>
      </w:r>
      <w:r>
        <w:rPr>
          <w:rStyle w:val="Forte"/>
          <w:lang w:val="en-US"/>
        </w:rPr>
        <w:t>Journal of Econometrics</w:t>
      </w:r>
      <w:r>
        <w:rPr>
          <w:lang w:val="en-US"/>
        </w:rPr>
        <w:t>, Amsterdam, v. 54, n. 1–3, p. 159–178, out./dez.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Amsterdam, v. 88, n. 2, p. 365–411, fev.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Cambridge, v. 47, n. 1, p. 13–37, fev.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r>
        <w:rPr>
          <w:rStyle w:val="Forte"/>
          <w:lang w:val="en-US"/>
        </w:rPr>
        <w:t>Biometrika</w:t>
      </w:r>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Oxford, v. 1, n. 1, p. 41–66, jan.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Pr="008A0506"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4F50B6D" w14:textId="77777777" w:rsidR="00F61AE8" w:rsidRPr="008A0506" w:rsidRDefault="00F61AE8" w:rsidP="00F61AE8">
      <w:pPr>
        <w:pStyle w:val="font-claude-response-body"/>
        <w:rPr>
          <w:lang w:val="en-US"/>
        </w:rPr>
      </w:pPr>
      <w:r>
        <w:rPr>
          <w:lang w:val="en-US"/>
        </w:rPr>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57C43FD2" w14:textId="77777777"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Pr>
          <w:lang w:val="en-US"/>
        </w:rPr>
        <w:t>Acesso em: jan. 2025.</w:t>
      </w:r>
    </w:p>
    <w:p w14:paraId="1ED1325C"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Amsterdam, v. 26, n. 7, p. 1443–1471, jul.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lastRenderedPageBreak/>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Amsterdam, v. 13, n. 3, p. 341–360, dez.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Chicago, v. 39, n. 1, p. 119–138, jan.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Pr="008A0506"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Oxford, v. 21, n. 4, p. 1455–1508, jul. 2008.</w:t>
      </w:r>
    </w:p>
    <w:p w14:paraId="3D375059" w14:textId="77777777" w:rsidR="00F61AE8" w:rsidRPr="008A0506" w:rsidRDefault="00F61AE8">
      <w:pPr>
        <w:rPr>
          <w:sz w:val="24"/>
          <w:szCs w:val="24"/>
          <w:lang w:val="en-US" w:eastAsia="pt-BR"/>
        </w:rPr>
      </w:pPr>
      <w:r>
        <w:rPr>
          <w:lang w:val="en-US"/>
        </w:rPr>
        <w:br w:type="page"/>
      </w:r>
    </w:p>
    <w:p w14:paraId="0E124AE4" w14:textId="77777777" w:rsidR="0086671B" w:rsidRPr="00C52D1A" w:rsidRDefault="00DC4719" w:rsidP="00C62008">
      <w:pPr>
        <w:pStyle w:val="Ttulo1"/>
        <w:spacing w:line="360" w:lineRule="auto"/>
        <w:jc w:val="center"/>
        <w:rPr>
          <w:b w:val="0"/>
          <w:sz w:val="24"/>
          <w:szCs w:val="24"/>
        </w:rPr>
      </w:pPr>
      <w:bookmarkStart w:id="159" w:name="_Toc153384991"/>
      <w:bookmarkStart w:id="160" w:name="_Toc230857099"/>
      <w:r>
        <w:rPr>
          <w:sz w:val="24"/>
          <w:szCs w:val="24"/>
        </w:rPr>
        <w:lastRenderedPageBreak/>
        <w:t>CRONOGRAMA</w:t>
      </w:r>
      <w:bookmarkEnd w:id="159"/>
      <w:bookmarkEnd w:id="160"/>
    </w:p>
    <w:p w14:paraId="6ECFB729" w14:textId="77777777" w:rsidR="0086671B" w:rsidRPr="00C52D1A" w:rsidRDefault="0086671B" w:rsidP="00C52D1A">
      <w:pPr>
        <w:spacing w:line="360" w:lineRule="auto"/>
        <w:ind w:firstLine="709"/>
        <w:jc w:val="both"/>
        <w:rPr>
          <w:sz w:val="24"/>
          <w:szCs w:val="24"/>
        </w:rPr>
      </w:pPr>
    </w:p>
    <w:p w14:paraId="31B291C9" w14:textId="074A3550" w:rsidR="000B6DD5" w:rsidRPr="000B6DD5" w:rsidRDefault="000B6DD5" w:rsidP="000B6DD5">
      <w:pPr>
        <w:pStyle w:val="Legenda"/>
        <w:keepNext/>
        <w:jc w:val="center"/>
        <w:rPr>
          <w:rFonts w:ascii="Times New Roman" w:hAnsi="Times New Roman" w:cs="Times New Roman"/>
          <w:i w:val="0"/>
          <w:color w:val="auto"/>
          <w:sz w:val="24"/>
        </w:rPr>
      </w:pPr>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13</w:t>
      </w:r>
      <w:r>
        <w:rPr>
          <w:rFonts w:ascii="Times New Roman" w:hAnsi="Times New Roman" w:cs="Times New Roman"/>
          <w:i w:val="0"/>
          <w:color w:val="auto"/>
          <w:sz w:val="24"/>
        </w:rPr>
        <w:fldChar w:fldCharType="end"/>
        <w:t xml:space="preserve"> - Cronograma da Pesquisa</w:t>
      </w:r>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61" w:name="_Toc230857100"/>
      <w:r>
        <w:rPr>
          <w:b/>
          <w:sz w:val="28"/>
          <w:szCs w:val="28"/>
          <w:lang w:val="en-US"/>
        </w:rPr>
        <w:lastRenderedPageBreak/>
        <w:t>APENDICES</w:t>
      </w:r>
      <w:bookmarkEnd w:id="161"/>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62" w:name="_Toc230857101"/>
      <w:r>
        <w:rPr>
          <w:b/>
          <w:bCs/>
          <w:sz w:val="24"/>
          <w:szCs w:val="24"/>
        </w:rPr>
        <w:t>APÊNDICE A — Universo Investável Habilitado (N = 118)</w:t>
      </w:r>
      <w:bookmarkEnd w:id="162"/>
    </w:p>
    <w:p w14:paraId="701BB663" w14:textId="796E56E1" w:rsidR="005756D6" w:rsidRDefault="005756D6" w:rsidP="00C34481">
      <w:pPr>
        <w:pStyle w:val="Ttulo1"/>
        <w:ind w:left="0" w:firstLine="0"/>
      </w:pPr>
    </w:p>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1E3774AE" w:rsidR="00AA04B3" w:rsidRPr="00AA04B3" w:rsidRDefault="00AA04B3" w:rsidP="00AA04B3">
      <w:pPr>
        <w:pStyle w:val="Legenda"/>
        <w:keepNext/>
        <w:jc w:val="center"/>
        <w:rPr>
          <w:rFonts w:ascii="Times New Roman" w:hAnsi="Times New Roman" w:cs="Times New Roman"/>
          <w:i w:val="0"/>
          <w:iCs w:val="0"/>
          <w:color w:val="auto"/>
          <w:sz w:val="20"/>
          <w:szCs w:val="20"/>
        </w:rPr>
      </w:pPr>
      <w:r>
        <w:rPr>
          <w:rFonts w:ascii="Times New Roman" w:hAnsi="Times New Roman" w:cs="Times New Roman"/>
          <w:i w:val="0"/>
          <w:iCs w:val="0"/>
          <w:color w:val="auto"/>
          <w:sz w:val="20"/>
          <w:szCs w:val="20"/>
        </w:rPr>
        <w:t xml:space="preserve">Tabela </w:t>
        <w:fldChar w:fldCharType="begin"/>
        <w:instrText xml:space="preserve"> SEQ Tabela \* ARABIC </w:instrText>
        <w:fldChar w:fldCharType="separate"/>
      </w:r>
      <w:r>
        <w:rPr>
          <w:rFonts w:ascii="Times New Roman" w:hAnsi="Times New Roman" w:cs="Times New Roman"/>
          <w:i w:val="0"/>
          <w:iCs w:val="0"/>
          <w:noProof/>
          <w:color w:val="auto"/>
          <w:sz w:val="20"/>
          <w:szCs w:val="20"/>
        </w:rPr>
        <w:t>14</w:t>
      </w:r>
      <w:r>
        <w:rPr>
          <w:rFonts w:ascii="Times New Roman" w:hAnsi="Times New Roman" w:cs="Times New Roman"/>
          <w:i w:val="0"/>
          <w:iCs w:val="0"/>
          <w:color w:val="auto"/>
          <w:sz w:val="20"/>
          <w:szCs w:val="20"/>
        </w:rPr>
        <w:fldChar w:fldCharType="end"/>
        <w:t xml:space="preserve"> - A1 - Composição Setorial</w:t>
      </w:r>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06145326" w14:textId="77777777" w:rsidR="00AA04B3" w:rsidRDefault="00AA04B3" w:rsidP="00AA04B3">
      <w:pPr>
        <w:spacing w:before="100" w:after="240"/>
        <w:jc w:val="center"/>
      </w:pPr>
    </w:p>
    <w:p w14:paraId="422A7EB5" w14:textId="171F1736" w:rsidR="00AA04B3" w:rsidRPr="00AA04B3" w:rsidRDefault="00AA04B3" w:rsidP="00AA04B3">
      <w:pPr>
        <w:pStyle w:val="Legenda"/>
        <w:keepNext/>
        <w:jc w:val="center"/>
        <w:rPr>
          <w:rFonts w:ascii="Times New Roman" w:hAnsi="Times New Roman" w:cs="Times New Roman"/>
          <w:i w:val="0"/>
          <w:iCs w:val="0"/>
          <w:color w:val="auto"/>
          <w:sz w:val="22"/>
          <w:szCs w:val="22"/>
        </w:rPr>
      </w:pPr>
      <w:r>
        <w:rPr>
          <w:rFonts w:ascii="Times New Roman" w:hAnsi="Times New Roman" w:cs="Times New Roman"/>
          <w:i w:val="0"/>
          <w:iCs w:val="0"/>
          <w:color w:val="auto"/>
          <w:sz w:val="22"/>
          <w:szCs w:val="22"/>
        </w:rPr>
        <w:t xml:space="preserve">Tabela </w:t>
        <w:fldChar w:fldCharType="begin"/>
        <w:instrText xml:space="preserve"> SEQ Tabela \* ARABIC </w:instrText>
        <w:fldChar w:fldCharType="separate"/>
      </w:r>
      <w:r>
        <w:rPr>
          <w:rFonts w:ascii="Times New Roman" w:hAnsi="Times New Roman" w:cs="Times New Roman"/>
          <w:i w:val="0"/>
          <w:iCs w:val="0"/>
          <w:noProof/>
          <w:color w:val="auto"/>
          <w:sz w:val="22"/>
          <w:szCs w:val="22"/>
        </w:rPr>
        <w:t>15</w:t>
      </w:r>
      <w:r>
        <w:rPr>
          <w:rFonts w:ascii="Times New Roman" w:hAnsi="Times New Roman" w:cs="Times New Roman"/>
          <w:i w:val="0"/>
          <w:iCs w:val="0"/>
          <w:color w:val="auto"/>
          <w:sz w:val="22"/>
          <w:szCs w:val="22"/>
        </w:rPr>
        <w:fldChar w:fldCharType="end"/>
        <w:t xml:space="preserve"> -Relação Completa dos Ativos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blPrEx>
          <w:tblCellMar>
            <w:top w:w="0" w:type="dxa"/>
            <w:bottom w:w="0" w:type="dxa"/>
          </w:tblCellMar>
        </w:tblPrEx>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Default="005756D6" w:rsidP="00EC3D61">
            <w:r>
              <w:rPr>
                <w:sz w:val="18"/>
                <w:szCs w:val="18"/>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63" w:name="_Toc230857102"/>
      <w:r>
        <w:rPr>
          <w:b/>
          <w:sz w:val="24"/>
          <w:szCs w:val="24"/>
        </w:rPr>
        <w:lastRenderedPageBreak/>
        <w:t>Apêndice B – Diretrizes Metodológicas de Higienização e Filtragem de Liquidez da Base de Cotações</w:t>
      </w:r>
      <w:bookmarkEnd w:id="163"/>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w:t>
      </w:r>
      <w:del w:id="5001" w:author="Claude" w:date="2026-06-04T00:00:00Z">
        <w:r>
          <w:rPr>
            <w:sz w:val="24"/>
            <w:szCs w:val="24"/>
          </w:rPr>
          <w:delText>4.030</w:delText>
        </w:r>
      </w:del>
      <w:ins w:id="5002" w:author="Claude" w:date="2026-06-04T00:00:00Z">
        <w:r>
          <w:rPr>
            <w:sz w:val="24"/>
            <w:szCs w:val="24"/>
          </w:rPr>
          <w:t>3.967</w:t>
        </w:r>
      </w:ins>
      <w:r>
        <w:rPr>
          <w:sz w:val="24"/>
          <w:szCs w:val="24"/>
        </w:rPr>
        <w:t xml:space="preserve"> pregões contínuos.</w:t>
      </w:r>
    </w:p>
    <w:p w14:paraId="2606EE9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w:t>
      </w:r>
      <w:del w:id="5003" w:author="Claude" w:date="2026-06-04T00:00:00Z">
        <w:r>
          <w:rPr>
            <w:sz w:val="24"/>
            <w:szCs w:val="24"/>
          </w:rPr>
          <w:delText>136</w:delText>
        </w:r>
      </w:del>
      <w:ins w:id="5004" w:author="Claude" w:date="2026-06-04T00:00:00Z">
        <w:r>
          <w:rPr>
            <w:sz w:val="24"/>
            <w:szCs w:val="24"/>
          </w:rPr>
          <w:t>118</w:t>
        </w:r>
      </w:ins>
      <w:r>
        <w:rPr>
          <w:sz w:val="24"/>
          <w:szCs w:val="24"/>
        </w:rPr>
        <w:t xml:space="preserve"> ativos que atenderam a este critério de alta liquidez.</w:t>
      </w:r>
    </w:p>
    <w:p w14:paraId="72FC7012"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Diagnóstico e Escrutínio de Anomalias (Outliers): Considerando a suscetibilidade das séries financeiras a ruídos de infraestrutura ou não-ajustamento de proventos (como desdobramentos não refletidos), procedeu-se à detecção endógena de anomalias estatísticas severas. </w:t>
      </w:r>
      <w:del w:id="5007" w:author="Claude" w:date="2026-06-04T00:00:00Z">
        <w:r>
          <w:rPr>
            <w:sz w:val="24"/>
            <w:szCs w:val="24"/>
          </w:rPr>
          <w:delText xml:space="preserve">Empregou-se o rigoroso método de Amplitude Interquartil (IQR = Q3 - Q1). O fator multiplicador do IQR foi calibrado para um limiar conservador de 3.0 (regra para outliers severos), definindo-se os limites inferior e superior em [Q1 - 3.0 * IQR] e [Q3 + 3.0 * IQR], respetivamente.</w:delText>
        </w:r>
      </w:del>
      <w:ins w:id="5008" w:author="Claude" w:date="2026-06-04T00:00:00Z">
        <w:r>
          <w:rPr>
            <w:sz w:val="24"/>
            <w:szCs w:val="24"/>
          </w:rPr>
          <w:t xml:space="preserve">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w:t>
        </w:r>
      </w:ins>
      <w:r>
        <w:rPr>
          <w:sz w:val="24"/>
          <w:szCs w:val="24"/>
        </w:rPr>
        <w:t xml:space="preserve">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AA45786"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64" w:name="_Toc230857103"/>
      <w:r>
        <w:rPr>
          <w:b/>
          <w:sz w:val="24"/>
          <w:szCs w:val="24"/>
        </w:rPr>
        <w:lastRenderedPageBreak/>
        <w:t>Apêndice C – Transformação Vetorial da Matriz de Cotações em Séries de Retornos Financeiros</w:t>
      </w:r>
      <w:bookmarkEnd w:id="164"/>
      <w:r>
        <w:rPr>
          <w:b/>
          <w:sz w:val="24"/>
          <w:szCs w:val="24"/>
        </w:rPr>
        <w:t xml:space="preserve"> </w:t>
      </w:r>
    </w:p>
    <w:p w14:paraId="3E12B2BA" w14:textId="77777777" w:rsidR="00520621" w:rsidRPr="008B6129" w:rsidRDefault="00520621" w:rsidP="00520621">
      <w:pPr>
        <w:jc w:val="both"/>
        <w:rPr>
          <w:sz w:val="24"/>
          <w:szCs w:val="24"/>
        </w:rPr>
      </w:pPr>
    </w:p>
    <w:p w14:paraId="6E5F5193"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65" w:name="_Toc230857104"/>
      <w:r>
        <w:rPr>
          <w:b/>
          <w:sz w:val="24"/>
          <w:szCs w:val="24"/>
        </w:rPr>
        <w:lastRenderedPageBreak/>
        <w:t>Apêndice D – Consolidação da Base Mestre e Tratamento do Viés de Antecipação</w:t>
      </w:r>
      <w:bookmarkEnd w:id="165"/>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66" w:name="_Toc230857105"/>
      <w:r>
        <w:rPr>
          <w:b/>
          <w:sz w:val="24"/>
          <w:szCs w:val="24"/>
        </w:rPr>
        <w:lastRenderedPageBreak/>
        <w:t>Apêndice E – Derivação do Prêmio de Risco e Estabelecimento dos Retornos em Excesso</w:t>
      </w:r>
      <w:bookmarkEnd w:id="166"/>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5E6F509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14:paraId="6F74736B"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67" w:name="_Toc230857106"/>
      <w:r>
        <w:rPr>
          <w:b/>
          <w:sz w:val="24"/>
          <w:szCs w:val="24"/>
        </w:rPr>
        <w:lastRenderedPageBreak/>
        <w:t>Apêndice F – Parâmetros Inferenciais Globais: Covariância, Risco Sistemático e Desempenho Ajustado</w:t>
      </w:r>
      <w:bookmarkEnd w:id="167"/>
      <w:r>
        <w:rPr>
          <w:b/>
          <w:sz w:val="24"/>
          <w:szCs w:val="24"/>
        </w:rPr>
        <w:t xml:space="preserve"> </w:t>
      </w:r>
    </w:p>
    <w:p w14:paraId="746516DE" w14:textId="77777777" w:rsidR="00520621" w:rsidRPr="008B6129" w:rsidRDefault="00520621" w:rsidP="00520621">
      <w:pPr>
        <w:rPr>
          <w:sz w:val="24"/>
          <w:szCs w:val="24"/>
        </w:rPr>
      </w:pPr>
    </w:p>
    <w:p w14:paraId="652B301E"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Matriz de Covariância Empírica Anualizada: Como alicerce incondicional para a otimização de Markowitz, processou-se a matriz de variância-covariância transversal anualizada (Σ_anual = Σ_diaria × 252). A volatilidade (desvio-padrão) individual de cada ativo é anualizada pela relação σ_anual = σ_diaria × √252. </w:t>
      </w:r>
      <w:del w:id="5005" w:author="Claude" w:date="2026-06-04T00:00:00Z">
        <w:r>
          <w:rPr>
            <w:sz w:val="24"/>
            <w:szCs w:val="24"/>
          </w:rPr>
          <w:delText xml:space="preserve">Este construto captura a dinâmica de interdependência e magnitude dos co-movimentos latentes.</w:delText>
        </w:r>
      </w:del>
      <w:ins w:id="5006" w:author="Claude" w:date="2026-06-04T00:00:00Z">
        <w:r>
          <w:rPr>
            <w:sz w:val="24"/>
            <w:szCs w:val="24"/>
          </w:rPr>
          <w:t>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w:t>
        </w:r>
      </w:ins>
      <w:r>
        <w:rPr>
          <w:sz w:val="24"/>
          <w:szCs w:val="24"/>
        </w:rPr>
        <w:t xml:space="preserve">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14:paraId="270C733F"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68" w:name="_Toc230857107"/>
      <w:r>
        <w:rPr>
          <w:b/>
          <w:sz w:val="24"/>
          <w:szCs w:val="24"/>
        </w:rPr>
        <w:lastRenderedPageBreak/>
        <w:t>Apêndice G – Construção Estocástica e Otimização Numérica da Fronteira Eficiente de Markowitz</w:t>
      </w:r>
      <w:bookmarkEnd w:id="168"/>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69" w:name="_Toc230857108"/>
      <w:r>
        <w:rPr>
          <w:b/>
          <w:sz w:val="24"/>
          <w:szCs w:val="24"/>
        </w:rPr>
        <w:lastRenderedPageBreak/>
        <w:t>Apêndice H – Isolamento Matricial De Covariâncias Negativas E Mapeamento De Hedge Estrutural</w:t>
      </w:r>
      <w:bookmarkEnd w:id="169"/>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0" w:name="_Toc230857109"/>
      <w:r>
        <w:rPr>
          <w:b/>
          <w:sz w:val="24"/>
          <w:szCs w:val="24"/>
        </w:rPr>
        <w:lastRenderedPageBreak/>
        <w:t>Apêndice I – Análise de Correlação de Pearson e Clusterização Hierárquica Estrutural</w:t>
      </w:r>
      <w:bookmarkEnd w:id="170"/>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1" w:name="_Toc230857110"/>
      <w:r>
        <w:rPr>
          <w:b/>
          <w:sz w:val="24"/>
          <w:szCs w:val="24"/>
        </w:rPr>
        <w:lastRenderedPageBreak/>
        <w:t>Apêndice J – Engenharia Reversa De Black-Litterman: Extração Do Vetor De Retornos Implícitos De Equilíbrio (Π)</w:t>
      </w:r>
      <w:bookmarkEnd w:id="171"/>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14:paraId="4EB945A5"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Extração do Vetor de Retornos Implícitos: A fase primordial consistiu na derivação do vetor Pi (Π = δ · Σ_LW · w_m), utilizando o coeficiente de aversão ao risco δ = 2,5 (fixo; He &amp; Litterman, 1999) e o vetor de referência equiponderado w_m = 1/N. A matriz de covariância Σ_LW é estimada por Ledoit-Wolf e anualizada (×252). As visões de retorno são geradas pelo fator momentum 12-1 (sem LSTM nem ARIMA). A incerteza das visões Ω segue He &amp; Litterman (1999), com τ = 0,05. </w:t>
      </w:r>
      <w:ins w:id="5009" w:author="Claude" w:date="2026-06-04T00:00:00Z">
        <w:r>
          <w:rPr>
            <w:sz w:val="24"/>
            <w:szCs w:val="24"/>
          </w:rPr>
          <w:t xml:space="preserve">Nota de auditoria (2026-06-04): a rotulagem “BL + LSTM” constante em versões anteriores do texto constitui erro descritivo. Não há implementação de redes neurais (LSTM) nem de ARIMA no repositório. A metodologia empregada é Black-Litterman com visões de momentum puro (12-1).</w:t>
        </w:r>
      </w:ins>
      <w:r>
        <w:rPr>
          <w:sz w:val="24"/>
          <w:szCs w:val="24"/>
        </w:rPr>
        <w:t xml:space="preserve">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633B0" w14:textId="77777777" w:rsidR="00BA7376" w:rsidRDefault="00BA7376" w:rsidP="00E50F58">
      <w:r>
        <w:separator/>
      </w:r>
    </w:p>
  </w:endnote>
  <w:endnote w:type="continuationSeparator" w:id="0">
    <w:p w14:paraId="3B4F2C19" w14:textId="77777777" w:rsidR="00BA7376" w:rsidRDefault="00BA7376"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060C4" w14:textId="77777777" w:rsidR="00BA7376" w:rsidRDefault="00BA7376" w:rsidP="00E50F58">
      <w:r>
        <w:separator/>
      </w:r>
    </w:p>
  </w:footnote>
  <w:footnote w:type="continuationSeparator" w:id="0">
    <w:p w14:paraId="3DB4F66D" w14:textId="77777777" w:rsidR="00BA7376" w:rsidRDefault="00BA7376"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hybridMultilevel"/>
    <w:tmpl w:val="6C3C99D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2"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3"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9"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5"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3737329">
    <w:abstractNumId w:val="32"/>
  </w:num>
  <w:num w:numId="2" w16cid:durableId="1375929533">
    <w:abstractNumId w:val="34"/>
  </w:num>
  <w:num w:numId="3" w16cid:durableId="1076512141">
    <w:abstractNumId w:val="46"/>
  </w:num>
  <w:num w:numId="4" w16cid:durableId="1825702414">
    <w:abstractNumId w:val="59"/>
  </w:num>
  <w:num w:numId="5" w16cid:durableId="2097440304">
    <w:abstractNumId w:val="7"/>
  </w:num>
  <w:num w:numId="6" w16cid:durableId="488062634">
    <w:abstractNumId w:val="8"/>
  </w:num>
  <w:num w:numId="7" w16cid:durableId="655838610">
    <w:abstractNumId w:val="1"/>
  </w:num>
  <w:num w:numId="8" w16cid:durableId="690255725">
    <w:abstractNumId w:val="38"/>
  </w:num>
  <w:num w:numId="9" w16cid:durableId="1065110495">
    <w:abstractNumId w:val="16"/>
  </w:num>
  <w:num w:numId="10" w16cid:durableId="118378268">
    <w:abstractNumId w:val="55"/>
  </w:num>
  <w:num w:numId="11" w16cid:durableId="973027814">
    <w:abstractNumId w:val="54"/>
  </w:num>
  <w:num w:numId="12" w16cid:durableId="1720392934">
    <w:abstractNumId w:val="33"/>
  </w:num>
  <w:num w:numId="13" w16cid:durableId="648245478">
    <w:abstractNumId w:val="52"/>
  </w:num>
  <w:num w:numId="14" w16cid:durableId="1714310687">
    <w:abstractNumId w:val="22"/>
  </w:num>
  <w:num w:numId="15" w16cid:durableId="54371140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5"/>
    <w:lvlOverride w:ilvl="0">
      <w:lvl w:ilvl="0">
        <w:numFmt w:val="decimal"/>
        <w:lvlText w:val="%1."/>
        <w:lvlJc w:val="left"/>
      </w:lvl>
    </w:lvlOverride>
  </w:num>
  <w:num w:numId="19"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1"/>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0"/>
  </w:num>
  <w:num w:numId="27" w16cid:durableId="1253006268">
    <w:abstractNumId w:val="41"/>
  </w:num>
  <w:num w:numId="28" w16cid:durableId="1579170437">
    <w:abstractNumId w:val="23"/>
  </w:num>
  <w:num w:numId="29" w16cid:durableId="732627016">
    <w:abstractNumId w:val="12"/>
  </w:num>
  <w:num w:numId="30" w16cid:durableId="473522860">
    <w:abstractNumId w:val="13"/>
  </w:num>
  <w:num w:numId="31" w16cid:durableId="1603026306">
    <w:abstractNumId w:val="36"/>
  </w:num>
  <w:num w:numId="32" w16cid:durableId="1249652876">
    <w:abstractNumId w:val="48"/>
  </w:num>
  <w:num w:numId="33" w16cid:durableId="1881504256">
    <w:abstractNumId w:val="42"/>
  </w:num>
  <w:num w:numId="34" w16cid:durableId="1500458653">
    <w:abstractNumId w:val="40"/>
  </w:num>
  <w:num w:numId="35" w16cid:durableId="681009453">
    <w:abstractNumId w:val="5"/>
  </w:num>
  <w:num w:numId="36" w16cid:durableId="773210807">
    <w:abstractNumId w:val="3"/>
  </w:num>
  <w:num w:numId="37" w16cid:durableId="128133811">
    <w:abstractNumId w:val="9"/>
  </w:num>
  <w:num w:numId="38" w16cid:durableId="49692634">
    <w:abstractNumId w:val="19"/>
  </w:num>
  <w:num w:numId="39" w16cid:durableId="760563315">
    <w:abstractNumId w:val="17"/>
  </w:num>
  <w:num w:numId="40" w16cid:durableId="2101364410">
    <w:abstractNumId w:val="39"/>
  </w:num>
  <w:num w:numId="41" w16cid:durableId="330719885">
    <w:abstractNumId w:val="28"/>
  </w:num>
  <w:num w:numId="42" w16cid:durableId="1737782570">
    <w:abstractNumId w:val="29"/>
  </w:num>
  <w:num w:numId="43" w16cid:durableId="1414426432">
    <w:abstractNumId w:val="43"/>
  </w:num>
  <w:num w:numId="44" w16cid:durableId="319113830">
    <w:abstractNumId w:val="56"/>
  </w:num>
  <w:num w:numId="45" w16cid:durableId="1038162958">
    <w:abstractNumId w:val="58"/>
  </w:num>
  <w:num w:numId="46" w16cid:durableId="1618754626">
    <w:abstractNumId w:val="49"/>
  </w:num>
  <w:num w:numId="47" w16cid:durableId="825777204">
    <w:abstractNumId w:val="20"/>
  </w:num>
  <w:num w:numId="48" w16cid:durableId="1992368502">
    <w:abstractNumId w:val="50"/>
  </w:num>
  <w:num w:numId="49" w16cid:durableId="1396202465">
    <w:abstractNumId w:val="31"/>
  </w:num>
  <w:num w:numId="50" w16cid:durableId="1005287310">
    <w:abstractNumId w:val="53"/>
  </w:num>
  <w:num w:numId="51" w16cid:durableId="540628782">
    <w:abstractNumId w:val="4"/>
  </w:num>
  <w:num w:numId="52" w16cid:durableId="600334970">
    <w:abstractNumId w:val="24"/>
  </w:num>
  <w:num w:numId="53" w16cid:durableId="1513252585">
    <w:abstractNumId w:val="37"/>
  </w:num>
  <w:num w:numId="54" w16cid:durableId="211354980">
    <w:abstractNumId w:val="2"/>
  </w:num>
  <w:num w:numId="55" w16cid:durableId="399058066">
    <w:abstractNumId w:val="18"/>
  </w:num>
  <w:num w:numId="56" w16cid:durableId="1507477617">
    <w:abstractNumId w:val="14"/>
  </w:num>
  <w:num w:numId="57" w16cid:durableId="994454720">
    <w:abstractNumId w:val="6"/>
  </w:num>
  <w:num w:numId="58" w16cid:durableId="911429964">
    <w:abstractNumId w:val="21"/>
  </w:num>
  <w:num w:numId="59" w16cid:durableId="988048945">
    <w:abstractNumId w:val="15"/>
  </w:num>
  <w:num w:numId="60" w16cid:durableId="99225398">
    <w:abstractNumId w:val="10"/>
  </w:num>
  <w:num w:numId="61" w16cid:durableId="1488861632">
    <w:abstractNumId w:val="30"/>
  </w:num>
  <w:num w:numId="62" w16cid:durableId="121963261">
    <w:abstractNumId w:val="47"/>
  </w:num>
  <w:num w:numId="63" w16cid:durableId="902639060">
    <w:abstractNumId w:val="11"/>
  </w:num>
  <w:num w:numId="64" w16cid:durableId="975915307">
    <w:abstractNumId w:val="2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5485"/>
    <w:rsid w:val="001E4560"/>
    <w:rsid w:val="001E4C51"/>
    <w:rsid w:val="001E4E81"/>
    <w:rsid w:val="001E51C0"/>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E228E"/>
    <w:rsid w:val="002E4C1D"/>
    <w:rsid w:val="002E51A4"/>
    <w:rsid w:val="002F71F2"/>
    <w:rsid w:val="00302771"/>
    <w:rsid w:val="003027A2"/>
    <w:rsid w:val="00303D0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56B0"/>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F0266"/>
    <w:rsid w:val="006F5444"/>
    <w:rsid w:val="00703278"/>
    <w:rsid w:val="00707F77"/>
    <w:rsid w:val="00713A7F"/>
    <w:rsid w:val="00714DA2"/>
    <w:rsid w:val="0071676E"/>
    <w:rsid w:val="0072043B"/>
    <w:rsid w:val="00720B10"/>
    <w:rsid w:val="00721F72"/>
    <w:rsid w:val="00723C79"/>
    <w:rsid w:val="00732FCA"/>
    <w:rsid w:val="00733BB3"/>
    <w:rsid w:val="00735490"/>
    <w:rsid w:val="007367F3"/>
    <w:rsid w:val="00736E2A"/>
    <w:rsid w:val="007423F5"/>
    <w:rsid w:val="00742B95"/>
    <w:rsid w:val="00743EBC"/>
    <w:rsid w:val="0074461D"/>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F27F6"/>
    <w:rsid w:val="007F3010"/>
    <w:rsid w:val="007F7E0C"/>
    <w:rsid w:val="00801647"/>
    <w:rsid w:val="00801A4C"/>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D398C"/>
    <w:rsid w:val="009E00E7"/>
    <w:rsid w:val="009E1AAD"/>
    <w:rsid w:val="009E4513"/>
    <w:rsid w:val="009E4C5A"/>
    <w:rsid w:val="009E531D"/>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70047"/>
    <w:rsid w:val="00A74A55"/>
    <w:rsid w:val="00A74B8A"/>
    <w:rsid w:val="00A752B9"/>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80EFB"/>
    <w:rsid w:val="00C82F46"/>
    <w:rsid w:val="00C85D22"/>
    <w:rsid w:val="00C8624D"/>
    <w:rsid w:val="00C90A01"/>
    <w:rsid w:val="00CA1177"/>
    <w:rsid w:val="00CA1DA0"/>
    <w:rsid w:val="00CA2B8F"/>
    <w:rsid w:val="00CA3D29"/>
    <w:rsid w:val="00CA4015"/>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613C6"/>
    <w:rsid w:val="00D62761"/>
    <w:rsid w:val="00D654D5"/>
    <w:rsid w:val="00D66E6F"/>
    <w:rsid w:val="00D75361"/>
    <w:rsid w:val="00D75844"/>
    <w:rsid w:val="00D76B05"/>
    <w:rsid w:val="00D8595B"/>
    <w:rsid w:val="00D86E1D"/>
    <w:rsid w:val="00D87EEE"/>
    <w:rsid w:val="00D87FD4"/>
    <w:rsid w:val="00D93A9D"/>
    <w:rsid w:val="00D966C9"/>
    <w:rsid w:val="00DB087C"/>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2C36"/>
    <w:rsid w:val="00E33EF5"/>
    <w:rsid w:val="00E34E1F"/>
    <w:rsid w:val="00E4048D"/>
    <w:rsid w:val="00E43374"/>
    <w:rsid w:val="00E449F2"/>
    <w:rsid w:val="00E50F58"/>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118</Pages>
  <Words>30307</Words>
  <Characters>163664</Characters>
  <Application>Microsoft Office Word</Application>
  <DocSecurity>0</DocSecurity>
  <Lines>1363</Lines>
  <Paragraphs>387</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193584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5</cp:revision>
  <cp:lastPrinted>2025-12-18T18:40:00Z</cp:lastPrinted>
  <dcterms:created xsi:type="dcterms:W3CDTF">2026-06-03T23:12:00Z</dcterms:created>
  <dcterms:modified xsi:type="dcterms:W3CDTF">2026-06-03T23:27:00Z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