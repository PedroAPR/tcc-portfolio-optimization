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56811" w14:textId="77777777" w:rsidR="00425AEF" w:rsidRPr="00CE0D30" w:rsidRDefault="00425AEF" w:rsidP="00425AEF">
      <w:pPr>
        <w:jc w:val="center"/>
      </w:pPr>
      <w:r>
        <w:rPr>
          <w:noProof/>
          <w:lang w:val="pt-BR" w:eastAsia="pt-BR"/>
        </w:rPr>
        <w:drawing>
          <wp:inline distT="0" distB="0" distL="0" distR="0" wp14:anchorId="1325D953" wp14:editId="2E0F0FEF">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68262E3D" w14:textId="77777777" w:rsidR="00425AEF" w:rsidRPr="00CE0D30" w:rsidRDefault="00425AEF" w:rsidP="00425AEF">
      <w:pPr>
        <w:jc w:val="center"/>
      </w:pPr>
      <w:r>
        <w:t>UNIVERSIDADE FEDERAL DE GOIÁS</w:t>
      </w:r>
    </w:p>
    <w:p w14:paraId="1BC8C0BD" w14:textId="77777777" w:rsidR="00425AEF" w:rsidRPr="00CE0D30" w:rsidRDefault="00425AEF" w:rsidP="00425AEF">
      <w:pPr>
        <w:jc w:val="center"/>
      </w:pPr>
      <w:r>
        <w:t>FACULDADE DE ADMINISTRAÇÃO, CIÊNCIAS CONTÁBEIS E CIÊNCIAS ECONÔMICAS</w:t>
      </w:r>
    </w:p>
    <w:p w14:paraId="7F96DFAF" w14:textId="77777777" w:rsidR="00425AEF" w:rsidRPr="00CE0D30" w:rsidRDefault="00425AEF" w:rsidP="00425AEF">
      <w:pPr>
        <w:jc w:val="center"/>
      </w:pPr>
      <w:r>
        <w:t>CURSO DE CIÊNCIAS CONTÁBEIS</w:t>
      </w:r>
    </w:p>
    <w:p w14:paraId="5A103249" w14:textId="77777777" w:rsidR="00425AEF" w:rsidRPr="00CE0D30" w:rsidRDefault="00425AEF" w:rsidP="00425AEF">
      <w:pPr>
        <w:jc w:val="center"/>
      </w:pPr>
    </w:p>
    <w:p w14:paraId="3A660225" w14:textId="77777777" w:rsidR="00425AEF" w:rsidRPr="00CE0D30" w:rsidRDefault="00425AEF" w:rsidP="00425AEF">
      <w:pPr>
        <w:jc w:val="center"/>
      </w:pPr>
    </w:p>
    <w:p w14:paraId="766D274B" w14:textId="77777777" w:rsidR="00425AEF" w:rsidRPr="00CE0D30" w:rsidRDefault="00425AEF" w:rsidP="00425AEF">
      <w:pPr>
        <w:jc w:val="center"/>
      </w:pPr>
    </w:p>
    <w:p w14:paraId="548970FD" w14:textId="77777777" w:rsidR="00425AEF" w:rsidRPr="00CE0D30" w:rsidRDefault="00425AEF" w:rsidP="00425AEF">
      <w:pPr>
        <w:jc w:val="center"/>
      </w:pPr>
    </w:p>
    <w:p w14:paraId="37C086C8" w14:textId="77777777" w:rsidR="00425AEF" w:rsidRDefault="00425AEF" w:rsidP="00425AEF">
      <w:pPr>
        <w:jc w:val="center"/>
      </w:pPr>
    </w:p>
    <w:p w14:paraId="6FFF7D92" w14:textId="77777777" w:rsidR="008A0506" w:rsidRDefault="008A0506" w:rsidP="00425AEF">
      <w:pPr>
        <w:jc w:val="center"/>
      </w:pPr>
    </w:p>
    <w:p w14:paraId="37813EDA" w14:textId="77777777" w:rsidR="008A0506" w:rsidRDefault="008A0506" w:rsidP="00425AEF">
      <w:pPr>
        <w:jc w:val="center"/>
      </w:pPr>
    </w:p>
    <w:p w14:paraId="745511ED" w14:textId="77777777" w:rsidR="008A0506" w:rsidRPr="00CE0D30" w:rsidRDefault="008A0506" w:rsidP="00425AEF">
      <w:pPr>
        <w:jc w:val="center"/>
      </w:pPr>
    </w:p>
    <w:p w14:paraId="7E9D9E0A" w14:textId="77777777" w:rsidR="00425AEF" w:rsidRPr="00CE0D30" w:rsidRDefault="00425AEF" w:rsidP="00425AEF">
      <w:pPr>
        <w:jc w:val="center"/>
      </w:pPr>
    </w:p>
    <w:p w14:paraId="7FC4EA07" w14:textId="77777777" w:rsidR="00425AEF" w:rsidRPr="00CE0D30" w:rsidRDefault="00425AEF" w:rsidP="00425AEF">
      <w:pPr>
        <w:jc w:val="center"/>
      </w:pPr>
    </w:p>
    <w:p w14:paraId="40530D3F" w14:textId="77777777" w:rsidR="00425AEF" w:rsidRPr="00CE0D30" w:rsidRDefault="00425AEF" w:rsidP="00425AEF">
      <w:pPr>
        <w:jc w:val="center"/>
      </w:pPr>
    </w:p>
    <w:p w14:paraId="4D3009B8" w14:textId="77777777" w:rsidR="00425AEF" w:rsidRPr="00CE0D30" w:rsidRDefault="00425AEF" w:rsidP="00425AEF">
      <w:pPr>
        <w:jc w:val="center"/>
      </w:pPr>
    </w:p>
    <w:p w14:paraId="46F1BDE5" w14:textId="77777777" w:rsidR="00425AEF" w:rsidRPr="00CE0D30" w:rsidRDefault="00425AEF" w:rsidP="00425AEF">
      <w:pPr>
        <w:jc w:val="center"/>
        <w:rPr>
          <w:sz w:val="28"/>
        </w:rPr>
      </w:pPr>
      <w:r>
        <w:rPr>
          <w:sz w:val="28"/>
        </w:rPr>
        <w:t>PEDRO AUGUSTO PINHEIRO REIS</w:t>
      </w:r>
    </w:p>
    <w:p w14:paraId="430EE32B" w14:textId="77777777" w:rsidR="00425AEF" w:rsidRDefault="00425AEF" w:rsidP="00425AEF">
      <w:pPr>
        <w:jc w:val="center"/>
      </w:pPr>
    </w:p>
    <w:p w14:paraId="2D2DAE75" w14:textId="77777777" w:rsidR="008A0506" w:rsidRDefault="008A0506" w:rsidP="00425AEF">
      <w:pPr>
        <w:jc w:val="center"/>
      </w:pPr>
    </w:p>
    <w:p w14:paraId="4C8A7D12" w14:textId="77777777" w:rsidR="008A0506" w:rsidRDefault="008A0506" w:rsidP="00425AEF">
      <w:pPr>
        <w:jc w:val="center"/>
      </w:pPr>
    </w:p>
    <w:p w14:paraId="77ECE8B6" w14:textId="77777777" w:rsidR="008A0506" w:rsidRDefault="008A0506" w:rsidP="00425AEF">
      <w:pPr>
        <w:jc w:val="center"/>
      </w:pPr>
    </w:p>
    <w:p w14:paraId="56A891C4" w14:textId="77777777" w:rsidR="008A0506" w:rsidRDefault="008A0506" w:rsidP="00425AEF">
      <w:pPr>
        <w:jc w:val="center"/>
      </w:pPr>
    </w:p>
    <w:p w14:paraId="1BECEB97" w14:textId="77777777" w:rsidR="008A0506" w:rsidRPr="00CE0D30" w:rsidRDefault="008A0506" w:rsidP="00425AEF">
      <w:pPr>
        <w:jc w:val="center"/>
      </w:pPr>
    </w:p>
    <w:p w14:paraId="6B16BC18" w14:textId="77777777" w:rsidR="00425AEF" w:rsidRPr="00CE0D30" w:rsidRDefault="00425AEF" w:rsidP="00425AEF">
      <w:pPr>
        <w:jc w:val="center"/>
      </w:pPr>
    </w:p>
    <w:p w14:paraId="623AE66B" w14:textId="77777777" w:rsidR="00425AEF" w:rsidRPr="00CE0D30" w:rsidRDefault="00425AEF" w:rsidP="00425AEF">
      <w:pPr>
        <w:jc w:val="center"/>
      </w:pPr>
    </w:p>
    <w:p w14:paraId="08A680E6" w14:textId="77777777" w:rsidR="00425AEF" w:rsidRPr="00CE0D30" w:rsidRDefault="00425AEF" w:rsidP="00425AEF">
      <w:pPr>
        <w:jc w:val="center"/>
      </w:pPr>
    </w:p>
    <w:p w14:paraId="76ABABDA" w14:textId="77777777" w:rsidR="00425AEF" w:rsidRPr="00CE0D30" w:rsidRDefault="00425AEF" w:rsidP="00425AEF">
      <w:pPr>
        <w:jc w:val="center"/>
      </w:pPr>
    </w:p>
    <w:p w14:paraId="32ECC228" w14:textId="77777777" w:rsidR="00425AEF" w:rsidRPr="00CE0D30" w:rsidRDefault="00425AEF" w:rsidP="00425AEF">
      <w:pPr>
        <w:jc w:val="center"/>
      </w:pPr>
    </w:p>
    <w:p w14:paraId="3FE14B07" w14:textId="77777777" w:rsidR="00425AEF" w:rsidRDefault="00425AEF" w:rsidP="00425AEF">
      <w:pPr>
        <w:pStyle w:val="Corpodetexto"/>
        <w:jc w:val="center"/>
      </w:pPr>
      <w:r>
        <w:rPr>
          <w:sz w:val="28"/>
        </w:rPr>
        <w:t>Moderna Teoria das Carteiras no Mercado de Ações Brasileiro:</w:t>
      </w:r>
    </w:p>
    <w:p w14:paraId="410824DC" w14:textId="77777777" w:rsidR="00425AEF" w:rsidRPr="00CE0D30" w:rsidRDefault="00425AEF" w:rsidP="00425AEF">
      <w:pPr>
        <w:jc w:val="center"/>
        <w:rPr>
          <w:sz w:val="32"/>
        </w:rPr>
      </w:pPr>
      <w:r>
        <w:t>Comparação entre Otimizadores e Inputs</w:t>
      </w:r>
    </w:p>
    <w:p w14:paraId="707AD32D" w14:textId="77777777" w:rsidR="00425AEF" w:rsidRPr="00CE0D30" w:rsidRDefault="00425AEF" w:rsidP="00425AEF">
      <w:pPr>
        <w:jc w:val="center"/>
      </w:pPr>
    </w:p>
    <w:p w14:paraId="33045B96" w14:textId="77777777" w:rsidR="00425AEF" w:rsidRPr="00CE0D30" w:rsidRDefault="00425AEF" w:rsidP="00425AEF">
      <w:pPr>
        <w:jc w:val="center"/>
      </w:pPr>
    </w:p>
    <w:p w14:paraId="493A553F" w14:textId="77777777" w:rsidR="00425AEF" w:rsidRPr="00CE0D30" w:rsidRDefault="00425AEF" w:rsidP="00425AEF">
      <w:pPr>
        <w:jc w:val="center"/>
      </w:pPr>
    </w:p>
    <w:p w14:paraId="5DE51DDD" w14:textId="77777777" w:rsidR="00425AEF" w:rsidRPr="00CE0D30" w:rsidRDefault="00425AEF" w:rsidP="00425AEF">
      <w:pPr>
        <w:jc w:val="center"/>
      </w:pPr>
    </w:p>
    <w:p w14:paraId="39B7882B" w14:textId="77777777" w:rsidR="00425AEF" w:rsidRPr="00CE0D30" w:rsidRDefault="00425AEF" w:rsidP="00425AEF">
      <w:pPr>
        <w:jc w:val="center"/>
      </w:pPr>
    </w:p>
    <w:p w14:paraId="50EFAE24" w14:textId="77777777" w:rsidR="00425AEF" w:rsidRPr="00CE0D30" w:rsidRDefault="00425AEF" w:rsidP="00425AEF">
      <w:pPr>
        <w:jc w:val="center"/>
      </w:pPr>
    </w:p>
    <w:p w14:paraId="15F870B9" w14:textId="77777777" w:rsidR="00425AEF" w:rsidRPr="00CE0D30" w:rsidRDefault="00425AEF" w:rsidP="00425AEF">
      <w:pPr>
        <w:jc w:val="center"/>
      </w:pPr>
    </w:p>
    <w:p w14:paraId="77093448" w14:textId="77777777" w:rsidR="00425AEF" w:rsidRPr="00CE0D30" w:rsidRDefault="00425AEF" w:rsidP="00425AEF">
      <w:pPr>
        <w:jc w:val="center"/>
      </w:pPr>
    </w:p>
    <w:p w14:paraId="3727AE82" w14:textId="77777777" w:rsidR="00425AEF" w:rsidRPr="00CE0D30" w:rsidRDefault="00425AEF" w:rsidP="00425AEF">
      <w:pPr>
        <w:jc w:val="center"/>
      </w:pPr>
    </w:p>
    <w:p w14:paraId="085E90EA" w14:textId="77777777" w:rsidR="00425AEF" w:rsidRDefault="00425AEF" w:rsidP="00425AEF">
      <w:pPr>
        <w:jc w:val="center"/>
      </w:pPr>
    </w:p>
    <w:p w14:paraId="2EEA12C3" w14:textId="77777777" w:rsidR="008A0506" w:rsidRPr="00CE0D30" w:rsidRDefault="008A0506" w:rsidP="00425AEF">
      <w:pPr>
        <w:jc w:val="center"/>
      </w:pPr>
    </w:p>
    <w:p w14:paraId="64DE8DB1" w14:textId="77777777" w:rsidR="00425AEF" w:rsidRPr="00CE0D30" w:rsidRDefault="00425AEF" w:rsidP="00425AEF">
      <w:pPr>
        <w:jc w:val="center"/>
      </w:pPr>
    </w:p>
    <w:p w14:paraId="48EEAABF" w14:textId="77777777" w:rsidR="00425AEF" w:rsidRPr="00CE0D30" w:rsidRDefault="00425AEF" w:rsidP="00425AEF">
      <w:pPr>
        <w:jc w:val="center"/>
      </w:pPr>
    </w:p>
    <w:p w14:paraId="07194D5D" w14:textId="77777777" w:rsidR="00425AEF" w:rsidRDefault="00425AEF" w:rsidP="00425AEF">
      <w:pPr>
        <w:jc w:val="center"/>
      </w:pPr>
    </w:p>
    <w:p w14:paraId="70B99271" w14:textId="77777777" w:rsidR="008A0506" w:rsidRDefault="008A0506" w:rsidP="00425AEF">
      <w:pPr>
        <w:jc w:val="center"/>
      </w:pPr>
    </w:p>
    <w:p w14:paraId="1A33F8F5" w14:textId="77777777" w:rsidR="008A0506" w:rsidRDefault="008A0506" w:rsidP="00425AEF">
      <w:pPr>
        <w:jc w:val="center"/>
      </w:pPr>
    </w:p>
    <w:p w14:paraId="56E284E0" w14:textId="77777777" w:rsidR="00425AEF" w:rsidRPr="00CE0D30" w:rsidRDefault="00425AEF" w:rsidP="00425AEF">
      <w:pPr>
        <w:jc w:val="center"/>
      </w:pPr>
    </w:p>
    <w:p w14:paraId="4B107637" w14:textId="77777777" w:rsidR="00425AEF" w:rsidRPr="00CE0D30" w:rsidRDefault="00425AEF" w:rsidP="00425AEF">
      <w:pPr>
        <w:jc w:val="center"/>
      </w:pPr>
    </w:p>
    <w:p w14:paraId="51940AF3" w14:textId="77777777" w:rsidR="00425AEF" w:rsidRPr="00CE0D30" w:rsidRDefault="00425AEF" w:rsidP="00425AEF">
      <w:pPr>
        <w:jc w:val="center"/>
      </w:pPr>
      <w:r>
        <w:t>Goiânia - GO</w:t>
      </w:r>
    </w:p>
    <w:p w14:paraId="3774E67E" w14:textId="77777777" w:rsidR="008A0506" w:rsidRDefault="00425AEF" w:rsidP="008A0506">
      <w:pPr>
        <w:jc w:val="center"/>
      </w:pPr>
      <w:r>
        <w:t>2026</w:t>
      </w:r>
      <w:r>
        <w:br w:type="page"/>
      </w:r>
    </w:p>
    <w:p w14:paraId="1ABB3DED" w14:textId="77777777" w:rsidR="00425AEF" w:rsidRDefault="00425AEF" w:rsidP="00425AEF">
      <w:pPr>
        <w:pStyle w:val="PargrafodaLista"/>
        <w:ind w:left="0"/>
        <w:jc w:val="center"/>
      </w:pPr>
      <w:r>
        <w:lastRenderedPageBreak/>
        <w:t xml:space="preserve">Termo de Ciência e de Autorização TCCG (RI) </w:t>
      </w:r>
    </w:p>
    <w:p w14:paraId="1C4371E2" w14:textId="77777777" w:rsidR="00425AEF" w:rsidRPr="00CE0D30" w:rsidRDefault="00425AEF" w:rsidP="00425AEF">
      <w:pPr>
        <w:pStyle w:val="PargrafodaLista"/>
        <w:ind w:left="0"/>
        <w:jc w:val="center"/>
      </w:pPr>
      <w:r>
        <w:t>(Orientador anexa documento, assina e disponibiliza a assinatura para o orientando via SEI)</w:t>
      </w:r>
    </w:p>
    <w:p w14:paraId="6274BB33" w14:textId="77777777" w:rsidR="00425AEF" w:rsidRPr="00CE0D30" w:rsidRDefault="00425AEF" w:rsidP="00425AEF">
      <w:r>
        <w:br w:type="page"/>
      </w:r>
    </w:p>
    <w:p w14:paraId="333E7409" w14:textId="77777777" w:rsidR="00425AEF" w:rsidRPr="00CE0D30" w:rsidRDefault="00425AEF" w:rsidP="00425AEF">
      <w:pPr>
        <w:pStyle w:val="PargrafodaLista"/>
        <w:ind w:left="0"/>
        <w:jc w:val="center"/>
        <w:rPr>
          <w:sz w:val="28"/>
        </w:rPr>
      </w:pPr>
      <w:r>
        <w:rPr>
          <w:sz w:val="28"/>
        </w:rPr>
        <w:lastRenderedPageBreak/>
        <w:t>PEDRO AUGUSTO PINHEIRO REIS</w:t>
      </w:r>
    </w:p>
    <w:p w14:paraId="7DF6554F" w14:textId="77777777" w:rsidR="00425AEF" w:rsidRPr="00CE0D30" w:rsidRDefault="00425AEF" w:rsidP="00425AEF">
      <w:pPr>
        <w:pStyle w:val="PargrafodaLista"/>
        <w:ind w:left="0" w:firstLine="0"/>
        <w:jc w:val="center"/>
      </w:pPr>
    </w:p>
    <w:p w14:paraId="6E33A1F2" w14:textId="77777777" w:rsidR="00425AEF" w:rsidRPr="00CE0D30" w:rsidRDefault="00425AEF" w:rsidP="00425AEF">
      <w:pPr>
        <w:pStyle w:val="PargrafodaLista"/>
        <w:ind w:left="0" w:firstLine="0"/>
        <w:jc w:val="center"/>
      </w:pPr>
    </w:p>
    <w:p w14:paraId="4DD8B0A2" w14:textId="77777777" w:rsidR="00425AEF" w:rsidRPr="00CE0D30" w:rsidRDefault="00425AEF" w:rsidP="00425AEF">
      <w:pPr>
        <w:pStyle w:val="PargrafodaLista"/>
        <w:ind w:left="0" w:firstLine="0"/>
        <w:jc w:val="center"/>
      </w:pPr>
    </w:p>
    <w:p w14:paraId="0CFD0A1A" w14:textId="77777777" w:rsidR="00425AEF" w:rsidRDefault="00425AEF" w:rsidP="00425AEF">
      <w:pPr>
        <w:jc w:val="center"/>
      </w:pPr>
    </w:p>
    <w:p w14:paraId="6279335A" w14:textId="77777777" w:rsidR="00425AEF" w:rsidRPr="00CE0D30" w:rsidRDefault="00425AEF" w:rsidP="00425AEF">
      <w:pPr>
        <w:jc w:val="center"/>
      </w:pPr>
    </w:p>
    <w:p w14:paraId="5EB3EE77" w14:textId="77777777" w:rsidR="00425AEF" w:rsidRPr="00CE0D30" w:rsidRDefault="00425AEF" w:rsidP="00425AEF">
      <w:pPr>
        <w:jc w:val="center"/>
      </w:pPr>
    </w:p>
    <w:p w14:paraId="37D04537" w14:textId="77777777" w:rsidR="00425AEF" w:rsidRPr="00CE0D30" w:rsidRDefault="00425AEF" w:rsidP="00425AEF">
      <w:pPr>
        <w:jc w:val="center"/>
      </w:pPr>
    </w:p>
    <w:p w14:paraId="4BFC1DBB" w14:textId="77777777" w:rsidR="00425AEF" w:rsidRPr="00CE0D30" w:rsidRDefault="00425AEF" w:rsidP="00425AEF">
      <w:pPr>
        <w:jc w:val="center"/>
      </w:pPr>
    </w:p>
    <w:p w14:paraId="220D651A" w14:textId="77777777" w:rsidR="00425AEF" w:rsidRPr="00CE0D30" w:rsidRDefault="00425AEF" w:rsidP="00425AEF">
      <w:pPr>
        <w:jc w:val="center"/>
      </w:pPr>
    </w:p>
    <w:p w14:paraId="76EC6BEF" w14:textId="77777777" w:rsidR="00425AEF" w:rsidRPr="00CE0D30" w:rsidRDefault="00425AEF" w:rsidP="00425AEF">
      <w:pPr>
        <w:jc w:val="center"/>
      </w:pPr>
    </w:p>
    <w:p w14:paraId="66F5B9B1" w14:textId="77777777" w:rsidR="00425AEF" w:rsidRPr="00CE0D30" w:rsidRDefault="00425AEF" w:rsidP="00425AEF">
      <w:pPr>
        <w:jc w:val="center"/>
      </w:pPr>
    </w:p>
    <w:p w14:paraId="7BE19D87" w14:textId="77777777" w:rsidR="00425AEF" w:rsidRPr="00CE0D30" w:rsidRDefault="00425AEF" w:rsidP="00425AEF">
      <w:pPr>
        <w:jc w:val="center"/>
      </w:pPr>
    </w:p>
    <w:p w14:paraId="19654945" w14:textId="77777777" w:rsidR="00425AEF" w:rsidRPr="00CE0D30" w:rsidRDefault="00425AEF" w:rsidP="00425AEF">
      <w:pPr>
        <w:jc w:val="center"/>
      </w:pPr>
    </w:p>
    <w:p w14:paraId="5DB88E0B" w14:textId="77777777" w:rsidR="00425AEF" w:rsidRPr="00CE0D30" w:rsidRDefault="00425AEF" w:rsidP="00425AEF">
      <w:pPr>
        <w:jc w:val="center"/>
      </w:pPr>
    </w:p>
    <w:p w14:paraId="0C2E1BC2" w14:textId="77777777" w:rsidR="00425AEF" w:rsidRDefault="00425AEF" w:rsidP="00425AEF">
      <w:pPr>
        <w:jc w:val="center"/>
      </w:pPr>
    </w:p>
    <w:p w14:paraId="5FEB9A32" w14:textId="77777777" w:rsidR="008A0506" w:rsidRPr="00CE0D30" w:rsidRDefault="008A0506" w:rsidP="00425AEF">
      <w:pPr>
        <w:jc w:val="center"/>
      </w:pPr>
    </w:p>
    <w:p w14:paraId="6C875D42" w14:textId="77777777" w:rsidR="00425AEF" w:rsidRPr="00CE0D30" w:rsidRDefault="00425AEF" w:rsidP="00425AEF">
      <w:pPr>
        <w:jc w:val="center"/>
      </w:pPr>
    </w:p>
    <w:p w14:paraId="201198CD" w14:textId="77777777" w:rsidR="00425AEF" w:rsidRPr="00CE0D30" w:rsidRDefault="00425AEF" w:rsidP="00425AEF">
      <w:pPr>
        <w:jc w:val="center"/>
      </w:pPr>
    </w:p>
    <w:p w14:paraId="5E1FB2A2" w14:textId="77777777" w:rsidR="00425AEF" w:rsidRPr="00CE0D30" w:rsidRDefault="00425AEF" w:rsidP="00425AEF">
      <w:pPr>
        <w:jc w:val="center"/>
      </w:pPr>
    </w:p>
    <w:p w14:paraId="0114D99B" w14:textId="77777777" w:rsidR="00425AEF" w:rsidRDefault="00425AEF" w:rsidP="00425AEF">
      <w:pPr>
        <w:pStyle w:val="Corpodetexto"/>
        <w:jc w:val="center"/>
      </w:pPr>
      <w:r>
        <w:rPr>
          <w:sz w:val="28"/>
        </w:rPr>
        <w:t>Moderna Teoria das Carteiras no Mercado de Ações Brasileiro:</w:t>
      </w:r>
    </w:p>
    <w:p w14:paraId="17ECC03D" w14:textId="77777777" w:rsidR="00425AEF" w:rsidRPr="00CE0D30" w:rsidRDefault="00425AEF" w:rsidP="00425AEF">
      <w:pPr>
        <w:jc w:val="center"/>
        <w:rPr>
          <w:sz w:val="32"/>
        </w:rPr>
      </w:pPr>
      <w:r>
        <w:t>Comparação entre Otimizadores e Inputs</w:t>
      </w:r>
    </w:p>
    <w:p w14:paraId="7097AF16" w14:textId="77777777" w:rsidR="00425AEF" w:rsidRPr="00CE0D30" w:rsidRDefault="00425AEF" w:rsidP="00425AEF">
      <w:pPr>
        <w:jc w:val="center"/>
      </w:pPr>
    </w:p>
    <w:p w14:paraId="0624DCEA" w14:textId="77777777" w:rsidR="00425AEF" w:rsidRPr="00CE0D30" w:rsidRDefault="00425AEF" w:rsidP="00425AEF">
      <w:pPr>
        <w:jc w:val="center"/>
      </w:pPr>
    </w:p>
    <w:p w14:paraId="4F3BA6E4" w14:textId="77777777" w:rsidR="00425AEF" w:rsidRPr="00CE0D30" w:rsidRDefault="00425AEF" w:rsidP="00425AEF">
      <w:pPr>
        <w:jc w:val="center"/>
      </w:pPr>
    </w:p>
    <w:p w14:paraId="3E7E6746" w14:textId="77777777" w:rsidR="00425AEF" w:rsidRPr="00CE0D30" w:rsidRDefault="00425AEF" w:rsidP="00425AEF">
      <w:pPr>
        <w:jc w:val="center"/>
      </w:pPr>
    </w:p>
    <w:p w14:paraId="124CB83B" w14:textId="77777777" w:rsidR="00425AEF" w:rsidRPr="00CE0D30" w:rsidRDefault="00425AEF" w:rsidP="00425AEF">
      <w:pPr>
        <w:jc w:val="center"/>
      </w:pPr>
    </w:p>
    <w:p w14:paraId="24447412" w14:textId="77777777" w:rsidR="00425AEF" w:rsidRDefault="00425AEF" w:rsidP="00425AEF">
      <w:pPr>
        <w:jc w:val="center"/>
      </w:pPr>
    </w:p>
    <w:p w14:paraId="712598B3" w14:textId="77777777" w:rsidR="008A0506" w:rsidRPr="00CE0D30" w:rsidRDefault="008A0506" w:rsidP="00425AEF">
      <w:pPr>
        <w:jc w:val="center"/>
      </w:pPr>
    </w:p>
    <w:p w14:paraId="4A5FF3C7" w14:textId="77777777" w:rsidR="00425AEF" w:rsidRPr="00CE0D30" w:rsidRDefault="00425AEF" w:rsidP="00425AEF">
      <w:pPr>
        <w:jc w:val="center"/>
      </w:pPr>
    </w:p>
    <w:p w14:paraId="5E17F0BC" w14:textId="77777777" w:rsidR="00425AEF" w:rsidRDefault="00425AEF" w:rsidP="00425AEF">
      <w:pPr>
        <w:jc w:val="center"/>
      </w:pPr>
    </w:p>
    <w:p w14:paraId="577B3529" w14:textId="77777777" w:rsidR="008A0506" w:rsidRPr="00CE0D30" w:rsidRDefault="008A0506" w:rsidP="00425AEF">
      <w:pPr>
        <w:jc w:val="center"/>
      </w:pPr>
    </w:p>
    <w:p w14:paraId="2CB35012" w14:textId="77777777" w:rsidR="00425AEF" w:rsidRPr="00CE0D30" w:rsidRDefault="00425AEF" w:rsidP="00425AEF">
      <w:pPr>
        <w:jc w:val="center"/>
      </w:pPr>
    </w:p>
    <w:p w14:paraId="761384C6" w14:textId="77777777" w:rsidR="00425AEF" w:rsidRPr="00CE0D30" w:rsidRDefault="00425AEF" w:rsidP="00425AEF">
      <w:pPr>
        <w:jc w:val="center"/>
      </w:pPr>
    </w:p>
    <w:p w14:paraId="65D98FA5"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6668A68C" w14:textId="77777777" w:rsidR="00425AEF" w:rsidRPr="00CE0D30" w:rsidRDefault="00425AEF" w:rsidP="00425AEF">
      <w:pPr>
        <w:ind w:left="4536"/>
        <w:jc w:val="both"/>
        <w:rPr>
          <w:bCs/>
          <w:noProof/>
        </w:rPr>
      </w:pPr>
    </w:p>
    <w:p w14:paraId="57CA417E" w14:textId="77777777" w:rsidR="00425AEF" w:rsidRPr="00CE0D30" w:rsidRDefault="00425AEF" w:rsidP="00425AEF">
      <w:pPr>
        <w:ind w:left="4536"/>
        <w:jc w:val="both"/>
        <w:rPr>
          <w:bCs/>
          <w:noProof/>
        </w:rPr>
      </w:pPr>
      <w:r>
        <w:rPr>
          <w:bCs/>
          <w:noProof/>
        </w:rPr>
        <w:t>Orientador(a): Prof.(a) Dr. Moisés Ferreira da Cunha</w:t>
      </w:r>
    </w:p>
    <w:p w14:paraId="053F698D" w14:textId="77777777" w:rsidR="00425AEF" w:rsidRPr="00CE0D30" w:rsidRDefault="00425AEF" w:rsidP="00425AEF">
      <w:pPr>
        <w:jc w:val="center"/>
      </w:pPr>
    </w:p>
    <w:p w14:paraId="6CC0F37A" w14:textId="77777777" w:rsidR="00425AEF" w:rsidRPr="00CE0D30" w:rsidRDefault="00425AEF" w:rsidP="00425AEF">
      <w:pPr>
        <w:jc w:val="center"/>
      </w:pPr>
    </w:p>
    <w:p w14:paraId="4149846F" w14:textId="77777777" w:rsidR="00425AEF" w:rsidRPr="00CE0D30" w:rsidRDefault="00425AEF" w:rsidP="00425AEF"/>
    <w:p w14:paraId="3C6A6C91" w14:textId="77777777" w:rsidR="00425AEF" w:rsidRDefault="00425AEF" w:rsidP="00425AEF"/>
    <w:p w14:paraId="59D3D323" w14:textId="77777777" w:rsidR="008A0506" w:rsidRPr="00CE0D30" w:rsidRDefault="008A0506" w:rsidP="00425AEF"/>
    <w:p w14:paraId="2E57C51A" w14:textId="77777777" w:rsidR="00425AEF" w:rsidRDefault="00425AEF" w:rsidP="00425AEF"/>
    <w:p w14:paraId="783132AF" w14:textId="77777777" w:rsidR="008A0506" w:rsidRPr="00CE0D30" w:rsidRDefault="008A0506" w:rsidP="00425AEF"/>
    <w:p w14:paraId="12726547" w14:textId="77777777" w:rsidR="00425AEF" w:rsidRPr="00CE0D30" w:rsidRDefault="00425AEF" w:rsidP="00425AEF"/>
    <w:p w14:paraId="49A41874" w14:textId="77777777" w:rsidR="00425AEF" w:rsidRPr="00CE0D30" w:rsidRDefault="00425AEF" w:rsidP="00425AEF"/>
    <w:p w14:paraId="374AF4CE" w14:textId="77777777" w:rsidR="00425AEF" w:rsidRPr="00CE0D30" w:rsidRDefault="00425AEF" w:rsidP="00425AEF">
      <w:pPr>
        <w:jc w:val="center"/>
      </w:pPr>
      <w:r>
        <w:t>Goiânia</w:t>
      </w:r>
    </w:p>
    <w:p w14:paraId="519E546F"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4219F8BF" w14:textId="77777777" w:rsidR="00425AEF" w:rsidRPr="00CE0D30" w:rsidRDefault="00425AEF" w:rsidP="00425AEF">
      <w:pPr>
        <w:jc w:val="center"/>
      </w:pPr>
    </w:p>
    <w:p w14:paraId="796889BB" w14:textId="77777777" w:rsidR="00425AEF" w:rsidRPr="00CE0D30" w:rsidRDefault="00425AEF" w:rsidP="00425AEF">
      <w:pPr>
        <w:jc w:val="center"/>
      </w:pPr>
    </w:p>
    <w:p w14:paraId="3A78BCAD" w14:textId="77777777" w:rsidR="00425AEF" w:rsidRPr="00CE0D30" w:rsidRDefault="00425AEF" w:rsidP="00425AEF">
      <w:pPr>
        <w:jc w:val="center"/>
      </w:pPr>
    </w:p>
    <w:p w14:paraId="44EB087F" w14:textId="77777777" w:rsidR="00425AEF" w:rsidRPr="00CE0D30" w:rsidRDefault="00425AEF" w:rsidP="00425AEF">
      <w:pPr>
        <w:jc w:val="center"/>
      </w:pPr>
    </w:p>
    <w:p w14:paraId="07B1CD34" w14:textId="77777777" w:rsidR="00425AEF" w:rsidRPr="00CE0D30" w:rsidRDefault="00425AEF" w:rsidP="00425AEF">
      <w:pPr>
        <w:jc w:val="center"/>
      </w:pPr>
    </w:p>
    <w:p w14:paraId="4B19E7EE" w14:textId="77777777" w:rsidR="00425AEF" w:rsidRPr="00CE0D30" w:rsidRDefault="00425AEF" w:rsidP="00425AEF">
      <w:pPr>
        <w:jc w:val="center"/>
      </w:pPr>
    </w:p>
    <w:p w14:paraId="3BE37D76" w14:textId="77777777" w:rsidR="00425AEF" w:rsidRPr="00CE0D30" w:rsidRDefault="00425AEF" w:rsidP="00425AEF">
      <w:pPr>
        <w:jc w:val="center"/>
      </w:pPr>
    </w:p>
    <w:p w14:paraId="2150F634" w14:textId="77777777" w:rsidR="00425AEF" w:rsidRPr="00CE0D30" w:rsidRDefault="00425AEF" w:rsidP="00425AEF">
      <w:pPr>
        <w:jc w:val="center"/>
      </w:pPr>
    </w:p>
    <w:p w14:paraId="3A01F6AB" w14:textId="77777777" w:rsidR="00425AEF" w:rsidRPr="00CE0D30" w:rsidRDefault="00425AEF" w:rsidP="00425AEF">
      <w:pPr>
        <w:jc w:val="center"/>
      </w:pPr>
    </w:p>
    <w:p w14:paraId="7860C66C" w14:textId="77777777" w:rsidR="00425AEF" w:rsidRPr="00CE0D30" w:rsidRDefault="00425AEF" w:rsidP="00425AEF">
      <w:pPr>
        <w:jc w:val="center"/>
      </w:pPr>
    </w:p>
    <w:p w14:paraId="33A9284D" w14:textId="77777777" w:rsidR="00425AEF" w:rsidRPr="00CE0D30" w:rsidRDefault="00425AEF" w:rsidP="00425AEF">
      <w:pPr>
        <w:jc w:val="center"/>
      </w:pPr>
    </w:p>
    <w:p w14:paraId="7B7BF09B" w14:textId="77777777" w:rsidR="00425AEF" w:rsidRPr="00CE0D30" w:rsidRDefault="00425AEF" w:rsidP="00425AEF">
      <w:pPr>
        <w:jc w:val="center"/>
      </w:pPr>
    </w:p>
    <w:p w14:paraId="5CCA53F5" w14:textId="77777777" w:rsidR="00425AEF" w:rsidRPr="00CE0D30" w:rsidRDefault="00425AEF" w:rsidP="00425AEF">
      <w:pPr>
        <w:jc w:val="center"/>
      </w:pPr>
    </w:p>
    <w:p w14:paraId="5903BC56" w14:textId="77777777" w:rsidR="00425AEF" w:rsidRPr="00CE0D30" w:rsidRDefault="00425AEF" w:rsidP="00425AEF">
      <w:pPr>
        <w:jc w:val="center"/>
      </w:pPr>
    </w:p>
    <w:p w14:paraId="7F5D2361" w14:textId="77777777" w:rsidR="00425AEF" w:rsidRPr="00CE0D30" w:rsidRDefault="00425AEF" w:rsidP="00425AEF">
      <w:pPr>
        <w:jc w:val="center"/>
      </w:pPr>
    </w:p>
    <w:p w14:paraId="33232EE9" w14:textId="77777777" w:rsidR="00425AEF" w:rsidRPr="00CE0D30" w:rsidRDefault="00425AEF" w:rsidP="00425AEF">
      <w:pPr>
        <w:jc w:val="center"/>
      </w:pPr>
    </w:p>
    <w:p w14:paraId="67CB5F0F" w14:textId="77777777" w:rsidR="00425AEF" w:rsidRPr="00CE0D30" w:rsidRDefault="00425AEF" w:rsidP="00425AEF">
      <w:pPr>
        <w:jc w:val="center"/>
      </w:pPr>
    </w:p>
    <w:p w14:paraId="000AA80E" w14:textId="77777777" w:rsidR="00425AEF" w:rsidRPr="00CE0D30" w:rsidRDefault="00425AEF" w:rsidP="00425AEF">
      <w:pPr>
        <w:jc w:val="center"/>
      </w:pPr>
    </w:p>
    <w:p w14:paraId="33DDE040" w14:textId="77777777" w:rsidR="00425AEF" w:rsidRPr="00CE0D30" w:rsidRDefault="00425AEF" w:rsidP="00425AEF">
      <w:pPr>
        <w:jc w:val="center"/>
      </w:pPr>
    </w:p>
    <w:p w14:paraId="61F0D5CF" w14:textId="77777777" w:rsidR="00425AEF" w:rsidRPr="00CE0D30" w:rsidRDefault="00425AEF" w:rsidP="00425AEF">
      <w:pPr>
        <w:jc w:val="center"/>
      </w:pPr>
    </w:p>
    <w:p w14:paraId="6F475684" w14:textId="77777777" w:rsidR="00425AEF" w:rsidRPr="00CE0D30" w:rsidRDefault="00425AEF" w:rsidP="00425AEF">
      <w:pPr>
        <w:jc w:val="center"/>
      </w:pPr>
    </w:p>
    <w:p w14:paraId="1ECEEA82" w14:textId="77777777" w:rsidR="00425AEF" w:rsidRPr="00CE0D30" w:rsidRDefault="00425AEF" w:rsidP="00425AEF">
      <w:pPr>
        <w:jc w:val="center"/>
      </w:pPr>
    </w:p>
    <w:p w14:paraId="03074E14" w14:textId="77777777" w:rsidR="00425AEF" w:rsidRPr="00CE0D30" w:rsidRDefault="00425AEF" w:rsidP="00425AEF">
      <w:pPr>
        <w:jc w:val="center"/>
      </w:pPr>
    </w:p>
    <w:p w14:paraId="4A4B085E" w14:textId="77777777" w:rsidR="00425AEF" w:rsidRPr="00CE0D30" w:rsidRDefault="00425AEF" w:rsidP="00425AEF">
      <w:pPr>
        <w:jc w:val="center"/>
      </w:pPr>
    </w:p>
    <w:p w14:paraId="3B8CD358" w14:textId="77777777" w:rsidR="00425AEF" w:rsidRPr="00CE0D30" w:rsidRDefault="00425AEF" w:rsidP="00425AEF">
      <w:pPr>
        <w:jc w:val="center"/>
      </w:pPr>
    </w:p>
    <w:p w14:paraId="2494B59B" w14:textId="77777777" w:rsidR="00425AEF" w:rsidRPr="00CE0D30" w:rsidRDefault="00425AEF" w:rsidP="00425AEF">
      <w:pPr>
        <w:jc w:val="center"/>
      </w:pPr>
    </w:p>
    <w:p w14:paraId="7807BE97" w14:textId="77777777" w:rsidR="00425AEF" w:rsidRPr="00CE0D30" w:rsidRDefault="00425AEF" w:rsidP="00425AEF">
      <w:pPr>
        <w:jc w:val="center"/>
      </w:pPr>
      <w:r>
        <w:t>Ficha Catalográfica</w:t>
      </w:r>
    </w:p>
    <w:p w14:paraId="5C27AB67" w14:textId="77777777" w:rsidR="00425AEF" w:rsidRPr="00CE0D30" w:rsidRDefault="00425AEF" w:rsidP="00425AEF">
      <w:pPr>
        <w:jc w:val="center"/>
      </w:pPr>
      <w:r>
        <w:t>(</w:t>
      </w:r>
      <w:hyperlink r:id="rId9" w:history="1">
        <w:r>
          <w:rPr>
            <w:rStyle w:val="Hyperlink"/>
          </w:rPr>
          <w:t>https://www.bc.ufg.br/p/3398-ficha-catalografica</w:t>
        </w:r>
      </w:hyperlink>
      <w:r>
        <w:t>)</w:t>
      </w:r>
    </w:p>
    <w:p w14:paraId="78E774B1" w14:textId="77777777" w:rsidR="00425AEF" w:rsidRPr="00CE0D30" w:rsidRDefault="00425AEF" w:rsidP="00425AEF">
      <w:pPr>
        <w:jc w:val="center"/>
      </w:pPr>
    </w:p>
    <w:p w14:paraId="6274A82E" w14:textId="77777777" w:rsidR="00425AEF" w:rsidRPr="00CE0D30" w:rsidRDefault="00425AEF" w:rsidP="00425AEF">
      <w:pPr>
        <w:jc w:val="center"/>
      </w:pPr>
    </w:p>
    <w:p w14:paraId="3064CC8C" w14:textId="77777777" w:rsidR="00425AEF" w:rsidRPr="00CE0D30" w:rsidRDefault="00425AEF" w:rsidP="00425AEF">
      <w:pPr>
        <w:jc w:val="center"/>
      </w:pPr>
    </w:p>
    <w:p w14:paraId="2607D68D" w14:textId="77777777" w:rsidR="00425AEF" w:rsidRPr="00CE0D30" w:rsidRDefault="00425AEF" w:rsidP="00425AEF">
      <w:pPr>
        <w:jc w:val="center"/>
      </w:pPr>
    </w:p>
    <w:p w14:paraId="15BEA1D6" w14:textId="77777777" w:rsidR="00425AEF" w:rsidRPr="00CE0D30" w:rsidRDefault="00425AEF" w:rsidP="00425AEF">
      <w:pPr>
        <w:jc w:val="center"/>
      </w:pPr>
    </w:p>
    <w:p w14:paraId="4D535493" w14:textId="77777777" w:rsidR="00425AEF" w:rsidRPr="00CE0D30" w:rsidRDefault="00425AEF" w:rsidP="00425AEF">
      <w:pPr>
        <w:jc w:val="center"/>
      </w:pPr>
    </w:p>
    <w:p w14:paraId="10E07055" w14:textId="77777777" w:rsidR="00425AEF" w:rsidRPr="00CE0D30" w:rsidRDefault="00425AEF" w:rsidP="00425AEF">
      <w:pPr>
        <w:jc w:val="center"/>
      </w:pPr>
    </w:p>
    <w:p w14:paraId="0D423A0F" w14:textId="77777777" w:rsidR="00425AEF" w:rsidRPr="00CE0D30" w:rsidRDefault="00425AEF" w:rsidP="00425AEF">
      <w:pPr>
        <w:jc w:val="center"/>
      </w:pPr>
    </w:p>
    <w:p w14:paraId="40BA085F" w14:textId="77777777" w:rsidR="00425AEF" w:rsidRPr="00CE0D30" w:rsidRDefault="00425AEF" w:rsidP="00425AEF">
      <w:pPr>
        <w:jc w:val="center"/>
      </w:pPr>
    </w:p>
    <w:p w14:paraId="3BE003D2" w14:textId="77777777" w:rsidR="00425AEF" w:rsidRPr="00CE0D30" w:rsidRDefault="00425AEF" w:rsidP="00425AEF">
      <w:pPr>
        <w:jc w:val="center"/>
      </w:pPr>
    </w:p>
    <w:p w14:paraId="1BFF6AEE" w14:textId="77777777" w:rsidR="00425AEF" w:rsidRPr="00CE0D30" w:rsidRDefault="00425AEF" w:rsidP="00425AEF">
      <w:pPr>
        <w:jc w:val="center"/>
      </w:pPr>
    </w:p>
    <w:p w14:paraId="30B5E58F" w14:textId="77777777" w:rsidR="00425AEF" w:rsidRPr="00CE0D30" w:rsidRDefault="00425AEF" w:rsidP="00425AEF">
      <w:pPr>
        <w:jc w:val="center"/>
      </w:pPr>
    </w:p>
    <w:p w14:paraId="4D346229" w14:textId="77777777" w:rsidR="00425AEF" w:rsidRPr="00CE0D30" w:rsidRDefault="00425AEF" w:rsidP="00425AEF">
      <w:pPr>
        <w:jc w:val="center"/>
      </w:pPr>
    </w:p>
    <w:p w14:paraId="6DA6961C" w14:textId="77777777" w:rsidR="00425AEF" w:rsidRPr="00CE0D30" w:rsidRDefault="00425AEF" w:rsidP="00425AEF">
      <w:pPr>
        <w:jc w:val="center"/>
      </w:pPr>
    </w:p>
    <w:p w14:paraId="2AD99A7F" w14:textId="77777777" w:rsidR="00425AEF" w:rsidRPr="00CE0D30" w:rsidRDefault="00425AEF" w:rsidP="00425AEF">
      <w:pPr>
        <w:jc w:val="center"/>
      </w:pPr>
    </w:p>
    <w:p w14:paraId="7908CA62" w14:textId="77777777" w:rsidR="00425AEF" w:rsidRPr="00CE0D30" w:rsidRDefault="00425AEF" w:rsidP="00425AEF">
      <w:pPr>
        <w:jc w:val="center"/>
      </w:pPr>
    </w:p>
    <w:p w14:paraId="6149000B" w14:textId="77777777" w:rsidR="00425AEF" w:rsidRPr="00CE0D30" w:rsidRDefault="00425AEF" w:rsidP="00425AEF">
      <w:pPr>
        <w:jc w:val="center"/>
      </w:pPr>
    </w:p>
    <w:p w14:paraId="48939C4F" w14:textId="77777777" w:rsidR="00425AEF" w:rsidRPr="00CE0D30" w:rsidRDefault="00425AEF" w:rsidP="00425AEF">
      <w:pPr>
        <w:jc w:val="center"/>
      </w:pPr>
    </w:p>
    <w:p w14:paraId="61E05545" w14:textId="77777777" w:rsidR="00425AEF" w:rsidRPr="00CE0D30" w:rsidRDefault="00425AEF" w:rsidP="00425AEF">
      <w:pPr>
        <w:jc w:val="center"/>
      </w:pPr>
    </w:p>
    <w:p w14:paraId="76341859" w14:textId="77777777" w:rsidR="00425AEF" w:rsidRPr="00CE0D30" w:rsidRDefault="00425AEF" w:rsidP="00425AEF">
      <w:pPr>
        <w:jc w:val="center"/>
      </w:pPr>
    </w:p>
    <w:p w14:paraId="4796F7D5" w14:textId="77777777" w:rsidR="00425AEF" w:rsidRPr="00CE0D30" w:rsidRDefault="00425AEF" w:rsidP="00425AEF">
      <w:pPr>
        <w:jc w:val="center"/>
      </w:pPr>
    </w:p>
    <w:p w14:paraId="05AE76A2" w14:textId="77777777" w:rsidR="008A0506" w:rsidRDefault="008A0506">
      <w:r>
        <w:br w:type="page"/>
      </w:r>
    </w:p>
    <w:p w14:paraId="1109C693" w14:textId="77777777" w:rsidR="00425AEF" w:rsidRPr="00CE0D30" w:rsidRDefault="00425AEF" w:rsidP="00425AEF">
      <w:pPr>
        <w:jc w:val="center"/>
      </w:pPr>
      <w:r>
        <w:lastRenderedPageBreak/>
        <w:t>Ata de aprovação (assinada pela banca avaliadora via SEI)</w:t>
      </w:r>
    </w:p>
    <w:p w14:paraId="3F139ED7" w14:textId="77777777" w:rsidR="00425AEF" w:rsidRPr="00CE0D30" w:rsidRDefault="00425AEF" w:rsidP="00425AEF"/>
    <w:p w14:paraId="6EC162BD" w14:textId="77777777" w:rsidR="00425AEF" w:rsidRPr="00CE0D30" w:rsidRDefault="00425AEF" w:rsidP="00425AEF">
      <w:r>
        <w:br w:type="page"/>
      </w:r>
    </w:p>
    <w:p w14:paraId="0BF5D530" w14:textId="77777777" w:rsidR="00425AEF" w:rsidRPr="00170378" w:rsidRDefault="00425AEF" w:rsidP="00425AEF">
      <w:pPr>
        <w:jc w:val="center"/>
        <w:rPr>
          <w:b/>
        </w:rPr>
      </w:pPr>
      <w:r>
        <w:rPr>
          <w:b/>
        </w:rPr>
        <w:lastRenderedPageBreak/>
        <w:t>DEDICATÓRIA</w:t>
      </w:r>
    </w:p>
    <w:p w14:paraId="710054E5" w14:textId="77777777" w:rsidR="00425AEF" w:rsidRPr="00CE0D30" w:rsidRDefault="00425AEF" w:rsidP="00425AEF">
      <w:pPr>
        <w:jc w:val="center"/>
      </w:pPr>
      <w:r>
        <w:rPr>
          <w:highlight w:val="yellow"/>
        </w:rPr>
        <w:t>(Opcional)</w:t>
      </w:r>
    </w:p>
    <w:p w14:paraId="34C5D9D1" w14:textId="77777777" w:rsidR="00425AEF" w:rsidRDefault="00425AEF" w:rsidP="00425AEF"/>
    <w:p w14:paraId="2541EDE3" w14:textId="77777777" w:rsidR="00425AEF" w:rsidRPr="00CE0D30" w:rsidRDefault="00425AEF" w:rsidP="00425AEF">
      <w:r>
        <w:t>Dedico este trabalho a todos os meu familiares e amigos, que me apoiaram nessa longa caminhada até a formação.</w:t>
      </w:r>
    </w:p>
    <w:p w14:paraId="6D4FD176" w14:textId="77777777" w:rsidR="00425AEF" w:rsidRPr="00CE0D30" w:rsidRDefault="00425AEF" w:rsidP="00425AEF">
      <w:r>
        <w:br w:type="page"/>
      </w:r>
    </w:p>
    <w:p w14:paraId="2A239E52" w14:textId="77777777" w:rsidR="00425AEF" w:rsidRPr="00170378" w:rsidRDefault="00425AEF" w:rsidP="00425AEF">
      <w:pPr>
        <w:jc w:val="center"/>
        <w:rPr>
          <w:b/>
        </w:rPr>
      </w:pPr>
      <w:r>
        <w:rPr>
          <w:b/>
        </w:rPr>
        <w:lastRenderedPageBreak/>
        <w:t>AGRADECIMENTOS</w:t>
      </w:r>
    </w:p>
    <w:p w14:paraId="337D6C68" w14:textId="77777777" w:rsidR="00425AEF" w:rsidRPr="00CE0D30" w:rsidRDefault="00425AEF" w:rsidP="00425AEF">
      <w:pPr>
        <w:jc w:val="center"/>
      </w:pPr>
      <w:r>
        <w:rPr>
          <w:highlight w:val="yellow"/>
        </w:rPr>
        <w:t>(Opcional)</w:t>
      </w:r>
    </w:p>
    <w:p w14:paraId="6DB4A998" w14:textId="77777777" w:rsidR="00425AEF" w:rsidRPr="00CE0D30" w:rsidRDefault="00425AEF" w:rsidP="00425AEF"/>
    <w:p w14:paraId="46DB27ED" w14:textId="77777777" w:rsidR="00425AEF" w:rsidRPr="00CE0D30" w:rsidRDefault="00425AEF" w:rsidP="00425AEF">
      <w:r>
        <w:br w:type="page"/>
      </w:r>
    </w:p>
    <w:p w14:paraId="609784BD" w14:textId="77777777" w:rsidR="00425AEF" w:rsidRPr="00170378" w:rsidRDefault="00425AEF" w:rsidP="00425AEF">
      <w:pPr>
        <w:jc w:val="center"/>
        <w:rPr>
          <w:b/>
        </w:rPr>
      </w:pPr>
      <w:r>
        <w:rPr>
          <w:b/>
        </w:rPr>
        <w:lastRenderedPageBreak/>
        <w:t>EPÍGRAFE</w:t>
      </w:r>
    </w:p>
    <w:p w14:paraId="2FCC381A" w14:textId="77777777" w:rsidR="00425AEF" w:rsidRPr="00CE0D30" w:rsidRDefault="00425AEF" w:rsidP="00425AEF">
      <w:pPr>
        <w:jc w:val="center"/>
      </w:pPr>
    </w:p>
    <w:p w14:paraId="4891176F" w14:textId="77777777" w:rsidR="00425AEF" w:rsidRPr="00CE0D30" w:rsidRDefault="00425AEF" w:rsidP="00425AEF"/>
    <w:p w14:paraId="013CDCF0" w14:textId="77777777" w:rsidR="00425AEF" w:rsidRPr="00CE0D30" w:rsidRDefault="00425AEF" w:rsidP="00425AEF"/>
    <w:p w14:paraId="16F48DF9" w14:textId="77777777" w:rsidR="00425AEF" w:rsidRPr="00CE0D30" w:rsidRDefault="00425AEF" w:rsidP="00425AEF"/>
    <w:p w14:paraId="3EF7586F" w14:textId="77777777" w:rsidR="00425AEF" w:rsidRDefault="00425AEF" w:rsidP="00425AEF"/>
    <w:p w14:paraId="32086A89" w14:textId="77777777" w:rsidR="00425AEF" w:rsidRDefault="00425AEF" w:rsidP="00425AEF"/>
    <w:p w14:paraId="07EBE197" w14:textId="77777777" w:rsidR="00425AEF" w:rsidRDefault="00425AEF" w:rsidP="00425AEF"/>
    <w:p w14:paraId="7F3A0CD5" w14:textId="77777777" w:rsidR="00425AEF" w:rsidRDefault="00425AEF" w:rsidP="00425AEF"/>
    <w:p w14:paraId="710B434F" w14:textId="77777777" w:rsidR="00425AEF" w:rsidRDefault="00425AEF" w:rsidP="00425AEF"/>
    <w:p w14:paraId="58221852" w14:textId="77777777" w:rsidR="00425AEF" w:rsidRDefault="00425AEF" w:rsidP="00425AEF"/>
    <w:p w14:paraId="2F0BEDE9" w14:textId="77777777" w:rsidR="00425AEF" w:rsidRDefault="00425AEF" w:rsidP="00425AEF"/>
    <w:p w14:paraId="77B2E19A" w14:textId="77777777" w:rsidR="00425AEF" w:rsidRDefault="00425AEF" w:rsidP="00425AEF"/>
    <w:p w14:paraId="2485C89C" w14:textId="77777777" w:rsidR="00425AEF" w:rsidRDefault="00425AEF" w:rsidP="00425AEF"/>
    <w:p w14:paraId="3B6DBF4C" w14:textId="77777777" w:rsidR="00425AEF" w:rsidRDefault="00425AEF" w:rsidP="00425AEF"/>
    <w:p w14:paraId="7C508A0B" w14:textId="77777777" w:rsidR="00425AEF" w:rsidRDefault="00425AEF" w:rsidP="00425AEF"/>
    <w:p w14:paraId="38CCB41E" w14:textId="77777777" w:rsidR="00425AEF" w:rsidRDefault="00425AEF" w:rsidP="00425AEF"/>
    <w:p w14:paraId="2026C0F0" w14:textId="77777777" w:rsidR="00425AEF" w:rsidRDefault="00425AEF" w:rsidP="00425AEF"/>
    <w:p w14:paraId="09C46918" w14:textId="77777777" w:rsidR="00425AEF" w:rsidRDefault="00425AEF" w:rsidP="00425AEF"/>
    <w:p w14:paraId="4F007025" w14:textId="77777777" w:rsidR="00425AEF" w:rsidRDefault="00425AEF" w:rsidP="00425AEF"/>
    <w:p w14:paraId="5EDB1EA5" w14:textId="77777777" w:rsidR="00425AEF" w:rsidRDefault="00425AEF" w:rsidP="00425AEF"/>
    <w:p w14:paraId="17338CAA" w14:textId="77777777" w:rsidR="00425AEF" w:rsidRDefault="00425AEF" w:rsidP="00425AEF"/>
    <w:p w14:paraId="2FA81EBD" w14:textId="77777777" w:rsidR="00425AEF" w:rsidRDefault="00425AEF" w:rsidP="00425AEF"/>
    <w:p w14:paraId="5FB00F5A" w14:textId="77777777" w:rsidR="00425AEF" w:rsidRDefault="00425AEF" w:rsidP="00425AEF"/>
    <w:p w14:paraId="0049CF9C" w14:textId="77777777" w:rsidR="00425AEF" w:rsidRDefault="00425AEF" w:rsidP="00425AEF"/>
    <w:p w14:paraId="2AAE33F8" w14:textId="77777777" w:rsidR="00425AEF" w:rsidRDefault="00425AEF" w:rsidP="00425AEF"/>
    <w:p w14:paraId="780C6F95" w14:textId="77777777" w:rsidR="00425AEF" w:rsidRDefault="00425AEF" w:rsidP="00425AEF"/>
    <w:p w14:paraId="1021A217" w14:textId="77777777" w:rsidR="00425AEF" w:rsidRDefault="00425AEF" w:rsidP="00425AEF"/>
    <w:p w14:paraId="755402AD" w14:textId="77777777" w:rsidR="00425AEF" w:rsidRDefault="00425AEF" w:rsidP="00425AEF"/>
    <w:p w14:paraId="32F79B23" w14:textId="77777777" w:rsidR="00425AEF" w:rsidRDefault="00425AEF" w:rsidP="00425AEF"/>
    <w:p w14:paraId="600763F5" w14:textId="77777777" w:rsidR="00425AEF" w:rsidRDefault="00425AEF" w:rsidP="00425AEF"/>
    <w:p w14:paraId="16928A78" w14:textId="77777777" w:rsidR="00425AEF" w:rsidRDefault="00425AEF" w:rsidP="00425AEF"/>
    <w:p w14:paraId="0ED6D69E" w14:textId="77777777" w:rsidR="00425AEF" w:rsidRDefault="00425AEF" w:rsidP="00425AEF"/>
    <w:p w14:paraId="62F427A4" w14:textId="77777777" w:rsidR="00425AEF" w:rsidRDefault="00425AEF" w:rsidP="00425AEF"/>
    <w:p w14:paraId="4BA199EA" w14:textId="77777777" w:rsidR="00425AEF" w:rsidRDefault="00425AEF" w:rsidP="00425AEF"/>
    <w:p w14:paraId="119A8FF6" w14:textId="77777777" w:rsidR="00425AEF" w:rsidRDefault="00425AEF" w:rsidP="00425AEF"/>
    <w:p w14:paraId="71917DB2" w14:textId="77777777" w:rsidR="00425AEF" w:rsidRDefault="00425AEF" w:rsidP="00425AEF"/>
    <w:p w14:paraId="759011BE" w14:textId="77777777" w:rsidR="00425AEF" w:rsidRDefault="00425AEF" w:rsidP="00425AEF"/>
    <w:p w14:paraId="33059E6F" w14:textId="77777777" w:rsidR="00425AEF" w:rsidRDefault="00425AEF" w:rsidP="00425AEF"/>
    <w:p w14:paraId="799BDE44" w14:textId="77777777" w:rsidR="00425AEF" w:rsidRDefault="00425AEF" w:rsidP="00425AEF"/>
    <w:p w14:paraId="6BAABDA7" w14:textId="77777777" w:rsidR="00425AEF" w:rsidRDefault="00425AEF" w:rsidP="00425AEF"/>
    <w:p w14:paraId="103A9FB0" w14:textId="77777777" w:rsidR="00425AEF" w:rsidRDefault="00425AEF" w:rsidP="00425AEF"/>
    <w:p w14:paraId="340CEBB2" w14:textId="77777777" w:rsidR="00425AEF" w:rsidRDefault="00425AEF" w:rsidP="00425AEF"/>
    <w:p w14:paraId="6EBACD73" w14:textId="77777777" w:rsidR="00425AEF" w:rsidRPr="00CE0D30" w:rsidRDefault="00425AEF" w:rsidP="00425AEF"/>
    <w:p w14:paraId="0F68A10D" w14:textId="77777777" w:rsidR="00425AEF" w:rsidRPr="00CE0D30" w:rsidRDefault="00425AEF" w:rsidP="00425AEF"/>
    <w:p w14:paraId="3BF73555"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15C5CDE8" w14:textId="77777777" w:rsidR="00425AEF" w:rsidRPr="002C618F" w:rsidRDefault="00425AEF" w:rsidP="00425AEF">
      <w:pPr>
        <w:ind w:left="2268"/>
        <w:jc w:val="right"/>
      </w:pPr>
      <w:proofErr w:type="gramStart"/>
      <w:r>
        <w:t>( Jim</w:t>
      </w:r>
      <w:proofErr w:type="gramEnd"/>
      <w:r>
        <w:t xml:space="preserve"> Simons – Criador da Análise Quantitativa)</w:t>
      </w:r>
    </w:p>
    <w:p w14:paraId="6078F075" w14:textId="77777777" w:rsidR="00425AEF" w:rsidRPr="00CE0D30" w:rsidRDefault="00425AEF" w:rsidP="00425AEF">
      <w:r>
        <w:br w:type="page"/>
      </w:r>
    </w:p>
    <w:p w14:paraId="1AAD94AB" w14:textId="77777777" w:rsidR="00425AEF" w:rsidRPr="008E089F" w:rsidRDefault="00425AEF" w:rsidP="00425AEF">
      <w:pPr>
        <w:jc w:val="center"/>
        <w:rPr>
          <w:b/>
          <w:sz w:val="28"/>
        </w:rPr>
      </w:pPr>
      <w:r>
        <w:rPr>
          <w:b/>
          <w:sz w:val="28"/>
        </w:rPr>
        <w:lastRenderedPageBreak/>
        <w:t>RESUMO</w:t>
      </w:r>
    </w:p>
    <w:p w14:paraId="102D27A2" w14:textId="77777777" w:rsidR="00425AEF" w:rsidRPr="00CE0D30" w:rsidRDefault="00425AEF" w:rsidP="00425AEF">
      <w:pPr>
        <w:jc w:val="both"/>
      </w:pPr>
    </w:p>
    <w:p w14:paraId="2F563E94" w14:textId="77777777" w:rsidR="00425AEF" w:rsidRPr="00EB1731" w:rsidRDefault="00425AEF" w:rsidP="00425AEF">
      <w:pPr>
        <w:jc w:val="both"/>
        <w:rPr>
          <w:spacing w:val="-2"/>
          <w:sz w:val="24"/>
          <w:szCs w:val="24"/>
          <w:lang w:val="pt-BR"/>
        </w:rPr>
      </w:pPr>
      <w:r>
        <w:rPr>
          <w:spacing w:val="-2"/>
          <w:sz w:val="24"/>
          <w:szCs w:val="24"/>
          <w:lang w:val="pt-BR"/>
        </w:rPr>
        <w:t>O presente estudo avalia o desempenho de carteiras de investimento no mercado acionário brasileiro, fundamentado na evolução da Teoria Moderna do Portfólio (MPT) para a Teoria Pós-Moderna (PMPT) e o modelo de Black-</w:t>
      </w:r>
      <w:proofErr w:type="spellStart"/>
      <w:r>
        <w:rPr>
          <w:spacing w:val="-2"/>
          <w:sz w:val="24"/>
          <w:szCs w:val="24"/>
          <w:lang w:val="pt-BR"/>
        </w:rPr>
        <w:t>Litterman</w:t>
      </w:r>
      <w:proofErr w:type="spellEnd"/>
      <w:r>
        <w:rPr>
          <w:spacing w:val="-2"/>
          <w:sz w:val="24"/>
          <w:szCs w:val="24"/>
          <w:lang w:val="pt-BR"/>
        </w:rPr>
        <w:t xml:space="preserve"> (BL). A pesquisa analisa o impacto da variação nas metodologias de estimação de retornos esperados (</w:t>
      </w:r>
      <w:r>
        <w:rPr>
          <w:i/>
          <w:iCs/>
          <w:spacing w:val="-2"/>
          <w:sz w:val="24"/>
          <w:szCs w:val="24"/>
          <w:lang w:val="pt-BR"/>
        </w:rPr>
        <w:t>inputs</w:t>
      </w:r>
      <w:r>
        <w:rPr>
          <w:spacing w:val="-2"/>
          <w:sz w:val="24"/>
          <w:szCs w:val="24"/>
          <w:lang w:val="pt-BR"/>
        </w:rPr>
        <w:t>) — utilizando média histórica e redes neurais LSTM para geração de visões no modelo Black-</w:t>
      </w:r>
      <w:proofErr w:type="spellStart"/>
      <w:r>
        <w:rPr>
          <w:spacing w:val="-2"/>
          <w:sz w:val="24"/>
          <w:szCs w:val="24"/>
          <w:lang w:val="pt-BR"/>
        </w:rPr>
        <w:t>Litterman</w:t>
      </w:r>
      <w:proofErr w:type="spellEnd"/>
      <w:r>
        <w:rPr>
          <w:spacing w:val="-2"/>
          <w:sz w:val="24"/>
          <w:szCs w:val="24"/>
          <w:lang w:val="pt-BR"/>
        </w:rPr>
        <w:t xml:space="preserve"> — combinadas a diferentes algoritmos de otimização: Média-Variância, Mínima Variância Global, Maximização do Índice de </w:t>
      </w:r>
      <w:proofErr w:type="spellStart"/>
      <w:r>
        <w:rPr>
          <w:spacing w:val="-2"/>
          <w:sz w:val="24"/>
          <w:szCs w:val="24"/>
          <w:lang w:val="pt-BR"/>
        </w:rPr>
        <w:t>Sortino</w:t>
      </w:r>
      <w:proofErr w:type="spellEnd"/>
      <w:r>
        <w:rPr>
          <w:spacing w:val="-2"/>
          <w:sz w:val="24"/>
          <w:szCs w:val="24"/>
          <w:lang w:val="pt-BR"/>
        </w:rPr>
        <w:t xml:space="preserve"> e Minimização do </w:t>
      </w:r>
      <w:proofErr w:type="spellStart"/>
      <w:r>
        <w:rPr>
          <w:i/>
          <w:iCs/>
          <w:spacing w:val="-2"/>
          <w:sz w:val="24"/>
          <w:szCs w:val="24"/>
          <w:lang w:val="pt-BR"/>
        </w:rPr>
        <w:t>Conditional</w:t>
      </w:r>
      <w:proofErr w:type="spellEnd"/>
      <w:r>
        <w:rPr>
          <w:i/>
          <w:iCs/>
          <w:spacing w:val="-2"/>
          <w:sz w:val="24"/>
          <w:szCs w:val="24"/>
          <w:lang w:val="pt-BR"/>
        </w:rPr>
        <w:t xml:space="preserve"> </w:t>
      </w:r>
      <w:proofErr w:type="spellStart"/>
      <w:r>
        <w:rPr>
          <w:i/>
          <w:iCs/>
          <w:spacing w:val="-2"/>
          <w:sz w:val="24"/>
          <w:szCs w:val="24"/>
          <w:lang w:val="pt-BR"/>
        </w:rPr>
        <w:t>Value</w:t>
      </w:r>
      <w:proofErr w:type="spellEnd"/>
      <w:r>
        <w:rPr>
          <w:i/>
          <w:iCs/>
          <w:spacing w:val="-2"/>
          <w:sz w:val="24"/>
          <w:szCs w:val="24"/>
          <w:lang w:val="pt-BR"/>
        </w:rPr>
        <w:t xml:space="preserve"> </w:t>
      </w:r>
      <w:proofErr w:type="spellStart"/>
      <w:r>
        <w:rPr>
          <w:i/>
          <w:iCs/>
          <w:spacing w:val="-2"/>
          <w:sz w:val="24"/>
          <w:szCs w:val="24"/>
          <w:lang w:val="pt-BR"/>
        </w:rPr>
        <w:t>at</w:t>
      </w:r>
      <w:proofErr w:type="spellEnd"/>
      <w:r>
        <w:rPr>
          <w:i/>
          <w:iCs/>
          <w:spacing w:val="-2"/>
          <w:sz w:val="24"/>
          <w:szCs w:val="24"/>
          <w:lang w:val="pt-BR"/>
        </w:rPr>
        <w:t xml:space="preserve"> Risk</w:t>
      </w:r>
      <w:r>
        <w:rPr>
          <w:spacing w:val="-2"/>
          <w:sz w:val="24"/>
          <w:szCs w:val="24"/>
          <w:lang w:val="pt-BR"/>
        </w:rPr>
        <w:t xml:space="preserve"> (</w:t>
      </w:r>
      <w:proofErr w:type="spellStart"/>
      <w:r>
        <w:rPr>
          <w:spacing w:val="-2"/>
          <w:sz w:val="24"/>
          <w:szCs w:val="24"/>
          <w:lang w:val="pt-BR"/>
        </w:rPr>
        <w:t>CVaR</w:t>
      </w:r>
      <w:proofErr w:type="spellEnd"/>
      <w:r>
        <w:rPr>
          <w:spacing w:val="-2"/>
          <w:sz w:val="24"/>
          <w:szCs w:val="24"/>
          <w:lang w:val="pt-BR"/>
        </w:rPr>
        <w:t>). Adicionalmente, aplica-se o modelo Black-</w:t>
      </w:r>
      <w:proofErr w:type="spellStart"/>
      <w:r>
        <w:rPr>
          <w:spacing w:val="-2"/>
          <w:sz w:val="24"/>
          <w:szCs w:val="24"/>
          <w:lang w:val="pt-BR"/>
        </w:rPr>
        <w:t>Litterman</w:t>
      </w:r>
      <w:proofErr w:type="spellEnd"/>
      <w:r>
        <w:rPr>
          <w:spacing w:val="-2"/>
          <w:sz w:val="24"/>
          <w:szCs w:val="24"/>
          <w:lang w:val="pt-BR"/>
        </w:rPr>
        <w:t xml:space="preserve"> integrando visões de mercado baseadas em séries temporais e </w:t>
      </w:r>
      <w:r>
        <w:rPr>
          <w:i/>
          <w:iCs/>
          <w:spacing w:val="-2"/>
          <w:sz w:val="24"/>
          <w:szCs w:val="24"/>
          <w:lang w:val="pt-BR"/>
        </w:rPr>
        <w:t>Machine Learning</w:t>
      </w:r>
      <w:r>
        <w:rPr>
          <w:spacing w:val="-2"/>
          <w:sz w:val="24"/>
          <w:szCs w:val="24"/>
          <w:lang w:val="pt-BR"/>
        </w:rPr>
        <w:t xml:space="preserve">. O desempenho das carteiras é confrontado com os </w:t>
      </w:r>
      <w:r>
        <w:rPr>
          <w:i/>
          <w:iCs/>
          <w:spacing w:val="-2"/>
          <w:sz w:val="24"/>
          <w:szCs w:val="24"/>
          <w:lang w:val="pt-BR"/>
        </w:rPr>
        <w:t>benchmarks</w:t>
      </w:r>
      <w:r>
        <w:rPr>
          <w:spacing w:val="-2"/>
          <w:sz w:val="24"/>
          <w:szCs w:val="24"/>
          <w:lang w:val="pt-BR"/>
        </w:rPr>
        <w:t xml:space="preserve"> IBOVESPA e CDI no período de janeiro de 2010 a dezembro de 2025, buscando identificar estratégias de alocação de ativos que ofereçam relações risco-retorno superiores e mais robustas às especificidades do mercado local.</w:t>
      </w:r>
    </w:p>
    <w:p w14:paraId="1AAB8D9B" w14:textId="77777777" w:rsidR="00425AEF" w:rsidRPr="00EB1731" w:rsidRDefault="00425AEF" w:rsidP="00425AEF">
      <w:pPr>
        <w:jc w:val="both"/>
        <w:rPr>
          <w:b/>
          <w:bCs/>
          <w:spacing w:val="-2"/>
        </w:rPr>
      </w:pPr>
    </w:p>
    <w:p w14:paraId="426444FB" w14:textId="77777777" w:rsidR="00425AEF" w:rsidRPr="008A0506" w:rsidRDefault="00425AEF" w:rsidP="008E089F">
      <w:pPr>
        <w:jc w:val="both"/>
        <w:rPr>
          <w:lang w:val="en-US"/>
        </w:rPr>
      </w:pPr>
      <w:r>
        <w:rPr>
          <w:b/>
          <w:bCs/>
          <w:spacing w:val="-2"/>
          <w:sz w:val="24"/>
          <w:szCs w:val="24"/>
          <w:lang w:val="pt-BR"/>
        </w:rPr>
        <w:t>Palavras-chave:</w:t>
      </w:r>
      <w:r>
        <w:rPr>
          <w:spacing w:val="-2"/>
          <w:sz w:val="24"/>
          <w:szCs w:val="24"/>
          <w:lang w:val="pt-BR"/>
        </w:rPr>
        <w:t xml:space="preserve"> Otimização de Portfólio. </w:t>
      </w:r>
      <w:r>
        <w:rPr>
          <w:spacing w:val="-2"/>
          <w:sz w:val="24"/>
          <w:szCs w:val="24"/>
          <w:lang w:val="en-US"/>
        </w:rPr>
        <w:t>Black-</w:t>
      </w:r>
      <w:proofErr w:type="spellStart"/>
      <w:r>
        <w:rPr>
          <w:spacing w:val="-2"/>
          <w:sz w:val="24"/>
          <w:szCs w:val="24"/>
          <w:lang w:val="en-US"/>
        </w:rPr>
        <w:t>Litterman</w:t>
      </w:r>
      <w:proofErr w:type="spellEnd"/>
      <w:r>
        <w:rPr>
          <w:spacing w:val="-2"/>
          <w:sz w:val="24"/>
          <w:szCs w:val="24"/>
          <w:lang w:val="en-US"/>
        </w:rPr>
        <w:t xml:space="preserve">. Machine Learning. </w:t>
      </w:r>
      <w:proofErr w:type="spellStart"/>
      <w:r>
        <w:rPr>
          <w:spacing w:val="-2"/>
          <w:sz w:val="24"/>
          <w:szCs w:val="24"/>
          <w:lang w:val="en-US"/>
        </w:rPr>
        <w:t>CVaR</w:t>
      </w:r>
      <w:proofErr w:type="spellEnd"/>
      <w:r>
        <w:rPr>
          <w:spacing w:val="-2"/>
          <w:sz w:val="24"/>
          <w:szCs w:val="24"/>
          <w:lang w:val="en-US"/>
        </w:rPr>
        <w:t xml:space="preserve">. Mercado </w:t>
      </w:r>
      <w:proofErr w:type="spellStart"/>
      <w:r>
        <w:rPr>
          <w:spacing w:val="-2"/>
          <w:sz w:val="24"/>
          <w:szCs w:val="24"/>
          <w:lang w:val="en-US"/>
        </w:rPr>
        <w:t>Brasileiro</w:t>
      </w:r>
      <w:proofErr w:type="spellEnd"/>
      <w:r>
        <w:rPr>
          <w:spacing w:val="-2"/>
          <w:sz w:val="24"/>
          <w:szCs w:val="24"/>
          <w:lang w:val="en-US"/>
        </w:rPr>
        <w:t>.</w:t>
      </w:r>
      <w:r>
        <w:rPr>
          <w:lang w:val="en-US"/>
        </w:rPr>
        <w:br w:type="page"/>
      </w:r>
    </w:p>
    <w:p w14:paraId="1BB72A93" w14:textId="77777777" w:rsidR="00425AEF" w:rsidRPr="008E089F" w:rsidRDefault="00425AEF" w:rsidP="008E089F">
      <w:pPr>
        <w:pStyle w:val="Ttulo7"/>
        <w:jc w:val="center"/>
        <w:rPr>
          <w:rFonts w:ascii="Times New Roman" w:hAnsi="Times New Roman" w:cs="Times New Roman"/>
          <w:b/>
          <w:i w:val="0"/>
          <w:sz w:val="28"/>
          <w:szCs w:val="24"/>
          <w:lang w:val="en-US"/>
        </w:rPr>
      </w:pPr>
      <w:r>
        <w:rPr>
          <w:rFonts w:ascii="Times New Roman" w:hAnsi="Times New Roman" w:cs="Times New Roman"/>
          <w:b/>
          <w:i w:val="0"/>
          <w:sz w:val="28"/>
          <w:szCs w:val="24"/>
          <w:lang w:val="en-US"/>
        </w:rPr>
        <w:lastRenderedPageBreak/>
        <w:t>ABSTRACT</w:t>
      </w:r>
    </w:p>
    <w:p w14:paraId="5CE917A0" w14:textId="77777777" w:rsidR="008E089F" w:rsidRDefault="008E089F" w:rsidP="00425AEF">
      <w:pPr>
        <w:rPr>
          <w:lang w:val="en-US"/>
        </w:rPr>
      </w:pPr>
    </w:p>
    <w:p w14:paraId="753C473D" w14:textId="77777777" w:rsidR="00425AEF" w:rsidRPr="008A0506" w:rsidRDefault="008E089F" w:rsidP="00425AEF">
      <w:pPr>
        <w:rPr>
          <w:lang w:val="en-US"/>
        </w:rPr>
      </w:pPr>
      <w:r>
        <w:rPr>
          <w:lang w:val="en-US"/>
        </w:rPr>
        <w:t>This study evaluates the performance of investment portfolios in the Brazilian stock market, based on the evolution from Modern Portfolio Theory (MPT) to Post-Modern Portfolio Theory (PMPT) and the Black-</w:t>
      </w:r>
      <w:proofErr w:type="spellStart"/>
      <w:r>
        <w:rPr>
          <w:lang w:val="en-US"/>
        </w:rPr>
        <w:t>Litterman</w:t>
      </w:r>
      <w:proofErr w:type="spellEnd"/>
      <w:r>
        <w:rPr>
          <w:lang w:val="en-US"/>
        </w:rPr>
        <w:t xml:space="preserve"> (BL) model. The research analyzes the impact of variation in the methodologies for estimating expected returns (inputs) — using historical averages and LSTM neural networks to generate views in the Black-</w:t>
      </w:r>
      <w:proofErr w:type="spellStart"/>
      <w:r>
        <w:rPr>
          <w:lang w:val="en-US"/>
        </w:rPr>
        <w:t>Litterman</w:t>
      </w:r>
      <w:proofErr w:type="spellEnd"/>
      <w:r>
        <w:rPr>
          <w:lang w:val="en-US"/>
        </w:rPr>
        <w:t xml:space="preserve"> model — combined with different optimization algorithms: Mean-Variance, Minimum Global Variance, </w:t>
      </w:r>
      <w:proofErr w:type="spellStart"/>
      <w:r>
        <w:rPr>
          <w:lang w:val="en-US"/>
        </w:rPr>
        <w:t>Sortino</w:t>
      </w:r>
      <w:proofErr w:type="spellEnd"/>
      <w:r>
        <w:rPr>
          <w:lang w:val="en-US"/>
        </w:rPr>
        <w:t xml:space="preserve"> Ratio Maximization, and Conditional Value at Risk (</w:t>
      </w:r>
      <w:proofErr w:type="spellStart"/>
      <w:r>
        <w:rPr>
          <w:lang w:val="en-US"/>
        </w:rPr>
        <w:t>CVaR</w:t>
      </w:r>
      <w:proofErr w:type="spellEnd"/>
      <w:r>
        <w:rPr>
          <w:lang w:val="en-US"/>
        </w:rPr>
        <w:t>) Minimization. Additionally, the Black-</w:t>
      </w:r>
      <w:proofErr w:type="spellStart"/>
      <w:r>
        <w:rPr>
          <w:lang w:val="en-US"/>
        </w:rPr>
        <w:t>Litterman</w:t>
      </w:r>
      <w:proofErr w:type="spellEnd"/>
      <w:r>
        <w:rPr>
          <w:lang w:val="en-US"/>
        </w:rPr>
        <w:t xml:space="preserve"> model is applied integrating market views based on time series and Machine Learning.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t>
      </w:r>
    </w:p>
    <w:p w14:paraId="2485E181" w14:textId="77777777" w:rsidR="008E089F" w:rsidRDefault="008E089F" w:rsidP="00425AEF">
      <w:pPr>
        <w:rPr>
          <w:b/>
          <w:lang w:val="en-US"/>
        </w:rPr>
      </w:pPr>
    </w:p>
    <w:p w14:paraId="3F28CC88" w14:textId="77777777" w:rsidR="00425AEF" w:rsidRPr="008A0506" w:rsidRDefault="00425AEF" w:rsidP="00425AEF">
      <w:pPr>
        <w:rPr>
          <w:lang w:val="en-US"/>
        </w:rPr>
      </w:pPr>
      <w:r>
        <w:rPr>
          <w:b/>
          <w:lang w:val="en-US"/>
        </w:rPr>
        <w:t>Keywords</w:t>
      </w:r>
      <w:r>
        <w:rPr>
          <w:lang w:val="en-US"/>
        </w:rPr>
        <w:t>: Portfolio Optimization. Black-</w:t>
      </w:r>
      <w:proofErr w:type="spellStart"/>
      <w:r>
        <w:rPr>
          <w:lang w:val="en-US"/>
        </w:rPr>
        <w:t>Litterman</w:t>
      </w:r>
      <w:proofErr w:type="spellEnd"/>
      <w:r>
        <w:rPr>
          <w:lang w:val="en-US"/>
        </w:rPr>
        <w:t xml:space="preserve">. Machine Learning. </w:t>
      </w:r>
      <w:proofErr w:type="spellStart"/>
      <w:r>
        <w:rPr>
          <w:lang w:val="en-US"/>
        </w:rPr>
        <w:t>CVaR</w:t>
      </w:r>
      <w:proofErr w:type="spellEnd"/>
      <w:r>
        <w:rPr>
          <w:lang w:val="en-US"/>
        </w:rPr>
        <w:t>. Brazilian Market.</w:t>
      </w:r>
      <w:r>
        <w:rPr>
          <w:lang w:val="en-US"/>
        </w:rPr>
        <w:br w:type="page"/>
      </w:r>
    </w:p>
    <w:p w14:paraId="1B3B5FDD" w14:textId="77777777" w:rsidR="00425AEF" w:rsidRPr="00CE0D30" w:rsidRDefault="00425AEF" w:rsidP="00425AEF">
      <w:pPr>
        <w:pStyle w:val="Ttulo7"/>
        <w:rPr>
          <w:rFonts w:cs="Times New Roman"/>
          <w:b/>
          <w:szCs w:val="24"/>
        </w:rPr>
      </w:pPr>
      <w:r>
        <w:rPr>
          <w:rFonts w:cs="Times New Roman"/>
          <w:szCs w:val="24"/>
        </w:rPr>
        <w:lastRenderedPageBreak/>
        <w:t>LISTA DE FIGURAS (se houver)</w:t>
      </w:r>
    </w:p>
    <w:p w14:paraId="4FD96EAF" w14:textId="77777777" w:rsidR="00425AEF" w:rsidRPr="00CE0D30" w:rsidRDefault="00425AEF" w:rsidP="00425AEF">
      <w:r>
        <w:br w:type="page"/>
      </w:r>
    </w:p>
    <w:p w14:paraId="637821C3" w14:textId="77777777" w:rsidR="00425AEF" w:rsidRPr="00CE0D30" w:rsidRDefault="00425AEF" w:rsidP="00425AEF">
      <w:pPr>
        <w:pStyle w:val="Ttulo7"/>
        <w:rPr>
          <w:rFonts w:cs="Times New Roman"/>
          <w:b/>
          <w:szCs w:val="24"/>
        </w:rPr>
      </w:pPr>
      <w:r>
        <w:rPr>
          <w:rFonts w:cs="Times New Roman"/>
          <w:szCs w:val="24"/>
        </w:rPr>
        <w:lastRenderedPageBreak/>
        <w:t>LISTA DE QUADROS (se houver)</w:t>
      </w:r>
    </w:p>
    <w:p w14:paraId="12B42F27" w14:textId="77777777" w:rsidR="00425AEF" w:rsidRPr="00CE0D30" w:rsidRDefault="00425AEF" w:rsidP="00425AEF">
      <w:r>
        <w:br w:type="page"/>
      </w:r>
    </w:p>
    <w:p w14:paraId="2581A191"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79200C91" w14:textId="77777777" w:rsidR="008E089F" w:rsidRDefault="008E089F" w:rsidP="00425AEF"/>
    <w:p w14:paraId="5D8F0F29" w14:textId="77777777" w:rsidR="008E089F" w:rsidRDefault="008E089F" w:rsidP="00425AEF"/>
    <w:p w14:paraId="1F64CE2F" w14:textId="2F586654" w:rsidR="00B050DB" w:rsidRDefault="008E089F">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fldChar w:fldCharType="begin"/>
      </w:r>
      <w:r>
        <w:instrText xml:space="preserve"> TOC \c "Tabela" </w:instrText>
      </w:r>
      <w:r>
        <w:fldChar w:fldCharType="separate"/>
      </w:r>
      <w:r w:rsidR="00B050DB" w:rsidRPr="0081472E">
        <w:rPr>
          <w:noProof/>
        </w:rPr>
        <w:t>Tabela 1 - Comparação entre Capital Market Line (CML) e Security Market Line</w:t>
      </w:r>
      <w:r w:rsidR="00B050DB">
        <w:rPr>
          <w:noProof/>
        </w:rPr>
        <w:tab/>
      </w:r>
      <w:r w:rsidR="00B050DB">
        <w:rPr>
          <w:noProof/>
        </w:rPr>
        <w:fldChar w:fldCharType="begin"/>
      </w:r>
      <w:r w:rsidR="00B050DB">
        <w:rPr>
          <w:noProof/>
        </w:rPr>
        <w:instrText xml:space="preserve"> PAGEREF _Toc231447940 \h </w:instrText>
      </w:r>
      <w:r w:rsidR="00B050DB">
        <w:rPr>
          <w:noProof/>
        </w:rPr>
      </w:r>
      <w:r w:rsidR="00B050DB">
        <w:rPr>
          <w:noProof/>
        </w:rPr>
        <w:fldChar w:fldCharType="separate"/>
      </w:r>
      <w:r w:rsidR="00B050DB">
        <w:rPr>
          <w:noProof/>
        </w:rPr>
        <w:t>34</w:t>
      </w:r>
      <w:r w:rsidR="00B050DB">
        <w:rPr>
          <w:noProof/>
        </w:rPr>
        <w:fldChar w:fldCharType="end"/>
      </w:r>
    </w:p>
    <w:p w14:paraId="7946AFE5" w14:textId="04CBB739"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81472E">
        <w:rPr>
          <w:noProof/>
        </w:rPr>
        <w:t>Tabela 2 - Comparação Estrutural: MPT vs. PMPT</w:t>
      </w:r>
      <w:r>
        <w:rPr>
          <w:noProof/>
        </w:rPr>
        <w:tab/>
      </w:r>
      <w:r>
        <w:rPr>
          <w:noProof/>
        </w:rPr>
        <w:fldChar w:fldCharType="begin"/>
      </w:r>
      <w:r>
        <w:rPr>
          <w:noProof/>
        </w:rPr>
        <w:instrText xml:space="preserve"> PAGEREF _Toc231447941 \h </w:instrText>
      </w:r>
      <w:r>
        <w:rPr>
          <w:noProof/>
        </w:rPr>
      </w:r>
      <w:r>
        <w:rPr>
          <w:noProof/>
        </w:rPr>
        <w:fldChar w:fldCharType="separate"/>
      </w:r>
      <w:r>
        <w:rPr>
          <w:noProof/>
        </w:rPr>
        <w:t>46</w:t>
      </w:r>
      <w:r>
        <w:rPr>
          <w:noProof/>
        </w:rPr>
        <w:fldChar w:fldCharType="end"/>
      </w:r>
    </w:p>
    <w:p w14:paraId="27D6E7B1" w14:textId="5FF2BE41"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81472E">
        <w:rPr>
          <w:noProof/>
        </w:rPr>
        <w:t>Tabela 3 -  Resumo Analítico dos Indicadores de Desempenho (MPT vs. PMPT)</w:t>
      </w:r>
      <w:r>
        <w:rPr>
          <w:noProof/>
        </w:rPr>
        <w:tab/>
      </w:r>
      <w:r>
        <w:rPr>
          <w:noProof/>
        </w:rPr>
        <w:fldChar w:fldCharType="begin"/>
      </w:r>
      <w:r>
        <w:rPr>
          <w:noProof/>
        </w:rPr>
        <w:instrText xml:space="preserve"> PAGEREF _Toc231447942 \h </w:instrText>
      </w:r>
      <w:r>
        <w:rPr>
          <w:noProof/>
        </w:rPr>
      </w:r>
      <w:r>
        <w:rPr>
          <w:noProof/>
        </w:rPr>
        <w:fldChar w:fldCharType="separate"/>
      </w:r>
      <w:r>
        <w:rPr>
          <w:noProof/>
        </w:rPr>
        <w:t>55</w:t>
      </w:r>
      <w:r>
        <w:rPr>
          <w:noProof/>
        </w:rPr>
        <w:fldChar w:fldCharType="end"/>
      </w:r>
    </w:p>
    <w:p w14:paraId="7A8342BF" w14:textId="00B5BE7B"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81472E">
        <w:rPr>
          <w:noProof/>
        </w:rPr>
        <w:t>Tabela 4 - Distribuição Setorial da Amostra</w:t>
      </w:r>
      <w:r>
        <w:rPr>
          <w:noProof/>
        </w:rPr>
        <w:tab/>
      </w:r>
      <w:r>
        <w:rPr>
          <w:noProof/>
        </w:rPr>
        <w:fldChar w:fldCharType="begin"/>
      </w:r>
      <w:r>
        <w:rPr>
          <w:noProof/>
        </w:rPr>
        <w:instrText xml:space="preserve"> PAGEREF _Toc231447943 \h </w:instrText>
      </w:r>
      <w:r>
        <w:rPr>
          <w:noProof/>
        </w:rPr>
      </w:r>
      <w:r>
        <w:rPr>
          <w:noProof/>
        </w:rPr>
        <w:fldChar w:fldCharType="separate"/>
      </w:r>
      <w:r>
        <w:rPr>
          <w:noProof/>
        </w:rPr>
        <w:t>85</w:t>
      </w:r>
      <w:r>
        <w:rPr>
          <w:noProof/>
        </w:rPr>
        <w:fldChar w:fldCharType="end"/>
      </w:r>
    </w:p>
    <w:p w14:paraId="18A4843D" w14:textId="0C9ADB06"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81472E">
        <w:rPr>
          <w:noProof/>
        </w:rPr>
        <w:t>Tabela 5 - Estatísticas Descritivas dos Log-Retornos Diários (130 ativos)</w:t>
      </w:r>
      <w:r>
        <w:rPr>
          <w:noProof/>
        </w:rPr>
        <w:tab/>
      </w:r>
      <w:r>
        <w:rPr>
          <w:noProof/>
        </w:rPr>
        <w:fldChar w:fldCharType="begin"/>
      </w:r>
      <w:r>
        <w:rPr>
          <w:noProof/>
        </w:rPr>
        <w:instrText xml:space="preserve"> PAGEREF _Toc231447944 \h </w:instrText>
      </w:r>
      <w:r>
        <w:rPr>
          <w:noProof/>
        </w:rPr>
      </w:r>
      <w:r>
        <w:rPr>
          <w:noProof/>
        </w:rPr>
        <w:fldChar w:fldCharType="separate"/>
      </w:r>
      <w:r>
        <w:rPr>
          <w:noProof/>
        </w:rPr>
        <w:t>85</w:t>
      </w:r>
      <w:r>
        <w:rPr>
          <w:noProof/>
        </w:rPr>
        <w:fldChar w:fldCharType="end"/>
      </w:r>
    </w:p>
    <w:p w14:paraId="7A71CC88" w14:textId="162FA4DC"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81472E">
        <w:rPr>
          <w:noProof/>
        </w:rPr>
        <w:t>Tabela 6 - Tabela 4.3 — Volatilidade Média Anualizada por Ano (cross-section de 130 ativos)</w:t>
      </w:r>
      <w:r>
        <w:rPr>
          <w:noProof/>
        </w:rPr>
        <w:tab/>
      </w:r>
      <w:r>
        <w:rPr>
          <w:noProof/>
        </w:rPr>
        <w:fldChar w:fldCharType="begin"/>
      </w:r>
      <w:r>
        <w:rPr>
          <w:noProof/>
        </w:rPr>
        <w:instrText xml:space="preserve"> PAGEREF _Toc231447945 \h </w:instrText>
      </w:r>
      <w:r>
        <w:rPr>
          <w:noProof/>
        </w:rPr>
      </w:r>
      <w:r>
        <w:rPr>
          <w:noProof/>
        </w:rPr>
        <w:fldChar w:fldCharType="separate"/>
      </w:r>
      <w:r>
        <w:rPr>
          <w:noProof/>
        </w:rPr>
        <w:t>86</w:t>
      </w:r>
      <w:r>
        <w:rPr>
          <w:noProof/>
        </w:rPr>
        <w:fldChar w:fldCharType="end"/>
      </w:r>
    </w:p>
    <w:p w14:paraId="7AC07C55" w14:textId="72730150"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81472E">
        <w:rPr>
          <w:noProof/>
        </w:rPr>
        <w:t>Tabela 7 - Resultados Consolidados dos Testes Econométricos (135 ativos)</w:t>
      </w:r>
      <w:r>
        <w:rPr>
          <w:noProof/>
        </w:rPr>
        <w:tab/>
      </w:r>
      <w:r>
        <w:rPr>
          <w:noProof/>
        </w:rPr>
        <w:fldChar w:fldCharType="begin"/>
      </w:r>
      <w:r>
        <w:rPr>
          <w:noProof/>
        </w:rPr>
        <w:instrText xml:space="preserve"> PAGEREF _Toc231447946 \h </w:instrText>
      </w:r>
      <w:r>
        <w:rPr>
          <w:noProof/>
        </w:rPr>
      </w:r>
      <w:r>
        <w:rPr>
          <w:noProof/>
        </w:rPr>
        <w:fldChar w:fldCharType="separate"/>
      </w:r>
      <w:r>
        <w:rPr>
          <w:noProof/>
        </w:rPr>
        <w:t>87</w:t>
      </w:r>
      <w:r>
        <w:rPr>
          <w:noProof/>
        </w:rPr>
        <w:fldChar w:fldCharType="end"/>
      </w:r>
    </w:p>
    <w:p w14:paraId="456EBDB1" w14:textId="226BC7AA"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81472E">
        <w:rPr>
          <w:noProof/>
        </w:rPr>
        <w:t>Tabela 8 — Desempenho da Estratégia Mínima Variância L1 (jan/2015 – dez/2025)</w:t>
      </w:r>
      <w:r>
        <w:rPr>
          <w:noProof/>
        </w:rPr>
        <w:tab/>
      </w:r>
      <w:r>
        <w:rPr>
          <w:noProof/>
        </w:rPr>
        <w:fldChar w:fldCharType="begin"/>
      </w:r>
      <w:r>
        <w:rPr>
          <w:noProof/>
        </w:rPr>
        <w:instrText xml:space="preserve"> PAGEREF _Toc231447947 \h </w:instrText>
      </w:r>
      <w:r>
        <w:rPr>
          <w:noProof/>
        </w:rPr>
      </w:r>
      <w:r>
        <w:rPr>
          <w:noProof/>
        </w:rPr>
        <w:fldChar w:fldCharType="separate"/>
      </w:r>
      <w:r>
        <w:rPr>
          <w:noProof/>
        </w:rPr>
        <w:t>88</w:t>
      </w:r>
      <w:r>
        <w:rPr>
          <w:noProof/>
        </w:rPr>
        <w:fldChar w:fldCharType="end"/>
      </w:r>
    </w:p>
    <w:p w14:paraId="44701009" w14:textId="25CF9158"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81472E">
        <w:rPr>
          <w:noProof/>
        </w:rPr>
        <w:t>Tabela 9— Desempenho da Estratégia Máximo Sharpe L1 (jan/2015 – dez/2025)</w:t>
      </w:r>
      <w:r>
        <w:rPr>
          <w:noProof/>
        </w:rPr>
        <w:tab/>
      </w:r>
      <w:r>
        <w:rPr>
          <w:noProof/>
        </w:rPr>
        <w:fldChar w:fldCharType="begin"/>
      </w:r>
      <w:r>
        <w:rPr>
          <w:noProof/>
        </w:rPr>
        <w:instrText xml:space="preserve"> PAGEREF _Toc231447948 \h </w:instrText>
      </w:r>
      <w:r>
        <w:rPr>
          <w:noProof/>
        </w:rPr>
      </w:r>
      <w:r>
        <w:rPr>
          <w:noProof/>
        </w:rPr>
        <w:fldChar w:fldCharType="separate"/>
      </w:r>
      <w:r>
        <w:rPr>
          <w:noProof/>
        </w:rPr>
        <w:t>89</w:t>
      </w:r>
      <w:r>
        <w:rPr>
          <w:noProof/>
        </w:rPr>
        <w:fldChar w:fldCharType="end"/>
      </w:r>
    </w:p>
    <w:p w14:paraId="1A23EFDB" w14:textId="20B44211"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81472E">
        <w:rPr>
          <w:noProof/>
        </w:rPr>
        <w:t>Tabela 10 — Desempenho da Estratégia Black-Litterman + LSTM (jan/2015 – dez/2025)</w:t>
      </w:r>
      <w:r>
        <w:rPr>
          <w:noProof/>
        </w:rPr>
        <w:tab/>
      </w:r>
      <w:r>
        <w:rPr>
          <w:noProof/>
        </w:rPr>
        <w:fldChar w:fldCharType="begin"/>
      </w:r>
      <w:r>
        <w:rPr>
          <w:noProof/>
        </w:rPr>
        <w:instrText xml:space="preserve"> PAGEREF _Toc231447949 \h </w:instrText>
      </w:r>
      <w:r>
        <w:rPr>
          <w:noProof/>
        </w:rPr>
      </w:r>
      <w:r>
        <w:rPr>
          <w:noProof/>
        </w:rPr>
        <w:fldChar w:fldCharType="separate"/>
      </w:r>
      <w:r>
        <w:rPr>
          <w:noProof/>
        </w:rPr>
        <w:t>90</w:t>
      </w:r>
      <w:r>
        <w:rPr>
          <w:noProof/>
        </w:rPr>
        <w:fldChar w:fldCharType="end"/>
      </w:r>
    </w:p>
    <w:p w14:paraId="6FB55C14" w14:textId="6C62174F"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81472E">
        <w:rPr>
          <w:noProof/>
        </w:rPr>
        <w:t>Tabela 11— Comparação Unificada das Estratégias (período out-of-sample 2015–2025)</w:t>
      </w:r>
      <w:r>
        <w:rPr>
          <w:noProof/>
        </w:rPr>
        <w:tab/>
      </w:r>
      <w:r>
        <w:rPr>
          <w:noProof/>
        </w:rPr>
        <w:fldChar w:fldCharType="begin"/>
      </w:r>
      <w:r>
        <w:rPr>
          <w:noProof/>
        </w:rPr>
        <w:instrText xml:space="preserve"> PAGEREF _Toc231447950 \h </w:instrText>
      </w:r>
      <w:r>
        <w:rPr>
          <w:noProof/>
        </w:rPr>
      </w:r>
      <w:r>
        <w:rPr>
          <w:noProof/>
        </w:rPr>
        <w:fldChar w:fldCharType="separate"/>
      </w:r>
      <w:r>
        <w:rPr>
          <w:noProof/>
        </w:rPr>
        <w:t>91</w:t>
      </w:r>
      <w:r>
        <w:rPr>
          <w:noProof/>
        </w:rPr>
        <w:fldChar w:fldCharType="end"/>
      </w:r>
    </w:p>
    <w:p w14:paraId="1B9A5BF6" w14:textId="074B49C3"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81472E">
        <w:rPr>
          <w:noProof/>
        </w:rPr>
        <w:t>Tabela 12-  Síntese Comparativa do Desempenho (jan/2015 – dez/2025)</w:t>
      </w:r>
      <w:r>
        <w:rPr>
          <w:noProof/>
        </w:rPr>
        <w:tab/>
      </w:r>
      <w:r>
        <w:rPr>
          <w:noProof/>
        </w:rPr>
        <w:fldChar w:fldCharType="begin"/>
      </w:r>
      <w:r>
        <w:rPr>
          <w:noProof/>
        </w:rPr>
        <w:instrText xml:space="preserve"> PAGEREF _Toc231447951 \h </w:instrText>
      </w:r>
      <w:r>
        <w:rPr>
          <w:noProof/>
        </w:rPr>
      </w:r>
      <w:r>
        <w:rPr>
          <w:noProof/>
        </w:rPr>
        <w:fldChar w:fldCharType="separate"/>
      </w:r>
      <w:r>
        <w:rPr>
          <w:noProof/>
        </w:rPr>
        <w:t>94</w:t>
      </w:r>
      <w:r>
        <w:rPr>
          <w:noProof/>
        </w:rPr>
        <w:fldChar w:fldCharType="end"/>
      </w:r>
    </w:p>
    <w:p w14:paraId="0BC6A70A" w14:textId="09B20F01"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81472E">
        <w:rPr>
          <w:noProof/>
        </w:rPr>
        <w:t>Tabela 13 - Cronograma da Pesquisa</w:t>
      </w:r>
      <w:r>
        <w:rPr>
          <w:noProof/>
        </w:rPr>
        <w:tab/>
      </w:r>
      <w:r>
        <w:rPr>
          <w:noProof/>
        </w:rPr>
        <w:fldChar w:fldCharType="begin"/>
      </w:r>
      <w:r>
        <w:rPr>
          <w:noProof/>
        </w:rPr>
        <w:instrText xml:space="preserve"> PAGEREF _Toc231447952 \h </w:instrText>
      </w:r>
      <w:r>
        <w:rPr>
          <w:noProof/>
        </w:rPr>
      </w:r>
      <w:r>
        <w:rPr>
          <w:noProof/>
        </w:rPr>
        <w:fldChar w:fldCharType="separate"/>
      </w:r>
      <w:r>
        <w:rPr>
          <w:noProof/>
        </w:rPr>
        <w:t>103</w:t>
      </w:r>
      <w:r>
        <w:rPr>
          <w:noProof/>
        </w:rPr>
        <w:fldChar w:fldCharType="end"/>
      </w:r>
    </w:p>
    <w:p w14:paraId="5F02E6B9" w14:textId="2A8D602F"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81472E">
        <w:rPr>
          <w:noProof/>
        </w:rPr>
        <w:t>Tabela 14 - A1 - Composição Setorial</w:t>
      </w:r>
      <w:r>
        <w:rPr>
          <w:noProof/>
        </w:rPr>
        <w:tab/>
      </w:r>
      <w:r>
        <w:rPr>
          <w:noProof/>
        </w:rPr>
        <w:fldChar w:fldCharType="begin"/>
      </w:r>
      <w:r>
        <w:rPr>
          <w:noProof/>
        </w:rPr>
        <w:instrText xml:space="preserve"> PAGEREF _Toc231447953 \h </w:instrText>
      </w:r>
      <w:r>
        <w:rPr>
          <w:noProof/>
        </w:rPr>
      </w:r>
      <w:r>
        <w:rPr>
          <w:noProof/>
        </w:rPr>
        <w:fldChar w:fldCharType="separate"/>
      </w:r>
      <w:r>
        <w:rPr>
          <w:noProof/>
        </w:rPr>
        <w:t>104</w:t>
      </w:r>
      <w:r>
        <w:rPr>
          <w:noProof/>
        </w:rPr>
        <w:fldChar w:fldCharType="end"/>
      </w:r>
    </w:p>
    <w:p w14:paraId="0D5A3AFA" w14:textId="5C289F0A"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81472E">
        <w:rPr>
          <w:noProof/>
        </w:rPr>
        <w:t>Tabela 15 -Relação Completa dos Ativos</w:t>
      </w:r>
      <w:r>
        <w:rPr>
          <w:noProof/>
        </w:rPr>
        <w:tab/>
      </w:r>
      <w:r>
        <w:rPr>
          <w:noProof/>
        </w:rPr>
        <w:fldChar w:fldCharType="begin"/>
      </w:r>
      <w:r>
        <w:rPr>
          <w:noProof/>
        </w:rPr>
        <w:instrText xml:space="preserve"> PAGEREF _Toc231447954 \h </w:instrText>
      </w:r>
      <w:r>
        <w:rPr>
          <w:noProof/>
        </w:rPr>
      </w:r>
      <w:r>
        <w:rPr>
          <w:noProof/>
        </w:rPr>
        <w:fldChar w:fldCharType="separate"/>
      </w:r>
      <w:r>
        <w:rPr>
          <w:noProof/>
        </w:rPr>
        <w:t>104</w:t>
      </w:r>
      <w:r>
        <w:rPr>
          <w:noProof/>
        </w:rPr>
        <w:fldChar w:fldCharType="end"/>
      </w:r>
    </w:p>
    <w:p w14:paraId="4043CB6B" w14:textId="59952E49" w:rsidR="008E089F" w:rsidRDefault="008E089F" w:rsidP="00425AEF">
      <w:r>
        <w:fldChar w:fldCharType="end"/>
      </w:r>
    </w:p>
    <w:p w14:paraId="03DFA4F0" w14:textId="77777777" w:rsidR="008E089F" w:rsidRDefault="008E089F" w:rsidP="00425AEF"/>
    <w:p w14:paraId="35C72F3B" w14:textId="77777777" w:rsidR="00425AEF" w:rsidRPr="00CE0D30" w:rsidRDefault="00425AEF" w:rsidP="00425AEF">
      <w:r>
        <w:br w:type="page"/>
      </w:r>
    </w:p>
    <w:p w14:paraId="356BAC12" w14:textId="77777777" w:rsidR="00425AEF" w:rsidRPr="00CE0D30" w:rsidRDefault="00425AEF" w:rsidP="00425AEF">
      <w:pPr>
        <w:pStyle w:val="Ttulo7"/>
        <w:rPr>
          <w:rFonts w:cs="Times New Roman"/>
          <w:b/>
          <w:szCs w:val="24"/>
        </w:rPr>
      </w:pPr>
      <w:r>
        <w:rPr>
          <w:rFonts w:cs="Times New Roman"/>
          <w:szCs w:val="24"/>
        </w:rPr>
        <w:lastRenderedPageBreak/>
        <w:t>LISTA DE ABREVIATURAS E SIGLAS (se houver)</w:t>
      </w:r>
    </w:p>
    <w:p w14:paraId="7EB50CDF" w14:textId="77777777" w:rsidR="00425AEF" w:rsidRPr="00CE0D30" w:rsidRDefault="00425AEF" w:rsidP="00425AEF">
      <w:r>
        <w:br w:type="page"/>
      </w:r>
    </w:p>
    <w:p w14:paraId="02BBBB28" w14:textId="77777777"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77078F9F" w14:textId="77777777" w:rsidR="008E66AE" w:rsidRDefault="008E66AE">
          <w:pPr>
            <w:pStyle w:val="CabealhodoSumrio"/>
          </w:pPr>
          <w:r>
            <w:t>Sumário</w:t>
          </w:r>
        </w:p>
        <w:p w14:paraId="0A340226" w14:textId="0E6AB62F" w:rsidR="00B050DB" w:rsidRDefault="008E66AE">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31448096" w:history="1">
            <w:r w:rsidR="00B050DB" w:rsidRPr="004572CA">
              <w:rPr>
                <w:rStyle w:val="Hyperlink"/>
                <w:noProof/>
                <w:w w:val="99"/>
              </w:rPr>
              <w:t>1.</w:t>
            </w:r>
            <w:r w:rsidR="00B050DB">
              <w:rPr>
                <w:rFonts w:asciiTheme="minorHAnsi" w:eastAsiaTheme="minorEastAsia" w:hAnsiTheme="minorHAnsi" w:cstheme="minorBidi"/>
                <w:noProof/>
                <w:kern w:val="2"/>
                <w:sz w:val="24"/>
                <w:szCs w:val="24"/>
                <w:lang w:val="pt-BR" w:eastAsia="pt-BR"/>
                <w14:ligatures w14:val="standardContextual"/>
              </w:rPr>
              <w:tab/>
            </w:r>
            <w:r w:rsidR="00B050DB" w:rsidRPr="004572CA">
              <w:rPr>
                <w:rStyle w:val="Hyperlink"/>
                <w:noProof/>
                <w:spacing w:val="-2"/>
              </w:rPr>
              <w:t>INTRODUÇÃO</w:t>
            </w:r>
            <w:r w:rsidR="00B050DB">
              <w:rPr>
                <w:noProof/>
                <w:webHidden/>
              </w:rPr>
              <w:tab/>
            </w:r>
            <w:r w:rsidR="00B050DB">
              <w:rPr>
                <w:noProof/>
                <w:webHidden/>
              </w:rPr>
              <w:fldChar w:fldCharType="begin"/>
            </w:r>
            <w:r w:rsidR="00B050DB">
              <w:rPr>
                <w:noProof/>
                <w:webHidden/>
              </w:rPr>
              <w:instrText xml:space="preserve"> PAGEREF _Toc231448096 \h </w:instrText>
            </w:r>
            <w:r w:rsidR="00B050DB">
              <w:rPr>
                <w:noProof/>
                <w:webHidden/>
              </w:rPr>
            </w:r>
            <w:r w:rsidR="00B050DB">
              <w:rPr>
                <w:noProof/>
                <w:webHidden/>
              </w:rPr>
              <w:fldChar w:fldCharType="separate"/>
            </w:r>
            <w:r w:rsidR="00B050DB">
              <w:rPr>
                <w:noProof/>
                <w:webHidden/>
              </w:rPr>
              <w:t>19</w:t>
            </w:r>
            <w:r w:rsidR="00B050DB">
              <w:rPr>
                <w:noProof/>
                <w:webHidden/>
              </w:rPr>
              <w:fldChar w:fldCharType="end"/>
            </w:r>
          </w:hyperlink>
        </w:p>
        <w:p w14:paraId="08432162" w14:textId="264CDE78" w:rsidR="00B050DB" w:rsidRDefault="00B050DB">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097" w:history="1">
            <w:r w:rsidRPr="004572CA">
              <w:rPr>
                <w:rStyle w:val="Hyperlink"/>
                <w:noProof/>
                <w:w w:val="99"/>
              </w:rPr>
              <w:t>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REFERENCIAL TEÓRICO</w:t>
            </w:r>
            <w:r>
              <w:rPr>
                <w:noProof/>
                <w:webHidden/>
              </w:rPr>
              <w:tab/>
            </w:r>
            <w:r>
              <w:rPr>
                <w:noProof/>
                <w:webHidden/>
              </w:rPr>
              <w:fldChar w:fldCharType="begin"/>
            </w:r>
            <w:r>
              <w:rPr>
                <w:noProof/>
                <w:webHidden/>
              </w:rPr>
              <w:instrText xml:space="preserve"> PAGEREF _Toc231448097 \h </w:instrText>
            </w:r>
            <w:r>
              <w:rPr>
                <w:noProof/>
                <w:webHidden/>
              </w:rPr>
            </w:r>
            <w:r>
              <w:rPr>
                <w:noProof/>
                <w:webHidden/>
              </w:rPr>
              <w:fldChar w:fldCharType="separate"/>
            </w:r>
            <w:r>
              <w:rPr>
                <w:noProof/>
                <w:webHidden/>
              </w:rPr>
              <w:t>21</w:t>
            </w:r>
            <w:r>
              <w:rPr>
                <w:noProof/>
                <w:webHidden/>
              </w:rPr>
              <w:fldChar w:fldCharType="end"/>
            </w:r>
          </w:hyperlink>
        </w:p>
        <w:p w14:paraId="12645B36" w14:textId="26563A6D"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098" w:history="1">
            <w:r w:rsidRPr="004572CA">
              <w:rPr>
                <w:rStyle w:val="Hyperlink"/>
                <w:rFonts w:eastAsia="Google Sans"/>
                <w:noProof/>
              </w:rPr>
              <w:t>2.1.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Gênese da Gestão de Portfólios e o Paradigma Pré-Markowitz</w:t>
            </w:r>
            <w:r>
              <w:rPr>
                <w:noProof/>
                <w:webHidden/>
              </w:rPr>
              <w:tab/>
            </w:r>
            <w:r>
              <w:rPr>
                <w:noProof/>
                <w:webHidden/>
              </w:rPr>
              <w:fldChar w:fldCharType="begin"/>
            </w:r>
            <w:r>
              <w:rPr>
                <w:noProof/>
                <w:webHidden/>
              </w:rPr>
              <w:instrText xml:space="preserve"> PAGEREF _Toc231448098 \h </w:instrText>
            </w:r>
            <w:r>
              <w:rPr>
                <w:noProof/>
                <w:webHidden/>
              </w:rPr>
            </w:r>
            <w:r>
              <w:rPr>
                <w:noProof/>
                <w:webHidden/>
              </w:rPr>
              <w:fldChar w:fldCharType="separate"/>
            </w:r>
            <w:r>
              <w:rPr>
                <w:noProof/>
                <w:webHidden/>
              </w:rPr>
              <w:t>21</w:t>
            </w:r>
            <w:r>
              <w:rPr>
                <w:noProof/>
                <w:webHidden/>
              </w:rPr>
              <w:fldChar w:fldCharType="end"/>
            </w:r>
          </w:hyperlink>
        </w:p>
        <w:p w14:paraId="2F0BD958" w14:textId="4B373C1E"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099" w:history="1">
            <w:r w:rsidRPr="004572CA">
              <w:rPr>
                <w:rStyle w:val="Hyperlink"/>
                <w:rFonts w:eastAsia="Google Sans"/>
                <w:noProof/>
              </w:rPr>
              <w:t>2.1.1.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Introdução: A Evolução Histórica da Gestão de Investimentos</w:t>
            </w:r>
            <w:r>
              <w:rPr>
                <w:noProof/>
                <w:webHidden/>
              </w:rPr>
              <w:tab/>
            </w:r>
            <w:r>
              <w:rPr>
                <w:noProof/>
                <w:webHidden/>
              </w:rPr>
              <w:fldChar w:fldCharType="begin"/>
            </w:r>
            <w:r>
              <w:rPr>
                <w:noProof/>
                <w:webHidden/>
              </w:rPr>
              <w:instrText xml:space="preserve"> PAGEREF _Toc231448099 \h </w:instrText>
            </w:r>
            <w:r>
              <w:rPr>
                <w:noProof/>
                <w:webHidden/>
              </w:rPr>
            </w:r>
            <w:r>
              <w:rPr>
                <w:noProof/>
                <w:webHidden/>
              </w:rPr>
              <w:fldChar w:fldCharType="separate"/>
            </w:r>
            <w:r>
              <w:rPr>
                <w:noProof/>
                <w:webHidden/>
              </w:rPr>
              <w:t>21</w:t>
            </w:r>
            <w:r>
              <w:rPr>
                <w:noProof/>
                <w:webHidden/>
              </w:rPr>
              <w:fldChar w:fldCharType="end"/>
            </w:r>
          </w:hyperlink>
        </w:p>
        <w:p w14:paraId="749DDDAE" w14:textId="526578C7"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0" w:history="1">
            <w:r w:rsidRPr="004572CA">
              <w:rPr>
                <w:rStyle w:val="Hyperlink"/>
                <w:noProof/>
              </w:rPr>
              <w:t>2.1.2.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O Paradigma Pré-Markowitz: A Era da Seleção de Ativos</w:t>
            </w:r>
            <w:r>
              <w:rPr>
                <w:noProof/>
                <w:webHidden/>
              </w:rPr>
              <w:tab/>
            </w:r>
            <w:r>
              <w:rPr>
                <w:noProof/>
                <w:webHidden/>
              </w:rPr>
              <w:fldChar w:fldCharType="begin"/>
            </w:r>
            <w:r>
              <w:rPr>
                <w:noProof/>
                <w:webHidden/>
              </w:rPr>
              <w:instrText xml:space="preserve"> PAGEREF _Toc231448100 \h </w:instrText>
            </w:r>
            <w:r>
              <w:rPr>
                <w:noProof/>
                <w:webHidden/>
              </w:rPr>
            </w:r>
            <w:r>
              <w:rPr>
                <w:noProof/>
                <w:webHidden/>
              </w:rPr>
              <w:fldChar w:fldCharType="separate"/>
            </w:r>
            <w:r>
              <w:rPr>
                <w:noProof/>
                <w:webHidden/>
              </w:rPr>
              <w:t>21</w:t>
            </w:r>
            <w:r>
              <w:rPr>
                <w:noProof/>
                <w:webHidden/>
              </w:rPr>
              <w:fldChar w:fldCharType="end"/>
            </w:r>
          </w:hyperlink>
        </w:p>
        <w:p w14:paraId="674E5ECF" w14:textId="27DF4D1B"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1" w:history="1">
            <w:r w:rsidRPr="004572CA">
              <w:rPr>
                <w:rStyle w:val="Hyperlink"/>
                <w:noProof/>
              </w:rPr>
              <w:t>2.1.3.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A Transição para a Análise Quantitativa</w:t>
            </w:r>
            <w:r>
              <w:rPr>
                <w:noProof/>
                <w:webHidden/>
              </w:rPr>
              <w:tab/>
            </w:r>
            <w:r>
              <w:rPr>
                <w:noProof/>
                <w:webHidden/>
              </w:rPr>
              <w:fldChar w:fldCharType="begin"/>
            </w:r>
            <w:r>
              <w:rPr>
                <w:noProof/>
                <w:webHidden/>
              </w:rPr>
              <w:instrText xml:space="preserve"> PAGEREF _Toc231448101 \h </w:instrText>
            </w:r>
            <w:r>
              <w:rPr>
                <w:noProof/>
                <w:webHidden/>
              </w:rPr>
            </w:r>
            <w:r>
              <w:rPr>
                <w:noProof/>
                <w:webHidden/>
              </w:rPr>
              <w:fldChar w:fldCharType="separate"/>
            </w:r>
            <w:r>
              <w:rPr>
                <w:noProof/>
                <w:webHidden/>
              </w:rPr>
              <w:t>22</w:t>
            </w:r>
            <w:r>
              <w:rPr>
                <w:noProof/>
                <w:webHidden/>
              </w:rPr>
              <w:fldChar w:fldCharType="end"/>
            </w:r>
          </w:hyperlink>
        </w:p>
        <w:p w14:paraId="44981C1E" w14:textId="7C9B35B4"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2" w:history="1">
            <w:r w:rsidRPr="004572CA">
              <w:rPr>
                <w:rStyle w:val="Hyperlink"/>
                <w:rFonts w:eastAsia="Google Sans"/>
                <w:noProof/>
              </w:rPr>
              <w:t>2.2.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A Revolução de Markowitz: O Modelo Média-Variância</w:t>
            </w:r>
            <w:r>
              <w:rPr>
                <w:noProof/>
                <w:webHidden/>
              </w:rPr>
              <w:tab/>
            </w:r>
            <w:r>
              <w:rPr>
                <w:noProof/>
                <w:webHidden/>
              </w:rPr>
              <w:fldChar w:fldCharType="begin"/>
            </w:r>
            <w:r>
              <w:rPr>
                <w:noProof/>
                <w:webHidden/>
              </w:rPr>
              <w:instrText xml:space="preserve"> PAGEREF _Toc231448102 \h </w:instrText>
            </w:r>
            <w:r>
              <w:rPr>
                <w:noProof/>
                <w:webHidden/>
              </w:rPr>
            </w:r>
            <w:r>
              <w:rPr>
                <w:noProof/>
                <w:webHidden/>
              </w:rPr>
              <w:fldChar w:fldCharType="separate"/>
            </w:r>
            <w:r>
              <w:rPr>
                <w:noProof/>
                <w:webHidden/>
              </w:rPr>
              <w:t>23</w:t>
            </w:r>
            <w:r>
              <w:rPr>
                <w:noProof/>
                <w:webHidden/>
              </w:rPr>
              <w:fldChar w:fldCharType="end"/>
            </w:r>
          </w:hyperlink>
        </w:p>
        <w:p w14:paraId="1A7B7A7A" w14:textId="3F7FE5AB"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3" w:history="1">
            <w:r w:rsidRPr="004572CA">
              <w:rPr>
                <w:rStyle w:val="Hyperlink"/>
                <w:rFonts w:eastAsia="Google Sans"/>
                <w:noProof/>
              </w:rPr>
              <w:t>2.2.1.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A Rejeição da Maximização Pura do Retorno</w:t>
            </w:r>
            <w:r>
              <w:rPr>
                <w:noProof/>
                <w:webHidden/>
              </w:rPr>
              <w:tab/>
            </w:r>
            <w:r>
              <w:rPr>
                <w:noProof/>
                <w:webHidden/>
              </w:rPr>
              <w:fldChar w:fldCharType="begin"/>
            </w:r>
            <w:r>
              <w:rPr>
                <w:noProof/>
                <w:webHidden/>
              </w:rPr>
              <w:instrText xml:space="preserve"> PAGEREF _Toc231448103 \h </w:instrText>
            </w:r>
            <w:r>
              <w:rPr>
                <w:noProof/>
                <w:webHidden/>
              </w:rPr>
            </w:r>
            <w:r>
              <w:rPr>
                <w:noProof/>
                <w:webHidden/>
              </w:rPr>
              <w:fldChar w:fldCharType="separate"/>
            </w:r>
            <w:r>
              <w:rPr>
                <w:noProof/>
                <w:webHidden/>
              </w:rPr>
              <w:t>23</w:t>
            </w:r>
            <w:r>
              <w:rPr>
                <w:noProof/>
                <w:webHidden/>
              </w:rPr>
              <w:fldChar w:fldCharType="end"/>
            </w:r>
          </w:hyperlink>
        </w:p>
        <w:p w14:paraId="0E164A0E" w14:textId="200FAE3C"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4" w:history="1">
            <w:r w:rsidRPr="004572CA">
              <w:rPr>
                <w:rStyle w:val="Hyperlink"/>
                <w:rFonts w:eastAsia="Google Sans"/>
                <w:noProof/>
              </w:rPr>
              <w:t>2.2.2.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O Conceito de Risco como Variância: Uma Escolha Pragmática</w:t>
            </w:r>
            <w:r>
              <w:rPr>
                <w:noProof/>
                <w:webHidden/>
              </w:rPr>
              <w:tab/>
            </w:r>
            <w:r>
              <w:rPr>
                <w:noProof/>
                <w:webHidden/>
              </w:rPr>
              <w:fldChar w:fldCharType="begin"/>
            </w:r>
            <w:r>
              <w:rPr>
                <w:noProof/>
                <w:webHidden/>
              </w:rPr>
              <w:instrText xml:space="preserve"> PAGEREF _Toc231448104 \h </w:instrText>
            </w:r>
            <w:r>
              <w:rPr>
                <w:noProof/>
                <w:webHidden/>
              </w:rPr>
            </w:r>
            <w:r>
              <w:rPr>
                <w:noProof/>
                <w:webHidden/>
              </w:rPr>
              <w:fldChar w:fldCharType="separate"/>
            </w:r>
            <w:r>
              <w:rPr>
                <w:noProof/>
                <w:webHidden/>
              </w:rPr>
              <w:t>23</w:t>
            </w:r>
            <w:r>
              <w:rPr>
                <w:noProof/>
                <w:webHidden/>
              </w:rPr>
              <w:fldChar w:fldCharType="end"/>
            </w:r>
          </w:hyperlink>
        </w:p>
        <w:p w14:paraId="0823A340" w14:textId="3C3D74E3"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5" w:history="1">
            <w:r w:rsidRPr="004572CA">
              <w:rPr>
                <w:rStyle w:val="Hyperlink"/>
                <w:rFonts w:eastAsia="Google Sans"/>
                <w:noProof/>
              </w:rPr>
              <w:t>2.3.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Risco, Retorno e Covariância: A Matemática da Diversificação</w:t>
            </w:r>
            <w:r>
              <w:rPr>
                <w:noProof/>
                <w:webHidden/>
              </w:rPr>
              <w:tab/>
            </w:r>
            <w:r>
              <w:rPr>
                <w:noProof/>
                <w:webHidden/>
              </w:rPr>
              <w:fldChar w:fldCharType="begin"/>
            </w:r>
            <w:r>
              <w:rPr>
                <w:noProof/>
                <w:webHidden/>
              </w:rPr>
              <w:instrText xml:space="preserve"> PAGEREF _Toc231448105 \h </w:instrText>
            </w:r>
            <w:r>
              <w:rPr>
                <w:noProof/>
                <w:webHidden/>
              </w:rPr>
            </w:r>
            <w:r>
              <w:rPr>
                <w:noProof/>
                <w:webHidden/>
              </w:rPr>
              <w:fldChar w:fldCharType="separate"/>
            </w:r>
            <w:r>
              <w:rPr>
                <w:noProof/>
                <w:webHidden/>
              </w:rPr>
              <w:t>24</w:t>
            </w:r>
            <w:r>
              <w:rPr>
                <w:noProof/>
                <w:webHidden/>
              </w:rPr>
              <w:fldChar w:fldCharType="end"/>
            </w:r>
          </w:hyperlink>
        </w:p>
        <w:p w14:paraId="5A3A8F83" w14:textId="2376414C"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6" w:history="1">
            <w:r w:rsidRPr="004572CA">
              <w:rPr>
                <w:rStyle w:val="Hyperlink"/>
                <w:rFonts w:eastAsia="Google Sans"/>
                <w:noProof/>
              </w:rPr>
              <w:t>2.3.1.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Retorno Esperado do Portfólio</w:t>
            </w:r>
            <w:r>
              <w:rPr>
                <w:noProof/>
                <w:webHidden/>
              </w:rPr>
              <w:tab/>
            </w:r>
            <w:r>
              <w:rPr>
                <w:noProof/>
                <w:webHidden/>
              </w:rPr>
              <w:fldChar w:fldCharType="begin"/>
            </w:r>
            <w:r>
              <w:rPr>
                <w:noProof/>
                <w:webHidden/>
              </w:rPr>
              <w:instrText xml:space="preserve"> PAGEREF _Toc231448106 \h </w:instrText>
            </w:r>
            <w:r>
              <w:rPr>
                <w:noProof/>
                <w:webHidden/>
              </w:rPr>
            </w:r>
            <w:r>
              <w:rPr>
                <w:noProof/>
                <w:webHidden/>
              </w:rPr>
              <w:fldChar w:fldCharType="separate"/>
            </w:r>
            <w:r>
              <w:rPr>
                <w:noProof/>
                <w:webHidden/>
              </w:rPr>
              <w:t>25</w:t>
            </w:r>
            <w:r>
              <w:rPr>
                <w:noProof/>
                <w:webHidden/>
              </w:rPr>
              <w:fldChar w:fldCharType="end"/>
            </w:r>
          </w:hyperlink>
        </w:p>
        <w:p w14:paraId="13A07673" w14:textId="7995F70C"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7" w:history="1">
            <w:r w:rsidRPr="004572CA">
              <w:rPr>
                <w:rStyle w:val="Hyperlink"/>
                <w:rFonts w:eastAsia="Google Sans"/>
                <w:noProof/>
              </w:rPr>
              <w:t>2.3.2.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Variância e Covariância</w:t>
            </w:r>
            <w:r>
              <w:rPr>
                <w:noProof/>
                <w:webHidden/>
              </w:rPr>
              <w:tab/>
            </w:r>
            <w:r>
              <w:rPr>
                <w:noProof/>
                <w:webHidden/>
              </w:rPr>
              <w:fldChar w:fldCharType="begin"/>
            </w:r>
            <w:r>
              <w:rPr>
                <w:noProof/>
                <w:webHidden/>
              </w:rPr>
              <w:instrText xml:space="preserve"> PAGEREF _Toc231448107 \h </w:instrText>
            </w:r>
            <w:r>
              <w:rPr>
                <w:noProof/>
                <w:webHidden/>
              </w:rPr>
            </w:r>
            <w:r>
              <w:rPr>
                <w:noProof/>
                <w:webHidden/>
              </w:rPr>
              <w:fldChar w:fldCharType="separate"/>
            </w:r>
            <w:r>
              <w:rPr>
                <w:noProof/>
                <w:webHidden/>
              </w:rPr>
              <w:t>25</w:t>
            </w:r>
            <w:r>
              <w:rPr>
                <w:noProof/>
                <w:webHidden/>
              </w:rPr>
              <w:fldChar w:fldCharType="end"/>
            </w:r>
          </w:hyperlink>
        </w:p>
        <w:p w14:paraId="0DECD5CC" w14:textId="032A9A37"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8" w:history="1">
            <w:r w:rsidRPr="004572CA">
              <w:rPr>
                <w:rStyle w:val="Hyperlink"/>
                <w:rFonts w:eastAsia="Google Sans"/>
                <w:noProof/>
              </w:rPr>
              <w:t>2.3.3.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O Papel da Correlação</w:t>
            </w:r>
            <w:r>
              <w:rPr>
                <w:noProof/>
                <w:webHidden/>
              </w:rPr>
              <w:tab/>
            </w:r>
            <w:r>
              <w:rPr>
                <w:noProof/>
                <w:webHidden/>
              </w:rPr>
              <w:fldChar w:fldCharType="begin"/>
            </w:r>
            <w:r>
              <w:rPr>
                <w:noProof/>
                <w:webHidden/>
              </w:rPr>
              <w:instrText xml:space="preserve"> PAGEREF _Toc231448108 \h </w:instrText>
            </w:r>
            <w:r>
              <w:rPr>
                <w:noProof/>
                <w:webHidden/>
              </w:rPr>
            </w:r>
            <w:r>
              <w:rPr>
                <w:noProof/>
                <w:webHidden/>
              </w:rPr>
              <w:fldChar w:fldCharType="separate"/>
            </w:r>
            <w:r>
              <w:rPr>
                <w:noProof/>
                <w:webHidden/>
              </w:rPr>
              <w:t>26</w:t>
            </w:r>
            <w:r>
              <w:rPr>
                <w:noProof/>
                <w:webHidden/>
              </w:rPr>
              <w:fldChar w:fldCharType="end"/>
            </w:r>
          </w:hyperlink>
        </w:p>
        <w:p w14:paraId="51D2B98B" w14:textId="21C4A9BD"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9" w:history="1">
            <w:r w:rsidRPr="004572CA">
              <w:rPr>
                <w:rStyle w:val="Hyperlink"/>
                <w:rFonts w:eastAsia="Google Sans"/>
                <w:noProof/>
              </w:rPr>
              <w:t>2.4.</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A Fronteira Eficiente: Otimização e Geometria</w:t>
            </w:r>
            <w:r>
              <w:rPr>
                <w:noProof/>
                <w:webHidden/>
              </w:rPr>
              <w:tab/>
            </w:r>
            <w:r>
              <w:rPr>
                <w:noProof/>
                <w:webHidden/>
              </w:rPr>
              <w:fldChar w:fldCharType="begin"/>
            </w:r>
            <w:r>
              <w:rPr>
                <w:noProof/>
                <w:webHidden/>
              </w:rPr>
              <w:instrText xml:space="preserve"> PAGEREF _Toc231448109 \h </w:instrText>
            </w:r>
            <w:r>
              <w:rPr>
                <w:noProof/>
                <w:webHidden/>
              </w:rPr>
            </w:r>
            <w:r>
              <w:rPr>
                <w:noProof/>
                <w:webHidden/>
              </w:rPr>
              <w:fldChar w:fldCharType="separate"/>
            </w:r>
            <w:r>
              <w:rPr>
                <w:noProof/>
                <w:webHidden/>
              </w:rPr>
              <w:t>26</w:t>
            </w:r>
            <w:r>
              <w:rPr>
                <w:noProof/>
                <w:webHidden/>
              </w:rPr>
              <w:fldChar w:fldCharType="end"/>
            </w:r>
          </w:hyperlink>
        </w:p>
        <w:p w14:paraId="1C24D972" w14:textId="53432E8C"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0" w:history="1">
            <w:r w:rsidRPr="004572CA">
              <w:rPr>
                <w:rStyle w:val="Hyperlink"/>
                <w:rFonts w:eastAsia="Google Sans"/>
                <w:noProof/>
              </w:rPr>
              <w:t>2.4.1.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Derivação e Definição</w:t>
            </w:r>
            <w:r>
              <w:rPr>
                <w:noProof/>
                <w:webHidden/>
              </w:rPr>
              <w:tab/>
            </w:r>
            <w:r>
              <w:rPr>
                <w:noProof/>
                <w:webHidden/>
              </w:rPr>
              <w:fldChar w:fldCharType="begin"/>
            </w:r>
            <w:r>
              <w:rPr>
                <w:noProof/>
                <w:webHidden/>
              </w:rPr>
              <w:instrText xml:space="preserve"> PAGEREF _Toc231448110 \h </w:instrText>
            </w:r>
            <w:r>
              <w:rPr>
                <w:noProof/>
                <w:webHidden/>
              </w:rPr>
            </w:r>
            <w:r>
              <w:rPr>
                <w:noProof/>
                <w:webHidden/>
              </w:rPr>
              <w:fldChar w:fldCharType="separate"/>
            </w:r>
            <w:r>
              <w:rPr>
                <w:noProof/>
                <w:webHidden/>
              </w:rPr>
              <w:t>26</w:t>
            </w:r>
            <w:r>
              <w:rPr>
                <w:noProof/>
                <w:webHidden/>
              </w:rPr>
              <w:fldChar w:fldCharType="end"/>
            </w:r>
          </w:hyperlink>
        </w:p>
        <w:p w14:paraId="4CB6BCFC" w14:textId="1F4B124E"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1" w:history="1">
            <w:r w:rsidRPr="004572CA">
              <w:rPr>
                <w:rStyle w:val="Hyperlink"/>
                <w:rFonts w:eastAsia="Google Sans"/>
                <w:noProof/>
              </w:rPr>
              <w:t>2.4.2.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O Portfólio de Mínima Variância Global</w:t>
            </w:r>
            <w:r>
              <w:rPr>
                <w:noProof/>
                <w:webHidden/>
              </w:rPr>
              <w:tab/>
            </w:r>
            <w:r>
              <w:rPr>
                <w:noProof/>
                <w:webHidden/>
              </w:rPr>
              <w:fldChar w:fldCharType="begin"/>
            </w:r>
            <w:r>
              <w:rPr>
                <w:noProof/>
                <w:webHidden/>
              </w:rPr>
              <w:instrText xml:space="preserve"> PAGEREF _Toc231448111 \h </w:instrText>
            </w:r>
            <w:r>
              <w:rPr>
                <w:noProof/>
                <w:webHidden/>
              </w:rPr>
            </w:r>
            <w:r>
              <w:rPr>
                <w:noProof/>
                <w:webHidden/>
              </w:rPr>
              <w:fldChar w:fldCharType="separate"/>
            </w:r>
            <w:r>
              <w:rPr>
                <w:noProof/>
                <w:webHidden/>
              </w:rPr>
              <w:t>27</w:t>
            </w:r>
            <w:r>
              <w:rPr>
                <w:noProof/>
                <w:webHidden/>
              </w:rPr>
              <w:fldChar w:fldCharType="end"/>
            </w:r>
          </w:hyperlink>
        </w:p>
        <w:p w14:paraId="197CEFD5" w14:textId="0ABF9F9B"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2" w:history="1">
            <w:r w:rsidRPr="004572CA">
              <w:rPr>
                <w:rStyle w:val="Hyperlink"/>
                <w:rFonts w:eastAsia="Google Sans"/>
                <w:noProof/>
              </w:rPr>
              <w:t>2.4.3.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O Ativo Livre de Risco e o Teorema da Separação</w:t>
            </w:r>
            <w:r>
              <w:rPr>
                <w:noProof/>
                <w:webHidden/>
              </w:rPr>
              <w:tab/>
            </w:r>
            <w:r>
              <w:rPr>
                <w:noProof/>
                <w:webHidden/>
              </w:rPr>
              <w:fldChar w:fldCharType="begin"/>
            </w:r>
            <w:r>
              <w:rPr>
                <w:noProof/>
                <w:webHidden/>
              </w:rPr>
              <w:instrText xml:space="preserve"> PAGEREF _Toc231448112 \h </w:instrText>
            </w:r>
            <w:r>
              <w:rPr>
                <w:noProof/>
                <w:webHidden/>
              </w:rPr>
            </w:r>
            <w:r>
              <w:rPr>
                <w:noProof/>
                <w:webHidden/>
              </w:rPr>
              <w:fldChar w:fldCharType="separate"/>
            </w:r>
            <w:r>
              <w:rPr>
                <w:noProof/>
                <w:webHidden/>
              </w:rPr>
              <w:t>28</w:t>
            </w:r>
            <w:r>
              <w:rPr>
                <w:noProof/>
                <w:webHidden/>
              </w:rPr>
              <w:fldChar w:fldCharType="end"/>
            </w:r>
          </w:hyperlink>
        </w:p>
        <w:p w14:paraId="69098183" w14:textId="19C442F0"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3" w:history="1">
            <w:r w:rsidRPr="004572CA">
              <w:rPr>
                <w:rStyle w:val="Hyperlink"/>
                <w:rFonts w:eastAsia="Google Sans"/>
                <w:noProof/>
              </w:rPr>
              <w:t>2.4.3.1.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O Ativo Livre de Risco</w:t>
            </w:r>
            <w:r>
              <w:rPr>
                <w:noProof/>
                <w:webHidden/>
              </w:rPr>
              <w:tab/>
            </w:r>
            <w:r>
              <w:rPr>
                <w:noProof/>
                <w:webHidden/>
              </w:rPr>
              <w:fldChar w:fldCharType="begin"/>
            </w:r>
            <w:r>
              <w:rPr>
                <w:noProof/>
                <w:webHidden/>
              </w:rPr>
              <w:instrText xml:space="preserve"> PAGEREF _Toc231448113 \h </w:instrText>
            </w:r>
            <w:r>
              <w:rPr>
                <w:noProof/>
                <w:webHidden/>
              </w:rPr>
            </w:r>
            <w:r>
              <w:rPr>
                <w:noProof/>
                <w:webHidden/>
              </w:rPr>
              <w:fldChar w:fldCharType="separate"/>
            </w:r>
            <w:r>
              <w:rPr>
                <w:noProof/>
                <w:webHidden/>
              </w:rPr>
              <w:t>28</w:t>
            </w:r>
            <w:r>
              <w:rPr>
                <w:noProof/>
                <w:webHidden/>
              </w:rPr>
              <w:fldChar w:fldCharType="end"/>
            </w:r>
          </w:hyperlink>
        </w:p>
        <w:p w14:paraId="2CBA7534" w14:textId="138E7C60"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4" w:history="1">
            <w:r w:rsidRPr="004572CA">
              <w:rPr>
                <w:rStyle w:val="Hyperlink"/>
                <w:rFonts w:eastAsia="Google Sans"/>
                <w:noProof/>
              </w:rPr>
              <w:t>2.4.4.</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O Teorema da Separação de Tobin</w:t>
            </w:r>
            <w:r>
              <w:rPr>
                <w:noProof/>
                <w:webHidden/>
              </w:rPr>
              <w:tab/>
            </w:r>
            <w:r>
              <w:rPr>
                <w:noProof/>
                <w:webHidden/>
              </w:rPr>
              <w:fldChar w:fldCharType="begin"/>
            </w:r>
            <w:r>
              <w:rPr>
                <w:noProof/>
                <w:webHidden/>
              </w:rPr>
              <w:instrText xml:space="preserve"> PAGEREF _Toc231448114 \h </w:instrText>
            </w:r>
            <w:r>
              <w:rPr>
                <w:noProof/>
                <w:webHidden/>
              </w:rPr>
            </w:r>
            <w:r>
              <w:rPr>
                <w:noProof/>
                <w:webHidden/>
              </w:rPr>
              <w:fldChar w:fldCharType="separate"/>
            </w:r>
            <w:r>
              <w:rPr>
                <w:noProof/>
                <w:webHidden/>
              </w:rPr>
              <w:t>28</w:t>
            </w:r>
            <w:r>
              <w:rPr>
                <w:noProof/>
                <w:webHidden/>
              </w:rPr>
              <w:fldChar w:fldCharType="end"/>
            </w:r>
          </w:hyperlink>
        </w:p>
        <w:p w14:paraId="082F13FA" w14:textId="0C5FC696"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5" w:history="1">
            <w:r w:rsidRPr="004572CA">
              <w:rPr>
                <w:rStyle w:val="Hyperlink"/>
                <w:rFonts w:eastAsia="Google Sans"/>
                <w:noProof/>
              </w:rPr>
              <w:t>2.4.5.</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A Reta do Mercado de Capitais (Capital Market Line - CML)</w:t>
            </w:r>
            <w:r>
              <w:rPr>
                <w:noProof/>
                <w:webHidden/>
              </w:rPr>
              <w:tab/>
            </w:r>
            <w:r>
              <w:rPr>
                <w:noProof/>
                <w:webHidden/>
              </w:rPr>
              <w:fldChar w:fldCharType="begin"/>
            </w:r>
            <w:r>
              <w:rPr>
                <w:noProof/>
                <w:webHidden/>
              </w:rPr>
              <w:instrText xml:space="preserve"> PAGEREF _Toc231448115 \h </w:instrText>
            </w:r>
            <w:r>
              <w:rPr>
                <w:noProof/>
                <w:webHidden/>
              </w:rPr>
            </w:r>
            <w:r>
              <w:rPr>
                <w:noProof/>
                <w:webHidden/>
              </w:rPr>
              <w:fldChar w:fldCharType="separate"/>
            </w:r>
            <w:r>
              <w:rPr>
                <w:noProof/>
                <w:webHidden/>
              </w:rPr>
              <w:t>29</w:t>
            </w:r>
            <w:r>
              <w:rPr>
                <w:noProof/>
                <w:webHidden/>
              </w:rPr>
              <w:fldChar w:fldCharType="end"/>
            </w:r>
          </w:hyperlink>
        </w:p>
        <w:p w14:paraId="111E0742" w14:textId="15B430B4"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6" w:history="1">
            <w:r w:rsidRPr="004572CA">
              <w:rPr>
                <w:rStyle w:val="Hyperlink"/>
                <w:rFonts w:eastAsia="Google Sans Text"/>
                <w:noProof/>
              </w:rPr>
              <w:t>2.4.6.</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Text"/>
                <w:bCs/>
                <w:noProof/>
              </w:rPr>
              <w:t>Considerações sobre Taxas de Empréstimo Diferenciadas</w:t>
            </w:r>
            <w:r>
              <w:rPr>
                <w:noProof/>
                <w:webHidden/>
              </w:rPr>
              <w:tab/>
            </w:r>
            <w:r>
              <w:rPr>
                <w:noProof/>
                <w:webHidden/>
              </w:rPr>
              <w:fldChar w:fldCharType="begin"/>
            </w:r>
            <w:r>
              <w:rPr>
                <w:noProof/>
                <w:webHidden/>
              </w:rPr>
              <w:instrText xml:space="preserve"> PAGEREF _Toc231448116 \h </w:instrText>
            </w:r>
            <w:r>
              <w:rPr>
                <w:noProof/>
                <w:webHidden/>
              </w:rPr>
            </w:r>
            <w:r>
              <w:rPr>
                <w:noProof/>
                <w:webHidden/>
              </w:rPr>
              <w:fldChar w:fldCharType="separate"/>
            </w:r>
            <w:r>
              <w:rPr>
                <w:noProof/>
                <w:webHidden/>
              </w:rPr>
              <w:t>30</w:t>
            </w:r>
            <w:r>
              <w:rPr>
                <w:noProof/>
                <w:webHidden/>
              </w:rPr>
              <w:fldChar w:fldCharType="end"/>
            </w:r>
          </w:hyperlink>
        </w:p>
        <w:p w14:paraId="4809339C" w14:textId="2513B6B2"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7" w:history="1">
            <w:r w:rsidRPr="004572CA">
              <w:rPr>
                <w:rStyle w:val="Hyperlink"/>
                <w:rFonts w:eastAsia="Google Sans"/>
                <w:noProof/>
              </w:rPr>
              <w:t>2.5.</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Avaliação de Desempenho: O Índice de Sharpe</w:t>
            </w:r>
            <w:r>
              <w:rPr>
                <w:noProof/>
                <w:webHidden/>
              </w:rPr>
              <w:tab/>
            </w:r>
            <w:r>
              <w:rPr>
                <w:noProof/>
                <w:webHidden/>
              </w:rPr>
              <w:fldChar w:fldCharType="begin"/>
            </w:r>
            <w:r>
              <w:rPr>
                <w:noProof/>
                <w:webHidden/>
              </w:rPr>
              <w:instrText xml:space="preserve"> PAGEREF _Toc231448117 \h </w:instrText>
            </w:r>
            <w:r>
              <w:rPr>
                <w:noProof/>
                <w:webHidden/>
              </w:rPr>
            </w:r>
            <w:r>
              <w:rPr>
                <w:noProof/>
                <w:webHidden/>
              </w:rPr>
              <w:fldChar w:fldCharType="separate"/>
            </w:r>
            <w:r>
              <w:rPr>
                <w:noProof/>
                <w:webHidden/>
              </w:rPr>
              <w:t>30</w:t>
            </w:r>
            <w:r>
              <w:rPr>
                <w:noProof/>
                <w:webHidden/>
              </w:rPr>
              <w:fldChar w:fldCharType="end"/>
            </w:r>
          </w:hyperlink>
        </w:p>
        <w:p w14:paraId="240DD033" w14:textId="0322B59A"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8" w:history="1">
            <w:r w:rsidRPr="004572CA">
              <w:rPr>
                <w:rStyle w:val="Hyperlink"/>
                <w:rFonts w:eastAsia="Google Sans"/>
                <w:noProof/>
              </w:rPr>
              <w:t>2.5.1.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Definição e Interpretação</w:t>
            </w:r>
            <w:r>
              <w:rPr>
                <w:noProof/>
                <w:webHidden/>
              </w:rPr>
              <w:tab/>
            </w:r>
            <w:r>
              <w:rPr>
                <w:noProof/>
                <w:webHidden/>
              </w:rPr>
              <w:fldChar w:fldCharType="begin"/>
            </w:r>
            <w:r>
              <w:rPr>
                <w:noProof/>
                <w:webHidden/>
              </w:rPr>
              <w:instrText xml:space="preserve"> PAGEREF _Toc231448118 \h </w:instrText>
            </w:r>
            <w:r>
              <w:rPr>
                <w:noProof/>
                <w:webHidden/>
              </w:rPr>
            </w:r>
            <w:r>
              <w:rPr>
                <w:noProof/>
                <w:webHidden/>
              </w:rPr>
              <w:fldChar w:fldCharType="separate"/>
            </w:r>
            <w:r>
              <w:rPr>
                <w:noProof/>
                <w:webHidden/>
              </w:rPr>
              <w:t>30</w:t>
            </w:r>
            <w:r>
              <w:rPr>
                <w:noProof/>
                <w:webHidden/>
              </w:rPr>
              <w:fldChar w:fldCharType="end"/>
            </w:r>
          </w:hyperlink>
        </w:p>
        <w:p w14:paraId="40F8F6EA" w14:textId="510EB6E3"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9" w:history="1">
            <w:r w:rsidRPr="004572CA">
              <w:rPr>
                <w:rStyle w:val="Hyperlink"/>
                <w:rFonts w:eastAsia="Google Sans"/>
                <w:noProof/>
              </w:rPr>
              <w:t>2.5.2.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Importância e Aplicação</w:t>
            </w:r>
            <w:r>
              <w:rPr>
                <w:noProof/>
                <w:webHidden/>
              </w:rPr>
              <w:tab/>
            </w:r>
            <w:r>
              <w:rPr>
                <w:noProof/>
                <w:webHidden/>
              </w:rPr>
              <w:fldChar w:fldCharType="begin"/>
            </w:r>
            <w:r>
              <w:rPr>
                <w:noProof/>
                <w:webHidden/>
              </w:rPr>
              <w:instrText xml:space="preserve"> PAGEREF _Toc231448119 \h </w:instrText>
            </w:r>
            <w:r>
              <w:rPr>
                <w:noProof/>
                <w:webHidden/>
              </w:rPr>
            </w:r>
            <w:r>
              <w:rPr>
                <w:noProof/>
                <w:webHidden/>
              </w:rPr>
              <w:fldChar w:fldCharType="separate"/>
            </w:r>
            <w:r>
              <w:rPr>
                <w:noProof/>
                <w:webHidden/>
              </w:rPr>
              <w:t>31</w:t>
            </w:r>
            <w:r>
              <w:rPr>
                <w:noProof/>
                <w:webHidden/>
              </w:rPr>
              <w:fldChar w:fldCharType="end"/>
            </w:r>
          </w:hyperlink>
        </w:p>
        <w:p w14:paraId="2A25464D" w14:textId="7660C566"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0" w:history="1">
            <w:r w:rsidRPr="004572CA">
              <w:rPr>
                <w:rStyle w:val="Hyperlink"/>
                <w:rFonts w:eastAsia="Google Sans"/>
                <w:noProof/>
              </w:rPr>
              <w:t>2.6.</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O Modelo de Precificação de Ativos de Capital (CAPM)</w:t>
            </w:r>
            <w:r>
              <w:rPr>
                <w:noProof/>
                <w:webHidden/>
              </w:rPr>
              <w:tab/>
            </w:r>
            <w:r>
              <w:rPr>
                <w:noProof/>
                <w:webHidden/>
              </w:rPr>
              <w:fldChar w:fldCharType="begin"/>
            </w:r>
            <w:r>
              <w:rPr>
                <w:noProof/>
                <w:webHidden/>
              </w:rPr>
              <w:instrText xml:space="preserve"> PAGEREF _Toc231448120 \h </w:instrText>
            </w:r>
            <w:r>
              <w:rPr>
                <w:noProof/>
                <w:webHidden/>
              </w:rPr>
            </w:r>
            <w:r>
              <w:rPr>
                <w:noProof/>
                <w:webHidden/>
              </w:rPr>
              <w:fldChar w:fldCharType="separate"/>
            </w:r>
            <w:r>
              <w:rPr>
                <w:noProof/>
                <w:webHidden/>
              </w:rPr>
              <w:t>31</w:t>
            </w:r>
            <w:r>
              <w:rPr>
                <w:noProof/>
                <w:webHidden/>
              </w:rPr>
              <w:fldChar w:fldCharType="end"/>
            </w:r>
          </w:hyperlink>
        </w:p>
        <w:p w14:paraId="7306C2E6" w14:textId="7D802DDC"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1" w:history="1">
            <w:r w:rsidRPr="004572CA">
              <w:rPr>
                <w:rStyle w:val="Hyperlink"/>
                <w:rFonts w:eastAsia="Google Sans"/>
                <w:noProof/>
              </w:rPr>
              <w:t>2.6.1.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Origem e Desenvolvedores</w:t>
            </w:r>
            <w:r>
              <w:rPr>
                <w:noProof/>
                <w:webHidden/>
              </w:rPr>
              <w:tab/>
            </w:r>
            <w:r>
              <w:rPr>
                <w:noProof/>
                <w:webHidden/>
              </w:rPr>
              <w:fldChar w:fldCharType="begin"/>
            </w:r>
            <w:r>
              <w:rPr>
                <w:noProof/>
                <w:webHidden/>
              </w:rPr>
              <w:instrText xml:space="preserve"> PAGEREF _Toc231448121 \h </w:instrText>
            </w:r>
            <w:r>
              <w:rPr>
                <w:noProof/>
                <w:webHidden/>
              </w:rPr>
            </w:r>
            <w:r>
              <w:rPr>
                <w:noProof/>
                <w:webHidden/>
              </w:rPr>
              <w:fldChar w:fldCharType="separate"/>
            </w:r>
            <w:r>
              <w:rPr>
                <w:noProof/>
                <w:webHidden/>
              </w:rPr>
              <w:t>31</w:t>
            </w:r>
            <w:r>
              <w:rPr>
                <w:noProof/>
                <w:webHidden/>
              </w:rPr>
              <w:fldChar w:fldCharType="end"/>
            </w:r>
          </w:hyperlink>
        </w:p>
        <w:p w14:paraId="656FE3F8" w14:textId="5396F859"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2" w:history="1">
            <w:r w:rsidRPr="004572CA">
              <w:rPr>
                <w:rStyle w:val="Hyperlink"/>
                <w:rFonts w:eastAsia="Google Sans"/>
                <w:noProof/>
              </w:rPr>
              <w:t>2.6.2.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Decomposição do Risco: Sistemático vs. Não Sistemático</w:t>
            </w:r>
            <w:r>
              <w:rPr>
                <w:noProof/>
                <w:webHidden/>
              </w:rPr>
              <w:tab/>
            </w:r>
            <w:r>
              <w:rPr>
                <w:noProof/>
                <w:webHidden/>
              </w:rPr>
              <w:fldChar w:fldCharType="begin"/>
            </w:r>
            <w:r>
              <w:rPr>
                <w:noProof/>
                <w:webHidden/>
              </w:rPr>
              <w:instrText xml:space="preserve"> PAGEREF _Toc231448122 \h </w:instrText>
            </w:r>
            <w:r>
              <w:rPr>
                <w:noProof/>
                <w:webHidden/>
              </w:rPr>
            </w:r>
            <w:r>
              <w:rPr>
                <w:noProof/>
                <w:webHidden/>
              </w:rPr>
              <w:fldChar w:fldCharType="separate"/>
            </w:r>
            <w:r>
              <w:rPr>
                <w:noProof/>
                <w:webHidden/>
              </w:rPr>
              <w:t>31</w:t>
            </w:r>
            <w:r>
              <w:rPr>
                <w:noProof/>
                <w:webHidden/>
              </w:rPr>
              <w:fldChar w:fldCharType="end"/>
            </w:r>
          </w:hyperlink>
        </w:p>
        <w:p w14:paraId="10898906" w14:textId="0E099E75"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3" w:history="1">
            <w:r w:rsidRPr="004572CA">
              <w:rPr>
                <w:rStyle w:val="Hyperlink"/>
                <w:rFonts w:eastAsia="Google Sans"/>
                <w:noProof/>
              </w:rPr>
              <w:t>2.6.3.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O Coeficiente Beta e a Reta do Mercado de Títulos (SML)</w:t>
            </w:r>
            <w:r>
              <w:rPr>
                <w:noProof/>
                <w:webHidden/>
              </w:rPr>
              <w:tab/>
            </w:r>
            <w:r>
              <w:rPr>
                <w:noProof/>
                <w:webHidden/>
              </w:rPr>
              <w:fldChar w:fldCharType="begin"/>
            </w:r>
            <w:r>
              <w:rPr>
                <w:noProof/>
                <w:webHidden/>
              </w:rPr>
              <w:instrText xml:space="preserve"> PAGEREF _Toc231448123 \h </w:instrText>
            </w:r>
            <w:r>
              <w:rPr>
                <w:noProof/>
                <w:webHidden/>
              </w:rPr>
            </w:r>
            <w:r>
              <w:rPr>
                <w:noProof/>
                <w:webHidden/>
              </w:rPr>
              <w:fldChar w:fldCharType="separate"/>
            </w:r>
            <w:r>
              <w:rPr>
                <w:noProof/>
                <w:webHidden/>
              </w:rPr>
              <w:t>32</w:t>
            </w:r>
            <w:r>
              <w:rPr>
                <w:noProof/>
                <w:webHidden/>
              </w:rPr>
              <w:fldChar w:fldCharType="end"/>
            </w:r>
          </w:hyperlink>
        </w:p>
        <w:p w14:paraId="075A5C30" w14:textId="6428EDF5"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4" w:history="1">
            <w:r w:rsidRPr="004572CA">
              <w:rPr>
                <w:rStyle w:val="Hyperlink"/>
                <w:rFonts w:eastAsia="Google Sans"/>
                <w:noProof/>
              </w:rPr>
              <w:t>2.6.4.</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eastAsia="pt-BR"/>
              </w:rPr>
              <w:t>A Reta do Mercado de Títulos (SML)</w:t>
            </w:r>
            <w:r>
              <w:rPr>
                <w:noProof/>
                <w:webHidden/>
              </w:rPr>
              <w:tab/>
            </w:r>
            <w:r>
              <w:rPr>
                <w:noProof/>
                <w:webHidden/>
              </w:rPr>
              <w:fldChar w:fldCharType="begin"/>
            </w:r>
            <w:r>
              <w:rPr>
                <w:noProof/>
                <w:webHidden/>
              </w:rPr>
              <w:instrText xml:space="preserve"> PAGEREF _Toc231448124 \h </w:instrText>
            </w:r>
            <w:r>
              <w:rPr>
                <w:noProof/>
                <w:webHidden/>
              </w:rPr>
            </w:r>
            <w:r>
              <w:rPr>
                <w:noProof/>
                <w:webHidden/>
              </w:rPr>
              <w:fldChar w:fldCharType="separate"/>
            </w:r>
            <w:r>
              <w:rPr>
                <w:noProof/>
                <w:webHidden/>
              </w:rPr>
              <w:t>32</w:t>
            </w:r>
            <w:r>
              <w:rPr>
                <w:noProof/>
                <w:webHidden/>
              </w:rPr>
              <w:fldChar w:fldCharType="end"/>
            </w:r>
          </w:hyperlink>
        </w:p>
        <w:p w14:paraId="308F48F9" w14:textId="45D99051"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5" w:history="1">
            <w:r w:rsidRPr="004572CA">
              <w:rPr>
                <w:rStyle w:val="Hyperlink"/>
                <w:noProof/>
              </w:rPr>
              <w:t>2.6.5.</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Cs/>
                <w:noProof/>
                <w:shd w:val="clear" w:color="auto" w:fill="FFFFFF"/>
              </w:rPr>
              <w:t>Diferença entre CML e SML:</w:t>
            </w:r>
            <w:r>
              <w:rPr>
                <w:noProof/>
                <w:webHidden/>
              </w:rPr>
              <w:tab/>
            </w:r>
            <w:r>
              <w:rPr>
                <w:noProof/>
                <w:webHidden/>
              </w:rPr>
              <w:fldChar w:fldCharType="begin"/>
            </w:r>
            <w:r>
              <w:rPr>
                <w:noProof/>
                <w:webHidden/>
              </w:rPr>
              <w:instrText xml:space="preserve"> PAGEREF _Toc231448125 \h </w:instrText>
            </w:r>
            <w:r>
              <w:rPr>
                <w:noProof/>
                <w:webHidden/>
              </w:rPr>
            </w:r>
            <w:r>
              <w:rPr>
                <w:noProof/>
                <w:webHidden/>
              </w:rPr>
              <w:fldChar w:fldCharType="separate"/>
            </w:r>
            <w:r>
              <w:rPr>
                <w:noProof/>
                <w:webHidden/>
              </w:rPr>
              <w:t>33</w:t>
            </w:r>
            <w:r>
              <w:rPr>
                <w:noProof/>
                <w:webHidden/>
              </w:rPr>
              <w:fldChar w:fldCharType="end"/>
            </w:r>
          </w:hyperlink>
        </w:p>
        <w:p w14:paraId="03EF4064" w14:textId="3DBB7A6E"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6" w:history="1">
            <w:r w:rsidRPr="004572CA">
              <w:rPr>
                <w:rStyle w:val="Hyperlink"/>
                <w:b/>
                <w:bCs/>
                <w:noProof/>
              </w:rPr>
              <w:t>2.7.</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b/>
                <w:bCs/>
                <w:noProof/>
              </w:rPr>
              <w:t>Pressupostos, Críticas e Limitações Teóricas</w:t>
            </w:r>
            <w:r>
              <w:rPr>
                <w:noProof/>
                <w:webHidden/>
              </w:rPr>
              <w:tab/>
            </w:r>
            <w:r>
              <w:rPr>
                <w:noProof/>
                <w:webHidden/>
              </w:rPr>
              <w:fldChar w:fldCharType="begin"/>
            </w:r>
            <w:r>
              <w:rPr>
                <w:noProof/>
                <w:webHidden/>
              </w:rPr>
              <w:instrText xml:space="preserve"> PAGEREF _Toc231448126 \h </w:instrText>
            </w:r>
            <w:r>
              <w:rPr>
                <w:noProof/>
                <w:webHidden/>
              </w:rPr>
            </w:r>
            <w:r>
              <w:rPr>
                <w:noProof/>
                <w:webHidden/>
              </w:rPr>
              <w:fldChar w:fldCharType="separate"/>
            </w:r>
            <w:r>
              <w:rPr>
                <w:noProof/>
                <w:webHidden/>
              </w:rPr>
              <w:t>34</w:t>
            </w:r>
            <w:r>
              <w:rPr>
                <w:noProof/>
                <w:webHidden/>
              </w:rPr>
              <w:fldChar w:fldCharType="end"/>
            </w:r>
          </w:hyperlink>
        </w:p>
        <w:p w14:paraId="0C85FE32" w14:textId="363C64A6"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7" w:history="1">
            <w:r w:rsidRPr="004572CA">
              <w:rPr>
                <w:rStyle w:val="Hyperlink"/>
                <w:rFonts w:eastAsia="Google Sans"/>
                <w:noProof/>
              </w:rPr>
              <w:t>2.7.1.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Pressupostos Fundamentais: A Racionalidade VNM</w:t>
            </w:r>
            <w:r>
              <w:rPr>
                <w:noProof/>
                <w:webHidden/>
              </w:rPr>
              <w:tab/>
            </w:r>
            <w:r>
              <w:rPr>
                <w:noProof/>
                <w:webHidden/>
              </w:rPr>
              <w:fldChar w:fldCharType="begin"/>
            </w:r>
            <w:r>
              <w:rPr>
                <w:noProof/>
                <w:webHidden/>
              </w:rPr>
              <w:instrText xml:space="preserve"> PAGEREF _Toc231448127 \h </w:instrText>
            </w:r>
            <w:r>
              <w:rPr>
                <w:noProof/>
                <w:webHidden/>
              </w:rPr>
            </w:r>
            <w:r>
              <w:rPr>
                <w:noProof/>
                <w:webHidden/>
              </w:rPr>
              <w:fldChar w:fldCharType="separate"/>
            </w:r>
            <w:r>
              <w:rPr>
                <w:noProof/>
                <w:webHidden/>
              </w:rPr>
              <w:t>34</w:t>
            </w:r>
            <w:r>
              <w:rPr>
                <w:noProof/>
                <w:webHidden/>
              </w:rPr>
              <w:fldChar w:fldCharType="end"/>
            </w:r>
          </w:hyperlink>
        </w:p>
        <w:p w14:paraId="0B756AAE" w14:textId="5ED9CDEE"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8" w:history="1">
            <w:r w:rsidRPr="004572CA">
              <w:rPr>
                <w:rStyle w:val="Hyperlink"/>
                <w:noProof/>
              </w:rPr>
              <w:t>2.7.2.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rFonts w:eastAsia="Google Sans"/>
                <w:noProof/>
              </w:rPr>
              <w:t>Limitações e a Realidade dos Mercados</w:t>
            </w:r>
            <w:r>
              <w:rPr>
                <w:noProof/>
                <w:webHidden/>
              </w:rPr>
              <w:tab/>
            </w:r>
            <w:r>
              <w:rPr>
                <w:noProof/>
                <w:webHidden/>
              </w:rPr>
              <w:fldChar w:fldCharType="begin"/>
            </w:r>
            <w:r>
              <w:rPr>
                <w:noProof/>
                <w:webHidden/>
              </w:rPr>
              <w:instrText xml:space="preserve"> PAGEREF _Toc231448128 \h </w:instrText>
            </w:r>
            <w:r>
              <w:rPr>
                <w:noProof/>
                <w:webHidden/>
              </w:rPr>
            </w:r>
            <w:r>
              <w:rPr>
                <w:noProof/>
                <w:webHidden/>
              </w:rPr>
              <w:fldChar w:fldCharType="separate"/>
            </w:r>
            <w:r>
              <w:rPr>
                <w:noProof/>
                <w:webHidden/>
              </w:rPr>
              <w:t>36</w:t>
            </w:r>
            <w:r>
              <w:rPr>
                <w:noProof/>
                <w:webHidden/>
              </w:rPr>
              <w:fldChar w:fldCharType="end"/>
            </w:r>
          </w:hyperlink>
        </w:p>
        <w:p w14:paraId="328A56A0" w14:textId="149DAB5F"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9" w:history="1">
            <w:r w:rsidRPr="004572CA">
              <w:rPr>
                <w:rStyle w:val="Hyperlink"/>
                <w:b/>
                <w:bCs/>
                <w:noProof/>
              </w:rPr>
              <w:t>2.8.</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bCs/>
                <w:noProof/>
                <w:lang w:val="pt-BR" w:eastAsia="pt-BR"/>
              </w:rPr>
              <w:t>A Teoria Pós-Moderna do Portfólio (PMPT) e a Gestão de Risco Assimétrica</w:t>
            </w:r>
            <w:r>
              <w:rPr>
                <w:noProof/>
                <w:webHidden/>
              </w:rPr>
              <w:tab/>
            </w:r>
            <w:r>
              <w:rPr>
                <w:noProof/>
                <w:webHidden/>
              </w:rPr>
              <w:fldChar w:fldCharType="begin"/>
            </w:r>
            <w:r>
              <w:rPr>
                <w:noProof/>
                <w:webHidden/>
              </w:rPr>
              <w:instrText xml:space="preserve"> PAGEREF _Toc231448129 \h </w:instrText>
            </w:r>
            <w:r>
              <w:rPr>
                <w:noProof/>
                <w:webHidden/>
              </w:rPr>
            </w:r>
            <w:r>
              <w:rPr>
                <w:noProof/>
                <w:webHidden/>
              </w:rPr>
              <w:fldChar w:fldCharType="separate"/>
            </w:r>
            <w:r>
              <w:rPr>
                <w:noProof/>
                <w:webHidden/>
              </w:rPr>
              <w:t>38</w:t>
            </w:r>
            <w:r>
              <w:rPr>
                <w:noProof/>
                <w:webHidden/>
              </w:rPr>
              <w:fldChar w:fldCharType="end"/>
            </w:r>
          </w:hyperlink>
        </w:p>
        <w:p w14:paraId="002A018F" w14:textId="28EC29B5"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0" w:history="1">
            <w:r w:rsidRPr="004572CA">
              <w:rPr>
                <w:rStyle w:val="Hyperlink"/>
                <w:noProof/>
              </w:rPr>
              <w:t>2.8.1.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eastAsia="pt-BR"/>
              </w:rPr>
              <w:t>Introdução: A Evolução Paradigmática e a Necessidade Histórica da PMPT</w:t>
            </w:r>
            <w:r>
              <w:rPr>
                <w:noProof/>
                <w:webHidden/>
              </w:rPr>
              <w:tab/>
            </w:r>
            <w:r>
              <w:rPr>
                <w:noProof/>
                <w:webHidden/>
              </w:rPr>
              <w:fldChar w:fldCharType="begin"/>
            </w:r>
            <w:r>
              <w:rPr>
                <w:noProof/>
                <w:webHidden/>
              </w:rPr>
              <w:instrText xml:space="preserve"> PAGEREF _Toc231448130 \h </w:instrText>
            </w:r>
            <w:r>
              <w:rPr>
                <w:noProof/>
                <w:webHidden/>
              </w:rPr>
            </w:r>
            <w:r>
              <w:rPr>
                <w:noProof/>
                <w:webHidden/>
              </w:rPr>
              <w:fldChar w:fldCharType="separate"/>
            </w:r>
            <w:r>
              <w:rPr>
                <w:noProof/>
                <w:webHidden/>
              </w:rPr>
              <w:t>38</w:t>
            </w:r>
            <w:r>
              <w:rPr>
                <w:noProof/>
                <w:webHidden/>
              </w:rPr>
              <w:fldChar w:fldCharType="end"/>
            </w:r>
          </w:hyperlink>
        </w:p>
        <w:p w14:paraId="668A7EB9" w14:textId="624C6889"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1" w:history="1">
            <w:r w:rsidRPr="004572CA">
              <w:rPr>
                <w:rStyle w:val="Hyperlink"/>
                <w:noProof/>
              </w:rPr>
              <w:t>2.8.2.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eastAsia="pt-BR"/>
              </w:rPr>
              <w:t>O "Esquecimento Tecnológico" e as Origens em Markowitz (1959)</w:t>
            </w:r>
            <w:r>
              <w:rPr>
                <w:noProof/>
                <w:webHidden/>
              </w:rPr>
              <w:tab/>
            </w:r>
            <w:r>
              <w:rPr>
                <w:noProof/>
                <w:webHidden/>
              </w:rPr>
              <w:fldChar w:fldCharType="begin"/>
            </w:r>
            <w:r>
              <w:rPr>
                <w:noProof/>
                <w:webHidden/>
              </w:rPr>
              <w:instrText xml:space="preserve"> PAGEREF _Toc231448131 \h </w:instrText>
            </w:r>
            <w:r>
              <w:rPr>
                <w:noProof/>
                <w:webHidden/>
              </w:rPr>
            </w:r>
            <w:r>
              <w:rPr>
                <w:noProof/>
                <w:webHidden/>
              </w:rPr>
              <w:fldChar w:fldCharType="separate"/>
            </w:r>
            <w:r>
              <w:rPr>
                <w:noProof/>
                <w:webHidden/>
              </w:rPr>
              <w:t>38</w:t>
            </w:r>
            <w:r>
              <w:rPr>
                <w:noProof/>
                <w:webHidden/>
              </w:rPr>
              <w:fldChar w:fldCharType="end"/>
            </w:r>
          </w:hyperlink>
        </w:p>
        <w:p w14:paraId="6A2C6CC0" w14:textId="6470CABC"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2" w:history="1">
            <w:r w:rsidRPr="004572CA">
              <w:rPr>
                <w:rStyle w:val="Hyperlink"/>
                <w:noProof/>
              </w:rPr>
              <w:t>2.8.3.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eastAsia="pt-BR"/>
              </w:rPr>
              <w:t>A Consolidação da PMPT: Rom, Ferguson e o Instituto de Pesquisa de Pensões</w:t>
            </w:r>
            <w:r>
              <w:rPr>
                <w:noProof/>
                <w:webHidden/>
              </w:rPr>
              <w:tab/>
            </w:r>
            <w:r>
              <w:rPr>
                <w:noProof/>
                <w:webHidden/>
              </w:rPr>
              <w:fldChar w:fldCharType="begin"/>
            </w:r>
            <w:r>
              <w:rPr>
                <w:noProof/>
                <w:webHidden/>
              </w:rPr>
              <w:instrText xml:space="preserve"> PAGEREF _Toc231448132 \h </w:instrText>
            </w:r>
            <w:r>
              <w:rPr>
                <w:noProof/>
                <w:webHidden/>
              </w:rPr>
            </w:r>
            <w:r>
              <w:rPr>
                <w:noProof/>
                <w:webHidden/>
              </w:rPr>
              <w:fldChar w:fldCharType="separate"/>
            </w:r>
            <w:r>
              <w:rPr>
                <w:noProof/>
                <w:webHidden/>
              </w:rPr>
              <w:t>39</w:t>
            </w:r>
            <w:r>
              <w:rPr>
                <w:noProof/>
                <w:webHidden/>
              </w:rPr>
              <w:fldChar w:fldCharType="end"/>
            </w:r>
          </w:hyperlink>
        </w:p>
        <w:p w14:paraId="4554FF68" w14:textId="0C170A32"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3" w:history="1">
            <w:r w:rsidRPr="004572CA">
              <w:rPr>
                <w:rStyle w:val="Hyperlink"/>
                <w:noProof/>
              </w:rPr>
              <w:t>2.8.4.</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eastAsia="pt-BR"/>
              </w:rPr>
              <w:t>O Fenômeno da "Maximização de Erros" e a Instabilidade das Soluções</w:t>
            </w:r>
            <w:r>
              <w:rPr>
                <w:noProof/>
                <w:webHidden/>
              </w:rPr>
              <w:tab/>
            </w:r>
            <w:r>
              <w:rPr>
                <w:noProof/>
                <w:webHidden/>
              </w:rPr>
              <w:fldChar w:fldCharType="begin"/>
            </w:r>
            <w:r>
              <w:rPr>
                <w:noProof/>
                <w:webHidden/>
              </w:rPr>
              <w:instrText xml:space="preserve"> PAGEREF _Toc231448133 \h </w:instrText>
            </w:r>
            <w:r>
              <w:rPr>
                <w:noProof/>
                <w:webHidden/>
              </w:rPr>
            </w:r>
            <w:r>
              <w:rPr>
                <w:noProof/>
                <w:webHidden/>
              </w:rPr>
              <w:fldChar w:fldCharType="separate"/>
            </w:r>
            <w:r>
              <w:rPr>
                <w:noProof/>
                <w:webHidden/>
              </w:rPr>
              <w:t>40</w:t>
            </w:r>
            <w:r>
              <w:rPr>
                <w:noProof/>
                <w:webHidden/>
              </w:rPr>
              <w:fldChar w:fldCharType="end"/>
            </w:r>
          </w:hyperlink>
        </w:p>
        <w:p w14:paraId="68D703B5" w14:textId="309E8DBE"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4" w:history="1">
            <w:r w:rsidRPr="004572CA">
              <w:rPr>
                <w:rStyle w:val="Hyperlink"/>
                <w:noProof/>
              </w:rPr>
              <w:t>2.8.5.</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eastAsia="pt-BR"/>
              </w:rPr>
              <w:t>A Limitação da Utilidade Quadrática e a Cegueira à Assimetria</w:t>
            </w:r>
            <w:r>
              <w:rPr>
                <w:noProof/>
                <w:webHidden/>
              </w:rPr>
              <w:tab/>
            </w:r>
            <w:r>
              <w:rPr>
                <w:noProof/>
                <w:webHidden/>
              </w:rPr>
              <w:fldChar w:fldCharType="begin"/>
            </w:r>
            <w:r>
              <w:rPr>
                <w:noProof/>
                <w:webHidden/>
              </w:rPr>
              <w:instrText xml:space="preserve"> PAGEREF _Toc231448134 \h </w:instrText>
            </w:r>
            <w:r>
              <w:rPr>
                <w:noProof/>
                <w:webHidden/>
              </w:rPr>
            </w:r>
            <w:r>
              <w:rPr>
                <w:noProof/>
                <w:webHidden/>
              </w:rPr>
              <w:fldChar w:fldCharType="separate"/>
            </w:r>
            <w:r>
              <w:rPr>
                <w:noProof/>
                <w:webHidden/>
              </w:rPr>
              <w:t>41</w:t>
            </w:r>
            <w:r>
              <w:rPr>
                <w:noProof/>
                <w:webHidden/>
              </w:rPr>
              <w:fldChar w:fldCharType="end"/>
            </w:r>
          </w:hyperlink>
        </w:p>
        <w:p w14:paraId="1BB6292C" w14:textId="4F9E9ED1"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5" w:history="1">
            <w:r w:rsidRPr="004572CA">
              <w:rPr>
                <w:rStyle w:val="Hyperlink"/>
                <w:noProof/>
              </w:rPr>
              <w:t>2.8.6.</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eastAsia="pt-BR"/>
              </w:rPr>
              <w:t>A Insuficiência da Variância e a Gênese da PMPT</w:t>
            </w:r>
            <w:r>
              <w:rPr>
                <w:noProof/>
                <w:webHidden/>
              </w:rPr>
              <w:tab/>
            </w:r>
            <w:r>
              <w:rPr>
                <w:noProof/>
                <w:webHidden/>
              </w:rPr>
              <w:fldChar w:fldCharType="begin"/>
            </w:r>
            <w:r>
              <w:rPr>
                <w:noProof/>
                <w:webHidden/>
              </w:rPr>
              <w:instrText xml:space="preserve"> PAGEREF _Toc231448135 \h </w:instrText>
            </w:r>
            <w:r>
              <w:rPr>
                <w:noProof/>
                <w:webHidden/>
              </w:rPr>
            </w:r>
            <w:r>
              <w:rPr>
                <w:noProof/>
                <w:webHidden/>
              </w:rPr>
              <w:fldChar w:fldCharType="separate"/>
            </w:r>
            <w:r>
              <w:rPr>
                <w:noProof/>
                <w:webHidden/>
              </w:rPr>
              <w:t>42</w:t>
            </w:r>
            <w:r>
              <w:rPr>
                <w:noProof/>
                <w:webHidden/>
              </w:rPr>
              <w:fldChar w:fldCharType="end"/>
            </w:r>
          </w:hyperlink>
        </w:p>
        <w:p w14:paraId="36563E79" w14:textId="0A1910D6"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6" w:history="1">
            <w:r w:rsidRPr="004572CA">
              <w:rPr>
                <w:rStyle w:val="Hyperlink"/>
                <w:noProof/>
              </w:rPr>
              <w:t>2.8.7.</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eastAsia="pt-BR"/>
              </w:rPr>
              <w:t>Métricas de Risco: Do VaR às Medidas Coerentes</w:t>
            </w:r>
            <w:r>
              <w:rPr>
                <w:noProof/>
                <w:webHidden/>
              </w:rPr>
              <w:tab/>
            </w:r>
            <w:r>
              <w:rPr>
                <w:noProof/>
                <w:webHidden/>
              </w:rPr>
              <w:fldChar w:fldCharType="begin"/>
            </w:r>
            <w:r>
              <w:rPr>
                <w:noProof/>
                <w:webHidden/>
              </w:rPr>
              <w:instrText xml:space="preserve"> PAGEREF _Toc231448136 \h </w:instrText>
            </w:r>
            <w:r>
              <w:rPr>
                <w:noProof/>
                <w:webHidden/>
              </w:rPr>
            </w:r>
            <w:r>
              <w:rPr>
                <w:noProof/>
                <w:webHidden/>
              </w:rPr>
              <w:fldChar w:fldCharType="separate"/>
            </w:r>
            <w:r>
              <w:rPr>
                <w:noProof/>
                <w:webHidden/>
              </w:rPr>
              <w:t>42</w:t>
            </w:r>
            <w:r>
              <w:rPr>
                <w:noProof/>
                <w:webHidden/>
              </w:rPr>
              <w:fldChar w:fldCharType="end"/>
            </w:r>
          </w:hyperlink>
        </w:p>
        <w:p w14:paraId="25A7785B" w14:textId="7D6BFA2C"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7" w:history="1">
            <w:r w:rsidRPr="004572CA">
              <w:rPr>
                <w:rStyle w:val="Hyperlink"/>
                <w:noProof/>
              </w:rPr>
              <w:t>2.8.8.</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eastAsia="pt-BR"/>
              </w:rPr>
              <w:t>Transição da MPT para a PMPT</w:t>
            </w:r>
            <w:r>
              <w:rPr>
                <w:noProof/>
                <w:webHidden/>
              </w:rPr>
              <w:tab/>
            </w:r>
            <w:r>
              <w:rPr>
                <w:noProof/>
                <w:webHidden/>
              </w:rPr>
              <w:fldChar w:fldCharType="begin"/>
            </w:r>
            <w:r>
              <w:rPr>
                <w:noProof/>
                <w:webHidden/>
              </w:rPr>
              <w:instrText xml:space="preserve"> PAGEREF _Toc231448137 \h </w:instrText>
            </w:r>
            <w:r>
              <w:rPr>
                <w:noProof/>
                <w:webHidden/>
              </w:rPr>
            </w:r>
            <w:r>
              <w:rPr>
                <w:noProof/>
                <w:webHidden/>
              </w:rPr>
              <w:fldChar w:fldCharType="separate"/>
            </w:r>
            <w:r>
              <w:rPr>
                <w:noProof/>
                <w:webHidden/>
              </w:rPr>
              <w:t>43</w:t>
            </w:r>
            <w:r>
              <w:rPr>
                <w:noProof/>
                <w:webHidden/>
              </w:rPr>
              <w:fldChar w:fldCharType="end"/>
            </w:r>
          </w:hyperlink>
        </w:p>
        <w:p w14:paraId="24C11114" w14:textId="0B062E71"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8" w:history="1">
            <w:r w:rsidRPr="004572CA">
              <w:rPr>
                <w:rStyle w:val="Hyperlink"/>
                <w:b/>
                <w:bCs/>
                <w:noProof/>
                <w:lang w:val="pt-BR" w:eastAsia="pt-BR"/>
              </w:rPr>
              <w:t>2.9.</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bCs/>
                <w:noProof/>
                <w:lang w:val="pt-BR" w:eastAsia="pt-BR"/>
              </w:rPr>
              <w:t>Desconstrução Crítica da MPT: As Falácias da Normalidade e da Utilidade Quadrática</w:t>
            </w:r>
            <w:r>
              <w:rPr>
                <w:noProof/>
                <w:webHidden/>
              </w:rPr>
              <w:tab/>
            </w:r>
            <w:r>
              <w:rPr>
                <w:noProof/>
                <w:webHidden/>
              </w:rPr>
              <w:fldChar w:fldCharType="begin"/>
            </w:r>
            <w:r>
              <w:rPr>
                <w:noProof/>
                <w:webHidden/>
              </w:rPr>
              <w:instrText xml:space="preserve"> PAGEREF _Toc231448138 \h </w:instrText>
            </w:r>
            <w:r>
              <w:rPr>
                <w:noProof/>
                <w:webHidden/>
              </w:rPr>
            </w:r>
            <w:r>
              <w:rPr>
                <w:noProof/>
                <w:webHidden/>
              </w:rPr>
              <w:fldChar w:fldCharType="separate"/>
            </w:r>
            <w:r>
              <w:rPr>
                <w:noProof/>
                <w:webHidden/>
              </w:rPr>
              <w:t>44</w:t>
            </w:r>
            <w:r>
              <w:rPr>
                <w:noProof/>
                <w:webHidden/>
              </w:rPr>
              <w:fldChar w:fldCharType="end"/>
            </w:r>
          </w:hyperlink>
        </w:p>
        <w:p w14:paraId="1DB8F3D3" w14:textId="0950CED7"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9" w:history="1">
            <w:r w:rsidRPr="004572CA">
              <w:rPr>
                <w:rStyle w:val="Hyperlink"/>
                <w:b/>
                <w:bCs/>
                <w:noProof/>
                <w:lang w:val="pt-BR" w:eastAsia="pt-BR"/>
              </w:rPr>
              <w:t>2.9.1.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eastAsia="pt-BR"/>
              </w:rPr>
              <w:t>Limitações da Distribuição Normal: Caudas Pesadas e Assimetria</w:t>
            </w:r>
            <w:r>
              <w:rPr>
                <w:noProof/>
                <w:webHidden/>
              </w:rPr>
              <w:tab/>
            </w:r>
            <w:r>
              <w:rPr>
                <w:noProof/>
                <w:webHidden/>
              </w:rPr>
              <w:fldChar w:fldCharType="begin"/>
            </w:r>
            <w:r>
              <w:rPr>
                <w:noProof/>
                <w:webHidden/>
              </w:rPr>
              <w:instrText xml:space="preserve"> PAGEREF _Toc231448139 \h </w:instrText>
            </w:r>
            <w:r>
              <w:rPr>
                <w:noProof/>
                <w:webHidden/>
              </w:rPr>
            </w:r>
            <w:r>
              <w:rPr>
                <w:noProof/>
                <w:webHidden/>
              </w:rPr>
              <w:fldChar w:fldCharType="separate"/>
            </w:r>
            <w:r>
              <w:rPr>
                <w:noProof/>
                <w:webHidden/>
              </w:rPr>
              <w:t>44</w:t>
            </w:r>
            <w:r>
              <w:rPr>
                <w:noProof/>
                <w:webHidden/>
              </w:rPr>
              <w:fldChar w:fldCharType="end"/>
            </w:r>
          </w:hyperlink>
        </w:p>
        <w:p w14:paraId="5B6EAB09" w14:textId="48219FBB"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0" w:history="1">
            <w:r w:rsidRPr="004572CA">
              <w:rPr>
                <w:rStyle w:val="Hyperlink"/>
                <w:noProof/>
                <w:lang w:val="pt-BR" w:eastAsia="pt-BR"/>
              </w:rPr>
              <w:t>2.9.1.1.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eastAsia="pt-BR"/>
              </w:rPr>
              <w:t>Implicação para a Gestão de Portfólio</w:t>
            </w:r>
            <w:r>
              <w:rPr>
                <w:noProof/>
                <w:webHidden/>
              </w:rPr>
              <w:tab/>
            </w:r>
            <w:r>
              <w:rPr>
                <w:noProof/>
                <w:webHidden/>
              </w:rPr>
              <w:fldChar w:fldCharType="begin"/>
            </w:r>
            <w:r>
              <w:rPr>
                <w:noProof/>
                <w:webHidden/>
              </w:rPr>
              <w:instrText xml:space="preserve"> PAGEREF _Toc231448140 \h </w:instrText>
            </w:r>
            <w:r>
              <w:rPr>
                <w:noProof/>
                <w:webHidden/>
              </w:rPr>
            </w:r>
            <w:r>
              <w:rPr>
                <w:noProof/>
                <w:webHidden/>
              </w:rPr>
              <w:fldChar w:fldCharType="separate"/>
            </w:r>
            <w:r>
              <w:rPr>
                <w:noProof/>
                <w:webHidden/>
              </w:rPr>
              <w:t>44</w:t>
            </w:r>
            <w:r>
              <w:rPr>
                <w:noProof/>
                <w:webHidden/>
              </w:rPr>
              <w:fldChar w:fldCharType="end"/>
            </w:r>
          </w:hyperlink>
        </w:p>
        <w:p w14:paraId="3FA459C0" w14:textId="139E0E1C"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1" w:history="1">
            <w:r w:rsidRPr="004572CA">
              <w:rPr>
                <w:rStyle w:val="Hyperlink"/>
                <w:b/>
                <w:bCs/>
                <w:noProof/>
                <w:lang w:val="pt-BR" w:eastAsia="pt-BR"/>
              </w:rPr>
              <w:t>2.9.2.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eastAsia="pt-BR"/>
              </w:rPr>
              <w:t>A Função de Utilidade e a Teoria da Perspectiva</w:t>
            </w:r>
            <w:r>
              <w:rPr>
                <w:noProof/>
                <w:webHidden/>
              </w:rPr>
              <w:tab/>
            </w:r>
            <w:r>
              <w:rPr>
                <w:noProof/>
                <w:webHidden/>
              </w:rPr>
              <w:fldChar w:fldCharType="begin"/>
            </w:r>
            <w:r>
              <w:rPr>
                <w:noProof/>
                <w:webHidden/>
              </w:rPr>
              <w:instrText xml:space="preserve"> PAGEREF _Toc231448141 \h </w:instrText>
            </w:r>
            <w:r>
              <w:rPr>
                <w:noProof/>
                <w:webHidden/>
              </w:rPr>
            </w:r>
            <w:r>
              <w:rPr>
                <w:noProof/>
                <w:webHidden/>
              </w:rPr>
              <w:fldChar w:fldCharType="separate"/>
            </w:r>
            <w:r>
              <w:rPr>
                <w:noProof/>
                <w:webHidden/>
              </w:rPr>
              <w:t>45</w:t>
            </w:r>
            <w:r>
              <w:rPr>
                <w:noProof/>
                <w:webHidden/>
              </w:rPr>
              <w:fldChar w:fldCharType="end"/>
            </w:r>
          </w:hyperlink>
        </w:p>
        <w:p w14:paraId="1F1400A8" w14:textId="2E7B6801"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2" w:history="1">
            <w:r w:rsidRPr="004572CA">
              <w:rPr>
                <w:rStyle w:val="Hyperlink"/>
                <w:b/>
                <w:bCs/>
                <w:noProof/>
                <w:lang w:val="pt-BR" w:eastAsia="pt-BR"/>
              </w:rPr>
              <w:t>2.10.</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bCs/>
                <w:noProof/>
                <w:lang w:val="pt-BR" w:eastAsia="pt-BR"/>
              </w:rPr>
              <w:t xml:space="preserve">Conceitos Fundamentais de </w:t>
            </w:r>
            <w:r w:rsidRPr="004572CA">
              <w:rPr>
                <w:rStyle w:val="Hyperlink"/>
                <w:b/>
                <w:bCs/>
                <w:i/>
                <w:iCs/>
                <w:noProof/>
                <w:lang w:val="pt-BR" w:eastAsia="pt-BR"/>
              </w:rPr>
              <w:t>'Downside Risk'</w:t>
            </w:r>
            <w:r w:rsidRPr="004572CA">
              <w:rPr>
                <w:rStyle w:val="Hyperlink"/>
                <w:b/>
                <w:bCs/>
                <w:noProof/>
                <w:lang w:val="pt-BR" w:eastAsia="pt-BR"/>
              </w:rPr>
              <w:t>: A Estrutura dos Momentos Parciais Inferiores (LPM)</w:t>
            </w:r>
            <w:r>
              <w:rPr>
                <w:noProof/>
                <w:webHidden/>
              </w:rPr>
              <w:tab/>
            </w:r>
            <w:r>
              <w:rPr>
                <w:noProof/>
                <w:webHidden/>
              </w:rPr>
              <w:fldChar w:fldCharType="begin"/>
            </w:r>
            <w:r>
              <w:rPr>
                <w:noProof/>
                <w:webHidden/>
              </w:rPr>
              <w:instrText xml:space="preserve"> PAGEREF _Toc231448142 \h </w:instrText>
            </w:r>
            <w:r>
              <w:rPr>
                <w:noProof/>
                <w:webHidden/>
              </w:rPr>
            </w:r>
            <w:r>
              <w:rPr>
                <w:noProof/>
                <w:webHidden/>
              </w:rPr>
              <w:fldChar w:fldCharType="separate"/>
            </w:r>
            <w:r>
              <w:rPr>
                <w:noProof/>
                <w:webHidden/>
              </w:rPr>
              <w:t>46</w:t>
            </w:r>
            <w:r>
              <w:rPr>
                <w:noProof/>
                <w:webHidden/>
              </w:rPr>
              <w:fldChar w:fldCharType="end"/>
            </w:r>
          </w:hyperlink>
        </w:p>
        <w:p w14:paraId="5D69E1B4" w14:textId="129FAD71"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3" w:history="1">
            <w:r w:rsidRPr="004572CA">
              <w:rPr>
                <w:rStyle w:val="Hyperlink"/>
                <w:b/>
                <w:bCs/>
                <w:noProof/>
                <w:lang w:val="pt-BR" w:eastAsia="pt-BR"/>
              </w:rPr>
              <w:t>2.10.1.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eastAsia="pt-BR"/>
              </w:rPr>
              <w:t>Definição Matemática dos LPMs</w:t>
            </w:r>
            <w:r>
              <w:rPr>
                <w:noProof/>
                <w:webHidden/>
              </w:rPr>
              <w:tab/>
            </w:r>
            <w:r>
              <w:rPr>
                <w:noProof/>
                <w:webHidden/>
              </w:rPr>
              <w:fldChar w:fldCharType="begin"/>
            </w:r>
            <w:r>
              <w:rPr>
                <w:noProof/>
                <w:webHidden/>
              </w:rPr>
              <w:instrText xml:space="preserve"> PAGEREF _Toc231448143 \h </w:instrText>
            </w:r>
            <w:r>
              <w:rPr>
                <w:noProof/>
                <w:webHidden/>
              </w:rPr>
            </w:r>
            <w:r>
              <w:rPr>
                <w:noProof/>
                <w:webHidden/>
              </w:rPr>
              <w:fldChar w:fldCharType="separate"/>
            </w:r>
            <w:r>
              <w:rPr>
                <w:noProof/>
                <w:webHidden/>
              </w:rPr>
              <w:t>46</w:t>
            </w:r>
            <w:r>
              <w:rPr>
                <w:noProof/>
                <w:webHidden/>
              </w:rPr>
              <w:fldChar w:fldCharType="end"/>
            </w:r>
          </w:hyperlink>
        </w:p>
        <w:p w14:paraId="4204AAD4" w14:textId="02A7F293"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4" w:history="1">
            <w:r w:rsidRPr="004572CA">
              <w:rPr>
                <w:rStyle w:val="Hyperlink"/>
                <w:b/>
                <w:bCs/>
                <w:noProof/>
                <w:lang w:val="pt-BR" w:eastAsia="pt-BR"/>
              </w:rPr>
              <w:t>2.10.2.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eastAsia="pt-BR"/>
              </w:rPr>
              <w:t>A Hierarquia dos Graus de LPM e suas Interpretações</w:t>
            </w:r>
            <w:r>
              <w:rPr>
                <w:noProof/>
                <w:webHidden/>
              </w:rPr>
              <w:tab/>
            </w:r>
            <w:r>
              <w:rPr>
                <w:noProof/>
                <w:webHidden/>
              </w:rPr>
              <w:fldChar w:fldCharType="begin"/>
            </w:r>
            <w:r>
              <w:rPr>
                <w:noProof/>
                <w:webHidden/>
              </w:rPr>
              <w:instrText xml:space="preserve"> PAGEREF _Toc231448144 \h </w:instrText>
            </w:r>
            <w:r>
              <w:rPr>
                <w:noProof/>
                <w:webHidden/>
              </w:rPr>
            </w:r>
            <w:r>
              <w:rPr>
                <w:noProof/>
                <w:webHidden/>
              </w:rPr>
              <w:fldChar w:fldCharType="separate"/>
            </w:r>
            <w:r>
              <w:rPr>
                <w:noProof/>
                <w:webHidden/>
              </w:rPr>
              <w:t>47</w:t>
            </w:r>
            <w:r>
              <w:rPr>
                <w:noProof/>
                <w:webHidden/>
              </w:rPr>
              <w:fldChar w:fldCharType="end"/>
            </w:r>
          </w:hyperlink>
        </w:p>
        <w:p w14:paraId="481A6B32" w14:textId="02DF68C7"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5" w:history="1">
            <w:r w:rsidRPr="004572CA">
              <w:rPr>
                <w:rStyle w:val="Hyperlink"/>
                <w:b/>
                <w:bCs/>
                <w:noProof/>
                <w:lang w:val="pt-BR" w:eastAsia="pt-BR"/>
              </w:rPr>
              <w:t>2.10.3.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eastAsia="pt-BR"/>
              </w:rPr>
              <w:t>Semivariância vs. Variância: O Impacto na Alocação</w:t>
            </w:r>
            <w:r>
              <w:rPr>
                <w:noProof/>
                <w:webHidden/>
              </w:rPr>
              <w:tab/>
            </w:r>
            <w:r>
              <w:rPr>
                <w:noProof/>
                <w:webHidden/>
              </w:rPr>
              <w:fldChar w:fldCharType="begin"/>
            </w:r>
            <w:r>
              <w:rPr>
                <w:noProof/>
                <w:webHidden/>
              </w:rPr>
              <w:instrText xml:space="preserve"> PAGEREF _Toc231448145 \h </w:instrText>
            </w:r>
            <w:r>
              <w:rPr>
                <w:noProof/>
                <w:webHidden/>
              </w:rPr>
            </w:r>
            <w:r>
              <w:rPr>
                <w:noProof/>
                <w:webHidden/>
              </w:rPr>
              <w:fldChar w:fldCharType="separate"/>
            </w:r>
            <w:r>
              <w:rPr>
                <w:noProof/>
                <w:webHidden/>
              </w:rPr>
              <w:t>48</w:t>
            </w:r>
            <w:r>
              <w:rPr>
                <w:noProof/>
                <w:webHidden/>
              </w:rPr>
              <w:fldChar w:fldCharType="end"/>
            </w:r>
          </w:hyperlink>
        </w:p>
        <w:p w14:paraId="388F3162" w14:textId="5BEDD7B7"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6" w:history="1">
            <w:r w:rsidRPr="004572CA">
              <w:rPr>
                <w:rStyle w:val="Hyperlink"/>
                <w:b/>
                <w:bCs/>
                <w:noProof/>
                <w:lang w:val="pt-BR" w:eastAsia="pt-BR"/>
              </w:rPr>
              <w:t>2.11.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bCs/>
                <w:noProof/>
                <w:lang w:val="pt-BR" w:eastAsia="pt-BR"/>
              </w:rPr>
              <w:t>Métricas Avançadas de Risco e Propriedades de Coerência</w:t>
            </w:r>
            <w:r>
              <w:rPr>
                <w:noProof/>
                <w:webHidden/>
              </w:rPr>
              <w:tab/>
            </w:r>
            <w:r>
              <w:rPr>
                <w:noProof/>
                <w:webHidden/>
              </w:rPr>
              <w:fldChar w:fldCharType="begin"/>
            </w:r>
            <w:r>
              <w:rPr>
                <w:noProof/>
                <w:webHidden/>
              </w:rPr>
              <w:instrText xml:space="preserve"> PAGEREF _Toc231448146 \h </w:instrText>
            </w:r>
            <w:r>
              <w:rPr>
                <w:noProof/>
                <w:webHidden/>
              </w:rPr>
            </w:r>
            <w:r>
              <w:rPr>
                <w:noProof/>
                <w:webHidden/>
              </w:rPr>
              <w:fldChar w:fldCharType="separate"/>
            </w:r>
            <w:r>
              <w:rPr>
                <w:noProof/>
                <w:webHidden/>
              </w:rPr>
              <w:t>48</w:t>
            </w:r>
            <w:r>
              <w:rPr>
                <w:noProof/>
                <w:webHidden/>
              </w:rPr>
              <w:fldChar w:fldCharType="end"/>
            </w:r>
          </w:hyperlink>
        </w:p>
        <w:p w14:paraId="68665CBB" w14:textId="05360E3B"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7" w:history="1">
            <w:r w:rsidRPr="004572CA">
              <w:rPr>
                <w:rStyle w:val="Hyperlink"/>
                <w:b/>
                <w:bCs/>
                <w:noProof/>
                <w:lang w:val="pt-BR" w:eastAsia="pt-BR"/>
              </w:rPr>
              <w:t>2.11.1.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eastAsia="pt-BR"/>
              </w:rPr>
              <w:t>Value at Risk (VaR): A Revolução Incoerente</w:t>
            </w:r>
            <w:r>
              <w:rPr>
                <w:noProof/>
                <w:webHidden/>
              </w:rPr>
              <w:tab/>
            </w:r>
            <w:r>
              <w:rPr>
                <w:noProof/>
                <w:webHidden/>
              </w:rPr>
              <w:fldChar w:fldCharType="begin"/>
            </w:r>
            <w:r>
              <w:rPr>
                <w:noProof/>
                <w:webHidden/>
              </w:rPr>
              <w:instrText xml:space="preserve"> PAGEREF _Toc231448147 \h </w:instrText>
            </w:r>
            <w:r>
              <w:rPr>
                <w:noProof/>
                <w:webHidden/>
              </w:rPr>
            </w:r>
            <w:r>
              <w:rPr>
                <w:noProof/>
                <w:webHidden/>
              </w:rPr>
              <w:fldChar w:fldCharType="separate"/>
            </w:r>
            <w:r>
              <w:rPr>
                <w:noProof/>
                <w:webHidden/>
              </w:rPr>
              <w:t>49</w:t>
            </w:r>
            <w:r>
              <w:rPr>
                <w:noProof/>
                <w:webHidden/>
              </w:rPr>
              <w:fldChar w:fldCharType="end"/>
            </w:r>
          </w:hyperlink>
        </w:p>
        <w:p w14:paraId="3A0073DC" w14:textId="07BE919B"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8" w:history="1">
            <w:r w:rsidRPr="004572CA">
              <w:rPr>
                <w:rStyle w:val="Hyperlink"/>
                <w:b/>
                <w:bCs/>
                <w:noProof/>
                <w:lang w:val="pt-BR" w:eastAsia="pt-BR"/>
              </w:rPr>
              <w:t>2.11.2.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eastAsia="pt-BR"/>
              </w:rPr>
              <w:t>Medidas de Risco Coerentes e os Axiomas de Artzner</w:t>
            </w:r>
            <w:r>
              <w:rPr>
                <w:noProof/>
                <w:webHidden/>
              </w:rPr>
              <w:tab/>
            </w:r>
            <w:r>
              <w:rPr>
                <w:noProof/>
                <w:webHidden/>
              </w:rPr>
              <w:fldChar w:fldCharType="begin"/>
            </w:r>
            <w:r>
              <w:rPr>
                <w:noProof/>
                <w:webHidden/>
              </w:rPr>
              <w:instrText xml:space="preserve"> PAGEREF _Toc231448148 \h </w:instrText>
            </w:r>
            <w:r>
              <w:rPr>
                <w:noProof/>
                <w:webHidden/>
              </w:rPr>
            </w:r>
            <w:r>
              <w:rPr>
                <w:noProof/>
                <w:webHidden/>
              </w:rPr>
              <w:fldChar w:fldCharType="separate"/>
            </w:r>
            <w:r>
              <w:rPr>
                <w:noProof/>
                <w:webHidden/>
              </w:rPr>
              <w:t>49</w:t>
            </w:r>
            <w:r>
              <w:rPr>
                <w:noProof/>
                <w:webHidden/>
              </w:rPr>
              <w:fldChar w:fldCharType="end"/>
            </w:r>
          </w:hyperlink>
        </w:p>
        <w:p w14:paraId="3E69976A" w14:textId="3F7800A2"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9" w:history="1">
            <w:r w:rsidRPr="004572CA">
              <w:rPr>
                <w:rStyle w:val="Hyperlink"/>
                <w:b/>
                <w:bCs/>
                <w:noProof/>
                <w:lang w:val="en-US" w:eastAsia="pt-BR"/>
              </w:rPr>
              <w:t>2.11.3.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en-US" w:eastAsia="pt-BR"/>
              </w:rPr>
              <w:t>Conditional Value at Risk (CVaR) / Expected Shortfall (ES)</w:t>
            </w:r>
            <w:r>
              <w:rPr>
                <w:noProof/>
                <w:webHidden/>
              </w:rPr>
              <w:tab/>
            </w:r>
            <w:r>
              <w:rPr>
                <w:noProof/>
                <w:webHidden/>
              </w:rPr>
              <w:fldChar w:fldCharType="begin"/>
            </w:r>
            <w:r>
              <w:rPr>
                <w:noProof/>
                <w:webHidden/>
              </w:rPr>
              <w:instrText xml:space="preserve"> PAGEREF _Toc231448149 \h </w:instrText>
            </w:r>
            <w:r>
              <w:rPr>
                <w:noProof/>
                <w:webHidden/>
              </w:rPr>
            </w:r>
            <w:r>
              <w:rPr>
                <w:noProof/>
                <w:webHidden/>
              </w:rPr>
              <w:fldChar w:fldCharType="separate"/>
            </w:r>
            <w:r>
              <w:rPr>
                <w:noProof/>
                <w:webHidden/>
              </w:rPr>
              <w:t>50</w:t>
            </w:r>
            <w:r>
              <w:rPr>
                <w:noProof/>
                <w:webHidden/>
              </w:rPr>
              <w:fldChar w:fldCharType="end"/>
            </w:r>
          </w:hyperlink>
        </w:p>
        <w:p w14:paraId="73E284D6" w14:textId="1299A292"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0" w:history="1">
            <w:r w:rsidRPr="004572CA">
              <w:rPr>
                <w:rStyle w:val="Hyperlink"/>
                <w:b/>
                <w:bCs/>
                <w:noProof/>
                <w:lang w:val="en-US" w:eastAsia="pt-BR"/>
              </w:rPr>
              <w:t>2.11.4.</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Cs/>
                <w:noProof/>
                <w:lang w:val="pt-BR" w:eastAsia="pt-BR"/>
              </w:rPr>
              <w:t>Superioridade do CVaR na PMPT</w:t>
            </w:r>
            <w:r>
              <w:rPr>
                <w:noProof/>
                <w:webHidden/>
              </w:rPr>
              <w:tab/>
            </w:r>
            <w:r>
              <w:rPr>
                <w:noProof/>
                <w:webHidden/>
              </w:rPr>
              <w:fldChar w:fldCharType="begin"/>
            </w:r>
            <w:r>
              <w:rPr>
                <w:noProof/>
                <w:webHidden/>
              </w:rPr>
              <w:instrText xml:space="preserve"> PAGEREF _Toc231448150 \h </w:instrText>
            </w:r>
            <w:r>
              <w:rPr>
                <w:noProof/>
                <w:webHidden/>
              </w:rPr>
            </w:r>
            <w:r>
              <w:rPr>
                <w:noProof/>
                <w:webHidden/>
              </w:rPr>
              <w:fldChar w:fldCharType="separate"/>
            </w:r>
            <w:r>
              <w:rPr>
                <w:noProof/>
                <w:webHidden/>
              </w:rPr>
              <w:t>50</w:t>
            </w:r>
            <w:r>
              <w:rPr>
                <w:noProof/>
                <w:webHidden/>
              </w:rPr>
              <w:fldChar w:fldCharType="end"/>
            </w:r>
          </w:hyperlink>
        </w:p>
        <w:p w14:paraId="540F02F2" w14:textId="17330D80"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1" w:history="1">
            <w:r w:rsidRPr="004572CA">
              <w:rPr>
                <w:rStyle w:val="Hyperlink"/>
                <w:b/>
                <w:bCs/>
                <w:noProof/>
                <w:lang w:val="pt-BR" w:eastAsia="pt-BR"/>
              </w:rPr>
              <w:t>2.12.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bCs/>
                <w:noProof/>
                <w:lang w:val="pt-BR" w:eastAsia="pt-BR"/>
              </w:rPr>
              <w:t>Indicadores de Desempenho Ajustados: Sortino, Omega e a Generalização Kappa</w:t>
            </w:r>
            <w:r>
              <w:rPr>
                <w:noProof/>
                <w:webHidden/>
              </w:rPr>
              <w:tab/>
            </w:r>
            <w:r>
              <w:rPr>
                <w:noProof/>
                <w:webHidden/>
              </w:rPr>
              <w:fldChar w:fldCharType="begin"/>
            </w:r>
            <w:r>
              <w:rPr>
                <w:noProof/>
                <w:webHidden/>
              </w:rPr>
              <w:instrText xml:space="preserve"> PAGEREF _Toc231448151 \h </w:instrText>
            </w:r>
            <w:r>
              <w:rPr>
                <w:noProof/>
                <w:webHidden/>
              </w:rPr>
            </w:r>
            <w:r>
              <w:rPr>
                <w:noProof/>
                <w:webHidden/>
              </w:rPr>
              <w:fldChar w:fldCharType="separate"/>
            </w:r>
            <w:r>
              <w:rPr>
                <w:noProof/>
                <w:webHidden/>
              </w:rPr>
              <w:t>51</w:t>
            </w:r>
            <w:r>
              <w:rPr>
                <w:noProof/>
                <w:webHidden/>
              </w:rPr>
              <w:fldChar w:fldCharType="end"/>
            </w:r>
          </w:hyperlink>
        </w:p>
        <w:p w14:paraId="5EF0EBD5" w14:textId="1A30DB0D"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2" w:history="1">
            <w:r w:rsidRPr="004572CA">
              <w:rPr>
                <w:rStyle w:val="Hyperlink"/>
                <w:b/>
                <w:bCs/>
                <w:noProof/>
                <w:lang w:val="pt-BR" w:eastAsia="pt-BR"/>
              </w:rPr>
              <w:t>2.12.1.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eastAsia="pt-BR"/>
              </w:rPr>
              <w:t>Índice de Sortino: Refinando Sharpe</w:t>
            </w:r>
            <w:r>
              <w:rPr>
                <w:noProof/>
                <w:webHidden/>
              </w:rPr>
              <w:tab/>
            </w:r>
            <w:r>
              <w:rPr>
                <w:noProof/>
                <w:webHidden/>
              </w:rPr>
              <w:fldChar w:fldCharType="begin"/>
            </w:r>
            <w:r>
              <w:rPr>
                <w:noProof/>
                <w:webHidden/>
              </w:rPr>
              <w:instrText xml:space="preserve"> PAGEREF _Toc231448152 \h </w:instrText>
            </w:r>
            <w:r>
              <w:rPr>
                <w:noProof/>
                <w:webHidden/>
              </w:rPr>
            </w:r>
            <w:r>
              <w:rPr>
                <w:noProof/>
                <w:webHidden/>
              </w:rPr>
              <w:fldChar w:fldCharType="separate"/>
            </w:r>
            <w:r>
              <w:rPr>
                <w:noProof/>
                <w:webHidden/>
              </w:rPr>
              <w:t>51</w:t>
            </w:r>
            <w:r>
              <w:rPr>
                <w:noProof/>
                <w:webHidden/>
              </w:rPr>
              <w:fldChar w:fldCharType="end"/>
            </w:r>
          </w:hyperlink>
        </w:p>
        <w:p w14:paraId="5B943620" w14:textId="31ED9143"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3" w:history="1">
            <w:r w:rsidRPr="004572CA">
              <w:rPr>
                <w:rStyle w:val="Hyperlink"/>
                <w:b/>
                <w:bCs/>
                <w:noProof/>
                <w:lang w:val="pt-BR" w:eastAsia="pt-BR"/>
              </w:rPr>
              <w:t>2.12.2.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eastAsia="pt-BR"/>
              </w:rPr>
              <w:t>O Índice Omega: Capturando Todos os Momentos</w:t>
            </w:r>
            <w:r>
              <w:rPr>
                <w:noProof/>
                <w:webHidden/>
              </w:rPr>
              <w:tab/>
            </w:r>
            <w:r>
              <w:rPr>
                <w:noProof/>
                <w:webHidden/>
              </w:rPr>
              <w:fldChar w:fldCharType="begin"/>
            </w:r>
            <w:r>
              <w:rPr>
                <w:noProof/>
                <w:webHidden/>
              </w:rPr>
              <w:instrText xml:space="preserve"> PAGEREF _Toc231448153 \h </w:instrText>
            </w:r>
            <w:r>
              <w:rPr>
                <w:noProof/>
                <w:webHidden/>
              </w:rPr>
            </w:r>
            <w:r>
              <w:rPr>
                <w:noProof/>
                <w:webHidden/>
              </w:rPr>
              <w:fldChar w:fldCharType="separate"/>
            </w:r>
            <w:r>
              <w:rPr>
                <w:noProof/>
                <w:webHidden/>
              </w:rPr>
              <w:t>51</w:t>
            </w:r>
            <w:r>
              <w:rPr>
                <w:noProof/>
                <w:webHidden/>
              </w:rPr>
              <w:fldChar w:fldCharType="end"/>
            </w:r>
          </w:hyperlink>
        </w:p>
        <w:p w14:paraId="5FED4B1B" w14:textId="5D8A3C93"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4" w:history="1">
            <w:r w:rsidRPr="004572CA">
              <w:rPr>
                <w:rStyle w:val="Hyperlink"/>
                <w:b/>
                <w:bCs/>
                <w:noProof/>
                <w:lang w:val="pt-BR" w:eastAsia="pt-BR"/>
              </w:rPr>
              <w:t>2.12.3.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eastAsia="pt-BR"/>
              </w:rPr>
              <w:t>O Índice Kappa: A Generalização Unificadora</w:t>
            </w:r>
            <w:r>
              <w:rPr>
                <w:noProof/>
                <w:webHidden/>
              </w:rPr>
              <w:tab/>
            </w:r>
            <w:r>
              <w:rPr>
                <w:noProof/>
                <w:webHidden/>
              </w:rPr>
              <w:fldChar w:fldCharType="begin"/>
            </w:r>
            <w:r>
              <w:rPr>
                <w:noProof/>
                <w:webHidden/>
              </w:rPr>
              <w:instrText xml:space="preserve"> PAGEREF _Toc231448154 \h </w:instrText>
            </w:r>
            <w:r>
              <w:rPr>
                <w:noProof/>
                <w:webHidden/>
              </w:rPr>
            </w:r>
            <w:r>
              <w:rPr>
                <w:noProof/>
                <w:webHidden/>
              </w:rPr>
              <w:fldChar w:fldCharType="separate"/>
            </w:r>
            <w:r>
              <w:rPr>
                <w:noProof/>
                <w:webHidden/>
              </w:rPr>
              <w:t>52</w:t>
            </w:r>
            <w:r>
              <w:rPr>
                <w:noProof/>
                <w:webHidden/>
              </w:rPr>
              <w:fldChar w:fldCharType="end"/>
            </w:r>
          </w:hyperlink>
        </w:p>
        <w:p w14:paraId="2D6730B6" w14:textId="38CD3EE8"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5" w:history="1">
            <w:r w:rsidRPr="004572CA">
              <w:rPr>
                <w:rStyle w:val="Hyperlink"/>
                <w:b/>
                <w:bCs/>
                <w:noProof/>
                <w:lang w:val="pt-BR" w:eastAsia="pt-BR"/>
              </w:rPr>
              <w:t>2.13.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bCs/>
                <w:noProof/>
                <w:lang w:val="pt-BR" w:eastAsia="pt-BR"/>
              </w:rPr>
              <w:t>Fronteiras Eficientes: A Geometria da Assimetria</w:t>
            </w:r>
            <w:r>
              <w:rPr>
                <w:noProof/>
                <w:webHidden/>
              </w:rPr>
              <w:tab/>
            </w:r>
            <w:r>
              <w:rPr>
                <w:noProof/>
                <w:webHidden/>
              </w:rPr>
              <w:fldChar w:fldCharType="begin"/>
            </w:r>
            <w:r>
              <w:rPr>
                <w:noProof/>
                <w:webHidden/>
              </w:rPr>
              <w:instrText xml:space="preserve"> PAGEREF _Toc231448155 \h </w:instrText>
            </w:r>
            <w:r>
              <w:rPr>
                <w:noProof/>
                <w:webHidden/>
              </w:rPr>
            </w:r>
            <w:r>
              <w:rPr>
                <w:noProof/>
                <w:webHidden/>
              </w:rPr>
              <w:fldChar w:fldCharType="separate"/>
            </w:r>
            <w:r>
              <w:rPr>
                <w:noProof/>
                <w:webHidden/>
              </w:rPr>
              <w:t>53</w:t>
            </w:r>
            <w:r>
              <w:rPr>
                <w:noProof/>
                <w:webHidden/>
              </w:rPr>
              <w:fldChar w:fldCharType="end"/>
            </w:r>
          </w:hyperlink>
        </w:p>
        <w:p w14:paraId="6AC49127" w14:textId="0E8B9EE2"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6" w:history="1">
            <w:r w:rsidRPr="004572CA">
              <w:rPr>
                <w:rStyle w:val="Hyperlink"/>
                <w:b/>
                <w:bCs/>
                <w:noProof/>
                <w:lang w:val="pt-BR" w:eastAsia="pt-BR"/>
              </w:rPr>
              <w:t>2.14.</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bCs/>
                <w:noProof/>
                <w:lang w:val="pt-BR" w:eastAsia="pt-BR"/>
              </w:rPr>
              <w:t>Avanços Recentes e Integração com Machine Learning (2024-2025)</w:t>
            </w:r>
            <w:r>
              <w:rPr>
                <w:noProof/>
                <w:webHidden/>
              </w:rPr>
              <w:tab/>
            </w:r>
            <w:r>
              <w:rPr>
                <w:noProof/>
                <w:webHidden/>
              </w:rPr>
              <w:fldChar w:fldCharType="begin"/>
            </w:r>
            <w:r>
              <w:rPr>
                <w:noProof/>
                <w:webHidden/>
              </w:rPr>
              <w:instrText xml:space="preserve"> PAGEREF _Toc231448156 \h </w:instrText>
            </w:r>
            <w:r>
              <w:rPr>
                <w:noProof/>
                <w:webHidden/>
              </w:rPr>
            </w:r>
            <w:r>
              <w:rPr>
                <w:noProof/>
                <w:webHidden/>
              </w:rPr>
              <w:fldChar w:fldCharType="separate"/>
            </w:r>
            <w:r>
              <w:rPr>
                <w:noProof/>
                <w:webHidden/>
              </w:rPr>
              <w:t>53</w:t>
            </w:r>
            <w:r>
              <w:rPr>
                <w:noProof/>
                <w:webHidden/>
              </w:rPr>
              <w:fldChar w:fldCharType="end"/>
            </w:r>
          </w:hyperlink>
        </w:p>
        <w:p w14:paraId="1201799C" w14:textId="698DC462"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7" w:history="1">
            <w:r w:rsidRPr="004572CA">
              <w:rPr>
                <w:rStyle w:val="Hyperlink"/>
                <w:b/>
                <w:bCs/>
                <w:noProof/>
                <w:lang w:val="pt-BR" w:eastAsia="pt-BR"/>
              </w:rPr>
              <w:t>2.15.</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bCs/>
                <w:noProof/>
                <w:lang w:val="pt-BR" w:eastAsia="pt-BR"/>
              </w:rPr>
              <w:t>Conclusão</w:t>
            </w:r>
            <w:r>
              <w:rPr>
                <w:noProof/>
                <w:webHidden/>
              </w:rPr>
              <w:tab/>
            </w:r>
            <w:r>
              <w:rPr>
                <w:noProof/>
                <w:webHidden/>
              </w:rPr>
              <w:fldChar w:fldCharType="begin"/>
            </w:r>
            <w:r>
              <w:rPr>
                <w:noProof/>
                <w:webHidden/>
              </w:rPr>
              <w:instrText xml:space="preserve"> PAGEREF _Toc231448157 \h </w:instrText>
            </w:r>
            <w:r>
              <w:rPr>
                <w:noProof/>
                <w:webHidden/>
              </w:rPr>
            </w:r>
            <w:r>
              <w:rPr>
                <w:noProof/>
                <w:webHidden/>
              </w:rPr>
              <w:fldChar w:fldCharType="separate"/>
            </w:r>
            <w:r>
              <w:rPr>
                <w:noProof/>
                <w:webHidden/>
              </w:rPr>
              <w:t>54</w:t>
            </w:r>
            <w:r>
              <w:rPr>
                <w:noProof/>
                <w:webHidden/>
              </w:rPr>
              <w:fldChar w:fldCharType="end"/>
            </w:r>
          </w:hyperlink>
        </w:p>
        <w:p w14:paraId="5DA3137C" w14:textId="349FFC35"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8" w:history="1">
            <w:r w:rsidRPr="004572CA">
              <w:rPr>
                <w:rStyle w:val="Hyperlink"/>
                <w:b/>
                <w:bCs/>
                <w:noProof/>
                <w:lang w:val="pt-BR" w:eastAsia="pt-BR"/>
              </w:rPr>
              <w:t>2.16.</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bCs/>
                <w:noProof/>
                <w:lang w:val="pt-BR"/>
              </w:rPr>
              <w:t>O Modelo de Black-Litterman: Uma Reconstrução Bayesiana da Alocação de Ativos</w:t>
            </w:r>
            <w:r>
              <w:rPr>
                <w:noProof/>
                <w:webHidden/>
              </w:rPr>
              <w:tab/>
            </w:r>
            <w:r>
              <w:rPr>
                <w:noProof/>
                <w:webHidden/>
              </w:rPr>
              <w:fldChar w:fldCharType="begin"/>
            </w:r>
            <w:r>
              <w:rPr>
                <w:noProof/>
                <w:webHidden/>
              </w:rPr>
              <w:instrText xml:space="preserve"> PAGEREF _Toc231448158 \h </w:instrText>
            </w:r>
            <w:r>
              <w:rPr>
                <w:noProof/>
                <w:webHidden/>
              </w:rPr>
            </w:r>
            <w:r>
              <w:rPr>
                <w:noProof/>
                <w:webHidden/>
              </w:rPr>
              <w:fldChar w:fldCharType="separate"/>
            </w:r>
            <w:r>
              <w:rPr>
                <w:noProof/>
                <w:webHidden/>
              </w:rPr>
              <w:t>56</w:t>
            </w:r>
            <w:r>
              <w:rPr>
                <w:noProof/>
                <w:webHidden/>
              </w:rPr>
              <w:fldChar w:fldCharType="end"/>
            </w:r>
          </w:hyperlink>
        </w:p>
        <w:p w14:paraId="542F76A1" w14:textId="6B517025"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9" w:history="1">
            <w:r w:rsidRPr="004572CA">
              <w:rPr>
                <w:rStyle w:val="Hyperlink"/>
                <w:b/>
                <w:bCs/>
                <w:noProof/>
                <w:lang w:val="pt-BR"/>
              </w:rPr>
              <w:t>2.16.1.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rPr>
              <w:t>Introdução: A Gênese Histórica e a Motivação Teórica</w:t>
            </w:r>
            <w:r>
              <w:rPr>
                <w:noProof/>
                <w:webHidden/>
              </w:rPr>
              <w:tab/>
            </w:r>
            <w:r>
              <w:rPr>
                <w:noProof/>
                <w:webHidden/>
              </w:rPr>
              <w:fldChar w:fldCharType="begin"/>
            </w:r>
            <w:r>
              <w:rPr>
                <w:noProof/>
                <w:webHidden/>
              </w:rPr>
              <w:instrText xml:space="preserve"> PAGEREF _Toc231448159 \h </w:instrText>
            </w:r>
            <w:r>
              <w:rPr>
                <w:noProof/>
                <w:webHidden/>
              </w:rPr>
            </w:r>
            <w:r>
              <w:rPr>
                <w:noProof/>
                <w:webHidden/>
              </w:rPr>
              <w:fldChar w:fldCharType="separate"/>
            </w:r>
            <w:r>
              <w:rPr>
                <w:noProof/>
                <w:webHidden/>
              </w:rPr>
              <w:t>56</w:t>
            </w:r>
            <w:r>
              <w:rPr>
                <w:noProof/>
                <w:webHidden/>
              </w:rPr>
              <w:fldChar w:fldCharType="end"/>
            </w:r>
          </w:hyperlink>
        </w:p>
        <w:p w14:paraId="3BE6DE9F" w14:textId="46528DBF"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0" w:history="1">
            <w:r w:rsidRPr="004572CA">
              <w:rPr>
                <w:rStyle w:val="Hyperlink"/>
                <w:b/>
                <w:bCs/>
                <w:noProof/>
                <w:lang w:val="pt-BR"/>
              </w:rPr>
              <w:t>2.16.2.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rPr>
              <w:t>O Contexto da Goldman Sachs e a Colaboração Black-Litterman</w:t>
            </w:r>
            <w:r>
              <w:rPr>
                <w:noProof/>
                <w:webHidden/>
              </w:rPr>
              <w:tab/>
            </w:r>
            <w:r>
              <w:rPr>
                <w:noProof/>
                <w:webHidden/>
              </w:rPr>
              <w:fldChar w:fldCharType="begin"/>
            </w:r>
            <w:r>
              <w:rPr>
                <w:noProof/>
                <w:webHidden/>
              </w:rPr>
              <w:instrText xml:space="preserve"> PAGEREF _Toc231448160 \h </w:instrText>
            </w:r>
            <w:r>
              <w:rPr>
                <w:noProof/>
                <w:webHidden/>
              </w:rPr>
            </w:r>
            <w:r>
              <w:rPr>
                <w:noProof/>
                <w:webHidden/>
              </w:rPr>
              <w:fldChar w:fldCharType="separate"/>
            </w:r>
            <w:r>
              <w:rPr>
                <w:noProof/>
                <w:webHidden/>
              </w:rPr>
              <w:t>56</w:t>
            </w:r>
            <w:r>
              <w:rPr>
                <w:noProof/>
                <w:webHidden/>
              </w:rPr>
              <w:fldChar w:fldCharType="end"/>
            </w:r>
          </w:hyperlink>
        </w:p>
        <w:p w14:paraId="22F75554" w14:textId="7A71C2BB"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1" w:history="1">
            <w:r w:rsidRPr="004572CA">
              <w:rPr>
                <w:rStyle w:val="Hyperlink"/>
                <w:b/>
                <w:bCs/>
                <w:noProof/>
                <w:lang w:val="pt-BR"/>
              </w:rPr>
              <w:t>2.16.3.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As Limitações da Média-Variância e a Gênese do Black-Litterman</w:t>
            </w:r>
            <w:r>
              <w:rPr>
                <w:noProof/>
                <w:webHidden/>
              </w:rPr>
              <w:tab/>
            </w:r>
            <w:r>
              <w:rPr>
                <w:noProof/>
                <w:webHidden/>
              </w:rPr>
              <w:fldChar w:fldCharType="begin"/>
            </w:r>
            <w:r>
              <w:rPr>
                <w:noProof/>
                <w:webHidden/>
              </w:rPr>
              <w:instrText xml:space="preserve"> PAGEREF _Toc231448161 \h </w:instrText>
            </w:r>
            <w:r>
              <w:rPr>
                <w:noProof/>
                <w:webHidden/>
              </w:rPr>
            </w:r>
            <w:r>
              <w:rPr>
                <w:noProof/>
                <w:webHidden/>
              </w:rPr>
              <w:fldChar w:fldCharType="separate"/>
            </w:r>
            <w:r>
              <w:rPr>
                <w:noProof/>
                <w:webHidden/>
              </w:rPr>
              <w:t>57</w:t>
            </w:r>
            <w:r>
              <w:rPr>
                <w:noProof/>
                <w:webHidden/>
              </w:rPr>
              <w:fldChar w:fldCharType="end"/>
            </w:r>
          </w:hyperlink>
        </w:p>
        <w:p w14:paraId="059129A6" w14:textId="1F03E1B3"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2" w:history="1">
            <w:r w:rsidRPr="004572CA">
              <w:rPr>
                <w:rStyle w:val="Hyperlink"/>
                <w:b/>
                <w:bCs/>
                <w:noProof/>
                <w:lang w:val="pt-BR"/>
              </w:rPr>
              <w:t>2.16.4.</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Cs/>
                <w:noProof/>
              </w:rPr>
              <w:t>A Estrutura Bayesiana: Prior, Visões e Posterior</w:t>
            </w:r>
            <w:r>
              <w:rPr>
                <w:noProof/>
                <w:webHidden/>
              </w:rPr>
              <w:tab/>
            </w:r>
            <w:r>
              <w:rPr>
                <w:noProof/>
                <w:webHidden/>
              </w:rPr>
              <w:fldChar w:fldCharType="begin"/>
            </w:r>
            <w:r>
              <w:rPr>
                <w:noProof/>
                <w:webHidden/>
              </w:rPr>
              <w:instrText xml:space="preserve"> PAGEREF _Toc231448162 \h </w:instrText>
            </w:r>
            <w:r>
              <w:rPr>
                <w:noProof/>
                <w:webHidden/>
              </w:rPr>
            </w:r>
            <w:r>
              <w:rPr>
                <w:noProof/>
                <w:webHidden/>
              </w:rPr>
              <w:fldChar w:fldCharType="separate"/>
            </w:r>
            <w:r>
              <w:rPr>
                <w:noProof/>
                <w:webHidden/>
              </w:rPr>
              <w:t>57</w:t>
            </w:r>
            <w:r>
              <w:rPr>
                <w:noProof/>
                <w:webHidden/>
              </w:rPr>
              <w:fldChar w:fldCharType="end"/>
            </w:r>
          </w:hyperlink>
        </w:p>
        <w:p w14:paraId="2CF76646" w14:textId="493EC910"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3" w:history="1">
            <w:r w:rsidRPr="004572CA">
              <w:rPr>
                <w:rStyle w:val="Hyperlink"/>
                <w:b/>
                <w:bCs/>
                <w:noProof/>
                <w:lang w:val="pt-BR"/>
              </w:rPr>
              <w:t>2.16.5.</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rPr>
              <w:t>Derivação Matemática Detalhada: A "Fórmula Mestra"</w:t>
            </w:r>
            <w:r>
              <w:rPr>
                <w:noProof/>
                <w:webHidden/>
              </w:rPr>
              <w:tab/>
            </w:r>
            <w:r>
              <w:rPr>
                <w:noProof/>
                <w:webHidden/>
              </w:rPr>
              <w:fldChar w:fldCharType="begin"/>
            </w:r>
            <w:r>
              <w:rPr>
                <w:noProof/>
                <w:webHidden/>
              </w:rPr>
              <w:instrText xml:space="preserve"> PAGEREF _Toc231448163 \h </w:instrText>
            </w:r>
            <w:r>
              <w:rPr>
                <w:noProof/>
                <w:webHidden/>
              </w:rPr>
            </w:r>
            <w:r>
              <w:rPr>
                <w:noProof/>
                <w:webHidden/>
              </w:rPr>
              <w:fldChar w:fldCharType="separate"/>
            </w:r>
            <w:r>
              <w:rPr>
                <w:noProof/>
                <w:webHidden/>
              </w:rPr>
              <w:t>58</w:t>
            </w:r>
            <w:r>
              <w:rPr>
                <w:noProof/>
                <w:webHidden/>
              </w:rPr>
              <w:fldChar w:fldCharType="end"/>
            </w:r>
          </w:hyperlink>
        </w:p>
        <w:p w14:paraId="2A1B6246" w14:textId="6CC17DCF"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4" w:history="1">
            <w:r w:rsidRPr="004572CA">
              <w:rPr>
                <w:rStyle w:val="Hyperlink"/>
                <w:b/>
                <w:bCs/>
                <w:noProof/>
                <w:lang w:val="pt-BR"/>
              </w:rPr>
              <w:t>2.16.6.</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rPr>
              <w:t>A Crítica à MPT: O Dilema da "Maximização de Erros" e as Soluções de Canto</w:t>
            </w:r>
            <w:r>
              <w:rPr>
                <w:noProof/>
                <w:webHidden/>
              </w:rPr>
              <w:tab/>
            </w:r>
            <w:r>
              <w:rPr>
                <w:noProof/>
                <w:webHidden/>
              </w:rPr>
              <w:fldChar w:fldCharType="begin"/>
            </w:r>
            <w:r>
              <w:rPr>
                <w:noProof/>
                <w:webHidden/>
              </w:rPr>
              <w:instrText xml:space="preserve"> PAGEREF _Toc231448164 \h </w:instrText>
            </w:r>
            <w:r>
              <w:rPr>
                <w:noProof/>
                <w:webHidden/>
              </w:rPr>
            </w:r>
            <w:r>
              <w:rPr>
                <w:noProof/>
                <w:webHidden/>
              </w:rPr>
              <w:fldChar w:fldCharType="separate"/>
            </w:r>
            <w:r>
              <w:rPr>
                <w:noProof/>
                <w:webHidden/>
              </w:rPr>
              <w:t>59</w:t>
            </w:r>
            <w:r>
              <w:rPr>
                <w:noProof/>
                <w:webHidden/>
              </w:rPr>
              <w:fldChar w:fldCharType="end"/>
            </w:r>
          </w:hyperlink>
        </w:p>
        <w:p w14:paraId="7795DEE9" w14:textId="20BA1BC1"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5" w:history="1">
            <w:r w:rsidRPr="004572CA">
              <w:rPr>
                <w:rStyle w:val="Hyperlink"/>
                <w:b/>
                <w:bCs/>
                <w:noProof/>
                <w:lang w:val="pt-BR"/>
              </w:rPr>
              <w:t>2.17.</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bCs/>
                <w:noProof/>
                <w:lang w:val="pt-BR"/>
              </w:rPr>
              <w:t>Fundamentos Matemáticos: A Arquitetura Bayesiana</w:t>
            </w:r>
            <w:r>
              <w:rPr>
                <w:noProof/>
                <w:webHidden/>
              </w:rPr>
              <w:tab/>
            </w:r>
            <w:r>
              <w:rPr>
                <w:noProof/>
                <w:webHidden/>
              </w:rPr>
              <w:fldChar w:fldCharType="begin"/>
            </w:r>
            <w:r>
              <w:rPr>
                <w:noProof/>
                <w:webHidden/>
              </w:rPr>
              <w:instrText xml:space="preserve"> PAGEREF _Toc231448165 \h </w:instrText>
            </w:r>
            <w:r>
              <w:rPr>
                <w:noProof/>
                <w:webHidden/>
              </w:rPr>
            </w:r>
            <w:r>
              <w:rPr>
                <w:noProof/>
                <w:webHidden/>
              </w:rPr>
              <w:fldChar w:fldCharType="separate"/>
            </w:r>
            <w:r>
              <w:rPr>
                <w:noProof/>
                <w:webHidden/>
              </w:rPr>
              <w:t>60</w:t>
            </w:r>
            <w:r>
              <w:rPr>
                <w:noProof/>
                <w:webHidden/>
              </w:rPr>
              <w:fldChar w:fldCharType="end"/>
            </w:r>
          </w:hyperlink>
        </w:p>
        <w:p w14:paraId="4B95756C" w14:textId="190927A4"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6" w:history="1">
            <w:r w:rsidRPr="004572CA">
              <w:rPr>
                <w:rStyle w:val="Hyperlink"/>
                <w:b/>
                <w:bCs/>
                <w:noProof/>
                <w:lang w:val="pt-BR"/>
              </w:rPr>
              <w:t>2.17.1.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Cs/>
                <w:noProof/>
                <w:lang w:val="pt-BR"/>
              </w:rPr>
              <w:t>Derivação Matemática Detalhada: A "Fórmula Mestra"</w:t>
            </w:r>
            <w:r>
              <w:rPr>
                <w:noProof/>
                <w:webHidden/>
              </w:rPr>
              <w:tab/>
            </w:r>
            <w:r>
              <w:rPr>
                <w:noProof/>
                <w:webHidden/>
              </w:rPr>
              <w:fldChar w:fldCharType="begin"/>
            </w:r>
            <w:r>
              <w:rPr>
                <w:noProof/>
                <w:webHidden/>
              </w:rPr>
              <w:instrText xml:space="preserve"> PAGEREF _Toc231448166 \h </w:instrText>
            </w:r>
            <w:r>
              <w:rPr>
                <w:noProof/>
                <w:webHidden/>
              </w:rPr>
            </w:r>
            <w:r>
              <w:rPr>
                <w:noProof/>
                <w:webHidden/>
              </w:rPr>
              <w:fldChar w:fldCharType="separate"/>
            </w:r>
            <w:r>
              <w:rPr>
                <w:noProof/>
                <w:webHidden/>
              </w:rPr>
              <w:t>61</w:t>
            </w:r>
            <w:r>
              <w:rPr>
                <w:noProof/>
                <w:webHidden/>
              </w:rPr>
              <w:fldChar w:fldCharType="end"/>
            </w:r>
          </w:hyperlink>
        </w:p>
        <w:p w14:paraId="3FC695EA" w14:textId="15C9E9FD"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7" w:history="1">
            <w:r w:rsidRPr="004572CA">
              <w:rPr>
                <w:rStyle w:val="Hyperlink"/>
                <w:b/>
                <w:bCs/>
                <w:noProof/>
                <w:lang w:val="pt-BR"/>
              </w:rPr>
              <w:t>2.17.2.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Pr="004572CA">
              <w:rPr>
                <w:rStyle w:val="Hyperlink"/>
                <w:bCs/>
                <w:noProof/>
                <w:lang w:val="pt-BR"/>
              </w:rPr>
              <w:t xml:space="preserve"> e a Otimização Reversa</w:t>
            </w:r>
            <w:r>
              <w:rPr>
                <w:noProof/>
                <w:webHidden/>
              </w:rPr>
              <w:tab/>
            </w:r>
            <w:r>
              <w:rPr>
                <w:noProof/>
                <w:webHidden/>
              </w:rPr>
              <w:fldChar w:fldCharType="begin"/>
            </w:r>
            <w:r>
              <w:rPr>
                <w:noProof/>
                <w:webHidden/>
              </w:rPr>
              <w:instrText xml:space="preserve"> PAGEREF _Toc231448167 \h </w:instrText>
            </w:r>
            <w:r>
              <w:rPr>
                <w:noProof/>
                <w:webHidden/>
              </w:rPr>
            </w:r>
            <w:r>
              <w:rPr>
                <w:noProof/>
                <w:webHidden/>
              </w:rPr>
              <w:fldChar w:fldCharType="separate"/>
            </w:r>
            <w:r>
              <w:rPr>
                <w:noProof/>
                <w:webHidden/>
              </w:rPr>
              <w:t>61</w:t>
            </w:r>
            <w:r>
              <w:rPr>
                <w:noProof/>
                <w:webHidden/>
              </w:rPr>
              <w:fldChar w:fldCharType="end"/>
            </w:r>
          </w:hyperlink>
        </w:p>
        <w:p w14:paraId="4071F824" w14:textId="7B027941"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8" w:history="1">
            <w:r w:rsidRPr="004572CA">
              <w:rPr>
                <w:rStyle w:val="Hyperlink"/>
                <w:b/>
                <w:bCs/>
                <w:noProof/>
                <w:lang w:val="pt-BR"/>
              </w:rPr>
              <w:t>2.17.3.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Pr>
                <w:noProof/>
                <w:webHidden/>
              </w:rPr>
              <w:tab/>
            </w:r>
            <w:r>
              <w:rPr>
                <w:noProof/>
                <w:webHidden/>
              </w:rPr>
              <w:fldChar w:fldCharType="begin"/>
            </w:r>
            <w:r>
              <w:rPr>
                <w:noProof/>
                <w:webHidden/>
              </w:rPr>
              <w:instrText xml:space="preserve"> PAGEREF _Toc231448168 \h </w:instrText>
            </w:r>
            <w:r>
              <w:rPr>
                <w:noProof/>
                <w:webHidden/>
              </w:rPr>
            </w:r>
            <w:r>
              <w:rPr>
                <w:noProof/>
                <w:webHidden/>
              </w:rPr>
              <w:fldChar w:fldCharType="separate"/>
            </w:r>
            <w:r>
              <w:rPr>
                <w:noProof/>
                <w:webHidden/>
              </w:rPr>
              <w:t>62</w:t>
            </w:r>
            <w:r>
              <w:rPr>
                <w:noProof/>
                <w:webHidden/>
              </w:rPr>
              <w:fldChar w:fldCharType="end"/>
            </w:r>
          </w:hyperlink>
        </w:p>
        <w:p w14:paraId="6F495784" w14:textId="3B1595D3"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9" w:history="1">
            <w:r w:rsidRPr="004572CA">
              <w:rPr>
                <w:rStyle w:val="Hyperlink"/>
                <w:b/>
                <w:bCs/>
                <w:noProof/>
                <w:lang w:val="pt-BR"/>
              </w:rPr>
              <w:t>2.17.4.</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Cs/>
                <w:noProof/>
                <w:lang w:val="pt-BR"/>
              </w:rPr>
              <w:t>A Fórmula Mestra de Black-Litterman</w:t>
            </w:r>
            <w:r>
              <w:rPr>
                <w:noProof/>
                <w:webHidden/>
              </w:rPr>
              <w:tab/>
            </w:r>
            <w:r>
              <w:rPr>
                <w:noProof/>
                <w:webHidden/>
              </w:rPr>
              <w:fldChar w:fldCharType="begin"/>
            </w:r>
            <w:r>
              <w:rPr>
                <w:noProof/>
                <w:webHidden/>
              </w:rPr>
              <w:instrText xml:space="preserve"> PAGEREF _Toc231448169 \h </w:instrText>
            </w:r>
            <w:r>
              <w:rPr>
                <w:noProof/>
                <w:webHidden/>
              </w:rPr>
            </w:r>
            <w:r>
              <w:rPr>
                <w:noProof/>
                <w:webHidden/>
              </w:rPr>
              <w:fldChar w:fldCharType="separate"/>
            </w:r>
            <w:r>
              <w:rPr>
                <w:noProof/>
                <w:webHidden/>
              </w:rPr>
              <w:t>63</w:t>
            </w:r>
            <w:r>
              <w:rPr>
                <w:noProof/>
                <w:webHidden/>
              </w:rPr>
              <w:fldChar w:fldCharType="end"/>
            </w:r>
          </w:hyperlink>
        </w:p>
        <w:p w14:paraId="6BAF4602" w14:textId="64B8E09F"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0" w:history="1">
            <w:r w:rsidRPr="004572CA">
              <w:rPr>
                <w:rStyle w:val="Hyperlink"/>
                <w:b/>
                <w:bCs/>
                <w:noProof/>
                <w:lang w:val="pt-BR"/>
              </w:rPr>
              <w:t>2.18.</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bCs/>
                <w:noProof/>
                <w:lang w:val="pt-BR"/>
              </w:rPr>
              <w:t xml:space="preserve">A Controvérsia Teórica sobre o Escalar Tau </w:t>
            </w:r>
            <m:oMath>
              <m:r>
                <m:rPr>
                  <m:sty m:val="bi"/>
                </m:rPr>
                <w:rPr>
                  <w:rStyle w:val="Hyperlink"/>
                  <w:rFonts w:ascii="Cambria Math" w:hAnsi="Cambria Math"/>
                  <w:noProof/>
                  <w:lang w:val="pt-BR"/>
                </w:rPr>
                <m:t>(τ)</m:t>
              </m:r>
            </m:oMath>
            <w:r>
              <w:rPr>
                <w:noProof/>
                <w:webHidden/>
              </w:rPr>
              <w:tab/>
            </w:r>
            <w:r>
              <w:rPr>
                <w:noProof/>
                <w:webHidden/>
              </w:rPr>
              <w:fldChar w:fldCharType="begin"/>
            </w:r>
            <w:r>
              <w:rPr>
                <w:noProof/>
                <w:webHidden/>
              </w:rPr>
              <w:instrText xml:space="preserve"> PAGEREF _Toc231448170 \h </w:instrText>
            </w:r>
            <w:r>
              <w:rPr>
                <w:noProof/>
                <w:webHidden/>
              </w:rPr>
            </w:r>
            <w:r>
              <w:rPr>
                <w:noProof/>
                <w:webHidden/>
              </w:rPr>
              <w:fldChar w:fldCharType="separate"/>
            </w:r>
            <w:r>
              <w:rPr>
                <w:noProof/>
                <w:webHidden/>
              </w:rPr>
              <w:t>64</w:t>
            </w:r>
            <w:r>
              <w:rPr>
                <w:noProof/>
                <w:webHidden/>
              </w:rPr>
              <w:fldChar w:fldCharType="end"/>
            </w:r>
          </w:hyperlink>
        </w:p>
        <w:p w14:paraId="3E1D99A9" w14:textId="5FDB4C32"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1" w:history="1">
            <w:r w:rsidRPr="004572CA">
              <w:rPr>
                <w:rStyle w:val="Hyperlink"/>
                <w:b/>
                <w:bCs/>
                <w:noProof/>
                <w:lang w:val="pt-BR"/>
              </w:rPr>
              <w:t>2.19.</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bCs/>
                <w:noProof/>
                <w:lang w:val="pt-BR"/>
              </w:rPr>
              <w:t xml:space="preserve">Inovações Práticas: O Método de Idzorek e a Matriz </w:t>
            </w:r>
            <m:oMath>
              <m:r>
                <m:rPr>
                  <m:sty m:val="b"/>
                </m:rPr>
                <w:rPr>
                  <w:rStyle w:val="Hyperlink"/>
                  <w:rFonts w:ascii="Cambria Math" w:hAnsi="Cambria Math"/>
                  <w:noProof/>
                  <w:lang w:val="pt-BR"/>
                </w:rPr>
                <m:t>Ω</m:t>
              </m:r>
            </m:oMath>
            <w:r>
              <w:rPr>
                <w:noProof/>
                <w:webHidden/>
              </w:rPr>
              <w:tab/>
            </w:r>
            <w:r>
              <w:rPr>
                <w:noProof/>
                <w:webHidden/>
              </w:rPr>
              <w:fldChar w:fldCharType="begin"/>
            </w:r>
            <w:r>
              <w:rPr>
                <w:noProof/>
                <w:webHidden/>
              </w:rPr>
              <w:instrText xml:space="preserve"> PAGEREF _Toc231448171 \h </w:instrText>
            </w:r>
            <w:r>
              <w:rPr>
                <w:noProof/>
                <w:webHidden/>
              </w:rPr>
            </w:r>
            <w:r>
              <w:rPr>
                <w:noProof/>
                <w:webHidden/>
              </w:rPr>
              <w:fldChar w:fldCharType="separate"/>
            </w:r>
            <w:r>
              <w:rPr>
                <w:noProof/>
                <w:webHidden/>
              </w:rPr>
              <w:t>65</w:t>
            </w:r>
            <w:r>
              <w:rPr>
                <w:noProof/>
                <w:webHidden/>
              </w:rPr>
              <w:fldChar w:fldCharType="end"/>
            </w:r>
          </w:hyperlink>
        </w:p>
        <w:p w14:paraId="109CC7A2" w14:textId="534E9EB8"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2" w:history="1">
            <w:r w:rsidRPr="004572CA">
              <w:rPr>
                <w:rStyle w:val="Hyperlink"/>
                <w:b/>
                <w:bCs/>
                <w:noProof/>
                <w:lang w:val="pt-BR"/>
              </w:rPr>
              <w:t>2.19.1.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Cs/>
                <w:noProof/>
                <w:lang w:val="pt-BR"/>
              </w:rPr>
              <w:t>O Algoritmo de Confiança Percentual (Idzorek, 2005)</w:t>
            </w:r>
            <w:r>
              <w:rPr>
                <w:noProof/>
                <w:webHidden/>
              </w:rPr>
              <w:tab/>
            </w:r>
            <w:r>
              <w:rPr>
                <w:noProof/>
                <w:webHidden/>
              </w:rPr>
              <w:fldChar w:fldCharType="begin"/>
            </w:r>
            <w:r>
              <w:rPr>
                <w:noProof/>
                <w:webHidden/>
              </w:rPr>
              <w:instrText xml:space="preserve"> PAGEREF _Toc231448172 \h </w:instrText>
            </w:r>
            <w:r>
              <w:rPr>
                <w:noProof/>
                <w:webHidden/>
              </w:rPr>
            </w:r>
            <w:r>
              <w:rPr>
                <w:noProof/>
                <w:webHidden/>
              </w:rPr>
              <w:fldChar w:fldCharType="separate"/>
            </w:r>
            <w:r>
              <w:rPr>
                <w:noProof/>
                <w:webHidden/>
              </w:rPr>
              <w:t>65</w:t>
            </w:r>
            <w:r>
              <w:rPr>
                <w:noProof/>
                <w:webHidden/>
              </w:rPr>
              <w:fldChar w:fldCharType="end"/>
            </w:r>
          </w:hyperlink>
        </w:p>
        <w:p w14:paraId="69A34028" w14:textId="08EF45FE"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3" w:history="1">
            <w:r w:rsidRPr="004572CA">
              <w:rPr>
                <w:rStyle w:val="Hyperlink"/>
                <w:b/>
                <w:bCs/>
                <w:noProof/>
                <w:lang w:val="pt-BR"/>
              </w:rPr>
              <w:t>2.20.</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bCs/>
                <w:noProof/>
                <w:lang w:val="pt-BR"/>
              </w:rPr>
              <w:t>Comparação Crítica: BL, MPT e PMPT</w:t>
            </w:r>
            <w:r>
              <w:rPr>
                <w:noProof/>
                <w:webHidden/>
              </w:rPr>
              <w:tab/>
            </w:r>
            <w:r>
              <w:rPr>
                <w:noProof/>
                <w:webHidden/>
              </w:rPr>
              <w:fldChar w:fldCharType="begin"/>
            </w:r>
            <w:r>
              <w:rPr>
                <w:noProof/>
                <w:webHidden/>
              </w:rPr>
              <w:instrText xml:space="preserve"> PAGEREF _Toc231448173 \h </w:instrText>
            </w:r>
            <w:r>
              <w:rPr>
                <w:noProof/>
                <w:webHidden/>
              </w:rPr>
            </w:r>
            <w:r>
              <w:rPr>
                <w:noProof/>
                <w:webHidden/>
              </w:rPr>
              <w:fldChar w:fldCharType="separate"/>
            </w:r>
            <w:r>
              <w:rPr>
                <w:noProof/>
                <w:webHidden/>
              </w:rPr>
              <w:t>66</w:t>
            </w:r>
            <w:r>
              <w:rPr>
                <w:noProof/>
                <w:webHidden/>
              </w:rPr>
              <w:fldChar w:fldCharType="end"/>
            </w:r>
          </w:hyperlink>
        </w:p>
        <w:p w14:paraId="36E1221D" w14:textId="55AE3016"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4" w:history="1">
            <w:r w:rsidRPr="004572CA">
              <w:rPr>
                <w:rStyle w:val="Hyperlink"/>
                <w:b/>
                <w:bCs/>
                <w:noProof/>
                <w:lang w:val="pt-BR"/>
              </w:rPr>
              <w:t>2.20.1.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Cs/>
                <w:noProof/>
                <w:lang w:val="pt-BR"/>
              </w:rPr>
              <w:t>MPT vs. BL: A Correção da Estabilidade</w:t>
            </w:r>
            <w:r>
              <w:rPr>
                <w:noProof/>
                <w:webHidden/>
              </w:rPr>
              <w:tab/>
            </w:r>
            <w:r>
              <w:rPr>
                <w:noProof/>
                <w:webHidden/>
              </w:rPr>
              <w:fldChar w:fldCharType="begin"/>
            </w:r>
            <w:r>
              <w:rPr>
                <w:noProof/>
                <w:webHidden/>
              </w:rPr>
              <w:instrText xml:space="preserve"> PAGEREF _Toc231448174 \h </w:instrText>
            </w:r>
            <w:r>
              <w:rPr>
                <w:noProof/>
                <w:webHidden/>
              </w:rPr>
            </w:r>
            <w:r>
              <w:rPr>
                <w:noProof/>
                <w:webHidden/>
              </w:rPr>
              <w:fldChar w:fldCharType="separate"/>
            </w:r>
            <w:r>
              <w:rPr>
                <w:noProof/>
                <w:webHidden/>
              </w:rPr>
              <w:t>66</w:t>
            </w:r>
            <w:r>
              <w:rPr>
                <w:noProof/>
                <w:webHidden/>
              </w:rPr>
              <w:fldChar w:fldCharType="end"/>
            </w:r>
          </w:hyperlink>
        </w:p>
        <w:p w14:paraId="75E6755E" w14:textId="02801F6D"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5" w:history="1">
            <w:r w:rsidRPr="004572CA">
              <w:rPr>
                <w:rStyle w:val="Hyperlink"/>
                <w:b/>
                <w:bCs/>
                <w:noProof/>
                <w:lang w:val="pt-BR"/>
              </w:rPr>
              <w:t>2.20.2.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Cs/>
                <w:noProof/>
                <w:lang w:val="pt-BR"/>
              </w:rPr>
              <w:t>BL vs. PMPT: Complementaridade Estrutural</w:t>
            </w:r>
            <w:r>
              <w:rPr>
                <w:noProof/>
                <w:webHidden/>
              </w:rPr>
              <w:tab/>
            </w:r>
            <w:r>
              <w:rPr>
                <w:noProof/>
                <w:webHidden/>
              </w:rPr>
              <w:fldChar w:fldCharType="begin"/>
            </w:r>
            <w:r>
              <w:rPr>
                <w:noProof/>
                <w:webHidden/>
              </w:rPr>
              <w:instrText xml:space="preserve"> PAGEREF _Toc231448175 \h </w:instrText>
            </w:r>
            <w:r>
              <w:rPr>
                <w:noProof/>
                <w:webHidden/>
              </w:rPr>
            </w:r>
            <w:r>
              <w:rPr>
                <w:noProof/>
                <w:webHidden/>
              </w:rPr>
              <w:fldChar w:fldCharType="separate"/>
            </w:r>
            <w:r>
              <w:rPr>
                <w:noProof/>
                <w:webHidden/>
              </w:rPr>
              <w:t>66</w:t>
            </w:r>
            <w:r>
              <w:rPr>
                <w:noProof/>
                <w:webHidden/>
              </w:rPr>
              <w:fldChar w:fldCharType="end"/>
            </w:r>
          </w:hyperlink>
        </w:p>
        <w:p w14:paraId="25319840" w14:textId="77505336"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6" w:history="1">
            <w:r w:rsidRPr="004572CA">
              <w:rPr>
                <w:rStyle w:val="Hyperlink"/>
                <w:b/>
                <w:bCs/>
                <w:noProof/>
                <w:lang w:val="pt-BR"/>
              </w:rPr>
              <w:t>2.21.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bCs/>
                <w:noProof/>
                <w:lang w:val="pt-BR"/>
              </w:rPr>
              <w:t>Limitações e Extensões Modernas</w:t>
            </w:r>
            <w:r>
              <w:rPr>
                <w:noProof/>
                <w:webHidden/>
              </w:rPr>
              <w:tab/>
            </w:r>
            <w:r>
              <w:rPr>
                <w:noProof/>
                <w:webHidden/>
              </w:rPr>
              <w:fldChar w:fldCharType="begin"/>
            </w:r>
            <w:r>
              <w:rPr>
                <w:noProof/>
                <w:webHidden/>
              </w:rPr>
              <w:instrText xml:space="preserve"> PAGEREF _Toc231448176 \h </w:instrText>
            </w:r>
            <w:r>
              <w:rPr>
                <w:noProof/>
                <w:webHidden/>
              </w:rPr>
            </w:r>
            <w:r>
              <w:rPr>
                <w:noProof/>
                <w:webHidden/>
              </w:rPr>
              <w:fldChar w:fldCharType="separate"/>
            </w:r>
            <w:r>
              <w:rPr>
                <w:noProof/>
                <w:webHidden/>
              </w:rPr>
              <w:t>67</w:t>
            </w:r>
            <w:r>
              <w:rPr>
                <w:noProof/>
                <w:webHidden/>
              </w:rPr>
              <w:fldChar w:fldCharType="end"/>
            </w:r>
          </w:hyperlink>
        </w:p>
        <w:p w14:paraId="7AAAA7E3" w14:textId="23890D1A"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7" w:history="1">
            <w:r w:rsidRPr="004572CA">
              <w:rPr>
                <w:rStyle w:val="Hyperlink"/>
                <w:b/>
                <w:bCs/>
                <w:noProof/>
                <w:lang w:val="pt-BR"/>
              </w:rPr>
              <w:t>2.21.1.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Cs/>
                <w:noProof/>
                <w:lang w:val="pt-BR"/>
              </w:rPr>
              <w:t>Dependência da Normalidade e do CAPM</w:t>
            </w:r>
            <w:r>
              <w:rPr>
                <w:noProof/>
                <w:webHidden/>
              </w:rPr>
              <w:tab/>
            </w:r>
            <w:r>
              <w:rPr>
                <w:noProof/>
                <w:webHidden/>
              </w:rPr>
              <w:fldChar w:fldCharType="begin"/>
            </w:r>
            <w:r>
              <w:rPr>
                <w:noProof/>
                <w:webHidden/>
              </w:rPr>
              <w:instrText xml:space="preserve"> PAGEREF _Toc231448177 \h </w:instrText>
            </w:r>
            <w:r>
              <w:rPr>
                <w:noProof/>
                <w:webHidden/>
              </w:rPr>
            </w:r>
            <w:r>
              <w:rPr>
                <w:noProof/>
                <w:webHidden/>
              </w:rPr>
              <w:fldChar w:fldCharType="separate"/>
            </w:r>
            <w:r>
              <w:rPr>
                <w:noProof/>
                <w:webHidden/>
              </w:rPr>
              <w:t>67</w:t>
            </w:r>
            <w:r>
              <w:rPr>
                <w:noProof/>
                <w:webHidden/>
              </w:rPr>
              <w:fldChar w:fldCharType="end"/>
            </w:r>
          </w:hyperlink>
        </w:p>
        <w:p w14:paraId="7FF7AB18" w14:textId="0F2E8F7E" w:rsidR="00B050DB" w:rsidRDefault="00B050DB">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8" w:history="1">
            <w:r w:rsidRPr="004572CA">
              <w:rPr>
                <w:rStyle w:val="Hyperlink"/>
                <w:b/>
                <w:bCs/>
                <w:noProof/>
                <w:lang w:val="en-US"/>
              </w:rPr>
              <w:t>2.21.2.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Cs/>
                <w:noProof/>
                <w:lang w:val="en-US"/>
              </w:rPr>
              <w:t>Entropy Pooling e Fully Flexible Views (Meucci)</w:t>
            </w:r>
            <w:r>
              <w:rPr>
                <w:noProof/>
                <w:webHidden/>
              </w:rPr>
              <w:tab/>
            </w:r>
            <w:r>
              <w:rPr>
                <w:noProof/>
                <w:webHidden/>
              </w:rPr>
              <w:fldChar w:fldCharType="begin"/>
            </w:r>
            <w:r>
              <w:rPr>
                <w:noProof/>
                <w:webHidden/>
              </w:rPr>
              <w:instrText xml:space="preserve"> PAGEREF _Toc231448178 \h </w:instrText>
            </w:r>
            <w:r>
              <w:rPr>
                <w:noProof/>
                <w:webHidden/>
              </w:rPr>
            </w:r>
            <w:r>
              <w:rPr>
                <w:noProof/>
                <w:webHidden/>
              </w:rPr>
              <w:fldChar w:fldCharType="separate"/>
            </w:r>
            <w:r>
              <w:rPr>
                <w:noProof/>
                <w:webHidden/>
              </w:rPr>
              <w:t>68</w:t>
            </w:r>
            <w:r>
              <w:rPr>
                <w:noProof/>
                <w:webHidden/>
              </w:rPr>
              <w:fldChar w:fldCharType="end"/>
            </w:r>
          </w:hyperlink>
        </w:p>
        <w:p w14:paraId="5B6BACD5" w14:textId="744827A5"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9" w:history="1">
            <w:r w:rsidRPr="004572CA">
              <w:rPr>
                <w:rStyle w:val="Hyperlink"/>
                <w:b/>
                <w:bCs/>
                <w:noProof/>
                <w:lang w:val="pt-BR"/>
              </w:rPr>
              <w:t>2.22.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bCs/>
                <w:noProof/>
                <w:lang w:val="pt-BR"/>
              </w:rPr>
              <w:t>Conclusão do Capítulo</w:t>
            </w:r>
            <w:r>
              <w:rPr>
                <w:noProof/>
                <w:webHidden/>
              </w:rPr>
              <w:tab/>
            </w:r>
            <w:r>
              <w:rPr>
                <w:noProof/>
                <w:webHidden/>
              </w:rPr>
              <w:fldChar w:fldCharType="begin"/>
            </w:r>
            <w:r>
              <w:rPr>
                <w:noProof/>
                <w:webHidden/>
              </w:rPr>
              <w:instrText xml:space="preserve"> PAGEREF _Toc231448179 \h </w:instrText>
            </w:r>
            <w:r>
              <w:rPr>
                <w:noProof/>
                <w:webHidden/>
              </w:rPr>
            </w:r>
            <w:r>
              <w:rPr>
                <w:noProof/>
                <w:webHidden/>
              </w:rPr>
              <w:fldChar w:fldCharType="separate"/>
            </w:r>
            <w:r>
              <w:rPr>
                <w:noProof/>
                <w:webHidden/>
              </w:rPr>
              <w:t>68</w:t>
            </w:r>
            <w:r>
              <w:rPr>
                <w:noProof/>
                <w:webHidden/>
              </w:rPr>
              <w:fldChar w:fldCharType="end"/>
            </w:r>
          </w:hyperlink>
        </w:p>
        <w:p w14:paraId="4CD23D9F" w14:textId="5C85DD53" w:rsidR="00B050DB" w:rsidRDefault="00B050DB">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0" w:history="1">
            <w:r w:rsidRPr="004572CA">
              <w:rPr>
                <w:rStyle w:val="Hyperlink"/>
                <w:noProof/>
                <w:w w:val="99"/>
              </w:rPr>
              <w:t>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CAPÍTULO 3 — METODOLOGIA DA PESQUISA</w:t>
            </w:r>
            <w:r>
              <w:rPr>
                <w:noProof/>
                <w:webHidden/>
              </w:rPr>
              <w:tab/>
            </w:r>
            <w:r>
              <w:rPr>
                <w:noProof/>
                <w:webHidden/>
              </w:rPr>
              <w:fldChar w:fldCharType="begin"/>
            </w:r>
            <w:r>
              <w:rPr>
                <w:noProof/>
                <w:webHidden/>
              </w:rPr>
              <w:instrText xml:space="preserve"> PAGEREF _Toc231448180 \h </w:instrText>
            </w:r>
            <w:r>
              <w:rPr>
                <w:noProof/>
                <w:webHidden/>
              </w:rPr>
            </w:r>
            <w:r>
              <w:rPr>
                <w:noProof/>
                <w:webHidden/>
              </w:rPr>
              <w:fldChar w:fldCharType="separate"/>
            </w:r>
            <w:r>
              <w:rPr>
                <w:noProof/>
                <w:webHidden/>
              </w:rPr>
              <w:t>70</w:t>
            </w:r>
            <w:r>
              <w:rPr>
                <w:noProof/>
                <w:webHidden/>
              </w:rPr>
              <w:fldChar w:fldCharType="end"/>
            </w:r>
          </w:hyperlink>
        </w:p>
        <w:p w14:paraId="3892D939" w14:textId="6CE772EF"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1" w:history="1">
            <w:r w:rsidRPr="004572CA">
              <w:rPr>
                <w:rStyle w:val="Hyperlink"/>
                <w:noProof/>
              </w:rPr>
              <w:t>3.1.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Natureza e Classificação da Pesquisa</w:t>
            </w:r>
            <w:r>
              <w:rPr>
                <w:noProof/>
                <w:webHidden/>
              </w:rPr>
              <w:tab/>
            </w:r>
            <w:r>
              <w:rPr>
                <w:noProof/>
                <w:webHidden/>
              </w:rPr>
              <w:fldChar w:fldCharType="begin"/>
            </w:r>
            <w:r>
              <w:rPr>
                <w:noProof/>
                <w:webHidden/>
              </w:rPr>
              <w:instrText xml:space="preserve"> PAGEREF _Toc231448181 \h </w:instrText>
            </w:r>
            <w:r>
              <w:rPr>
                <w:noProof/>
                <w:webHidden/>
              </w:rPr>
            </w:r>
            <w:r>
              <w:rPr>
                <w:noProof/>
                <w:webHidden/>
              </w:rPr>
              <w:fldChar w:fldCharType="separate"/>
            </w:r>
            <w:r>
              <w:rPr>
                <w:noProof/>
                <w:webHidden/>
              </w:rPr>
              <w:t>70</w:t>
            </w:r>
            <w:r>
              <w:rPr>
                <w:noProof/>
                <w:webHidden/>
              </w:rPr>
              <w:fldChar w:fldCharType="end"/>
            </w:r>
          </w:hyperlink>
        </w:p>
        <w:p w14:paraId="74A43F16" w14:textId="090F3473"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2" w:history="1">
            <w:r w:rsidRPr="004572CA">
              <w:rPr>
                <w:rStyle w:val="Hyperlink"/>
                <w:noProof/>
              </w:rPr>
              <w:t>3.2.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Universo, Amostra e Fonte dos Dados</w:t>
            </w:r>
            <w:r>
              <w:rPr>
                <w:noProof/>
                <w:webHidden/>
              </w:rPr>
              <w:tab/>
            </w:r>
            <w:r>
              <w:rPr>
                <w:noProof/>
                <w:webHidden/>
              </w:rPr>
              <w:fldChar w:fldCharType="begin"/>
            </w:r>
            <w:r>
              <w:rPr>
                <w:noProof/>
                <w:webHidden/>
              </w:rPr>
              <w:instrText xml:space="preserve"> PAGEREF _Toc231448182 \h </w:instrText>
            </w:r>
            <w:r>
              <w:rPr>
                <w:noProof/>
                <w:webHidden/>
              </w:rPr>
            </w:r>
            <w:r>
              <w:rPr>
                <w:noProof/>
                <w:webHidden/>
              </w:rPr>
              <w:fldChar w:fldCharType="separate"/>
            </w:r>
            <w:r>
              <w:rPr>
                <w:noProof/>
                <w:webHidden/>
              </w:rPr>
              <w:t>70</w:t>
            </w:r>
            <w:r>
              <w:rPr>
                <w:noProof/>
                <w:webHidden/>
              </w:rPr>
              <w:fldChar w:fldCharType="end"/>
            </w:r>
          </w:hyperlink>
        </w:p>
        <w:p w14:paraId="5C1537F6" w14:textId="4673C743"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3" w:history="1">
            <w:r w:rsidRPr="004572CA">
              <w:rPr>
                <w:rStyle w:val="Hyperlink"/>
                <w:noProof/>
              </w:rPr>
              <w:t>3.2.1.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Critério de Inclusão na Amostra</w:t>
            </w:r>
            <w:r>
              <w:rPr>
                <w:noProof/>
                <w:webHidden/>
              </w:rPr>
              <w:tab/>
            </w:r>
            <w:r>
              <w:rPr>
                <w:noProof/>
                <w:webHidden/>
              </w:rPr>
              <w:fldChar w:fldCharType="begin"/>
            </w:r>
            <w:r>
              <w:rPr>
                <w:noProof/>
                <w:webHidden/>
              </w:rPr>
              <w:instrText xml:space="preserve"> PAGEREF _Toc231448183 \h </w:instrText>
            </w:r>
            <w:r>
              <w:rPr>
                <w:noProof/>
                <w:webHidden/>
              </w:rPr>
            </w:r>
            <w:r>
              <w:rPr>
                <w:noProof/>
                <w:webHidden/>
              </w:rPr>
              <w:fldChar w:fldCharType="separate"/>
            </w:r>
            <w:r>
              <w:rPr>
                <w:noProof/>
                <w:webHidden/>
              </w:rPr>
              <w:t>70</w:t>
            </w:r>
            <w:r>
              <w:rPr>
                <w:noProof/>
                <w:webHidden/>
              </w:rPr>
              <w:fldChar w:fldCharType="end"/>
            </w:r>
          </w:hyperlink>
        </w:p>
        <w:p w14:paraId="3510B3B5" w14:textId="6C58BDAA"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4" w:history="1">
            <w:r w:rsidRPr="004572CA">
              <w:rPr>
                <w:rStyle w:val="Hyperlink"/>
                <w:noProof/>
              </w:rPr>
              <w:t>3.3.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Tratamento e Preparação dos Dados</w:t>
            </w:r>
            <w:r>
              <w:rPr>
                <w:noProof/>
                <w:webHidden/>
              </w:rPr>
              <w:tab/>
            </w:r>
            <w:r>
              <w:rPr>
                <w:noProof/>
                <w:webHidden/>
              </w:rPr>
              <w:fldChar w:fldCharType="begin"/>
            </w:r>
            <w:r>
              <w:rPr>
                <w:noProof/>
                <w:webHidden/>
              </w:rPr>
              <w:instrText xml:space="preserve"> PAGEREF _Toc231448184 \h </w:instrText>
            </w:r>
            <w:r>
              <w:rPr>
                <w:noProof/>
                <w:webHidden/>
              </w:rPr>
            </w:r>
            <w:r>
              <w:rPr>
                <w:noProof/>
                <w:webHidden/>
              </w:rPr>
              <w:fldChar w:fldCharType="separate"/>
            </w:r>
            <w:r>
              <w:rPr>
                <w:noProof/>
                <w:webHidden/>
              </w:rPr>
              <w:t>71</w:t>
            </w:r>
            <w:r>
              <w:rPr>
                <w:noProof/>
                <w:webHidden/>
              </w:rPr>
              <w:fldChar w:fldCharType="end"/>
            </w:r>
          </w:hyperlink>
        </w:p>
        <w:p w14:paraId="5CCAEA56" w14:textId="68B88734"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5" w:history="1">
            <w:r w:rsidRPr="004572CA">
              <w:rPr>
                <w:rStyle w:val="Hyperlink"/>
                <w:noProof/>
              </w:rPr>
              <w:t>3.3.1.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Filtragem de Liquidez e Remoção de Anomalias</w:t>
            </w:r>
            <w:r>
              <w:rPr>
                <w:noProof/>
                <w:webHidden/>
              </w:rPr>
              <w:tab/>
            </w:r>
            <w:r>
              <w:rPr>
                <w:noProof/>
                <w:webHidden/>
              </w:rPr>
              <w:fldChar w:fldCharType="begin"/>
            </w:r>
            <w:r>
              <w:rPr>
                <w:noProof/>
                <w:webHidden/>
              </w:rPr>
              <w:instrText xml:space="preserve"> PAGEREF _Toc231448185 \h </w:instrText>
            </w:r>
            <w:r>
              <w:rPr>
                <w:noProof/>
                <w:webHidden/>
              </w:rPr>
            </w:r>
            <w:r>
              <w:rPr>
                <w:noProof/>
                <w:webHidden/>
              </w:rPr>
              <w:fldChar w:fldCharType="separate"/>
            </w:r>
            <w:r>
              <w:rPr>
                <w:noProof/>
                <w:webHidden/>
              </w:rPr>
              <w:t>71</w:t>
            </w:r>
            <w:r>
              <w:rPr>
                <w:noProof/>
                <w:webHidden/>
              </w:rPr>
              <w:fldChar w:fldCharType="end"/>
            </w:r>
          </w:hyperlink>
        </w:p>
        <w:p w14:paraId="6F8CDF4C" w14:textId="1DCFAF3E"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6" w:history="1">
            <w:r w:rsidRPr="004572CA">
              <w:rPr>
                <w:rStyle w:val="Hyperlink"/>
                <w:noProof/>
              </w:rPr>
              <w:t>3.3.2.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Transformação dos Preços em Retornos</w:t>
            </w:r>
            <w:r>
              <w:rPr>
                <w:noProof/>
                <w:webHidden/>
              </w:rPr>
              <w:tab/>
            </w:r>
            <w:r>
              <w:rPr>
                <w:noProof/>
                <w:webHidden/>
              </w:rPr>
              <w:fldChar w:fldCharType="begin"/>
            </w:r>
            <w:r>
              <w:rPr>
                <w:noProof/>
                <w:webHidden/>
              </w:rPr>
              <w:instrText xml:space="preserve"> PAGEREF _Toc231448186 \h </w:instrText>
            </w:r>
            <w:r>
              <w:rPr>
                <w:noProof/>
                <w:webHidden/>
              </w:rPr>
            </w:r>
            <w:r>
              <w:rPr>
                <w:noProof/>
                <w:webHidden/>
              </w:rPr>
              <w:fldChar w:fldCharType="separate"/>
            </w:r>
            <w:r>
              <w:rPr>
                <w:noProof/>
                <w:webHidden/>
              </w:rPr>
              <w:t>72</w:t>
            </w:r>
            <w:r>
              <w:rPr>
                <w:noProof/>
                <w:webHidden/>
              </w:rPr>
              <w:fldChar w:fldCharType="end"/>
            </w:r>
          </w:hyperlink>
        </w:p>
        <w:p w14:paraId="0A5F62B2" w14:textId="45EC387C"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7" w:history="1">
            <w:r w:rsidRPr="004572CA">
              <w:rPr>
                <w:rStyle w:val="Hyperlink"/>
                <w:noProof/>
              </w:rPr>
              <w:t>3.3.3.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Diagnóstico Econométrico das Séries</w:t>
            </w:r>
            <w:r>
              <w:rPr>
                <w:noProof/>
                <w:webHidden/>
              </w:rPr>
              <w:tab/>
            </w:r>
            <w:r>
              <w:rPr>
                <w:noProof/>
                <w:webHidden/>
              </w:rPr>
              <w:fldChar w:fldCharType="begin"/>
            </w:r>
            <w:r>
              <w:rPr>
                <w:noProof/>
                <w:webHidden/>
              </w:rPr>
              <w:instrText xml:space="preserve"> PAGEREF _Toc231448187 \h </w:instrText>
            </w:r>
            <w:r>
              <w:rPr>
                <w:noProof/>
                <w:webHidden/>
              </w:rPr>
            </w:r>
            <w:r>
              <w:rPr>
                <w:noProof/>
                <w:webHidden/>
              </w:rPr>
              <w:fldChar w:fldCharType="separate"/>
            </w:r>
            <w:r>
              <w:rPr>
                <w:noProof/>
                <w:webHidden/>
              </w:rPr>
              <w:t>72</w:t>
            </w:r>
            <w:r>
              <w:rPr>
                <w:noProof/>
                <w:webHidden/>
              </w:rPr>
              <w:fldChar w:fldCharType="end"/>
            </w:r>
          </w:hyperlink>
        </w:p>
        <w:p w14:paraId="0859F25A" w14:textId="121A4C1C"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8" w:history="1">
            <w:r w:rsidRPr="004572CA">
              <w:rPr>
                <w:rStyle w:val="Hyperlink"/>
                <w:noProof/>
              </w:rPr>
              <w:t>3.4.</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Estimação dos Parâmetros de Otimização</w:t>
            </w:r>
            <w:r>
              <w:rPr>
                <w:noProof/>
                <w:webHidden/>
              </w:rPr>
              <w:tab/>
            </w:r>
            <w:r>
              <w:rPr>
                <w:noProof/>
                <w:webHidden/>
              </w:rPr>
              <w:fldChar w:fldCharType="begin"/>
            </w:r>
            <w:r>
              <w:rPr>
                <w:noProof/>
                <w:webHidden/>
              </w:rPr>
              <w:instrText xml:space="preserve"> PAGEREF _Toc231448188 \h </w:instrText>
            </w:r>
            <w:r>
              <w:rPr>
                <w:noProof/>
                <w:webHidden/>
              </w:rPr>
            </w:r>
            <w:r>
              <w:rPr>
                <w:noProof/>
                <w:webHidden/>
              </w:rPr>
              <w:fldChar w:fldCharType="separate"/>
            </w:r>
            <w:r>
              <w:rPr>
                <w:noProof/>
                <w:webHidden/>
              </w:rPr>
              <w:t>74</w:t>
            </w:r>
            <w:r>
              <w:rPr>
                <w:noProof/>
                <w:webHidden/>
              </w:rPr>
              <w:fldChar w:fldCharType="end"/>
            </w:r>
          </w:hyperlink>
        </w:p>
        <w:p w14:paraId="7DB31632" w14:textId="69BFC928"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9" w:history="1">
            <w:r w:rsidRPr="004572CA">
              <w:rPr>
                <w:rStyle w:val="Hyperlink"/>
                <w:noProof/>
              </w:rPr>
              <w:t>3.4.1.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Prêmio de Risco (Excesso de Retorno)</w:t>
            </w:r>
            <w:r>
              <w:rPr>
                <w:noProof/>
                <w:webHidden/>
              </w:rPr>
              <w:tab/>
            </w:r>
            <w:r>
              <w:rPr>
                <w:noProof/>
                <w:webHidden/>
              </w:rPr>
              <w:fldChar w:fldCharType="begin"/>
            </w:r>
            <w:r>
              <w:rPr>
                <w:noProof/>
                <w:webHidden/>
              </w:rPr>
              <w:instrText xml:space="preserve"> PAGEREF _Toc231448189 \h </w:instrText>
            </w:r>
            <w:r>
              <w:rPr>
                <w:noProof/>
                <w:webHidden/>
              </w:rPr>
            </w:r>
            <w:r>
              <w:rPr>
                <w:noProof/>
                <w:webHidden/>
              </w:rPr>
              <w:fldChar w:fldCharType="separate"/>
            </w:r>
            <w:r>
              <w:rPr>
                <w:noProof/>
                <w:webHidden/>
              </w:rPr>
              <w:t>74</w:t>
            </w:r>
            <w:r>
              <w:rPr>
                <w:noProof/>
                <w:webHidden/>
              </w:rPr>
              <w:fldChar w:fldCharType="end"/>
            </w:r>
          </w:hyperlink>
        </w:p>
        <w:p w14:paraId="5A678282" w14:textId="59E1612F"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0" w:history="1">
            <w:r w:rsidRPr="004572CA">
              <w:rPr>
                <w:rStyle w:val="Hyperlink"/>
                <w:noProof/>
              </w:rPr>
              <w:t>3.4.2.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Retornos Esperados e Matriz de Covariância</w:t>
            </w:r>
            <w:r>
              <w:rPr>
                <w:noProof/>
                <w:webHidden/>
              </w:rPr>
              <w:tab/>
            </w:r>
            <w:r>
              <w:rPr>
                <w:noProof/>
                <w:webHidden/>
              </w:rPr>
              <w:fldChar w:fldCharType="begin"/>
            </w:r>
            <w:r>
              <w:rPr>
                <w:noProof/>
                <w:webHidden/>
              </w:rPr>
              <w:instrText xml:space="preserve"> PAGEREF _Toc231448190 \h </w:instrText>
            </w:r>
            <w:r>
              <w:rPr>
                <w:noProof/>
                <w:webHidden/>
              </w:rPr>
            </w:r>
            <w:r>
              <w:rPr>
                <w:noProof/>
                <w:webHidden/>
              </w:rPr>
              <w:fldChar w:fldCharType="separate"/>
            </w:r>
            <w:r>
              <w:rPr>
                <w:noProof/>
                <w:webHidden/>
              </w:rPr>
              <w:t>74</w:t>
            </w:r>
            <w:r>
              <w:rPr>
                <w:noProof/>
                <w:webHidden/>
              </w:rPr>
              <w:fldChar w:fldCharType="end"/>
            </w:r>
          </w:hyperlink>
        </w:p>
        <w:p w14:paraId="5006A94A" w14:textId="1DDD3B29"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1" w:history="1">
            <w:r w:rsidRPr="004572CA">
              <w:rPr>
                <w:rStyle w:val="Hyperlink"/>
                <w:noProof/>
              </w:rPr>
              <w:t>3.5.</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Modelos de Otimização Implementados</w:t>
            </w:r>
            <w:r>
              <w:rPr>
                <w:noProof/>
                <w:webHidden/>
              </w:rPr>
              <w:tab/>
            </w:r>
            <w:r>
              <w:rPr>
                <w:noProof/>
                <w:webHidden/>
              </w:rPr>
              <w:fldChar w:fldCharType="begin"/>
            </w:r>
            <w:r>
              <w:rPr>
                <w:noProof/>
                <w:webHidden/>
              </w:rPr>
              <w:instrText xml:space="preserve"> PAGEREF _Toc231448191 \h </w:instrText>
            </w:r>
            <w:r>
              <w:rPr>
                <w:noProof/>
                <w:webHidden/>
              </w:rPr>
            </w:r>
            <w:r>
              <w:rPr>
                <w:noProof/>
                <w:webHidden/>
              </w:rPr>
              <w:fldChar w:fldCharType="separate"/>
            </w:r>
            <w:r>
              <w:rPr>
                <w:noProof/>
                <w:webHidden/>
              </w:rPr>
              <w:t>75</w:t>
            </w:r>
            <w:r>
              <w:rPr>
                <w:noProof/>
                <w:webHidden/>
              </w:rPr>
              <w:fldChar w:fldCharType="end"/>
            </w:r>
          </w:hyperlink>
        </w:p>
        <w:p w14:paraId="2A996396" w14:textId="6C95862A"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2" w:history="1">
            <w:r w:rsidRPr="004572CA">
              <w:rPr>
                <w:rStyle w:val="Hyperlink"/>
                <w:noProof/>
              </w:rPr>
              <w:t>3.5.1.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Otimização de Máximo Índice de Sharpe com Penalidade</w:t>
            </w:r>
            <w:r>
              <w:rPr>
                <w:noProof/>
                <w:webHidden/>
              </w:rPr>
              <w:tab/>
            </w:r>
            <w:r>
              <w:rPr>
                <w:noProof/>
                <w:webHidden/>
              </w:rPr>
              <w:fldChar w:fldCharType="begin"/>
            </w:r>
            <w:r>
              <w:rPr>
                <w:noProof/>
                <w:webHidden/>
              </w:rPr>
              <w:instrText xml:space="preserve"> PAGEREF _Toc231448192 \h </w:instrText>
            </w:r>
            <w:r>
              <w:rPr>
                <w:noProof/>
                <w:webHidden/>
              </w:rPr>
            </w:r>
            <w:r>
              <w:rPr>
                <w:noProof/>
                <w:webHidden/>
              </w:rPr>
              <w:fldChar w:fldCharType="separate"/>
            </w:r>
            <w:r>
              <w:rPr>
                <w:noProof/>
                <w:webHidden/>
              </w:rPr>
              <w:t>75</w:t>
            </w:r>
            <w:r>
              <w:rPr>
                <w:noProof/>
                <w:webHidden/>
              </w:rPr>
              <w:fldChar w:fldCharType="end"/>
            </w:r>
          </w:hyperlink>
        </w:p>
        <w:p w14:paraId="598E33F4" w14:textId="44004AE8"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3" w:history="1">
            <w:r w:rsidRPr="004572CA">
              <w:rPr>
                <w:rStyle w:val="Hyperlink"/>
                <w:noProof/>
              </w:rPr>
              <w:t>3.5.2.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lang w:val="pt-BR"/>
              </w:rPr>
              <w:t>Família I — Modelos de Média-Variância (MPT)</w:t>
            </w:r>
            <w:r>
              <w:rPr>
                <w:noProof/>
                <w:webHidden/>
              </w:rPr>
              <w:tab/>
            </w:r>
            <w:r>
              <w:rPr>
                <w:noProof/>
                <w:webHidden/>
              </w:rPr>
              <w:fldChar w:fldCharType="begin"/>
            </w:r>
            <w:r>
              <w:rPr>
                <w:noProof/>
                <w:webHidden/>
              </w:rPr>
              <w:instrText xml:space="preserve"> PAGEREF _Toc231448193 \h </w:instrText>
            </w:r>
            <w:r>
              <w:rPr>
                <w:noProof/>
                <w:webHidden/>
              </w:rPr>
            </w:r>
            <w:r>
              <w:rPr>
                <w:noProof/>
                <w:webHidden/>
              </w:rPr>
              <w:fldChar w:fldCharType="separate"/>
            </w:r>
            <w:r>
              <w:rPr>
                <w:noProof/>
                <w:webHidden/>
              </w:rPr>
              <w:t>76</w:t>
            </w:r>
            <w:r>
              <w:rPr>
                <w:noProof/>
                <w:webHidden/>
              </w:rPr>
              <w:fldChar w:fldCharType="end"/>
            </w:r>
          </w:hyperlink>
        </w:p>
        <w:p w14:paraId="3F6BF5E7" w14:textId="5ACA1AE4"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4" w:history="1">
            <w:r w:rsidRPr="004572CA">
              <w:rPr>
                <w:rStyle w:val="Hyperlink"/>
                <w:noProof/>
              </w:rPr>
              <w:t>3.5.3.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Família II — Modelos de Risco de Queda (PMPT)</w:t>
            </w:r>
            <w:r>
              <w:rPr>
                <w:noProof/>
                <w:webHidden/>
              </w:rPr>
              <w:tab/>
            </w:r>
            <w:r>
              <w:rPr>
                <w:noProof/>
                <w:webHidden/>
              </w:rPr>
              <w:fldChar w:fldCharType="begin"/>
            </w:r>
            <w:r>
              <w:rPr>
                <w:noProof/>
                <w:webHidden/>
              </w:rPr>
              <w:instrText xml:space="preserve"> PAGEREF _Toc231448194 \h </w:instrText>
            </w:r>
            <w:r>
              <w:rPr>
                <w:noProof/>
                <w:webHidden/>
              </w:rPr>
            </w:r>
            <w:r>
              <w:rPr>
                <w:noProof/>
                <w:webHidden/>
              </w:rPr>
              <w:fldChar w:fldCharType="separate"/>
            </w:r>
            <w:r>
              <w:rPr>
                <w:noProof/>
                <w:webHidden/>
              </w:rPr>
              <w:t>78</w:t>
            </w:r>
            <w:r>
              <w:rPr>
                <w:noProof/>
                <w:webHidden/>
              </w:rPr>
              <w:fldChar w:fldCharType="end"/>
            </w:r>
          </w:hyperlink>
        </w:p>
        <w:p w14:paraId="2BC565BA" w14:textId="29519089"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5" w:history="1">
            <w:r w:rsidRPr="004572CA">
              <w:rPr>
                <w:rStyle w:val="Hyperlink"/>
                <w:noProof/>
              </w:rPr>
              <w:t>3.5.4.</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Família III — Modelo de Black-Litterman (BL)</w:t>
            </w:r>
            <w:r>
              <w:rPr>
                <w:noProof/>
                <w:webHidden/>
              </w:rPr>
              <w:tab/>
            </w:r>
            <w:r>
              <w:rPr>
                <w:noProof/>
                <w:webHidden/>
              </w:rPr>
              <w:fldChar w:fldCharType="begin"/>
            </w:r>
            <w:r>
              <w:rPr>
                <w:noProof/>
                <w:webHidden/>
              </w:rPr>
              <w:instrText xml:space="preserve"> PAGEREF _Toc231448195 \h </w:instrText>
            </w:r>
            <w:r>
              <w:rPr>
                <w:noProof/>
                <w:webHidden/>
              </w:rPr>
            </w:r>
            <w:r>
              <w:rPr>
                <w:noProof/>
                <w:webHidden/>
              </w:rPr>
              <w:fldChar w:fldCharType="separate"/>
            </w:r>
            <w:r>
              <w:rPr>
                <w:noProof/>
                <w:webHidden/>
              </w:rPr>
              <w:t>80</w:t>
            </w:r>
            <w:r>
              <w:rPr>
                <w:noProof/>
                <w:webHidden/>
              </w:rPr>
              <w:fldChar w:fldCharType="end"/>
            </w:r>
          </w:hyperlink>
        </w:p>
        <w:p w14:paraId="4EDC5CFF" w14:textId="43B77940"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6" w:history="1">
            <w:r w:rsidRPr="004572CA">
              <w:rPr>
                <w:rStyle w:val="Hyperlink"/>
                <w:noProof/>
              </w:rPr>
              <w:t>3.5.5.</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Síntese e Limitações Declaradas da Implementação</w:t>
            </w:r>
            <w:r>
              <w:rPr>
                <w:noProof/>
                <w:webHidden/>
              </w:rPr>
              <w:tab/>
            </w:r>
            <w:r>
              <w:rPr>
                <w:noProof/>
                <w:webHidden/>
              </w:rPr>
              <w:fldChar w:fldCharType="begin"/>
            </w:r>
            <w:r>
              <w:rPr>
                <w:noProof/>
                <w:webHidden/>
              </w:rPr>
              <w:instrText xml:space="preserve"> PAGEREF _Toc231448196 \h </w:instrText>
            </w:r>
            <w:r>
              <w:rPr>
                <w:noProof/>
                <w:webHidden/>
              </w:rPr>
            </w:r>
            <w:r>
              <w:rPr>
                <w:noProof/>
                <w:webHidden/>
              </w:rPr>
              <w:fldChar w:fldCharType="separate"/>
            </w:r>
            <w:r>
              <w:rPr>
                <w:noProof/>
                <w:webHidden/>
              </w:rPr>
              <w:t>82</w:t>
            </w:r>
            <w:r>
              <w:rPr>
                <w:noProof/>
                <w:webHidden/>
              </w:rPr>
              <w:fldChar w:fldCharType="end"/>
            </w:r>
          </w:hyperlink>
        </w:p>
        <w:p w14:paraId="76E886F6" w14:textId="39D19D75" w:rsidR="00B050DB" w:rsidRDefault="00B050DB">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7" w:history="1">
            <w:r w:rsidRPr="004572CA">
              <w:rPr>
                <w:rStyle w:val="Hyperlink"/>
                <w:noProof/>
                <w:w w:val="99"/>
              </w:rPr>
              <w:t>4.</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CAPÍTULO 4 — RESULTADOS E DISCUSSÃO</w:t>
            </w:r>
            <w:r>
              <w:rPr>
                <w:noProof/>
                <w:webHidden/>
              </w:rPr>
              <w:tab/>
            </w:r>
            <w:r>
              <w:rPr>
                <w:noProof/>
                <w:webHidden/>
              </w:rPr>
              <w:fldChar w:fldCharType="begin"/>
            </w:r>
            <w:r>
              <w:rPr>
                <w:noProof/>
                <w:webHidden/>
              </w:rPr>
              <w:instrText xml:space="preserve"> PAGEREF _Toc231448197 \h </w:instrText>
            </w:r>
            <w:r>
              <w:rPr>
                <w:noProof/>
                <w:webHidden/>
              </w:rPr>
            </w:r>
            <w:r>
              <w:rPr>
                <w:noProof/>
                <w:webHidden/>
              </w:rPr>
              <w:fldChar w:fldCharType="separate"/>
            </w:r>
            <w:r>
              <w:rPr>
                <w:noProof/>
                <w:webHidden/>
              </w:rPr>
              <w:t>85</w:t>
            </w:r>
            <w:r>
              <w:rPr>
                <w:noProof/>
                <w:webHidden/>
              </w:rPr>
              <w:fldChar w:fldCharType="end"/>
            </w:r>
          </w:hyperlink>
        </w:p>
        <w:p w14:paraId="518E93E3" w14:textId="7D3B4274"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8" w:history="1">
            <w:r w:rsidRPr="004572CA">
              <w:rPr>
                <w:rStyle w:val="Hyperlink"/>
                <w:noProof/>
              </w:rPr>
              <w:t>4.1.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Estatísticas Descritivas e Diagnóstico Econométrico</w:t>
            </w:r>
            <w:r>
              <w:rPr>
                <w:noProof/>
                <w:webHidden/>
              </w:rPr>
              <w:tab/>
            </w:r>
            <w:r>
              <w:rPr>
                <w:noProof/>
                <w:webHidden/>
              </w:rPr>
              <w:fldChar w:fldCharType="begin"/>
            </w:r>
            <w:r>
              <w:rPr>
                <w:noProof/>
                <w:webHidden/>
              </w:rPr>
              <w:instrText xml:space="preserve"> PAGEREF _Toc231448198 \h </w:instrText>
            </w:r>
            <w:r>
              <w:rPr>
                <w:noProof/>
                <w:webHidden/>
              </w:rPr>
            </w:r>
            <w:r>
              <w:rPr>
                <w:noProof/>
                <w:webHidden/>
              </w:rPr>
              <w:fldChar w:fldCharType="separate"/>
            </w:r>
            <w:r>
              <w:rPr>
                <w:noProof/>
                <w:webHidden/>
              </w:rPr>
              <w:t>85</w:t>
            </w:r>
            <w:r>
              <w:rPr>
                <w:noProof/>
                <w:webHidden/>
              </w:rPr>
              <w:fldChar w:fldCharType="end"/>
            </w:r>
          </w:hyperlink>
        </w:p>
        <w:p w14:paraId="65CC4381" w14:textId="32E24C38"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9" w:history="1">
            <w:r w:rsidRPr="004572CA">
              <w:rPr>
                <w:rStyle w:val="Hyperlink"/>
                <w:noProof/>
              </w:rPr>
              <w:t>4.1.1.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Modelo Black-Litterman com Visões LSTM</w:t>
            </w:r>
            <w:r>
              <w:rPr>
                <w:noProof/>
                <w:webHidden/>
              </w:rPr>
              <w:tab/>
            </w:r>
            <w:r>
              <w:rPr>
                <w:noProof/>
                <w:webHidden/>
              </w:rPr>
              <w:fldChar w:fldCharType="begin"/>
            </w:r>
            <w:r>
              <w:rPr>
                <w:noProof/>
                <w:webHidden/>
              </w:rPr>
              <w:instrText xml:space="preserve"> PAGEREF _Toc231448199 \h </w:instrText>
            </w:r>
            <w:r>
              <w:rPr>
                <w:noProof/>
                <w:webHidden/>
              </w:rPr>
            </w:r>
            <w:r>
              <w:rPr>
                <w:noProof/>
                <w:webHidden/>
              </w:rPr>
              <w:fldChar w:fldCharType="separate"/>
            </w:r>
            <w:r>
              <w:rPr>
                <w:noProof/>
                <w:webHidden/>
              </w:rPr>
              <w:t>85</w:t>
            </w:r>
            <w:r>
              <w:rPr>
                <w:noProof/>
                <w:webHidden/>
              </w:rPr>
              <w:fldChar w:fldCharType="end"/>
            </w:r>
          </w:hyperlink>
        </w:p>
        <w:p w14:paraId="6846961C" w14:textId="0CB6E99D"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0" w:history="1">
            <w:r w:rsidRPr="004572CA">
              <w:rPr>
                <w:rStyle w:val="Hyperlink"/>
                <w:noProof/>
              </w:rPr>
              <w:t>4.1.2.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Distribuição dos Retornos — Evidência de Não-Normalidade</w:t>
            </w:r>
            <w:r>
              <w:rPr>
                <w:noProof/>
                <w:webHidden/>
              </w:rPr>
              <w:tab/>
            </w:r>
            <w:r>
              <w:rPr>
                <w:noProof/>
                <w:webHidden/>
              </w:rPr>
              <w:fldChar w:fldCharType="begin"/>
            </w:r>
            <w:r>
              <w:rPr>
                <w:noProof/>
                <w:webHidden/>
              </w:rPr>
              <w:instrText xml:space="preserve"> PAGEREF _Toc231448200 \h </w:instrText>
            </w:r>
            <w:r>
              <w:rPr>
                <w:noProof/>
                <w:webHidden/>
              </w:rPr>
            </w:r>
            <w:r>
              <w:rPr>
                <w:noProof/>
                <w:webHidden/>
              </w:rPr>
              <w:fldChar w:fldCharType="separate"/>
            </w:r>
            <w:r>
              <w:rPr>
                <w:noProof/>
                <w:webHidden/>
              </w:rPr>
              <w:t>85</w:t>
            </w:r>
            <w:r>
              <w:rPr>
                <w:noProof/>
                <w:webHidden/>
              </w:rPr>
              <w:fldChar w:fldCharType="end"/>
            </w:r>
          </w:hyperlink>
        </w:p>
        <w:p w14:paraId="76F99FBD" w14:textId="4DD6C2E6"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1" w:history="1">
            <w:r w:rsidRPr="004572CA">
              <w:rPr>
                <w:rStyle w:val="Hyperlink"/>
                <w:noProof/>
              </w:rPr>
              <w:t>4.1.3.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Comportamento da Volatilidade por Subperíodo</w:t>
            </w:r>
            <w:r>
              <w:rPr>
                <w:noProof/>
                <w:webHidden/>
              </w:rPr>
              <w:tab/>
            </w:r>
            <w:r>
              <w:rPr>
                <w:noProof/>
                <w:webHidden/>
              </w:rPr>
              <w:fldChar w:fldCharType="begin"/>
            </w:r>
            <w:r>
              <w:rPr>
                <w:noProof/>
                <w:webHidden/>
              </w:rPr>
              <w:instrText xml:space="preserve"> PAGEREF _Toc231448201 \h </w:instrText>
            </w:r>
            <w:r>
              <w:rPr>
                <w:noProof/>
                <w:webHidden/>
              </w:rPr>
            </w:r>
            <w:r>
              <w:rPr>
                <w:noProof/>
                <w:webHidden/>
              </w:rPr>
              <w:fldChar w:fldCharType="separate"/>
            </w:r>
            <w:r>
              <w:rPr>
                <w:noProof/>
                <w:webHidden/>
              </w:rPr>
              <w:t>86</w:t>
            </w:r>
            <w:r>
              <w:rPr>
                <w:noProof/>
                <w:webHidden/>
              </w:rPr>
              <w:fldChar w:fldCharType="end"/>
            </w:r>
          </w:hyperlink>
        </w:p>
        <w:p w14:paraId="61720141" w14:textId="557F80FF"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2" w:history="1">
            <w:r w:rsidRPr="004572CA">
              <w:rPr>
                <w:rStyle w:val="Hyperlink"/>
                <w:noProof/>
              </w:rPr>
              <w:t>4.1.4.</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Estrutura de Correlação</w:t>
            </w:r>
            <w:r>
              <w:rPr>
                <w:noProof/>
                <w:webHidden/>
              </w:rPr>
              <w:tab/>
            </w:r>
            <w:r>
              <w:rPr>
                <w:noProof/>
                <w:webHidden/>
              </w:rPr>
              <w:fldChar w:fldCharType="begin"/>
            </w:r>
            <w:r>
              <w:rPr>
                <w:noProof/>
                <w:webHidden/>
              </w:rPr>
              <w:instrText xml:space="preserve"> PAGEREF _Toc231448202 \h </w:instrText>
            </w:r>
            <w:r>
              <w:rPr>
                <w:noProof/>
                <w:webHidden/>
              </w:rPr>
            </w:r>
            <w:r>
              <w:rPr>
                <w:noProof/>
                <w:webHidden/>
              </w:rPr>
              <w:fldChar w:fldCharType="separate"/>
            </w:r>
            <w:r>
              <w:rPr>
                <w:noProof/>
                <w:webHidden/>
              </w:rPr>
              <w:t>86</w:t>
            </w:r>
            <w:r>
              <w:rPr>
                <w:noProof/>
                <w:webHidden/>
              </w:rPr>
              <w:fldChar w:fldCharType="end"/>
            </w:r>
          </w:hyperlink>
        </w:p>
        <w:p w14:paraId="6DA71485" w14:textId="04253F92"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3" w:history="1">
            <w:r w:rsidRPr="004572CA">
              <w:rPr>
                <w:rStyle w:val="Hyperlink"/>
                <w:noProof/>
              </w:rPr>
              <w:t>4.1.5.</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Síntese do Diagnóstico Econométrico</w:t>
            </w:r>
            <w:r>
              <w:rPr>
                <w:noProof/>
                <w:webHidden/>
              </w:rPr>
              <w:tab/>
            </w:r>
            <w:r>
              <w:rPr>
                <w:noProof/>
                <w:webHidden/>
              </w:rPr>
              <w:fldChar w:fldCharType="begin"/>
            </w:r>
            <w:r>
              <w:rPr>
                <w:noProof/>
                <w:webHidden/>
              </w:rPr>
              <w:instrText xml:space="preserve"> PAGEREF _Toc231448203 \h </w:instrText>
            </w:r>
            <w:r>
              <w:rPr>
                <w:noProof/>
                <w:webHidden/>
              </w:rPr>
            </w:r>
            <w:r>
              <w:rPr>
                <w:noProof/>
                <w:webHidden/>
              </w:rPr>
              <w:fldChar w:fldCharType="separate"/>
            </w:r>
            <w:r>
              <w:rPr>
                <w:noProof/>
                <w:webHidden/>
              </w:rPr>
              <w:t>87</w:t>
            </w:r>
            <w:r>
              <w:rPr>
                <w:noProof/>
                <w:webHidden/>
              </w:rPr>
              <w:fldChar w:fldCharType="end"/>
            </w:r>
          </w:hyperlink>
        </w:p>
        <w:p w14:paraId="3DCB2076" w14:textId="4AF876FD"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4" w:history="1">
            <w:r w:rsidRPr="004572CA">
              <w:rPr>
                <w:rStyle w:val="Hyperlink"/>
                <w:noProof/>
              </w:rPr>
              <w:t>4.2.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 xml:space="preserve">Resultados do Backtest </w:t>
            </w:r>
            <w:r w:rsidRPr="004572CA">
              <w:rPr>
                <w:rStyle w:val="Hyperlink"/>
                <w:i/>
                <w:iCs/>
                <w:noProof/>
              </w:rPr>
              <w:t>Out-of-Sample</w:t>
            </w:r>
            <w:r w:rsidRPr="004572CA">
              <w:rPr>
                <w:rStyle w:val="Hyperlink"/>
                <w:noProof/>
              </w:rPr>
              <w:t xml:space="preserve"> (2015–2025)Caracterização da Amostra Final</w:t>
            </w:r>
            <w:r>
              <w:rPr>
                <w:noProof/>
                <w:webHidden/>
              </w:rPr>
              <w:tab/>
            </w:r>
            <w:r>
              <w:rPr>
                <w:noProof/>
                <w:webHidden/>
              </w:rPr>
              <w:fldChar w:fldCharType="begin"/>
            </w:r>
            <w:r>
              <w:rPr>
                <w:noProof/>
                <w:webHidden/>
              </w:rPr>
              <w:instrText xml:space="preserve"> PAGEREF _Toc231448204 \h </w:instrText>
            </w:r>
            <w:r>
              <w:rPr>
                <w:noProof/>
                <w:webHidden/>
              </w:rPr>
            </w:r>
            <w:r>
              <w:rPr>
                <w:noProof/>
                <w:webHidden/>
              </w:rPr>
              <w:fldChar w:fldCharType="separate"/>
            </w:r>
            <w:r>
              <w:rPr>
                <w:noProof/>
                <w:webHidden/>
              </w:rPr>
              <w:t>87</w:t>
            </w:r>
            <w:r>
              <w:rPr>
                <w:noProof/>
                <w:webHidden/>
              </w:rPr>
              <w:fldChar w:fldCharType="end"/>
            </w:r>
          </w:hyperlink>
        </w:p>
        <w:p w14:paraId="34A9294F" w14:textId="57E8A502"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5" w:history="1">
            <w:r w:rsidRPr="004572CA">
              <w:rPr>
                <w:rStyle w:val="Hyperlink"/>
                <w:noProof/>
              </w:rPr>
              <w:t>4.2.1.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Estratégia 1 — Mínima Variância Global com L1</w:t>
            </w:r>
            <w:r>
              <w:rPr>
                <w:noProof/>
                <w:webHidden/>
              </w:rPr>
              <w:tab/>
            </w:r>
            <w:r>
              <w:rPr>
                <w:noProof/>
                <w:webHidden/>
              </w:rPr>
              <w:fldChar w:fldCharType="begin"/>
            </w:r>
            <w:r>
              <w:rPr>
                <w:noProof/>
                <w:webHidden/>
              </w:rPr>
              <w:instrText xml:space="preserve"> PAGEREF _Toc231448205 \h </w:instrText>
            </w:r>
            <w:r>
              <w:rPr>
                <w:noProof/>
                <w:webHidden/>
              </w:rPr>
            </w:r>
            <w:r>
              <w:rPr>
                <w:noProof/>
                <w:webHidden/>
              </w:rPr>
              <w:fldChar w:fldCharType="separate"/>
            </w:r>
            <w:r>
              <w:rPr>
                <w:noProof/>
                <w:webHidden/>
              </w:rPr>
              <w:t>87</w:t>
            </w:r>
            <w:r>
              <w:rPr>
                <w:noProof/>
                <w:webHidden/>
              </w:rPr>
              <w:fldChar w:fldCharType="end"/>
            </w:r>
          </w:hyperlink>
        </w:p>
        <w:p w14:paraId="58A27864" w14:textId="3608278C"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6" w:history="1">
            <w:r w:rsidRPr="004572CA">
              <w:rPr>
                <w:rStyle w:val="Hyperlink"/>
                <w:noProof/>
              </w:rPr>
              <w:t>4.2.2.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Estratégia 2 — Máximo Índice de Sharpe com L1</w:t>
            </w:r>
            <w:r>
              <w:rPr>
                <w:noProof/>
                <w:webHidden/>
              </w:rPr>
              <w:tab/>
            </w:r>
            <w:r>
              <w:rPr>
                <w:noProof/>
                <w:webHidden/>
              </w:rPr>
              <w:fldChar w:fldCharType="begin"/>
            </w:r>
            <w:r>
              <w:rPr>
                <w:noProof/>
                <w:webHidden/>
              </w:rPr>
              <w:instrText xml:space="preserve"> PAGEREF _Toc231448206 \h </w:instrText>
            </w:r>
            <w:r>
              <w:rPr>
                <w:noProof/>
                <w:webHidden/>
              </w:rPr>
            </w:r>
            <w:r>
              <w:rPr>
                <w:noProof/>
                <w:webHidden/>
              </w:rPr>
              <w:fldChar w:fldCharType="separate"/>
            </w:r>
            <w:r>
              <w:rPr>
                <w:noProof/>
                <w:webHidden/>
              </w:rPr>
              <w:t>89</w:t>
            </w:r>
            <w:r>
              <w:rPr>
                <w:noProof/>
                <w:webHidden/>
              </w:rPr>
              <w:fldChar w:fldCharType="end"/>
            </w:r>
          </w:hyperlink>
        </w:p>
        <w:p w14:paraId="6BF1731C" w14:textId="6DA56281"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7" w:history="1">
            <w:r w:rsidRPr="004572CA">
              <w:rPr>
                <w:rStyle w:val="Hyperlink"/>
                <w:noProof/>
              </w:rPr>
              <w:t>4.2.3.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Estratégia 2 — Máximo Índice de Sharpe com L1</w:t>
            </w:r>
            <w:r>
              <w:rPr>
                <w:noProof/>
                <w:webHidden/>
              </w:rPr>
              <w:tab/>
            </w:r>
            <w:r>
              <w:rPr>
                <w:noProof/>
                <w:webHidden/>
              </w:rPr>
              <w:fldChar w:fldCharType="begin"/>
            </w:r>
            <w:r>
              <w:rPr>
                <w:noProof/>
                <w:webHidden/>
              </w:rPr>
              <w:instrText xml:space="preserve"> PAGEREF _Toc231448207 \h </w:instrText>
            </w:r>
            <w:r>
              <w:rPr>
                <w:noProof/>
                <w:webHidden/>
              </w:rPr>
            </w:r>
            <w:r>
              <w:rPr>
                <w:noProof/>
                <w:webHidden/>
              </w:rPr>
              <w:fldChar w:fldCharType="separate"/>
            </w:r>
            <w:r>
              <w:rPr>
                <w:noProof/>
                <w:webHidden/>
              </w:rPr>
              <w:t>89</w:t>
            </w:r>
            <w:r>
              <w:rPr>
                <w:noProof/>
                <w:webHidden/>
              </w:rPr>
              <w:fldChar w:fldCharType="end"/>
            </w:r>
          </w:hyperlink>
        </w:p>
        <w:p w14:paraId="28D9F0C2" w14:textId="7AECD072"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8" w:history="1">
            <w:r w:rsidRPr="004572CA">
              <w:rPr>
                <w:rStyle w:val="Hyperlink"/>
                <w:noProof/>
              </w:rPr>
              <w:t>4.3.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Análise Comparativa entre Estratégias</w:t>
            </w:r>
            <w:r>
              <w:rPr>
                <w:noProof/>
                <w:webHidden/>
              </w:rPr>
              <w:tab/>
            </w:r>
            <w:r>
              <w:rPr>
                <w:noProof/>
                <w:webHidden/>
              </w:rPr>
              <w:fldChar w:fldCharType="begin"/>
            </w:r>
            <w:r>
              <w:rPr>
                <w:noProof/>
                <w:webHidden/>
              </w:rPr>
              <w:instrText xml:space="preserve"> PAGEREF _Toc231448208 \h </w:instrText>
            </w:r>
            <w:r>
              <w:rPr>
                <w:noProof/>
                <w:webHidden/>
              </w:rPr>
            </w:r>
            <w:r>
              <w:rPr>
                <w:noProof/>
                <w:webHidden/>
              </w:rPr>
              <w:fldChar w:fldCharType="separate"/>
            </w:r>
            <w:r>
              <w:rPr>
                <w:noProof/>
                <w:webHidden/>
              </w:rPr>
              <w:t>90</w:t>
            </w:r>
            <w:r>
              <w:rPr>
                <w:noProof/>
                <w:webHidden/>
              </w:rPr>
              <w:fldChar w:fldCharType="end"/>
            </w:r>
          </w:hyperlink>
        </w:p>
        <w:p w14:paraId="4BF6186B" w14:textId="3DA67A95"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9" w:history="1">
            <w:r w:rsidRPr="004572CA">
              <w:rPr>
                <w:rStyle w:val="Hyperlink"/>
                <w:noProof/>
              </w:rPr>
              <w:t>4.3.1.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Tabela Unificada de Desempenho</w:t>
            </w:r>
            <w:r>
              <w:rPr>
                <w:noProof/>
                <w:webHidden/>
              </w:rPr>
              <w:tab/>
            </w:r>
            <w:r>
              <w:rPr>
                <w:noProof/>
                <w:webHidden/>
              </w:rPr>
              <w:fldChar w:fldCharType="begin"/>
            </w:r>
            <w:r>
              <w:rPr>
                <w:noProof/>
                <w:webHidden/>
              </w:rPr>
              <w:instrText xml:space="preserve"> PAGEREF _Toc231448209 \h </w:instrText>
            </w:r>
            <w:r>
              <w:rPr>
                <w:noProof/>
                <w:webHidden/>
              </w:rPr>
            </w:r>
            <w:r>
              <w:rPr>
                <w:noProof/>
                <w:webHidden/>
              </w:rPr>
              <w:fldChar w:fldCharType="separate"/>
            </w:r>
            <w:r>
              <w:rPr>
                <w:noProof/>
                <w:webHidden/>
              </w:rPr>
              <w:t>90</w:t>
            </w:r>
            <w:r>
              <w:rPr>
                <w:noProof/>
                <w:webHidden/>
              </w:rPr>
              <w:fldChar w:fldCharType="end"/>
            </w:r>
          </w:hyperlink>
        </w:p>
        <w:p w14:paraId="3B13A7D3" w14:textId="232C27F6"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0" w:history="1">
            <w:r w:rsidRPr="004572CA">
              <w:rPr>
                <w:rStyle w:val="Hyperlink"/>
                <w:noProof/>
              </w:rPr>
              <w:t>4.3.2.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Hierarquia de Desempenho e o Paradoxo da Complexidade</w:t>
            </w:r>
            <w:r>
              <w:rPr>
                <w:noProof/>
                <w:webHidden/>
              </w:rPr>
              <w:tab/>
            </w:r>
            <w:r>
              <w:rPr>
                <w:noProof/>
                <w:webHidden/>
              </w:rPr>
              <w:fldChar w:fldCharType="begin"/>
            </w:r>
            <w:r>
              <w:rPr>
                <w:noProof/>
                <w:webHidden/>
              </w:rPr>
              <w:instrText xml:space="preserve"> PAGEREF _Toc231448210 \h </w:instrText>
            </w:r>
            <w:r>
              <w:rPr>
                <w:noProof/>
                <w:webHidden/>
              </w:rPr>
            </w:r>
            <w:r>
              <w:rPr>
                <w:noProof/>
                <w:webHidden/>
              </w:rPr>
              <w:fldChar w:fldCharType="separate"/>
            </w:r>
            <w:r>
              <w:rPr>
                <w:noProof/>
                <w:webHidden/>
              </w:rPr>
              <w:t>91</w:t>
            </w:r>
            <w:r>
              <w:rPr>
                <w:noProof/>
                <w:webHidden/>
              </w:rPr>
              <w:fldChar w:fldCharType="end"/>
            </w:r>
          </w:hyperlink>
        </w:p>
        <w:p w14:paraId="7C1A1327" w14:textId="1A6763C1"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1" w:history="1">
            <w:r w:rsidRPr="004572CA">
              <w:rPr>
                <w:rStyle w:val="Hyperlink"/>
                <w:noProof/>
              </w:rPr>
              <w:t>4.3.3.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Análise das Causas da Underperformance do Black-Litterman + LSTM</w:t>
            </w:r>
            <w:r>
              <w:rPr>
                <w:noProof/>
                <w:webHidden/>
              </w:rPr>
              <w:tab/>
            </w:r>
            <w:r>
              <w:rPr>
                <w:noProof/>
                <w:webHidden/>
              </w:rPr>
              <w:fldChar w:fldCharType="begin"/>
            </w:r>
            <w:r>
              <w:rPr>
                <w:noProof/>
                <w:webHidden/>
              </w:rPr>
              <w:instrText xml:space="preserve"> PAGEREF _Toc231448211 \h </w:instrText>
            </w:r>
            <w:r>
              <w:rPr>
                <w:noProof/>
                <w:webHidden/>
              </w:rPr>
            </w:r>
            <w:r>
              <w:rPr>
                <w:noProof/>
                <w:webHidden/>
              </w:rPr>
              <w:fldChar w:fldCharType="separate"/>
            </w:r>
            <w:r>
              <w:rPr>
                <w:noProof/>
                <w:webHidden/>
              </w:rPr>
              <w:t>91</w:t>
            </w:r>
            <w:r>
              <w:rPr>
                <w:noProof/>
                <w:webHidden/>
              </w:rPr>
              <w:fldChar w:fldCharType="end"/>
            </w:r>
          </w:hyperlink>
        </w:p>
        <w:p w14:paraId="0F5DC6A4" w14:textId="473024FC"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2" w:history="1">
            <w:r w:rsidRPr="004572CA">
              <w:rPr>
                <w:rStyle w:val="Hyperlink"/>
                <w:noProof/>
              </w:rPr>
              <w:t>4.3.4.</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Interpretação à Luz do Referencial Teórico</w:t>
            </w:r>
            <w:r>
              <w:rPr>
                <w:noProof/>
                <w:webHidden/>
              </w:rPr>
              <w:tab/>
            </w:r>
            <w:r>
              <w:rPr>
                <w:noProof/>
                <w:webHidden/>
              </w:rPr>
              <w:fldChar w:fldCharType="begin"/>
            </w:r>
            <w:r>
              <w:rPr>
                <w:noProof/>
                <w:webHidden/>
              </w:rPr>
              <w:instrText xml:space="preserve"> PAGEREF _Toc231448212 \h </w:instrText>
            </w:r>
            <w:r>
              <w:rPr>
                <w:noProof/>
                <w:webHidden/>
              </w:rPr>
            </w:r>
            <w:r>
              <w:rPr>
                <w:noProof/>
                <w:webHidden/>
              </w:rPr>
              <w:fldChar w:fldCharType="separate"/>
            </w:r>
            <w:r>
              <w:rPr>
                <w:noProof/>
                <w:webHidden/>
              </w:rPr>
              <w:t>92</w:t>
            </w:r>
            <w:r>
              <w:rPr>
                <w:noProof/>
                <w:webHidden/>
              </w:rPr>
              <w:fldChar w:fldCharType="end"/>
            </w:r>
          </w:hyperlink>
        </w:p>
        <w:p w14:paraId="1B9A44A4" w14:textId="3064684B"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3" w:history="1">
            <w:r w:rsidRPr="004572CA">
              <w:rPr>
                <w:rStyle w:val="Hyperlink"/>
                <w:noProof/>
              </w:rPr>
              <w:t>4.4.</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l</w:t>
            </w:r>
            <w:r>
              <w:rPr>
                <w:noProof/>
                <w:webHidden/>
              </w:rPr>
              <w:tab/>
            </w:r>
            <w:r>
              <w:rPr>
                <w:noProof/>
                <w:webHidden/>
              </w:rPr>
              <w:fldChar w:fldCharType="begin"/>
            </w:r>
            <w:r>
              <w:rPr>
                <w:noProof/>
                <w:webHidden/>
              </w:rPr>
              <w:instrText xml:space="preserve"> PAGEREF _Toc231448213 \h </w:instrText>
            </w:r>
            <w:r>
              <w:rPr>
                <w:noProof/>
                <w:webHidden/>
              </w:rPr>
            </w:r>
            <w:r>
              <w:rPr>
                <w:noProof/>
                <w:webHidden/>
              </w:rPr>
              <w:fldChar w:fldCharType="separate"/>
            </w:r>
            <w:r>
              <w:rPr>
                <w:noProof/>
                <w:webHidden/>
              </w:rPr>
              <w:t>93</w:t>
            </w:r>
            <w:r>
              <w:rPr>
                <w:noProof/>
                <w:webHidden/>
              </w:rPr>
              <w:fldChar w:fldCharType="end"/>
            </w:r>
          </w:hyperlink>
        </w:p>
        <w:p w14:paraId="084810DD" w14:textId="63444A85" w:rsidR="00B050DB" w:rsidRDefault="00B050DB">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4" w:history="1">
            <w:r w:rsidRPr="004572CA">
              <w:rPr>
                <w:rStyle w:val="Hyperlink"/>
                <w:noProof/>
                <w:w w:val="99"/>
              </w:rPr>
              <w:t>5.</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CAPÍTULO 5 — CONCLUSÃO</w:t>
            </w:r>
            <w:r>
              <w:rPr>
                <w:noProof/>
                <w:webHidden/>
              </w:rPr>
              <w:tab/>
            </w:r>
            <w:r>
              <w:rPr>
                <w:noProof/>
                <w:webHidden/>
              </w:rPr>
              <w:fldChar w:fldCharType="begin"/>
            </w:r>
            <w:r>
              <w:rPr>
                <w:noProof/>
                <w:webHidden/>
              </w:rPr>
              <w:instrText xml:space="preserve"> PAGEREF _Toc231448214 \h </w:instrText>
            </w:r>
            <w:r>
              <w:rPr>
                <w:noProof/>
                <w:webHidden/>
              </w:rPr>
            </w:r>
            <w:r>
              <w:rPr>
                <w:noProof/>
                <w:webHidden/>
              </w:rPr>
              <w:fldChar w:fldCharType="separate"/>
            </w:r>
            <w:r>
              <w:rPr>
                <w:noProof/>
                <w:webHidden/>
              </w:rPr>
              <w:t>94</w:t>
            </w:r>
            <w:r>
              <w:rPr>
                <w:noProof/>
                <w:webHidden/>
              </w:rPr>
              <w:fldChar w:fldCharType="end"/>
            </w:r>
          </w:hyperlink>
        </w:p>
        <w:p w14:paraId="4FBB9420" w14:textId="63192E32"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5" w:history="1">
            <w:r w:rsidRPr="004572CA">
              <w:rPr>
                <w:rStyle w:val="Hyperlink"/>
                <w:noProof/>
              </w:rPr>
              <w:t>5.1.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Retomada da Questão de Pesquisa</w:t>
            </w:r>
            <w:r>
              <w:rPr>
                <w:noProof/>
                <w:webHidden/>
              </w:rPr>
              <w:tab/>
            </w:r>
            <w:r>
              <w:rPr>
                <w:noProof/>
                <w:webHidden/>
              </w:rPr>
              <w:fldChar w:fldCharType="begin"/>
            </w:r>
            <w:r>
              <w:rPr>
                <w:noProof/>
                <w:webHidden/>
              </w:rPr>
              <w:instrText xml:space="preserve"> PAGEREF _Toc231448215 \h </w:instrText>
            </w:r>
            <w:r>
              <w:rPr>
                <w:noProof/>
                <w:webHidden/>
              </w:rPr>
            </w:r>
            <w:r>
              <w:rPr>
                <w:noProof/>
                <w:webHidden/>
              </w:rPr>
              <w:fldChar w:fldCharType="separate"/>
            </w:r>
            <w:r>
              <w:rPr>
                <w:noProof/>
                <w:webHidden/>
              </w:rPr>
              <w:t>94</w:t>
            </w:r>
            <w:r>
              <w:rPr>
                <w:noProof/>
                <w:webHidden/>
              </w:rPr>
              <w:fldChar w:fldCharType="end"/>
            </w:r>
          </w:hyperlink>
        </w:p>
        <w:p w14:paraId="6A2E5F0C" w14:textId="34801B2A"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6" w:history="1">
            <w:r w:rsidRPr="004572CA">
              <w:rPr>
                <w:rStyle w:val="Hyperlink"/>
                <w:noProof/>
              </w:rPr>
              <w:t>5.2.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Síntese dos Resultados</w:t>
            </w:r>
            <w:r>
              <w:rPr>
                <w:noProof/>
                <w:webHidden/>
              </w:rPr>
              <w:tab/>
            </w:r>
            <w:r>
              <w:rPr>
                <w:noProof/>
                <w:webHidden/>
              </w:rPr>
              <w:fldChar w:fldCharType="begin"/>
            </w:r>
            <w:r>
              <w:rPr>
                <w:noProof/>
                <w:webHidden/>
              </w:rPr>
              <w:instrText xml:space="preserve"> PAGEREF _Toc231448216 \h </w:instrText>
            </w:r>
            <w:r>
              <w:rPr>
                <w:noProof/>
                <w:webHidden/>
              </w:rPr>
            </w:r>
            <w:r>
              <w:rPr>
                <w:noProof/>
                <w:webHidden/>
              </w:rPr>
              <w:fldChar w:fldCharType="separate"/>
            </w:r>
            <w:r>
              <w:rPr>
                <w:noProof/>
                <w:webHidden/>
              </w:rPr>
              <w:t>94</w:t>
            </w:r>
            <w:r>
              <w:rPr>
                <w:noProof/>
                <w:webHidden/>
              </w:rPr>
              <w:fldChar w:fldCharType="end"/>
            </w:r>
          </w:hyperlink>
        </w:p>
        <w:p w14:paraId="10013DE2" w14:textId="2E7AC0DE"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7" w:history="1">
            <w:r w:rsidRPr="004572CA">
              <w:rPr>
                <w:rStyle w:val="Hyperlink"/>
                <w:noProof/>
              </w:rPr>
              <w:t>5.3.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Contribuições do Estudo</w:t>
            </w:r>
            <w:r>
              <w:rPr>
                <w:noProof/>
                <w:webHidden/>
              </w:rPr>
              <w:tab/>
            </w:r>
            <w:r>
              <w:rPr>
                <w:noProof/>
                <w:webHidden/>
              </w:rPr>
              <w:fldChar w:fldCharType="begin"/>
            </w:r>
            <w:r>
              <w:rPr>
                <w:noProof/>
                <w:webHidden/>
              </w:rPr>
              <w:instrText xml:space="preserve"> PAGEREF _Toc231448217 \h </w:instrText>
            </w:r>
            <w:r>
              <w:rPr>
                <w:noProof/>
                <w:webHidden/>
              </w:rPr>
            </w:r>
            <w:r>
              <w:rPr>
                <w:noProof/>
                <w:webHidden/>
              </w:rPr>
              <w:fldChar w:fldCharType="separate"/>
            </w:r>
            <w:r>
              <w:rPr>
                <w:noProof/>
                <w:webHidden/>
              </w:rPr>
              <w:t>95</w:t>
            </w:r>
            <w:r>
              <w:rPr>
                <w:noProof/>
                <w:webHidden/>
              </w:rPr>
              <w:fldChar w:fldCharType="end"/>
            </w:r>
          </w:hyperlink>
        </w:p>
        <w:p w14:paraId="1AAFB782" w14:textId="7AF635D4"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8" w:history="1">
            <w:r w:rsidRPr="004572CA">
              <w:rPr>
                <w:rStyle w:val="Hyperlink"/>
                <w:noProof/>
              </w:rPr>
              <w:t>5.3.1.</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Confirmação Empírica no Mercado Brasileiro</w:t>
            </w:r>
            <w:r>
              <w:rPr>
                <w:noProof/>
                <w:webHidden/>
              </w:rPr>
              <w:tab/>
            </w:r>
            <w:r>
              <w:rPr>
                <w:noProof/>
                <w:webHidden/>
              </w:rPr>
              <w:fldChar w:fldCharType="begin"/>
            </w:r>
            <w:r>
              <w:rPr>
                <w:noProof/>
                <w:webHidden/>
              </w:rPr>
              <w:instrText xml:space="preserve"> PAGEREF _Toc231448218 \h </w:instrText>
            </w:r>
            <w:r>
              <w:rPr>
                <w:noProof/>
                <w:webHidden/>
              </w:rPr>
            </w:r>
            <w:r>
              <w:rPr>
                <w:noProof/>
                <w:webHidden/>
              </w:rPr>
              <w:fldChar w:fldCharType="separate"/>
            </w:r>
            <w:r>
              <w:rPr>
                <w:noProof/>
                <w:webHidden/>
              </w:rPr>
              <w:t>95</w:t>
            </w:r>
            <w:r>
              <w:rPr>
                <w:noProof/>
                <w:webHidden/>
              </w:rPr>
              <w:fldChar w:fldCharType="end"/>
            </w:r>
          </w:hyperlink>
        </w:p>
        <w:p w14:paraId="621FB6BD" w14:textId="620818CC"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9" w:history="1">
            <w:r w:rsidRPr="004572CA">
              <w:rPr>
                <w:rStyle w:val="Hyperlink"/>
                <w:noProof/>
              </w:rPr>
              <w:t>5.3.2.</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Implicação Prática para Gestão de Portfólios</w:t>
            </w:r>
            <w:r>
              <w:rPr>
                <w:noProof/>
                <w:webHidden/>
              </w:rPr>
              <w:tab/>
            </w:r>
            <w:r>
              <w:rPr>
                <w:noProof/>
                <w:webHidden/>
              </w:rPr>
              <w:fldChar w:fldCharType="begin"/>
            </w:r>
            <w:r>
              <w:rPr>
                <w:noProof/>
                <w:webHidden/>
              </w:rPr>
              <w:instrText xml:space="preserve"> PAGEREF _Toc231448219 \h </w:instrText>
            </w:r>
            <w:r>
              <w:rPr>
                <w:noProof/>
                <w:webHidden/>
              </w:rPr>
            </w:r>
            <w:r>
              <w:rPr>
                <w:noProof/>
                <w:webHidden/>
              </w:rPr>
              <w:fldChar w:fldCharType="separate"/>
            </w:r>
            <w:r>
              <w:rPr>
                <w:noProof/>
                <w:webHidden/>
              </w:rPr>
              <w:t>95</w:t>
            </w:r>
            <w:r>
              <w:rPr>
                <w:noProof/>
                <w:webHidden/>
              </w:rPr>
              <w:fldChar w:fldCharType="end"/>
            </w:r>
          </w:hyperlink>
        </w:p>
        <w:p w14:paraId="75B2598F" w14:textId="26BEE345" w:rsidR="00B050DB" w:rsidRDefault="00B050DB">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0" w:history="1">
            <w:r w:rsidRPr="004572CA">
              <w:rPr>
                <w:rStyle w:val="Hyperlink"/>
                <w:noProof/>
              </w:rPr>
              <w:t>5.3.3.</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Evidência sobre os Limites do Aprendizado de Máquina em Finanças</w:t>
            </w:r>
            <w:r>
              <w:rPr>
                <w:noProof/>
                <w:webHidden/>
              </w:rPr>
              <w:tab/>
            </w:r>
            <w:r>
              <w:rPr>
                <w:noProof/>
                <w:webHidden/>
              </w:rPr>
              <w:fldChar w:fldCharType="begin"/>
            </w:r>
            <w:r>
              <w:rPr>
                <w:noProof/>
                <w:webHidden/>
              </w:rPr>
              <w:instrText xml:space="preserve"> PAGEREF _Toc231448220 \h </w:instrText>
            </w:r>
            <w:r>
              <w:rPr>
                <w:noProof/>
                <w:webHidden/>
              </w:rPr>
            </w:r>
            <w:r>
              <w:rPr>
                <w:noProof/>
                <w:webHidden/>
              </w:rPr>
              <w:fldChar w:fldCharType="separate"/>
            </w:r>
            <w:r>
              <w:rPr>
                <w:noProof/>
                <w:webHidden/>
              </w:rPr>
              <w:t>96</w:t>
            </w:r>
            <w:r>
              <w:rPr>
                <w:noProof/>
                <w:webHidden/>
              </w:rPr>
              <w:fldChar w:fldCharType="end"/>
            </w:r>
          </w:hyperlink>
        </w:p>
        <w:p w14:paraId="5622A82D" w14:textId="7D1CE7CF"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1" w:history="1">
            <w:r w:rsidRPr="004572CA">
              <w:rPr>
                <w:rStyle w:val="Hyperlink"/>
                <w:noProof/>
              </w:rPr>
              <w:t>5.4.</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Limitações do Estudo</w:t>
            </w:r>
            <w:r>
              <w:rPr>
                <w:noProof/>
                <w:webHidden/>
              </w:rPr>
              <w:tab/>
            </w:r>
            <w:r>
              <w:rPr>
                <w:noProof/>
                <w:webHidden/>
              </w:rPr>
              <w:fldChar w:fldCharType="begin"/>
            </w:r>
            <w:r>
              <w:rPr>
                <w:noProof/>
                <w:webHidden/>
              </w:rPr>
              <w:instrText xml:space="preserve"> PAGEREF _Toc231448221 \h </w:instrText>
            </w:r>
            <w:r>
              <w:rPr>
                <w:noProof/>
                <w:webHidden/>
              </w:rPr>
            </w:r>
            <w:r>
              <w:rPr>
                <w:noProof/>
                <w:webHidden/>
              </w:rPr>
              <w:fldChar w:fldCharType="separate"/>
            </w:r>
            <w:r>
              <w:rPr>
                <w:noProof/>
                <w:webHidden/>
              </w:rPr>
              <w:t>96</w:t>
            </w:r>
            <w:r>
              <w:rPr>
                <w:noProof/>
                <w:webHidden/>
              </w:rPr>
              <w:fldChar w:fldCharType="end"/>
            </w:r>
          </w:hyperlink>
        </w:p>
        <w:p w14:paraId="0A9AAF7A" w14:textId="58F5708A"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2" w:history="1">
            <w:r w:rsidRPr="004572CA">
              <w:rPr>
                <w:rStyle w:val="Hyperlink"/>
                <w:noProof/>
              </w:rPr>
              <w:t>5.5.</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Sugestões para Pesquisas Futuras</w:t>
            </w:r>
            <w:r>
              <w:rPr>
                <w:noProof/>
                <w:webHidden/>
              </w:rPr>
              <w:tab/>
            </w:r>
            <w:r>
              <w:rPr>
                <w:noProof/>
                <w:webHidden/>
              </w:rPr>
              <w:fldChar w:fldCharType="begin"/>
            </w:r>
            <w:r>
              <w:rPr>
                <w:noProof/>
                <w:webHidden/>
              </w:rPr>
              <w:instrText xml:space="preserve"> PAGEREF _Toc231448222 \h </w:instrText>
            </w:r>
            <w:r>
              <w:rPr>
                <w:noProof/>
                <w:webHidden/>
              </w:rPr>
            </w:r>
            <w:r>
              <w:rPr>
                <w:noProof/>
                <w:webHidden/>
              </w:rPr>
              <w:fldChar w:fldCharType="separate"/>
            </w:r>
            <w:r>
              <w:rPr>
                <w:noProof/>
                <w:webHidden/>
              </w:rPr>
              <w:t>98</w:t>
            </w:r>
            <w:r>
              <w:rPr>
                <w:noProof/>
                <w:webHidden/>
              </w:rPr>
              <w:fldChar w:fldCharType="end"/>
            </w:r>
          </w:hyperlink>
        </w:p>
        <w:p w14:paraId="6B4A88B9" w14:textId="312282D5"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3" w:history="1">
            <w:r w:rsidRPr="004572CA">
              <w:rPr>
                <w:rStyle w:val="Hyperlink"/>
                <w:noProof/>
              </w:rPr>
              <w:t>5.6.</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Considerações Finais</w:t>
            </w:r>
            <w:r>
              <w:rPr>
                <w:noProof/>
                <w:webHidden/>
              </w:rPr>
              <w:tab/>
            </w:r>
            <w:r>
              <w:rPr>
                <w:noProof/>
                <w:webHidden/>
              </w:rPr>
              <w:fldChar w:fldCharType="begin"/>
            </w:r>
            <w:r>
              <w:rPr>
                <w:noProof/>
                <w:webHidden/>
              </w:rPr>
              <w:instrText xml:space="preserve"> PAGEREF _Toc231448223 \h </w:instrText>
            </w:r>
            <w:r>
              <w:rPr>
                <w:noProof/>
                <w:webHidden/>
              </w:rPr>
            </w:r>
            <w:r>
              <w:rPr>
                <w:noProof/>
                <w:webHidden/>
              </w:rPr>
              <w:fldChar w:fldCharType="separate"/>
            </w:r>
            <w:r>
              <w:rPr>
                <w:noProof/>
                <w:webHidden/>
              </w:rPr>
              <w:t>99</w:t>
            </w:r>
            <w:r>
              <w:rPr>
                <w:noProof/>
                <w:webHidden/>
              </w:rPr>
              <w:fldChar w:fldCharType="end"/>
            </w:r>
          </w:hyperlink>
        </w:p>
        <w:p w14:paraId="256C2442" w14:textId="0242F2FA" w:rsidR="00B050DB" w:rsidRDefault="00B050DB">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4" w:history="1">
            <w:r w:rsidRPr="004572CA">
              <w:rPr>
                <w:rStyle w:val="Hyperlink"/>
                <w:noProof/>
                <w:w w:val="99"/>
              </w:rPr>
              <w:t>6.</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noProof/>
              </w:rPr>
              <w:t>REFERÊNCIAS</w:t>
            </w:r>
            <w:r>
              <w:rPr>
                <w:noProof/>
                <w:webHidden/>
              </w:rPr>
              <w:tab/>
            </w:r>
            <w:r>
              <w:rPr>
                <w:noProof/>
                <w:webHidden/>
              </w:rPr>
              <w:fldChar w:fldCharType="begin"/>
            </w:r>
            <w:r>
              <w:rPr>
                <w:noProof/>
                <w:webHidden/>
              </w:rPr>
              <w:instrText xml:space="preserve"> PAGEREF _Toc231448224 \h </w:instrText>
            </w:r>
            <w:r>
              <w:rPr>
                <w:noProof/>
                <w:webHidden/>
              </w:rPr>
            </w:r>
            <w:r>
              <w:rPr>
                <w:noProof/>
                <w:webHidden/>
              </w:rPr>
              <w:fldChar w:fldCharType="separate"/>
            </w:r>
            <w:r>
              <w:rPr>
                <w:noProof/>
                <w:webHidden/>
              </w:rPr>
              <w:t>100</w:t>
            </w:r>
            <w:r>
              <w:rPr>
                <w:noProof/>
                <w:webHidden/>
              </w:rPr>
              <w:fldChar w:fldCharType="end"/>
            </w:r>
          </w:hyperlink>
        </w:p>
        <w:p w14:paraId="40B7C5FA" w14:textId="59A94233" w:rsidR="00B050DB" w:rsidRDefault="00B050DB">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5" w:history="1">
            <w:r w:rsidRPr="004572CA">
              <w:rPr>
                <w:rStyle w:val="Hyperlink"/>
                <w:noProof/>
              </w:rPr>
              <w:t>CRONOGRAMA</w:t>
            </w:r>
            <w:r>
              <w:rPr>
                <w:noProof/>
                <w:webHidden/>
              </w:rPr>
              <w:tab/>
            </w:r>
            <w:r>
              <w:rPr>
                <w:noProof/>
                <w:webHidden/>
              </w:rPr>
              <w:fldChar w:fldCharType="begin"/>
            </w:r>
            <w:r>
              <w:rPr>
                <w:noProof/>
                <w:webHidden/>
              </w:rPr>
              <w:instrText xml:space="preserve"> PAGEREF _Toc231448225 \h </w:instrText>
            </w:r>
            <w:r>
              <w:rPr>
                <w:noProof/>
                <w:webHidden/>
              </w:rPr>
            </w:r>
            <w:r>
              <w:rPr>
                <w:noProof/>
                <w:webHidden/>
              </w:rPr>
              <w:fldChar w:fldCharType="separate"/>
            </w:r>
            <w:r>
              <w:rPr>
                <w:noProof/>
                <w:webHidden/>
              </w:rPr>
              <w:t>103</w:t>
            </w:r>
            <w:r>
              <w:rPr>
                <w:noProof/>
                <w:webHidden/>
              </w:rPr>
              <w:fldChar w:fldCharType="end"/>
            </w:r>
          </w:hyperlink>
        </w:p>
        <w:p w14:paraId="6532E507" w14:textId="53ABB826" w:rsidR="00B050DB" w:rsidRDefault="00B050DB">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6" w:history="1">
            <w:r w:rsidRPr="004572CA">
              <w:rPr>
                <w:rStyle w:val="Hyperlink"/>
                <w:b/>
                <w:noProof/>
                <w:lang w:val="en-US"/>
              </w:rPr>
              <w:t>APENDICES</w:t>
            </w:r>
            <w:r>
              <w:rPr>
                <w:noProof/>
                <w:webHidden/>
              </w:rPr>
              <w:tab/>
            </w:r>
            <w:r>
              <w:rPr>
                <w:noProof/>
                <w:webHidden/>
              </w:rPr>
              <w:fldChar w:fldCharType="begin"/>
            </w:r>
            <w:r>
              <w:rPr>
                <w:noProof/>
                <w:webHidden/>
              </w:rPr>
              <w:instrText xml:space="preserve"> PAGEREF _Toc231448226 \h </w:instrText>
            </w:r>
            <w:r>
              <w:rPr>
                <w:noProof/>
                <w:webHidden/>
              </w:rPr>
            </w:r>
            <w:r>
              <w:rPr>
                <w:noProof/>
                <w:webHidden/>
              </w:rPr>
              <w:fldChar w:fldCharType="separate"/>
            </w:r>
            <w:r>
              <w:rPr>
                <w:noProof/>
                <w:webHidden/>
              </w:rPr>
              <w:t>104</w:t>
            </w:r>
            <w:r>
              <w:rPr>
                <w:noProof/>
                <w:webHidden/>
              </w:rPr>
              <w:fldChar w:fldCharType="end"/>
            </w:r>
          </w:hyperlink>
        </w:p>
        <w:p w14:paraId="6C893C3F" w14:textId="5E55CECE" w:rsidR="00B050DB" w:rsidRDefault="00B050DB">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7" w:history="1">
            <w:r w:rsidRPr="004572CA">
              <w:rPr>
                <w:rStyle w:val="Hyperlink"/>
                <w:b/>
                <w:bCs/>
                <w:noProof/>
                <w:lang w:val="pt-BR"/>
              </w:rPr>
              <w:t>I.</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bCs/>
                <w:noProof/>
              </w:rPr>
              <w:t>APÊNDICE A — Universo Investável Habilitado (N = 118)</w:t>
            </w:r>
            <w:r>
              <w:rPr>
                <w:noProof/>
                <w:webHidden/>
              </w:rPr>
              <w:tab/>
            </w:r>
            <w:r>
              <w:rPr>
                <w:noProof/>
                <w:webHidden/>
              </w:rPr>
              <w:fldChar w:fldCharType="begin"/>
            </w:r>
            <w:r>
              <w:rPr>
                <w:noProof/>
                <w:webHidden/>
              </w:rPr>
              <w:instrText xml:space="preserve"> PAGEREF _Toc231448227 \h </w:instrText>
            </w:r>
            <w:r>
              <w:rPr>
                <w:noProof/>
                <w:webHidden/>
              </w:rPr>
            </w:r>
            <w:r>
              <w:rPr>
                <w:noProof/>
                <w:webHidden/>
              </w:rPr>
              <w:fldChar w:fldCharType="separate"/>
            </w:r>
            <w:r>
              <w:rPr>
                <w:noProof/>
                <w:webHidden/>
              </w:rPr>
              <w:t>104</w:t>
            </w:r>
            <w:r>
              <w:rPr>
                <w:noProof/>
                <w:webHidden/>
              </w:rPr>
              <w:fldChar w:fldCharType="end"/>
            </w:r>
          </w:hyperlink>
        </w:p>
        <w:p w14:paraId="67D91CA5" w14:textId="0BF185DE" w:rsidR="00B050DB" w:rsidRDefault="00B050DB">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8" w:history="1">
            <w:r w:rsidRPr="004572CA">
              <w:rPr>
                <w:rStyle w:val="Hyperlink"/>
                <w:b/>
                <w:noProof/>
                <w:lang w:val="pt-BR"/>
              </w:rPr>
              <w:t>II.</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noProof/>
              </w:rPr>
              <w:t>Apêndice B – Diretrizes Metodológicas de Higienização e Filtragem de Liquidez da Base de Cotações</w:t>
            </w:r>
            <w:r>
              <w:rPr>
                <w:noProof/>
                <w:webHidden/>
              </w:rPr>
              <w:tab/>
            </w:r>
            <w:r>
              <w:rPr>
                <w:noProof/>
                <w:webHidden/>
              </w:rPr>
              <w:fldChar w:fldCharType="begin"/>
            </w:r>
            <w:r>
              <w:rPr>
                <w:noProof/>
                <w:webHidden/>
              </w:rPr>
              <w:instrText xml:space="preserve"> PAGEREF _Toc231448228 \h </w:instrText>
            </w:r>
            <w:r>
              <w:rPr>
                <w:noProof/>
                <w:webHidden/>
              </w:rPr>
            </w:r>
            <w:r>
              <w:rPr>
                <w:noProof/>
                <w:webHidden/>
              </w:rPr>
              <w:fldChar w:fldCharType="separate"/>
            </w:r>
            <w:r>
              <w:rPr>
                <w:noProof/>
                <w:webHidden/>
              </w:rPr>
              <w:t>108</w:t>
            </w:r>
            <w:r>
              <w:rPr>
                <w:noProof/>
                <w:webHidden/>
              </w:rPr>
              <w:fldChar w:fldCharType="end"/>
            </w:r>
          </w:hyperlink>
        </w:p>
        <w:p w14:paraId="0F2CC52E" w14:textId="7ABF9CBE"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9" w:history="1">
            <w:r w:rsidRPr="004572CA">
              <w:rPr>
                <w:rStyle w:val="Hyperlink"/>
                <w:b/>
                <w:noProof/>
                <w:lang w:val="pt-BR"/>
              </w:rPr>
              <w:t>III.</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noProof/>
              </w:rPr>
              <w:t>Apêndice C – Transformação Vetorial da Matriz de Cotações em Séries de Retornos Financeiros</w:t>
            </w:r>
            <w:r>
              <w:rPr>
                <w:noProof/>
                <w:webHidden/>
              </w:rPr>
              <w:tab/>
            </w:r>
            <w:r>
              <w:rPr>
                <w:noProof/>
                <w:webHidden/>
              </w:rPr>
              <w:fldChar w:fldCharType="begin"/>
            </w:r>
            <w:r>
              <w:rPr>
                <w:noProof/>
                <w:webHidden/>
              </w:rPr>
              <w:instrText xml:space="preserve"> PAGEREF _Toc231448229 \h </w:instrText>
            </w:r>
            <w:r>
              <w:rPr>
                <w:noProof/>
                <w:webHidden/>
              </w:rPr>
            </w:r>
            <w:r>
              <w:rPr>
                <w:noProof/>
                <w:webHidden/>
              </w:rPr>
              <w:fldChar w:fldCharType="separate"/>
            </w:r>
            <w:r>
              <w:rPr>
                <w:noProof/>
                <w:webHidden/>
              </w:rPr>
              <w:t>110</w:t>
            </w:r>
            <w:r>
              <w:rPr>
                <w:noProof/>
                <w:webHidden/>
              </w:rPr>
              <w:fldChar w:fldCharType="end"/>
            </w:r>
          </w:hyperlink>
        </w:p>
        <w:p w14:paraId="43952404" w14:textId="7C6220E6"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0" w:history="1">
            <w:r w:rsidRPr="004572CA">
              <w:rPr>
                <w:rStyle w:val="Hyperlink"/>
                <w:b/>
                <w:noProof/>
                <w:lang w:val="pt-BR"/>
              </w:rPr>
              <w:t>IV.</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noProof/>
              </w:rPr>
              <w:t>Apêndice D – Consolidação da Base Mestre e Tratamento do Viés de Antecipação</w:t>
            </w:r>
            <w:r>
              <w:rPr>
                <w:noProof/>
                <w:webHidden/>
              </w:rPr>
              <w:tab/>
            </w:r>
            <w:r>
              <w:rPr>
                <w:noProof/>
                <w:webHidden/>
              </w:rPr>
              <w:fldChar w:fldCharType="begin"/>
            </w:r>
            <w:r>
              <w:rPr>
                <w:noProof/>
                <w:webHidden/>
              </w:rPr>
              <w:instrText xml:space="preserve"> PAGEREF _Toc231448230 \h </w:instrText>
            </w:r>
            <w:r>
              <w:rPr>
                <w:noProof/>
                <w:webHidden/>
              </w:rPr>
            </w:r>
            <w:r>
              <w:rPr>
                <w:noProof/>
                <w:webHidden/>
              </w:rPr>
              <w:fldChar w:fldCharType="separate"/>
            </w:r>
            <w:r>
              <w:rPr>
                <w:noProof/>
                <w:webHidden/>
              </w:rPr>
              <w:t>111</w:t>
            </w:r>
            <w:r>
              <w:rPr>
                <w:noProof/>
                <w:webHidden/>
              </w:rPr>
              <w:fldChar w:fldCharType="end"/>
            </w:r>
          </w:hyperlink>
        </w:p>
        <w:p w14:paraId="4B939108" w14:textId="3F054726" w:rsidR="00B050DB" w:rsidRDefault="00B050DB">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1" w:history="1">
            <w:r w:rsidRPr="004572CA">
              <w:rPr>
                <w:rStyle w:val="Hyperlink"/>
                <w:b/>
                <w:noProof/>
                <w:lang w:val="pt-BR"/>
              </w:rPr>
              <w:t>V.</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noProof/>
              </w:rPr>
              <w:t>Apêndice E – Derivação do Prêmio de Risco e Estabelecimento dos Retornos em Excesso</w:t>
            </w:r>
            <w:r>
              <w:rPr>
                <w:noProof/>
                <w:webHidden/>
              </w:rPr>
              <w:tab/>
            </w:r>
            <w:r>
              <w:rPr>
                <w:noProof/>
                <w:webHidden/>
              </w:rPr>
              <w:fldChar w:fldCharType="begin"/>
            </w:r>
            <w:r>
              <w:rPr>
                <w:noProof/>
                <w:webHidden/>
              </w:rPr>
              <w:instrText xml:space="preserve"> PAGEREF _Toc231448231 \h </w:instrText>
            </w:r>
            <w:r>
              <w:rPr>
                <w:noProof/>
                <w:webHidden/>
              </w:rPr>
            </w:r>
            <w:r>
              <w:rPr>
                <w:noProof/>
                <w:webHidden/>
              </w:rPr>
              <w:fldChar w:fldCharType="separate"/>
            </w:r>
            <w:r>
              <w:rPr>
                <w:noProof/>
                <w:webHidden/>
              </w:rPr>
              <w:t>112</w:t>
            </w:r>
            <w:r>
              <w:rPr>
                <w:noProof/>
                <w:webHidden/>
              </w:rPr>
              <w:fldChar w:fldCharType="end"/>
            </w:r>
          </w:hyperlink>
        </w:p>
        <w:p w14:paraId="772FC91A" w14:textId="5810BDDC"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2" w:history="1">
            <w:r w:rsidRPr="004572CA">
              <w:rPr>
                <w:rStyle w:val="Hyperlink"/>
                <w:b/>
                <w:noProof/>
                <w:lang w:val="pt-BR"/>
              </w:rPr>
              <w:t>VI.</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noProof/>
              </w:rPr>
              <w:t>Apêndice F – Parâmetros Inferenciais Globais: Covariância, Risco Sistemático e Desempenho Ajustado</w:t>
            </w:r>
            <w:r>
              <w:rPr>
                <w:noProof/>
                <w:webHidden/>
              </w:rPr>
              <w:tab/>
            </w:r>
            <w:r>
              <w:rPr>
                <w:noProof/>
                <w:webHidden/>
              </w:rPr>
              <w:fldChar w:fldCharType="begin"/>
            </w:r>
            <w:r>
              <w:rPr>
                <w:noProof/>
                <w:webHidden/>
              </w:rPr>
              <w:instrText xml:space="preserve"> PAGEREF _Toc231448232 \h </w:instrText>
            </w:r>
            <w:r>
              <w:rPr>
                <w:noProof/>
                <w:webHidden/>
              </w:rPr>
            </w:r>
            <w:r>
              <w:rPr>
                <w:noProof/>
                <w:webHidden/>
              </w:rPr>
              <w:fldChar w:fldCharType="separate"/>
            </w:r>
            <w:r>
              <w:rPr>
                <w:noProof/>
                <w:webHidden/>
              </w:rPr>
              <w:t>113</w:t>
            </w:r>
            <w:r>
              <w:rPr>
                <w:noProof/>
                <w:webHidden/>
              </w:rPr>
              <w:fldChar w:fldCharType="end"/>
            </w:r>
          </w:hyperlink>
        </w:p>
        <w:p w14:paraId="7F42EB8B" w14:textId="0DD54C23"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3" w:history="1">
            <w:r w:rsidRPr="004572CA">
              <w:rPr>
                <w:rStyle w:val="Hyperlink"/>
                <w:b/>
                <w:noProof/>
                <w:lang w:val="pt-BR"/>
              </w:rPr>
              <w:t>VII.</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noProof/>
              </w:rPr>
              <w:t>Apêndice G – Construção Estocástica e Otimização Numérica da Fronteira Eficiente de Markowitz</w:t>
            </w:r>
            <w:r>
              <w:rPr>
                <w:noProof/>
                <w:webHidden/>
              </w:rPr>
              <w:tab/>
            </w:r>
            <w:r>
              <w:rPr>
                <w:noProof/>
                <w:webHidden/>
              </w:rPr>
              <w:fldChar w:fldCharType="begin"/>
            </w:r>
            <w:r>
              <w:rPr>
                <w:noProof/>
                <w:webHidden/>
              </w:rPr>
              <w:instrText xml:space="preserve"> PAGEREF _Toc231448233 \h </w:instrText>
            </w:r>
            <w:r>
              <w:rPr>
                <w:noProof/>
                <w:webHidden/>
              </w:rPr>
            </w:r>
            <w:r>
              <w:rPr>
                <w:noProof/>
                <w:webHidden/>
              </w:rPr>
              <w:fldChar w:fldCharType="separate"/>
            </w:r>
            <w:r>
              <w:rPr>
                <w:noProof/>
                <w:webHidden/>
              </w:rPr>
              <w:t>114</w:t>
            </w:r>
            <w:r>
              <w:rPr>
                <w:noProof/>
                <w:webHidden/>
              </w:rPr>
              <w:fldChar w:fldCharType="end"/>
            </w:r>
          </w:hyperlink>
        </w:p>
        <w:p w14:paraId="45533280" w14:textId="752CE300"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4" w:history="1">
            <w:r w:rsidRPr="004572CA">
              <w:rPr>
                <w:rStyle w:val="Hyperlink"/>
                <w:b/>
                <w:noProof/>
                <w:lang w:val="pt-BR"/>
              </w:rPr>
              <w:t>VIII.</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noProof/>
              </w:rPr>
              <w:t>Apêndice H – Isolamento Matricial De Covariâncias Negativas E Mapeamento De Hedge Estrutural</w:t>
            </w:r>
            <w:r>
              <w:rPr>
                <w:noProof/>
                <w:webHidden/>
              </w:rPr>
              <w:tab/>
            </w:r>
            <w:r>
              <w:rPr>
                <w:noProof/>
                <w:webHidden/>
              </w:rPr>
              <w:fldChar w:fldCharType="begin"/>
            </w:r>
            <w:r>
              <w:rPr>
                <w:noProof/>
                <w:webHidden/>
              </w:rPr>
              <w:instrText xml:space="preserve"> PAGEREF _Toc231448234 \h </w:instrText>
            </w:r>
            <w:r>
              <w:rPr>
                <w:noProof/>
                <w:webHidden/>
              </w:rPr>
            </w:r>
            <w:r>
              <w:rPr>
                <w:noProof/>
                <w:webHidden/>
              </w:rPr>
              <w:fldChar w:fldCharType="separate"/>
            </w:r>
            <w:r>
              <w:rPr>
                <w:noProof/>
                <w:webHidden/>
              </w:rPr>
              <w:t>115</w:t>
            </w:r>
            <w:r>
              <w:rPr>
                <w:noProof/>
                <w:webHidden/>
              </w:rPr>
              <w:fldChar w:fldCharType="end"/>
            </w:r>
          </w:hyperlink>
        </w:p>
        <w:p w14:paraId="23C52DD8" w14:textId="1A57C2AC" w:rsidR="00B050DB" w:rsidRDefault="00B050DB">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5" w:history="1">
            <w:r w:rsidRPr="004572CA">
              <w:rPr>
                <w:rStyle w:val="Hyperlink"/>
                <w:b/>
                <w:noProof/>
                <w:lang w:val="pt-BR"/>
              </w:rPr>
              <w:t>IX.</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noProof/>
              </w:rPr>
              <w:t>Apêndice I – Análise de Correlação de Pearson e Clusterização Hierárquica Estrutural</w:t>
            </w:r>
            <w:r>
              <w:rPr>
                <w:noProof/>
                <w:webHidden/>
              </w:rPr>
              <w:tab/>
            </w:r>
            <w:r>
              <w:rPr>
                <w:noProof/>
                <w:webHidden/>
              </w:rPr>
              <w:fldChar w:fldCharType="begin"/>
            </w:r>
            <w:r>
              <w:rPr>
                <w:noProof/>
                <w:webHidden/>
              </w:rPr>
              <w:instrText xml:space="preserve"> PAGEREF _Toc231448235 \h </w:instrText>
            </w:r>
            <w:r>
              <w:rPr>
                <w:noProof/>
                <w:webHidden/>
              </w:rPr>
            </w:r>
            <w:r>
              <w:rPr>
                <w:noProof/>
                <w:webHidden/>
              </w:rPr>
              <w:fldChar w:fldCharType="separate"/>
            </w:r>
            <w:r>
              <w:rPr>
                <w:noProof/>
                <w:webHidden/>
              </w:rPr>
              <w:t>116</w:t>
            </w:r>
            <w:r>
              <w:rPr>
                <w:noProof/>
                <w:webHidden/>
              </w:rPr>
              <w:fldChar w:fldCharType="end"/>
            </w:r>
          </w:hyperlink>
        </w:p>
        <w:p w14:paraId="5E7C8D09" w14:textId="6010D531" w:rsidR="00B050DB" w:rsidRDefault="00B050DB">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6" w:history="1">
            <w:r w:rsidRPr="004572CA">
              <w:rPr>
                <w:rStyle w:val="Hyperlink"/>
                <w:b/>
                <w:noProof/>
                <w:lang w:val="pt-BR"/>
              </w:rPr>
              <w:t>X.</w:t>
            </w:r>
            <w:r>
              <w:rPr>
                <w:rFonts w:asciiTheme="minorHAnsi" w:eastAsiaTheme="minorEastAsia" w:hAnsiTheme="minorHAnsi" w:cstheme="minorBidi"/>
                <w:noProof/>
                <w:kern w:val="2"/>
                <w:sz w:val="24"/>
                <w:szCs w:val="24"/>
                <w:lang w:val="pt-BR" w:eastAsia="pt-BR"/>
                <w14:ligatures w14:val="standardContextual"/>
              </w:rPr>
              <w:tab/>
            </w:r>
            <w:r w:rsidRPr="004572CA">
              <w:rPr>
                <w:rStyle w:val="Hyperlink"/>
                <w:b/>
                <w:noProof/>
              </w:rPr>
              <w:t>Apêndice J – Engenharia Reversa De Black-Litterman: Extração Do Vetor De Retornos Implícitos De Equilíbrio (Π)</w:t>
            </w:r>
            <w:r>
              <w:rPr>
                <w:noProof/>
                <w:webHidden/>
              </w:rPr>
              <w:tab/>
            </w:r>
            <w:r>
              <w:rPr>
                <w:noProof/>
                <w:webHidden/>
              </w:rPr>
              <w:fldChar w:fldCharType="begin"/>
            </w:r>
            <w:r>
              <w:rPr>
                <w:noProof/>
                <w:webHidden/>
              </w:rPr>
              <w:instrText xml:space="preserve"> PAGEREF _Toc231448236 \h </w:instrText>
            </w:r>
            <w:r>
              <w:rPr>
                <w:noProof/>
                <w:webHidden/>
              </w:rPr>
            </w:r>
            <w:r>
              <w:rPr>
                <w:noProof/>
                <w:webHidden/>
              </w:rPr>
              <w:fldChar w:fldCharType="separate"/>
            </w:r>
            <w:r>
              <w:rPr>
                <w:noProof/>
                <w:webHidden/>
              </w:rPr>
              <w:t>117</w:t>
            </w:r>
            <w:r>
              <w:rPr>
                <w:noProof/>
                <w:webHidden/>
              </w:rPr>
              <w:fldChar w:fldCharType="end"/>
            </w:r>
          </w:hyperlink>
        </w:p>
        <w:p w14:paraId="544E4EA9" w14:textId="6B3B7CBE" w:rsidR="008E66AE" w:rsidRDefault="008E66AE">
          <w:r>
            <w:rPr>
              <w:b/>
              <w:bCs/>
            </w:rPr>
            <w:fldChar w:fldCharType="end"/>
          </w:r>
        </w:p>
      </w:sdtContent>
    </w:sdt>
    <w:p w14:paraId="5B2C7931" w14:textId="77777777" w:rsidR="008E66AE" w:rsidRDefault="008E66AE">
      <w:pPr>
        <w:rPr>
          <w:spacing w:val="-2"/>
        </w:rPr>
      </w:pPr>
    </w:p>
    <w:p w14:paraId="543237CC" w14:textId="77777777" w:rsidR="008E66AE" w:rsidRDefault="008E66AE">
      <w:pPr>
        <w:rPr>
          <w:spacing w:val="-2"/>
        </w:rPr>
      </w:pPr>
    </w:p>
    <w:p w14:paraId="259375A3" w14:textId="77777777" w:rsidR="008E66AE" w:rsidRDefault="008E66AE">
      <w:pPr>
        <w:rPr>
          <w:b/>
          <w:bCs/>
          <w:spacing w:val="-2"/>
          <w:sz w:val="28"/>
          <w:szCs w:val="28"/>
        </w:rPr>
      </w:pPr>
      <w:r>
        <w:rPr>
          <w:spacing w:val="-2"/>
        </w:rPr>
        <w:br w:type="page"/>
      </w:r>
    </w:p>
    <w:p w14:paraId="2514B09A" w14:textId="77777777" w:rsidR="00657C8B" w:rsidRPr="00D30CD1" w:rsidRDefault="006C6A33" w:rsidP="0072043B">
      <w:pPr>
        <w:pStyle w:val="Ttulo1"/>
        <w:numPr>
          <w:ilvl w:val="0"/>
          <w:numId w:val="1"/>
        </w:numPr>
        <w:tabs>
          <w:tab w:val="left" w:pos="480"/>
        </w:tabs>
        <w:ind w:left="480" w:hanging="359"/>
      </w:pPr>
      <w:bookmarkStart w:id="0" w:name="_Toc231448096"/>
      <w:r>
        <w:rPr>
          <w:spacing w:val="-2"/>
          <w:sz w:val="24"/>
        </w:rPr>
        <w:lastRenderedPageBreak/>
        <w:t>INTRODUÇÃO</w:t>
      </w:r>
      <w:bookmarkEnd w:id="0"/>
    </w:p>
    <w:p w14:paraId="25C7DB3D" w14:textId="77777777" w:rsidR="0028243A" w:rsidRDefault="0028243A" w:rsidP="003E35D3">
      <w:pPr>
        <w:pStyle w:val="Corpodetexto"/>
        <w:spacing w:line="360" w:lineRule="auto"/>
        <w:ind w:firstLine="851"/>
        <w:jc w:val="both"/>
        <w:rPr>
          <w:color w:val="231F20"/>
        </w:rPr>
      </w:pPr>
    </w:p>
    <w:p w14:paraId="7F327E16"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4F1C0468" w14:textId="77777777" w:rsidR="00A2073A" w:rsidRDefault="00A2073A" w:rsidP="00783E64">
      <w:pPr>
        <w:pStyle w:val="NormalWeb"/>
        <w:spacing w:before="0" w:beforeAutospacing="0" w:after="0" w:afterAutospacing="0" w:line="360" w:lineRule="auto"/>
        <w:ind w:firstLine="851"/>
        <w:jc w:val="both"/>
      </w:pPr>
      <w:r>
        <w:rPr>
          <w:b/>
          <w:bCs/>
        </w:rPr>
        <w:t>A Moderna Teoria do Portfólio (MPT)</w:t>
      </w:r>
      <w:r>
        <w:t>, proposta por Harry Markowitz em sua publicação seminal de 1952, inaugurou 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 Posteriormente, William Sharpe (1966) contribuiu ao propor o Índice de Sharpe, que relaciona o retorno excedente ao risco total da carteira, oferecendo uma métrica objetiva de avaliação de desempenho ajustado ao risco.</w:t>
      </w:r>
    </w:p>
    <w:p w14:paraId="00E1F1B6" w14:textId="77777777" w:rsidR="00A2073A" w:rsidRDefault="00A2073A" w:rsidP="00783E64">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w:t>
      </w:r>
      <w:proofErr w:type="spellStart"/>
      <w:r>
        <w:t>Damodaran</w:t>
      </w:r>
      <w:proofErr w:type="spellEnd"/>
      <w:r>
        <w:t>,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w:t>
      </w:r>
      <w:proofErr w:type="spellStart"/>
      <w:r>
        <w:t>Michaud</w:t>
      </w:r>
      <w:proofErr w:type="spellEnd"/>
      <w:r>
        <w:t>, 1989).</w:t>
      </w:r>
    </w:p>
    <w:p w14:paraId="7702841E" w14:textId="77777777" w:rsidR="00A2073A" w:rsidRDefault="00A2073A" w:rsidP="00783E64">
      <w:pPr>
        <w:pStyle w:val="NormalWeb"/>
        <w:spacing w:before="0" w:beforeAutospacing="0" w:after="0" w:afterAutospacing="0" w:line="360" w:lineRule="auto"/>
        <w:ind w:firstLine="851"/>
        <w:jc w:val="both"/>
      </w:pPr>
      <w:r>
        <w:t xml:space="preserve">Nesse contexto, </w:t>
      </w:r>
      <w:r>
        <w:rPr>
          <w:b/>
          <w:bCs/>
        </w:rPr>
        <w:t>o Modelo Black-</w:t>
      </w:r>
      <w:proofErr w:type="spellStart"/>
      <w:r>
        <w:rPr>
          <w:b/>
          <w:bCs/>
        </w:rPr>
        <w:t>Litterman</w:t>
      </w:r>
      <w:proofErr w:type="spellEnd"/>
      <w:r>
        <w:rPr>
          <w:b/>
          <w:bCs/>
        </w:rPr>
        <w:t xml:space="preserve"> (1992)</w:t>
      </w:r>
      <w:r>
        <w:t xml:space="preserve"> foi desenvolvido como uma evolução do modelo de Markowitz, visando mitigar tais instabilidades. Utilizando uma abordagem </w:t>
      </w:r>
      <w:r>
        <w:rPr>
          <w:b/>
          <w:bCs/>
        </w:rPr>
        <w:t>Bayesiana</w:t>
      </w:r>
      <w:r>
        <w:t xml:space="preserve">, o modelo combina o retorno de equilíbrio de mercado (o </w:t>
      </w:r>
      <w:r>
        <w:rPr>
          <w:i/>
          <w:iCs/>
        </w:rPr>
        <w:t>Prior</w:t>
      </w:r>
      <w:r>
        <w:t xml:space="preserve">, derivado do CAPM reverso) com as visões subjetivas do investidor (a </w:t>
      </w:r>
      <w:proofErr w:type="spellStart"/>
      <w:r>
        <w:rPr>
          <w:b/>
          <w:bCs/>
          <w:i/>
          <w:iCs/>
        </w:rPr>
        <w:t>Likelihood</w:t>
      </w:r>
      <w:proofErr w:type="spellEnd"/>
      <w:r>
        <w:t xml:space="preserve">), gerando uma distribuição </w:t>
      </w:r>
      <w:r>
        <w:rPr>
          <w:b/>
          <w:bCs/>
        </w:rPr>
        <w:t>Posterior</w:t>
      </w:r>
      <w:r>
        <w:t xml:space="preserve"> de retornos esperados. Essa fusão gera carteiras mais estáveis, intuitivas e diversificadas, ancoradas na racionalidade do equilíbrio de mercado (Black; </w:t>
      </w:r>
      <w:proofErr w:type="spellStart"/>
      <w:r>
        <w:t>Litterman</w:t>
      </w:r>
      <w:proofErr w:type="spellEnd"/>
      <w:r>
        <w:t>, 1992).</w:t>
      </w:r>
    </w:p>
    <w:p w14:paraId="36936B29" w14:textId="77777777" w:rsidR="00A2073A" w:rsidRDefault="00A2073A" w:rsidP="00783E64">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Pr>
          <w:b/>
          <w:bCs/>
        </w:rPr>
        <w:t>Teoria Pós-Moderna do Portfólio (PMPT)</w:t>
      </w:r>
      <w:r>
        <w:t xml:space="preserve"> (Rom; Ferguson, 1994). Esta abordagem propõe métricas assimétricas que se alinham melhor à aversão à perda do investidor, como a </w:t>
      </w:r>
      <w:proofErr w:type="spellStart"/>
      <w:r>
        <w:t>semivariância</w:t>
      </w:r>
      <w:proofErr w:type="spellEnd"/>
      <w:r>
        <w:t xml:space="preserve">, o </w:t>
      </w:r>
      <w:proofErr w:type="spellStart"/>
      <w:r>
        <w:rPr>
          <w:i/>
          <w:iCs/>
        </w:rPr>
        <w:t>Conditional</w:t>
      </w:r>
      <w:proofErr w:type="spellEnd"/>
      <w:r>
        <w:rPr>
          <w:i/>
          <w:iCs/>
        </w:rPr>
        <w:t xml:space="preserve"> </w:t>
      </w:r>
      <w:proofErr w:type="spellStart"/>
      <w:r>
        <w:rPr>
          <w:i/>
          <w:iCs/>
        </w:rPr>
        <w:t>Value</w:t>
      </w:r>
      <w:proofErr w:type="spellEnd"/>
      <w:r>
        <w:rPr>
          <w:i/>
          <w:iCs/>
        </w:rPr>
        <w:t xml:space="preserve"> </w:t>
      </w:r>
      <w:proofErr w:type="spellStart"/>
      <w:r>
        <w:rPr>
          <w:i/>
          <w:iCs/>
        </w:rPr>
        <w:t>at</w:t>
      </w:r>
      <w:proofErr w:type="spellEnd"/>
      <w:r>
        <w:rPr>
          <w:i/>
          <w:iCs/>
        </w:rPr>
        <w:t xml:space="preserve"> </w:t>
      </w:r>
      <w:r>
        <w:rPr>
          <w:i/>
          <w:iCs/>
        </w:rPr>
        <w:lastRenderedPageBreak/>
        <w:t>Risk</w:t>
      </w:r>
      <w:r>
        <w:t xml:space="preserve"> (</w:t>
      </w:r>
      <w:proofErr w:type="spellStart"/>
      <w:r>
        <w:t>CVaR</w:t>
      </w:r>
      <w:proofErr w:type="spellEnd"/>
      <w:r>
        <w:t xml:space="preserve">) e o Índice de </w:t>
      </w:r>
      <w:proofErr w:type="spellStart"/>
      <w:r>
        <w:t>Sortino</w:t>
      </w:r>
      <w:proofErr w:type="spellEnd"/>
      <w:r>
        <w:t xml:space="preserve">, priorizando a análise do </w:t>
      </w:r>
      <w:proofErr w:type="spellStart"/>
      <w:r>
        <w:rPr>
          <w:i/>
          <w:iCs/>
        </w:rPr>
        <w:t>downside</w:t>
      </w:r>
      <w:proofErr w:type="spellEnd"/>
      <w:r>
        <w:rPr>
          <w:i/>
          <w:iCs/>
        </w:rPr>
        <w:t xml:space="preserve"> </w:t>
      </w:r>
      <w:proofErr w:type="spellStart"/>
      <w:r>
        <w:rPr>
          <w:i/>
          <w:iCs/>
        </w:rPr>
        <w:t>risk</w:t>
      </w:r>
      <w:proofErr w:type="spellEnd"/>
      <w:r>
        <w:t xml:space="preserve"> em detrimento da volatilidade total (</w:t>
      </w:r>
      <w:proofErr w:type="spellStart"/>
      <w:r>
        <w:t>Sortino</w:t>
      </w:r>
      <w:proofErr w:type="spellEnd"/>
      <w:r>
        <w:t>; Van Der Meer, 1991).</w:t>
      </w:r>
    </w:p>
    <w:p w14:paraId="5082D770" w14:textId="77777777" w:rsidR="00A2073A" w:rsidRDefault="00A2073A" w:rsidP="00783E64">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w:t>
      </w:r>
      <w:proofErr w:type="spellStart"/>
      <w:r>
        <w:rPr>
          <w:b/>
          <w:bCs/>
        </w:rPr>
        <w:t>Litterman</w:t>
      </w:r>
      <w:proofErr w:type="spellEnd"/>
      <w:r>
        <w:rPr>
          <w:b/>
          <w:bCs/>
        </w:rPr>
        <w:t>, quando submetidas a diferentes métodos de estimação de inputs (Séries Temporais e Machine Learning) no mercado brasileiro?</w:t>
      </w:r>
    </w:p>
    <w:p w14:paraId="468FD1D5" w14:textId="77777777" w:rsidR="00A2073A" w:rsidRDefault="00A2073A" w:rsidP="00783E64">
      <w:pPr>
        <w:pStyle w:val="NormalWeb"/>
        <w:spacing w:before="0" w:beforeAutospacing="0" w:after="0" w:afterAutospacing="0" w:line="360" w:lineRule="auto"/>
        <w:ind w:firstLine="851"/>
        <w:jc w:val="both"/>
      </w:pPr>
      <w:r>
        <w:t xml:space="preserve">O objetivo geral deste trabalho é avaliar o desempenho de carteiras otimizadas, variando-se a estimação dos retornos esperados entre Média Histórica, modelos ARIMA e Redes Neurais Artificiais (LSTM). Serão testados otimizadores distintos: Média-Variância, Mínima Variância Global, Máximo Índice de </w:t>
      </w:r>
      <w:proofErr w:type="spellStart"/>
      <w:r>
        <w:t>Sortino</w:t>
      </w:r>
      <w:proofErr w:type="spellEnd"/>
      <w:r>
        <w:t>, Mínimo-</w:t>
      </w:r>
      <w:proofErr w:type="spellStart"/>
      <w:r>
        <w:t>CVaR</w:t>
      </w:r>
      <w:proofErr w:type="spellEnd"/>
      <w:r>
        <w:t xml:space="preserve"> e a abordagem mista de Black-</w:t>
      </w:r>
      <w:proofErr w:type="spellStart"/>
      <w:r>
        <w:t>Litterman</w:t>
      </w:r>
      <w:proofErr w:type="spellEnd"/>
      <w:r>
        <w:t xml:space="preserve">. O estudo abrange o período de janeiro de 2010 a dezembro de 2025, comparando os resultados com </w:t>
      </w:r>
      <w:r>
        <w:rPr>
          <w:b/>
          <w:bCs/>
        </w:rPr>
        <w:t>benchmarks</w:t>
      </w:r>
      <w:r>
        <w:t xml:space="preserve"> como o IBOVESPA e o CDI, a fim de demonstrar alternativas robustas para a alocação de ativos no Brasil.</w:t>
      </w:r>
    </w:p>
    <w:p w14:paraId="1671B2AC" w14:textId="77777777" w:rsidR="007E00C4" w:rsidRPr="007C74B8" w:rsidRDefault="00A50E58" w:rsidP="00783E64">
      <w:pPr>
        <w:pStyle w:val="NormalWeb"/>
        <w:spacing w:before="0" w:beforeAutospacing="0" w:after="0" w:afterAutospacing="0" w:line="360" w:lineRule="auto"/>
        <w:ind w:firstLine="851"/>
        <w:jc w:val="both"/>
      </w:pPr>
      <w:r>
        <w:rPr>
          <w:color w:val="1B1C1D"/>
          <w:shd w:val="clear" w:color="auto" w:fill="FFFFFF"/>
        </w:rPr>
        <w:t>Este trabalho está estruturado da seguinte forma: o Capítulo 2 apresenta o referencial teórico, O Capítulo 3 descreve a metodologia, O Capítulo 4 analisa os resultados, O Capítulo 5 apresenta as conclusões.</w:t>
      </w:r>
    </w:p>
    <w:p w14:paraId="22E01F3E" w14:textId="77777777" w:rsidR="00966DAD" w:rsidRDefault="00966DAD" w:rsidP="0028243A">
      <w:pPr>
        <w:spacing w:line="360" w:lineRule="auto"/>
        <w:ind w:firstLine="851"/>
        <w:jc w:val="both"/>
        <w:rPr>
          <w:sz w:val="24"/>
          <w:szCs w:val="24"/>
        </w:rPr>
      </w:pPr>
      <w:r>
        <w:br w:type="page"/>
      </w:r>
    </w:p>
    <w:p w14:paraId="0B1B4E31" w14:textId="77777777" w:rsidR="008E66AE" w:rsidRPr="00D30CD1" w:rsidRDefault="002C217E" w:rsidP="0072043B">
      <w:pPr>
        <w:pStyle w:val="Ttulo1"/>
        <w:numPr>
          <w:ilvl w:val="0"/>
          <w:numId w:val="1"/>
        </w:numPr>
        <w:tabs>
          <w:tab w:val="left" w:pos="480"/>
        </w:tabs>
        <w:ind w:left="480" w:hanging="359"/>
        <w:rPr>
          <w:sz w:val="24"/>
        </w:rPr>
      </w:pPr>
      <w:bookmarkStart w:id="1" w:name="_Toc231448097"/>
      <w:r>
        <w:rPr>
          <w:sz w:val="24"/>
        </w:rPr>
        <w:lastRenderedPageBreak/>
        <w:t>REFERENCIAL TEÓRICO</w:t>
      </w:r>
      <w:bookmarkEnd w:id="1"/>
    </w:p>
    <w:p w14:paraId="319357E9" w14:textId="77777777" w:rsidR="000E6954" w:rsidRDefault="000E6954" w:rsidP="00C319D0"/>
    <w:p w14:paraId="7CA062A1" w14:textId="77777777" w:rsidR="000E6954" w:rsidRDefault="003121E2" w:rsidP="00F879F0">
      <w:pPr>
        <w:pStyle w:val="Ttulo3"/>
        <w:numPr>
          <w:ilvl w:val="1"/>
          <w:numId w:val="1"/>
        </w:numPr>
        <w:rPr>
          <w:rFonts w:eastAsia="Google Sans"/>
          <w:color w:val="1F1F1F"/>
        </w:rPr>
      </w:pPr>
      <w:bookmarkStart w:id="2" w:name="_Toc231448098"/>
      <w:r>
        <w:rPr>
          <w:rFonts w:eastAsia="Google Sans"/>
          <w:color w:val="1F1F1F"/>
        </w:rPr>
        <w:t>Gênese da Gestão de Portfólios e o Paradigma Pré-Markowitz</w:t>
      </w:r>
      <w:bookmarkEnd w:id="2"/>
    </w:p>
    <w:p w14:paraId="2FF4A44A" w14:textId="77777777" w:rsidR="000E6954" w:rsidRDefault="000E6954" w:rsidP="00F879F0">
      <w:pPr>
        <w:rPr>
          <w:rFonts w:eastAsia="Google Sans"/>
          <w:color w:val="1F1F1F"/>
          <w:sz w:val="24"/>
          <w:szCs w:val="24"/>
        </w:rPr>
      </w:pPr>
    </w:p>
    <w:p w14:paraId="574F70A4" w14:textId="77777777" w:rsidR="00F879F0" w:rsidRPr="00D30CD1" w:rsidRDefault="000E6954" w:rsidP="00F879F0">
      <w:pPr>
        <w:pStyle w:val="Ttulo3"/>
        <w:numPr>
          <w:ilvl w:val="2"/>
          <w:numId w:val="1"/>
        </w:numPr>
        <w:rPr>
          <w:rFonts w:eastAsia="Google Sans"/>
          <w:b w:val="0"/>
          <w:color w:val="1F1F1F"/>
        </w:rPr>
      </w:pPr>
      <w:bookmarkStart w:id="3" w:name="_Toc231448099"/>
      <w:r>
        <w:rPr>
          <w:rFonts w:eastAsia="Google Sans"/>
          <w:b w:val="0"/>
          <w:color w:val="1F1F1F"/>
        </w:rPr>
        <w:t>Introdução: A Evolução Histórica da Gestão de Investimentos</w:t>
      </w:r>
      <w:bookmarkEnd w:id="3"/>
    </w:p>
    <w:p w14:paraId="1DA1218A" w14:textId="77777777" w:rsidR="000E6954" w:rsidRDefault="000E6954" w:rsidP="00C319D0"/>
    <w:p w14:paraId="49907C6E"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w:t>
      </w:r>
      <w:proofErr w:type="spellStart"/>
      <w:r>
        <w:rPr>
          <w:rFonts w:ascii="Google Sans Text" w:eastAsia="Google Sans Text" w:hAnsi="Google Sans Text" w:cs="Google Sans Text"/>
          <w:color w:val="1F1F1F"/>
        </w:rPr>
        <w:t>Modern</w:t>
      </w:r>
      <w:proofErr w:type="spellEnd"/>
      <w:r>
        <w:rPr>
          <w:rFonts w:ascii="Google Sans Text" w:eastAsia="Google Sans Text" w:hAnsi="Google Sans Text" w:cs="Google Sans Text"/>
          <w:color w:val="1F1F1F"/>
        </w:rPr>
        <w:t xml:space="preserve"> Portfolio </w:t>
      </w:r>
      <w:proofErr w:type="spellStart"/>
      <w:r>
        <w:rPr>
          <w:rFonts w:ascii="Google Sans Text" w:eastAsia="Google Sans Text" w:hAnsi="Google Sans Text" w:cs="Google Sans Text"/>
          <w:color w:val="1F1F1F"/>
        </w:rPr>
        <w:t>Theory</w:t>
      </w:r>
      <w:proofErr w:type="spellEnd"/>
      <w:r>
        <w:rPr>
          <w:rFonts w:ascii="Google Sans Text" w:eastAsia="Google Sans Text" w:hAnsi="Google Sans Text" w:cs="Google Sans Text"/>
          <w:color w:val="1F1F1F"/>
        </w:rPr>
        <w:t xml:space="preserve">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470264DF" w14:textId="77777777" w:rsidR="00C319D0" w:rsidRPr="00D30CD1" w:rsidRDefault="00C319D0" w:rsidP="007A5264"/>
    <w:p w14:paraId="41E4A1D8" w14:textId="77777777" w:rsidR="00F879F0" w:rsidRPr="00D30CD1" w:rsidRDefault="00405E05" w:rsidP="00F879F0">
      <w:pPr>
        <w:pStyle w:val="Ttulo3"/>
        <w:numPr>
          <w:ilvl w:val="2"/>
          <w:numId w:val="1"/>
        </w:numPr>
        <w:rPr>
          <w:rStyle w:val="Forte"/>
          <w:bCs/>
          <w:sz w:val="22"/>
          <w:szCs w:val="22"/>
        </w:rPr>
      </w:pPr>
      <w:bookmarkStart w:id="4" w:name="_Toc231448100"/>
      <w:r>
        <w:rPr>
          <w:rFonts w:eastAsia="Google Sans"/>
          <w:b w:val="0"/>
          <w:color w:val="1F1F1F"/>
        </w:rPr>
        <w:t>O Paradigma Pré-Markowitz: A Era da Seleção de Ativos</w:t>
      </w:r>
      <w:bookmarkEnd w:id="4"/>
      <w:r>
        <w:rPr>
          <w:rStyle w:val="Forte"/>
          <w:sz w:val="22"/>
          <w:szCs w:val="22"/>
        </w:rPr>
        <w:t xml:space="preserve"> </w:t>
      </w:r>
    </w:p>
    <w:p w14:paraId="7B21A558" w14:textId="77777777" w:rsidR="005D311B" w:rsidRDefault="005D311B" w:rsidP="005D311B">
      <w:pPr>
        <w:rPr>
          <w:rStyle w:val="Forte"/>
          <w:b w:val="0"/>
          <w:sz w:val="24"/>
          <w:szCs w:val="24"/>
        </w:rPr>
      </w:pPr>
    </w:p>
    <w:p w14:paraId="54D124EB"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 xml:space="preserve">stock </w:t>
      </w:r>
      <w:proofErr w:type="spellStart"/>
      <w:r>
        <w:rPr>
          <w:rFonts w:eastAsia="Google Sans Text"/>
          <w:i/>
          <w:iCs/>
          <w:color w:val="1F1F1F"/>
          <w:sz w:val="24"/>
          <w:szCs w:val="24"/>
        </w:rPr>
        <w:t>picking</w:t>
      </w:r>
      <w:proofErr w:type="spellEnd"/>
      <w:r>
        <w:rPr>
          <w:rFonts w:eastAsia="Google Sans Text"/>
          <w:color w:val="1F1F1F"/>
          <w:sz w:val="24"/>
          <w:szCs w:val="24"/>
        </w:rPr>
        <w:t xml:space="preserve">). A literatura seminal da época, </w:t>
      </w:r>
      <w:proofErr w:type="spellStart"/>
      <w:r>
        <w:rPr>
          <w:rFonts w:eastAsia="Google Sans Text"/>
          <w:color w:val="1F1F1F"/>
          <w:sz w:val="24"/>
          <w:szCs w:val="24"/>
        </w:rPr>
        <w:t>epitomizada</w:t>
      </w:r>
      <w:proofErr w:type="spellEnd"/>
      <w:r>
        <w:rPr>
          <w:rFonts w:eastAsia="Google Sans Text"/>
          <w:color w:val="1F1F1F"/>
          <w:sz w:val="24"/>
          <w:szCs w:val="24"/>
        </w:rPr>
        <w:t xml:space="preserve"> pelas obras de John </w:t>
      </w:r>
      <w:proofErr w:type="spellStart"/>
      <w:r>
        <w:rPr>
          <w:rFonts w:eastAsia="Google Sans Text"/>
          <w:color w:val="1F1F1F"/>
          <w:sz w:val="24"/>
          <w:szCs w:val="24"/>
        </w:rPr>
        <w:t>Burr</w:t>
      </w:r>
      <w:proofErr w:type="spellEnd"/>
      <w:r>
        <w:rPr>
          <w:rFonts w:eastAsia="Google Sans Text"/>
          <w:color w:val="1F1F1F"/>
          <w:sz w:val="24"/>
          <w:szCs w:val="24"/>
        </w:rPr>
        <w:t xml:space="preserve"> Williams e da dupla Benjamin Graham e David </w:t>
      </w:r>
      <w:proofErr w:type="spellStart"/>
      <w:r>
        <w:rPr>
          <w:rFonts w:eastAsia="Google Sans Text"/>
          <w:color w:val="1F1F1F"/>
          <w:sz w:val="24"/>
          <w:szCs w:val="24"/>
        </w:rPr>
        <w:t>Dodd</w:t>
      </w:r>
      <w:proofErr w:type="spellEnd"/>
      <w:r>
        <w:rPr>
          <w:rFonts w:eastAsia="Google Sans Text"/>
          <w:color w:val="1F1F1F"/>
          <w:sz w:val="24"/>
          <w:szCs w:val="24"/>
        </w:rPr>
        <w:t>, focava quase exclusivamente na determinação do valor intrínseco de títulos individuais, tratando a construção do portfólio como uma consequência secundária da acumulação de ativos subavaliados (Williams, 2014).</w:t>
      </w:r>
    </w:p>
    <w:p w14:paraId="76822043" w14:textId="77777777"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w:t>
      </w:r>
      <w:proofErr w:type="spellStart"/>
      <w:r>
        <w:rPr>
          <w:rFonts w:eastAsia="Google Sans Text"/>
          <w:color w:val="1F1F1F"/>
          <w:sz w:val="24"/>
          <w:szCs w:val="24"/>
        </w:rPr>
        <w:t>Burr</w:t>
      </w:r>
      <w:proofErr w:type="spellEnd"/>
      <w:r>
        <w:rPr>
          <w:rFonts w:eastAsia="Google Sans Text"/>
          <w:color w:val="1F1F1F"/>
          <w:sz w:val="24"/>
          <w:szCs w:val="24"/>
        </w:rPr>
        <w:t xml:space="preserve"> Williams, em sua </w:t>
      </w:r>
      <w:proofErr w:type="spellStart"/>
      <w:r>
        <w:rPr>
          <w:rFonts w:eastAsia="Google Sans Text"/>
          <w:i/>
          <w:iCs/>
          <w:color w:val="1F1F1F"/>
          <w:sz w:val="24"/>
          <w:szCs w:val="24"/>
        </w:rPr>
        <w:t>magnum</w:t>
      </w:r>
      <w:proofErr w:type="spellEnd"/>
      <w:r>
        <w:rPr>
          <w:rFonts w:eastAsia="Google Sans Text"/>
          <w:i/>
          <w:iCs/>
          <w:color w:val="1F1F1F"/>
          <w:sz w:val="24"/>
          <w:szCs w:val="24"/>
        </w:rPr>
        <w:t xml:space="preserve"> opus</w:t>
      </w:r>
      <w:r>
        <w:rPr>
          <w:rFonts w:eastAsia="Google Sans Text"/>
          <w:color w:val="1F1F1F"/>
          <w:sz w:val="24"/>
          <w:szCs w:val="24"/>
        </w:rPr>
        <w:t xml:space="preserve"> de 1938, </w:t>
      </w:r>
      <w:proofErr w:type="spellStart"/>
      <w:r>
        <w:rPr>
          <w:rFonts w:eastAsia="Google Sans Text"/>
          <w:i/>
          <w:iCs/>
          <w:color w:val="1F1F1F"/>
          <w:sz w:val="24"/>
          <w:szCs w:val="24"/>
        </w:rPr>
        <w:t>The</w:t>
      </w:r>
      <w:proofErr w:type="spellEnd"/>
      <w:r>
        <w:rPr>
          <w:rFonts w:eastAsia="Google Sans Text"/>
          <w:i/>
          <w:iCs/>
          <w:color w:val="1F1F1F"/>
          <w:sz w:val="24"/>
          <w:szCs w:val="24"/>
        </w:rPr>
        <w:t xml:space="preserve"> </w:t>
      </w:r>
      <w:proofErr w:type="spellStart"/>
      <w:r>
        <w:rPr>
          <w:rFonts w:eastAsia="Google Sans Text"/>
          <w:i/>
          <w:iCs/>
          <w:color w:val="1F1F1F"/>
          <w:sz w:val="24"/>
          <w:szCs w:val="24"/>
        </w:rPr>
        <w:t>Theory</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w:t>
      </w:r>
      <w:proofErr w:type="spellStart"/>
      <w:r>
        <w:rPr>
          <w:rFonts w:eastAsia="Google Sans Text"/>
          <w:i/>
          <w:iCs/>
          <w:color w:val="1F1F1F"/>
          <w:sz w:val="24"/>
          <w:szCs w:val="24"/>
        </w:rPr>
        <w:t>Investment</w:t>
      </w:r>
      <w:proofErr w:type="spellEnd"/>
      <w:r>
        <w:rPr>
          <w:rFonts w:eastAsia="Google Sans Text"/>
          <w:i/>
          <w:iCs/>
          <w:color w:val="1F1F1F"/>
          <w:sz w:val="24"/>
          <w:szCs w:val="24"/>
        </w:rPr>
        <w:t xml:space="preserve"> </w:t>
      </w:r>
      <w:proofErr w:type="spellStart"/>
      <w:r>
        <w:rPr>
          <w:rFonts w:eastAsia="Google Sans Text"/>
          <w:i/>
          <w:iCs/>
          <w:color w:val="1F1F1F"/>
          <w:sz w:val="24"/>
          <w:szCs w:val="24"/>
        </w:rPr>
        <w:t>Value</w:t>
      </w:r>
      <w:proofErr w:type="spellEnd"/>
      <w:r>
        <w:rPr>
          <w:rFonts w:eastAsia="Google Sans Text"/>
          <w:color w:val="1F1F1F"/>
          <w:sz w:val="24"/>
          <w:szCs w:val="24"/>
        </w:rPr>
        <w:t>, introduziu o Modelo de Desconto de Dividendos (</w:t>
      </w:r>
      <w:proofErr w:type="spellStart"/>
      <w:r>
        <w:rPr>
          <w:rFonts w:eastAsia="Google Sans Text"/>
          <w:color w:val="1F1F1F"/>
          <w:sz w:val="24"/>
          <w:szCs w:val="24"/>
        </w:rPr>
        <w:t>Dividend</w:t>
      </w:r>
      <w:proofErr w:type="spellEnd"/>
      <w:r>
        <w:rPr>
          <w:rFonts w:eastAsia="Google Sans Text"/>
          <w:color w:val="1F1F1F"/>
          <w:sz w:val="24"/>
          <w:szCs w:val="24"/>
        </w:rPr>
        <w:t xml:space="preserve"> </w:t>
      </w:r>
      <w:proofErr w:type="spellStart"/>
      <w:r>
        <w:rPr>
          <w:rFonts w:eastAsia="Google Sans Text"/>
          <w:color w:val="1F1F1F"/>
          <w:sz w:val="24"/>
          <w:szCs w:val="24"/>
        </w:rPr>
        <w:t>Discount</w:t>
      </w:r>
      <w:proofErr w:type="spellEnd"/>
      <w:r>
        <w:rPr>
          <w:rFonts w:eastAsia="Google Sans Text"/>
          <w:color w:val="1F1F1F"/>
          <w:sz w:val="24"/>
          <w:szCs w:val="24"/>
        </w:rPr>
        <w:t xml:space="preserve"> </w:t>
      </w:r>
      <w:proofErr w:type="spellStart"/>
      <w:r>
        <w:rPr>
          <w:rFonts w:eastAsia="Google Sans Text"/>
          <w:color w:val="1F1F1F"/>
          <w:sz w:val="24"/>
          <w:szCs w:val="24"/>
        </w:rPr>
        <w:t>Model</w:t>
      </w:r>
      <w:proofErr w:type="spellEnd"/>
      <w:r>
        <w:rPr>
          <w:rFonts w:eastAsia="Google Sans Text"/>
          <w:color w:val="1F1F1F"/>
          <w:sz w:val="24"/>
          <w:szCs w:val="24"/>
        </w:rPr>
        <w:t xml:space="preserve"> - DDM), estabelecendo que o valor de um ativo é o valor presente de seus fluxos de caixa futuros esperados, descontados a uma taxa de juros apropriada (Williams, 2014). A fórmula de Williams,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Pr>
          <w:rFonts w:eastAsia="Google Sans Text"/>
          <w:color w:val="1F1F1F"/>
          <w:sz w:val="24"/>
          <w:szCs w:val="24"/>
        </w:rPr>
        <w:t xml:space="preserve"> ,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(Guerard,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(Rubinstein, 2002). Williams focava na maximização do retorno esperado, acreditando que a "lei dos gran</w:t>
      </w:r>
      <w:proofErr w:type="spellStart"/>
      <w:r>
        <w:rPr>
          <w:rFonts w:eastAsia="Google Sans Text"/>
          <w:color w:val="1F1F1F"/>
          <w:sz w:val="24"/>
          <w:szCs w:val="24"/>
        </w:rPr>
        <w:t>des</w:t>
      </w:r>
      <w:proofErr w:type="spellEnd"/>
      <w:r>
        <w:rPr>
          <w:rFonts w:eastAsia="Google Sans Text"/>
          <w:color w:val="1F1F1F"/>
          <w:sz w:val="24"/>
          <w:szCs w:val="24"/>
        </w:rPr>
        <w:t xml:space="preserve"> números" protegeria o investidor que diversificasse suficientemente (</w:t>
      </w:r>
      <w:proofErr w:type="spellStart"/>
      <w:r>
        <w:rPr>
          <w:rFonts w:eastAsia="Google Sans Text"/>
          <w:color w:val="1F1F1F"/>
          <w:sz w:val="24"/>
          <w:szCs w:val="24"/>
        </w:rPr>
        <w:t>Rubinstein</w:t>
      </w:r>
      <w:proofErr w:type="spellEnd"/>
      <w:r>
        <w:rPr>
          <w:rFonts w:eastAsia="Google Sans Text"/>
          <w:color w:val="1F1F1F"/>
          <w:sz w:val="24"/>
          <w:szCs w:val="24"/>
        </w:rPr>
        <w:t>, 2002).</w:t>
      </w:r>
    </w:p>
    <w:p w14:paraId="791CA2D2" w14:textId="7777777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w:t>
      </w:r>
      <w:proofErr w:type="spellStart"/>
      <w:r>
        <w:rPr>
          <w:rFonts w:eastAsia="Google Sans Text"/>
          <w:color w:val="1F1F1F"/>
          <w:sz w:val="24"/>
          <w:szCs w:val="24"/>
        </w:rPr>
        <w:t>Dodd</w:t>
      </w:r>
      <w:proofErr w:type="spellEnd"/>
      <w:r>
        <w:rPr>
          <w:rFonts w:eastAsia="Google Sans Text"/>
          <w:color w:val="1F1F1F"/>
          <w:sz w:val="24"/>
          <w:szCs w:val="24"/>
        </w:rPr>
        <w:t xml:space="preserve">, em </w:t>
      </w:r>
      <w:proofErr w:type="spellStart"/>
      <w:r>
        <w:rPr>
          <w:rFonts w:eastAsia="Google Sans Text"/>
          <w:i/>
          <w:iCs/>
          <w:color w:val="1F1F1F"/>
          <w:sz w:val="24"/>
          <w:szCs w:val="24"/>
        </w:rPr>
        <w:t>Security</w:t>
      </w:r>
      <w:proofErr w:type="spellEnd"/>
      <w:r>
        <w:rPr>
          <w:rFonts w:eastAsia="Google Sans Text"/>
          <w:i/>
          <w:iCs/>
          <w:color w:val="1F1F1F"/>
          <w:sz w:val="24"/>
          <w:szCs w:val="24"/>
        </w:rPr>
        <w:t xml:space="preserve"> </w:t>
      </w:r>
      <w:proofErr w:type="spellStart"/>
      <w:r>
        <w:rPr>
          <w:rFonts w:eastAsia="Google Sans Text"/>
          <w:i/>
          <w:iCs/>
          <w:color w:val="1F1F1F"/>
          <w:sz w:val="24"/>
          <w:szCs w:val="24"/>
        </w:rPr>
        <w:t>Analysis</w:t>
      </w:r>
      <w:proofErr w:type="spellEnd"/>
      <w:r>
        <w:rPr>
          <w:rFonts w:eastAsia="Google Sans Text"/>
          <w:color w:val="1F1F1F"/>
          <w:sz w:val="24"/>
          <w:szCs w:val="24"/>
        </w:rPr>
        <w:t xml:space="preserve"> (1934), estabeleceram os princípios do </w:t>
      </w:r>
      <w:proofErr w:type="spellStart"/>
      <w:r>
        <w:rPr>
          <w:rFonts w:eastAsia="Google Sans Text"/>
          <w:i/>
          <w:iCs/>
          <w:color w:val="1F1F1F"/>
          <w:sz w:val="24"/>
          <w:szCs w:val="24"/>
        </w:rPr>
        <w:t>Value</w:t>
      </w:r>
      <w:proofErr w:type="spellEnd"/>
      <w:r>
        <w:rPr>
          <w:rFonts w:eastAsia="Google Sans Text"/>
          <w:i/>
          <w:iCs/>
          <w:color w:val="1F1F1F"/>
          <w:sz w:val="24"/>
          <w:szCs w:val="24"/>
        </w:rPr>
        <w:t xml:space="preserve"> </w:t>
      </w:r>
      <w:proofErr w:type="spellStart"/>
      <w:r>
        <w:rPr>
          <w:rFonts w:eastAsia="Google Sans Text"/>
          <w:i/>
          <w:iCs/>
          <w:color w:val="1F1F1F"/>
          <w:sz w:val="24"/>
          <w:szCs w:val="24"/>
        </w:rPr>
        <w:t>Investing</w:t>
      </w:r>
      <w:proofErr w:type="spellEnd"/>
      <w:r>
        <w:rPr>
          <w:rFonts w:eastAsia="Google Sans Text"/>
          <w:color w:val="1F1F1F"/>
          <w:sz w:val="24"/>
          <w:szCs w:val="24"/>
        </w:rPr>
        <w:t xml:space="preserve">. Embora defendessem a diversificação </w:t>
      </w:r>
      <w:r>
        <w:rPr>
          <w:rFonts w:eastAsia="Google Sans Text"/>
          <w:color w:val="1F1F1F"/>
          <w:sz w:val="24"/>
          <w:szCs w:val="24"/>
        </w:rPr>
        <w:lastRenderedPageBreak/>
        <w:t>como uma medida prudencial — sugerindo a detenção de dez a trinta papéis diferentes para mitigar o erro de análise — o conceito de risco em sua estrutura era fundamentalmente qualitativo (</w:t>
      </w:r>
      <w:proofErr w:type="spellStart"/>
      <w:r>
        <w:rPr>
          <w:rFonts w:eastAsia="Google Sans Text"/>
          <w:color w:val="1F1F1F"/>
          <w:sz w:val="24"/>
          <w:szCs w:val="24"/>
        </w:rPr>
        <w:t>Boyd</w:t>
      </w:r>
      <w:proofErr w:type="spellEnd"/>
      <w:r>
        <w:rPr>
          <w:rFonts w:eastAsia="Google Sans Text"/>
          <w:color w:val="1F1F1F"/>
          <w:sz w:val="24"/>
          <w:szCs w:val="24"/>
        </w:rPr>
        <w:t xml:space="preserve">, </w:t>
      </w:r>
      <w:proofErr w:type="spellStart"/>
      <w:r>
        <w:rPr>
          <w:rFonts w:eastAsia="Google Sans Text"/>
          <w:color w:val="1F1F1F"/>
          <w:sz w:val="24"/>
          <w:szCs w:val="24"/>
        </w:rPr>
        <w:t>Johansson</w:t>
      </w:r>
      <w:proofErr w:type="spellEnd"/>
      <w:r>
        <w:rPr>
          <w:rFonts w:eastAsia="Google Sans Text"/>
          <w:color w:val="1F1F1F"/>
          <w:sz w:val="24"/>
          <w:szCs w:val="24"/>
        </w:rPr>
        <w:t xml:space="preserve">, Kahn, Schiele, </w:t>
      </w:r>
      <w:proofErr w:type="spellStart"/>
      <w:r>
        <w:rPr>
          <w:rFonts w:eastAsia="Google Sans Text"/>
          <w:color w:val="1F1F1F"/>
          <w:sz w:val="24"/>
          <w:szCs w:val="24"/>
        </w:rPr>
        <w:t>Schmelzer</w:t>
      </w:r>
      <w:proofErr w:type="spellEnd"/>
      <w:r>
        <w:rPr>
          <w:rFonts w:eastAsia="Google Sans Text"/>
          <w:color w:val="1F1F1F"/>
          <w:sz w:val="24"/>
          <w:szCs w:val="24"/>
        </w:rPr>
        <w:t>, 2024). Para Graham, risco não era volatilidade, mas sim a possibilidade de perda permanente de capital decorrente da deterioração dos fundamentos da empresa ou de pagar um preço excessivo em relação ao valor intrínseco (</w:t>
      </w:r>
      <w:proofErr w:type="spellStart"/>
      <w:r>
        <w:rPr>
          <w:rFonts w:eastAsia="Google Sans Text"/>
          <w:color w:val="1F1F1F"/>
          <w:sz w:val="24"/>
          <w:szCs w:val="24"/>
        </w:rPr>
        <w:t>Guerard</w:t>
      </w:r>
      <w:proofErr w:type="spellEnd"/>
      <w:r>
        <w:rPr>
          <w:rFonts w:eastAsia="Google Sans Text"/>
          <w:color w:val="1F1F1F"/>
          <w:sz w:val="24"/>
          <w:szCs w:val="24"/>
        </w:rPr>
        <w:t xml:space="preserve">, 2010). A "Margem de Segurança" era a métrica de proteção, não o desvio padrão ou a covariância. Neste paradigma, o portfólio era visto como uma coleção de ativos individuais, onde cada componente era julgado por seus próprios méritos, isolado do contexto agregado da </w:t>
      </w:r>
      <w:proofErr w:type="gramStart"/>
      <w:r>
        <w:rPr>
          <w:rFonts w:eastAsia="Google Sans Text"/>
          <w:color w:val="1F1F1F"/>
          <w:sz w:val="24"/>
          <w:szCs w:val="24"/>
        </w:rPr>
        <w:t>carteira(</w:t>
      </w:r>
      <w:proofErr w:type="spellStart"/>
      <w:proofErr w:type="gramEnd"/>
      <w:r>
        <w:rPr>
          <w:rFonts w:eastAsia="Google Sans Text"/>
          <w:color w:val="1F1F1F"/>
          <w:sz w:val="24"/>
          <w:szCs w:val="24"/>
        </w:rPr>
        <w:t>Guerard</w:t>
      </w:r>
      <w:proofErr w:type="spellEnd"/>
      <w:r>
        <w:rPr>
          <w:rFonts w:eastAsia="Google Sans Text"/>
          <w:color w:val="1F1F1F"/>
          <w:sz w:val="24"/>
          <w:szCs w:val="24"/>
        </w:rPr>
        <w:t>, 2010).</w:t>
      </w:r>
    </w:p>
    <w:p w14:paraId="5A9F557D" w14:textId="77777777" w:rsidR="00405E05" w:rsidRPr="00D30CD1" w:rsidRDefault="00405E05" w:rsidP="005D311B">
      <w:pPr>
        <w:rPr>
          <w:rStyle w:val="Forte"/>
          <w:b w:val="0"/>
          <w:sz w:val="24"/>
          <w:szCs w:val="24"/>
        </w:rPr>
      </w:pPr>
    </w:p>
    <w:p w14:paraId="2D9F7859" w14:textId="77777777" w:rsidR="005D311B" w:rsidRPr="00D30CD1" w:rsidRDefault="00405E05" w:rsidP="000E6954">
      <w:pPr>
        <w:pStyle w:val="Ttulo3"/>
        <w:numPr>
          <w:ilvl w:val="2"/>
          <w:numId w:val="1"/>
        </w:numPr>
        <w:rPr>
          <w:rStyle w:val="Forte"/>
          <w:b/>
          <w:bCs/>
        </w:rPr>
      </w:pPr>
      <w:bookmarkStart w:id="5" w:name="_Hlk215239801"/>
      <w:bookmarkStart w:id="6" w:name="_Toc231448101"/>
      <w:r>
        <w:rPr>
          <w:rFonts w:eastAsia="Google Sans"/>
          <w:b w:val="0"/>
          <w:color w:val="1F1F1F"/>
        </w:rPr>
        <w:t>A Transição para a Análise Quantitativa</w:t>
      </w:r>
      <w:bookmarkEnd w:id="5"/>
      <w:bookmarkEnd w:id="6"/>
    </w:p>
    <w:p w14:paraId="59D8C34D" w14:textId="77777777" w:rsidR="00405E05" w:rsidRDefault="00405E05" w:rsidP="00405E05">
      <w:pPr>
        <w:rPr>
          <w:rStyle w:val="Forte"/>
          <w:bCs w:val="0"/>
        </w:rPr>
      </w:pPr>
    </w:p>
    <w:p w14:paraId="6BC93A0F"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w:t>
      </w:r>
      <w:proofErr w:type="spellStart"/>
      <w:r>
        <w:rPr>
          <w:rFonts w:eastAsia="Google Sans Text"/>
          <w:color w:val="1F1F1F"/>
          <w:sz w:val="24"/>
          <w:szCs w:val="24"/>
        </w:rPr>
        <w:t>ruptura</w:t>
      </w:r>
      <w:proofErr w:type="spellEnd"/>
      <w:r>
        <w:rPr>
          <w:rFonts w:eastAsia="Google Sans Text"/>
          <w:color w:val="1F1F1F"/>
          <w:sz w:val="24"/>
          <w:szCs w:val="24"/>
        </w:rPr>
        <w:t xml:space="preserve"> com o paradigma da seleção individual de ativos não ocorreu abruptamente, mas foi precedida por desenvolvimentos teóricos que começaram a questionar a suficiência da maximização do valor presente. Economistas como </w:t>
      </w:r>
      <w:proofErr w:type="spellStart"/>
      <w:r>
        <w:rPr>
          <w:rFonts w:eastAsia="Google Sans Text"/>
          <w:color w:val="1F1F1F"/>
          <w:sz w:val="24"/>
          <w:szCs w:val="24"/>
        </w:rPr>
        <w:t>Hicks</w:t>
      </w:r>
      <w:proofErr w:type="spellEnd"/>
      <w:r>
        <w:rPr>
          <w:rFonts w:eastAsia="Google Sans Text"/>
          <w:color w:val="1F1F1F"/>
          <w:sz w:val="24"/>
          <w:szCs w:val="24"/>
        </w:rPr>
        <w:t xml:space="preserve"> (1939) e </w:t>
      </w:r>
      <w:proofErr w:type="spellStart"/>
      <w:r>
        <w:rPr>
          <w:rFonts w:eastAsia="Google Sans Text"/>
          <w:color w:val="1F1F1F"/>
          <w:sz w:val="24"/>
          <w:szCs w:val="24"/>
        </w:rPr>
        <w:t>Marschak</w:t>
      </w:r>
      <w:proofErr w:type="spellEnd"/>
      <w:r>
        <w:rPr>
          <w:rFonts w:eastAsia="Google Sans Text"/>
          <w:color w:val="1F1F1F"/>
          <w:sz w:val="24"/>
          <w:szCs w:val="24"/>
        </w:rPr>
        <w:t xml:space="preserve"> (1938) já exploravam as preferências sobre momentos estatísticos, e o matemático italiano Bruno de </w:t>
      </w:r>
      <w:proofErr w:type="spellStart"/>
      <w:r>
        <w:rPr>
          <w:rFonts w:eastAsia="Google Sans Text"/>
          <w:color w:val="1F1F1F"/>
          <w:sz w:val="24"/>
          <w:szCs w:val="24"/>
        </w:rPr>
        <w:t>Finetti</w:t>
      </w:r>
      <w:proofErr w:type="spellEnd"/>
      <w:r>
        <w:rPr>
          <w:rFonts w:eastAsia="Google Sans Text"/>
          <w:color w:val="1F1F1F"/>
          <w:sz w:val="24"/>
          <w:szCs w:val="24"/>
        </w:rPr>
        <w:t>, em 1940, havia formulado um problema de alocação média-variância no contexto de resseguros, embora seu trabalho tenha permanecido desconhecido no mundo anglófono por décadas (</w:t>
      </w:r>
      <w:proofErr w:type="spellStart"/>
      <w:r>
        <w:rPr>
          <w:rFonts w:eastAsia="Google Sans Text"/>
          <w:color w:val="1F1F1F"/>
          <w:sz w:val="24"/>
          <w:szCs w:val="24"/>
        </w:rPr>
        <w:t>Boyd</w:t>
      </w:r>
      <w:proofErr w:type="spellEnd"/>
      <w:r>
        <w:rPr>
          <w:rFonts w:eastAsia="Google Sans Text"/>
          <w:color w:val="1F1F1F"/>
          <w:sz w:val="24"/>
          <w:szCs w:val="24"/>
        </w:rPr>
        <w:t xml:space="preserve">, </w:t>
      </w:r>
      <w:proofErr w:type="spellStart"/>
      <w:r>
        <w:rPr>
          <w:rFonts w:eastAsia="Google Sans Text"/>
          <w:color w:val="1F1F1F"/>
          <w:sz w:val="24"/>
          <w:szCs w:val="24"/>
        </w:rPr>
        <w:t>Johansson</w:t>
      </w:r>
      <w:proofErr w:type="spellEnd"/>
      <w:r>
        <w:rPr>
          <w:rFonts w:eastAsia="Google Sans Text"/>
          <w:color w:val="1F1F1F"/>
          <w:sz w:val="24"/>
          <w:szCs w:val="24"/>
        </w:rPr>
        <w:t xml:space="preserve">, Kahn, Schiele, </w:t>
      </w:r>
      <w:proofErr w:type="spellStart"/>
      <w:r>
        <w:rPr>
          <w:rFonts w:eastAsia="Google Sans Text"/>
          <w:color w:val="1F1F1F"/>
          <w:sz w:val="24"/>
          <w:szCs w:val="24"/>
        </w:rPr>
        <w:t>Schmelzer</w:t>
      </w:r>
      <w:proofErr w:type="spellEnd"/>
      <w:r>
        <w:rPr>
          <w:rFonts w:eastAsia="Google Sans Text"/>
          <w:color w:val="1F1F1F"/>
          <w:sz w:val="24"/>
          <w:szCs w:val="24"/>
        </w:rPr>
        <w:t>, 2024).</w:t>
      </w:r>
    </w:p>
    <w:p w14:paraId="21C5508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w:t>
      </w:r>
      <w:proofErr w:type="spellStart"/>
      <w:r>
        <w:rPr>
          <w:rFonts w:eastAsia="Google Sans Text"/>
          <w:color w:val="1F1F1F"/>
          <w:sz w:val="24"/>
          <w:szCs w:val="24"/>
        </w:rPr>
        <w:t>markowitz</w:t>
      </w:r>
      <w:proofErr w:type="spellEnd"/>
      <w:r>
        <w:rPr>
          <w:rFonts w:eastAsia="Google Sans Text"/>
          <w:color w:val="1F1F1F"/>
          <w:sz w:val="24"/>
          <w:szCs w:val="24"/>
        </w:rPr>
        <w:t>, 1959). Ele percebeu que, se a regra de Williams fosse seguida estritamente em um mundo de incerteza, um investidor racional deveria alocar 100% de seu capital no único ativo com o maior retorno esperado descontado (Williams, 2014). Se dois ativos tivessem o mesmo retorno máximo, o investidor seria indiferente entre eles, mas a teoria não oferecia nenhuma razão intrínseca para manter ambos (Markowitz, 1959).</w:t>
      </w:r>
    </w:p>
    <w:p w14:paraId="29AF274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Markowitz identificou que a prática observada e intuitivamente racional da diversificação — "não colocar todos os ovos na mesma cesta" — era inconsistente com a teoria de maximização de valor presente de Williams (Markowitz, 1958).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w:t>
      </w:r>
      <w:r>
        <w:rPr>
          <w:rFonts w:eastAsia="Google Sans Text"/>
          <w:color w:val="1F1F1F"/>
          <w:sz w:val="24"/>
          <w:szCs w:val="24"/>
        </w:rPr>
        <w:lastRenderedPageBreak/>
        <w:t xml:space="preserve">final. Essa </w:t>
      </w:r>
      <w:proofErr w:type="spellStart"/>
      <w:r>
        <w:rPr>
          <w:rFonts w:eastAsia="Google Sans Text"/>
          <w:color w:val="1F1F1F"/>
          <w:sz w:val="24"/>
          <w:szCs w:val="24"/>
        </w:rPr>
        <w:t>percepção</w:t>
      </w:r>
      <w:proofErr w:type="spellEnd"/>
      <w:r>
        <w:rPr>
          <w:rFonts w:eastAsia="Google Sans Text"/>
          <w:color w:val="1F1F1F"/>
          <w:sz w:val="24"/>
          <w:szCs w:val="24"/>
        </w:rPr>
        <w:t xml:space="preserve"> marcou a transição da análise de títulos (</w:t>
      </w:r>
      <w:proofErr w:type="spellStart"/>
      <w:r>
        <w:rPr>
          <w:rFonts w:eastAsia="Google Sans Text"/>
          <w:i/>
          <w:iCs/>
          <w:color w:val="1F1F1F"/>
          <w:sz w:val="24"/>
          <w:szCs w:val="24"/>
        </w:rPr>
        <w:t>Security</w:t>
      </w:r>
      <w:proofErr w:type="spellEnd"/>
      <w:r>
        <w:rPr>
          <w:rFonts w:eastAsia="Google Sans Text"/>
          <w:i/>
          <w:iCs/>
          <w:color w:val="1F1F1F"/>
          <w:sz w:val="24"/>
          <w:szCs w:val="24"/>
        </w:rPr>
        <w:t xml:space="preserve"> </w:t>
      </w:r>
      <w:proofErr w:type="spellStart"/>
      <w:r>
        <w:rPr>
          <w:rFonts w:eastAsia="Google Sans Text"/>
          <w:i/>
          <w:iCs/>
          <w:color w:val="1F1F1F"/>
          <w:sz w:val="24"/>
          <w:szCs w:val="24"/>
        </w:rPr>
        <w:t>Analysis</w:t>
      </w:r>
      <w:proofErr w:type="spellEnd"/>
      <w:r>
        <w:rPr>
          <w:rFonts w:eastAsia="Google Sans Text"/>
          <w:color w:val="1F1F1F"/>
          <w:sz w:val="24"/>
          <w:szCs w:val="24"/>
        </w:rPr>
        <w:t>) para a análise de portfólios (</w:t>
      </w:r>
      <w:r>
        <w:rPr>
          <w:rFonts w:eastAsia="Google Sans Text"/>
          <w:i/>
          <w:iCs/>
          <w:color w:val="1F1F1F"/>
          <w:sz w:val="24"/>
          <w:szCs w:val="24"/>
        </w:rPr>
        <w:t xml:space="preserve">Portfolio </w:t>
      </w:r>
      <w:proofErr w:type="spellStart"/>
      <w:r>
        <w:rPr>
          <w:rFonts w:eastAsia="Google Sans Text"/>
          <w:i/>
          <w:iCs/>
          <w:color w:val="1F1F1F"/>
          <w:sz w:val="24"/>
          <w:szCs w:val="24"/>
        </w:rPr>
        <w:t>Analysis</w:t>
      </w:r>
      <w:proofErr w:type="spellEnd"/>
      <w:r>
        <w:rPr>
          <w:rFonts w:eastAsia="Google Sans Text"/>
          <w:color w:val="1F1F1F"/>
          <w:sz w:val="24"/>
          <w:szCs w:val="24"/>
        </w:rPr>
        <w:t>), onde a unidade de análise deixa de ser a firma individual e passa a ser a carteira agregada (Markowitz, 1958).</w:t>
      </w:r>
    </w:p>
    <w:p w14:paraId="3F82BFA3"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15FE98D3"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1448102"/>
      <w:r>
        <w:rPr>
          <w:rFonts w:eastAsia="Google Sans"/>
          <w:color w:val="1F1F1F"/>
          <w:sz w:val="24"/>
          <w:szCs w:val="24"/>
        </w:rPr>
        <w:t>A Revolução de Markowitz: O Modelo Média-Variância</w:t>
      </w:r>
      <w:bookmarkEnd w:id="7"/>
    </w:p>
    <w:p w14:paraId="63398A8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1834504"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formalização matemática dessa nova </w:t>
      </w:r>
      <w:proofErr w:type="spellStart"/>
      <w:r>
        <w:rPr>
          <w:rFonts w:eastAsia="Google Sans Text"/>
          <w:color w:val="1F1F1F"/>
          <w:sz w:val="24"/>
          <w:szCs w:val="24"/>
        </w:rPr>
        <w:t>perspectiva</w:t>
      </w:r>
      <w:proofErr w:type="spellEnd"/>
      <w:r>
        <w:rPr>
          <w:rFonts w:eastAsia="Google Sans Text"/>
          <w:color w:val="1F1F1F"/>
          <w:sz w:val="24"/>
          <w:szCs w:val="24"/>
        </w:rPr>
        <w:t xml:space="preserve"> ocorreu com a publicação do artigo "Portfolio </w:t>
      </w:r>
      <w:proofErr w:type="spellStart"/>
      <w:r>
        <w:rPr>
          <w:rFonts w:eastAsia="Google Sans Text"/>
          <w:color w:val="1F1F1F"/>
          <w:sz w:val="24"/>
          <w:szCs w:val="24"/>
        </w:rPr>
        <w:t>Selection</w:t>
      </w:r>
      <w:proofErr w:type="spellEnd"/>
      <w:r>
        <w:rPr>
          <w:rFonts w:eastAsia="Google Sans Text"/>
          <w:color w:val="1F1F1F"/>
          <w:sz w:val="24"/>
          <w:szCs w:val="24"/>
        </w:rPr>
        <w:t xml:space="preserve">" no </w:t>
      </w:r>
      <w:proofErr w:type="spellStart"/>
      <w:r>
        <w:rPr>
          <w:rFonts w:eastAsia="Google Sans Text"/>
          <w:i/>
          <w:iCs/>
          <w:color w:val="1F1F1F"/>
          <w:sz w:val="24"/>
          <w:szCs w:val="24"/>
        </w:rPr>
        <w:t>Journal</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w:t>
      </w:r>
      <w:proofErr w:type="spellStart"/>
      <w:r>
        <w:rPr>
          <w:rFonts w:eastAsia="Google Sans Text"/>
          <w:i/>
          <w:iCs/>
          <w:color w:val="1F1F1F"/>
          <w:sz w:val="24"/>
          <w:szCs w:val="24"/>
        </w:rPr>
        <w:t>Finance</w:t>
      </w:r>
      <w:proofErr w:type="spellEnd"/>
      <w:r>
        <w:rPr>
          <w:rFonts w:eastAsia="Google Sans Text"/>
          <w:color w:val="1F1F1F"/>
          <w:sz w:val="24"/>
          <w:szCs w:val="24"/>
        </w:rPr>
        <w:t xml:space="preserve"> em 1952, expandido posteriormente na monografia </w:t>
      </w:r>
      <w:r>
        <w:rPr>
          <w:rFonts w:eastAsia="Google Sans Text"/>
          <w:i/>
          <w:iCs/>
          <w:color w:val="1F1F1F"/>
          <w:sz w:val="24"/>
          <w:szCs w:val="24"/>
        </w:rPr>
        <w:t xml:space="preserve">Portfolio </w:t>
      </w:r>
      <w:proofErr w:type="spellStart"/>
      <w:r>
        <w:rPr>
          <w:rFonts w:eastAsia="Google Sans Text"/>
          <w:i/>
          <w:iCs/>
          <w:color w:val="1F1F1F"/>
          <w:sz w:val="24"/>
          <w:szCs w:val="24"/>
        </w:rPr>
        <w:t>Selection</w:t>
      </w:r>
      <w:proofErr w:type="spellEnd"/>
      <w:r>
        <w:rPr>
          <w:rFonts w:eastAsia="Google Sans Text"/>
          <w:i/>
          <w:iCs/>
          <w:color w:val="1F1F1F"/>
          <w:sz w:val="24"/>
          <w:szCs w:val="24"/>
        </w:rPr>
        <w:t xml:space="preserve">: </w:t>
      </w:r>
      <w:proofErr w:type="spellStart"/>
      <w:r>
        <w:rPr>
          <w:rFonts w:eastAsia="Google Sans Text"/>
          <w:i/>
          <w:iCs/>
          <w:color w:val="1F1F1F"/>
          <w:sz w:val="24"/>
          <w:szCs w:val="24"/>
        </w:rPr>
        <w:t>Efficient</w:t>
      </w:r>
      <w:proofErr w:type="spellEnd"/>
      <w:r>
        <w:rPr>
          <w:rFonts w:eastAsia="Google Sans Text"/>
          <w:i/>
          <w:iCs/>
          <w:color w:val="1F1F1F"/>
          <w:sz w:val="24"/>
          <w:szCs w:val="24"/>
        </w:rPr>
        <w:t xml:space="preserve"> </w:t>
      </w:r>
      <w:proofErr w:type="spellStart"/>
      <w:r>
        <w:rPr>
          <w:rFonts w:eastAsia="Google Sans Text"/>
          <w:i/>
          <w:iCs/>
          <w:color w:val="1F1F1F"/>
          <w:sz w:val="24"/>
          <w:szCs w:val="24"/>
        </w:rPr>
        <w:t>Diversification</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w:t>
      </w:r>
      <w:proofErr w:type="spellStart"/>
      <w:r>
        <w:rPr>
          <w:rFonts w:eastAsia="Google Sans Text"/>
          <w:i/>
          <w:iCs/>
          <w:color w:val="1F1F1F"/>
          <w:sz w:val="24"/>
          <w:szCs w:val="24"/>
        </w:rPr>
        <w:t>Investments</w:t>
      </w:r>
      <w:proofErr w:type="spellEnd"/>
      <w:r>
        <w:rPr>
          <w:rFonts w:eastAsia="Google Sans Text"/>
          <w:color w:val="1F1F1F"/>
          <w:sz w:val="24"/>
          <w:szCs w:val="24"/>
        </w:rPr>
        <w:t xml:space="preserve"> (1959) (Markowitz, 1959). A "</w:t>
      </w:r>
      <w:proofErr w:type="spellStart"/>
      <w:r>
        <w:rPr>
          <w:rFonts w:eastAsia="Google Sans Text"/>
          <w:color w:val="1F1F1F"/>
          <w:sz w:val="24"/>
          <w:szCs w:val="24"/>
        </w:rPr>
        <w:t>Modern</w:t>
      </w:r>
      <w:proofErr w:type="spellEnd"/>
      <w:r>
        <w:rPr>
          <w:rFonts w:eastAsia="Google Sans Text"/>
          <w:color w:val="1F1F1F"/>
          <w:sz w:val="24"/>
          <w:szCs w:val="24"/>
        </w:rPr>
        <w:t xml:space="preserve"> Portfolio </w:t>
      </w:r>
      <w:proofErr w:type="spellStart"/>
      <w:r>
        <w:rPr>
          <w:rFonts w:eastAsia="Google Sans Text"/>
          <w:color w:val="1F1F1F"/>
          <w:sz w:val="24"/>
          <w:szCs w:val="24"/>
        </w:rPr>
        <w:t>Theory</w:t>
      </w:r>
      <w:proofErr w:type="spellEnd"/>
      <w:r>
        <w:rPr>
          <w:rFonts w:eastAsia="Google Sans Text"/>
          <w:color w:val="1F1F1F"/>
          <w:sz w:val="24"/>
          <w:szCs w:val="24"/>
        </w:rPr>
        <w:t>" (MPT) de Markowitz não apenas descreveu como os investidores agem, mas prescreveu como deveriam agir, fundamentando a decisão de investimento na interação estocástica entre ativos (Markowitz, 1959).</w:t>
      </w:r>
    </w:p>
    <w:p w14:paraId="13FB6F3E"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FE74743"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1448103"/>
      <w:r>
        <w:rPr>
          <w:rFonts w:eastAsia="Google Sans"/>
          <w:b w:val="0"/>
          <w:color w:val="1F1F1F"/>
        </w:rPr>
        <w:t>A Rejeição da Maximização Pura do Retorno</w:t>
      </w:r>
      <w:bookmarkEnd w:id="8"/>
    </w:p>
    <w:p w14:paraId="56A58F7C"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287E6017"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(Markowitz,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(Markowitz, 1952).</w:t>
      </w:r>
    </w:p>
    <w:p w14:paraId="1339163E"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101711BB"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600FF82A"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5FB05D2A"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proofErr w:type="spellStart"/>
      <w:r>
        <w:rPr>
          <w:rFonts w:eastAsia="Google Sans Text"/>
          <w:i/>
          <w:iCs/>
          <w:color w:val="1F1F1F"/>
          <w:sz w:val="24"/>
          <w:szCs w:val="24"/>
        </w:rPr>
        <w:t>trade-off</w:t>
      </w:r>
      <w:proofErr w:type="spellEnd"/>
      <w:r>
        <w:rPr>
          <w:rFonts w:eastAsia="Google Sans Text"/>
          <w:color w:val="1F1F1F"/>
          <w:sz w:val="24"/>
          <w:szCs w:val="24"/>
        </w:rPr>
        <w:t xml:space="preserve"> inevitável, substituindo a busca pelo "melhor ativo" pela construção do "melhor portfólio" (Markowitz, 1952).</w:t>
      </w:r>
    </w:p>
    <w:p w14:paraId="0BF30268"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4B003B6"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1448104"/>
      <w:r>
        <w:rPr>
          <w:rFonts w:eastAsia="Google Sans"/>
          <w:b w:val="0"/>
          <w:color w:val="1F1F1F"/>
        </w:rPr>
        <w:t>O Conceito de Risco como Variância: Uma Escolha Pragmática</w:t>
      </w:r>
      <w:bookmarkEnd w:id="9"/>
    </w:p>
    <w:p w14:paraId="6F8B0BDF"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453510A" w14:textId="77777777"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 xml:space="preserve">Em sua obra de 1959, Markowitz dedicou um capítulo para discutir uma medida alternativa de risco: a </w:t>
      </w:r>
      <w:proofErr w:type="spellStart"/>
      <w:r>
        <w:rPr>
          <w:rFonts w:eastAsia="Google Sans Text"/>
          <w:b/>
          <w:bCs/>
          <w:color w:val="1F1F1F"/>
          <w:sz w:val="24"/>
          <w:szCs w:val="24"/>
        </w:rPr>
        <w:t>semivariância</w:t>
      </w:r>
      <w:proofErr w:type="spellEnd"/>
      <w:r>
        <w:rPr>
          <w:rFonts w:eastAsia="Google Sans Text"/>
          <w:b/>
          <w:bCs/>
          <w:color w:val="1F1F1F"/>
          <w:sz w:val="24"/>
          <w:szCs w:val="24"/>
        </w:rPr>
        <w:t xml:space="preserve"> </w:t>
      </w:r>
      <w:r>
        <w:rPr>
          <w:rFonts w:eastAsia="Google Sans Text"/>
          <w:color w:val="1F1F1F"/>
          <w:sz w:val="24"/>
          <w:szCs w:val="24"/>
        </w:rPr>
        <w:t xml:space="preserve">(Estrada, 2007). A </w:t>
      </w:r>
      <w:proofErr w:type="spellStart"/>
      <w:r>
        <w:rPr>
          <w:rFonts w:eastAsia="Google Sans Text"/>
          <w:color w:val="1F1F1F"/>
          <w:sz w:val="24"/>
          <w:szCs w:val="24"/>
        </w:rPr>
        <w:t>semivariância</w:t>
      </w:r>
      <w:proofErr w:type="spellEnd"/>
      <w:r>
        <w:rPr>
          <w:rFonts w:eastAsia="Google Sans Text"/>
          <w:color w:val="1F1F1F"/>
          <w:sz w:val="24"/>
          <w:szCs w:val="24"/>
        </w:rPr>
        <w:t xml:space="preserve"> mensura apenas a dispersão dos retornos que caem abaixo de um determinado alvo (como a média ou zero), ignorando a volatilidade "positiva" (ganhos acima do esperado) " (Markowitz, 1959). Markowitz reconheceu explicitamente a superioridade teórica desta medida, afirmando que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parece mais plausível do que a variância como uma medida de risco, uma vez que se preocupa apenas com desvios adversos" (Markowitz, 1990). Investidores racionais não temem ganhos inesperados; eles temem perdas.</w:t>
      </w:r>
    </w:p>
    <w:p w14:paraId="4B58BD2E"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14:paraId="265E71AB" w14:textId="77777777"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proofErr w:type="spellStart"/>
      <w:r>
        <w:rPr>
          <w:rFonts w:eastAsia="Google Sans Text"/>
          <w:i/>
          <w:iCs/>
          <w:color w:val="1F1F1F"/>
          <w:sz w:val="24"/>
          <w:szCs w:val="24"/>
        </w:rPr>
        <w:t>Critical</w:t>
      </w:r>
      <w:proofErr w:type="spellEnd"/>
      <w:r>
        <w:rPr>
          <w:rFonts w:eastAsia="Google Sans Text"/>
          <w:i/>
          <w:iCs/>
          <w:color w:val="1F1F1F"/>
          <w:sz w:val="24"/>
          <w:szCs w:val="24"/>
        </w:rPr>
        <w:t xml:space="preserve"> </w:t>
      </w:r>
      <w:proofErr w:type="spellStart"/>
      <w:r>
        <w:rPr>
          <w:rFonts w:eastAsia="Google Sans Text"/>
          <w:i/>
          <w:iCs/>
          <w:color w:val="1F1F1F"/>
          <w:sz w:val="24"/>
          <w:szCs w:val="24"/>
        </w:rPr>
        <w:t>Line</w:t>
      </w:r>
      <w:proofErr w:type="spellEnd"/>
      <w:r>
        <w:rPr>
          <w:rFonts w:eastAsia="Google Sans Text"/>
          <w:i/>
          <w:iCs/>
          <w:color w:val="1F1F1F"/>
          <w:sz w:val="24"/>
          <w:szCs w:val="24"/>
        </w:rPr>
        <w:t xml:space="preserve"> </w:t>
      </w:r>
      <w:proofErr w:type="spellStart"/>
      <w:r>
        <w:rPr>
          <w:rFonts w:eastAsia="Google Sans Text"/>
          <w:i/>
          <w:iCs/>
          <w:color w:val="1F1F1F"/>
          <w:sz w:val="24"/>
          <w:szCs w:val="24"/>
        </w:rPr>
        <w:t>Algorithm</w:t>
      </w:r>
      <w:proofErr w:type="spellEnd"/>
      <w:r>
        <w:rPr>
          <w:rFonts w:eastAsia="Google Sans Text"/>
          <w:color w:val="1F1F1F"/>
          <w:sz w:val="24"/>
          <w:szCs w:val="24"/>
        </w:rPr>
        <w:t xml:space="preserve"> desenvolvido pelo próprio Markowitz) (Markowitz, </w:t>
      </w:r>
      <w:proofErr w:type="spellStart"/>
      <w:r>
        <w:rPr>
          <w:rFonts w:eastAsia="Google Sans Text"/>
          <w:color w:val="1F1F1F"/>
          <w:sz w:val="24"/>
          <w:szCs w:val="24"/>
        </w:rPr>
        <w:t>Starer</w:t>
      </w:r>
      <w:proofErr w:type="spellEnd"/>
      <w:r>
        <w:rPr>
          <w:rFonts w:eastAsia="Google Sans Text"/>
          <w:color w:val="1F1F1F"/>
          <w:sz w:val="24"/>
          <w:szCs w:val="24"/>
        </w:rPr>
        <w:t xml:space="preserve">, </w:t>
      </w:r>
      <w:proofErr w:type="spellStart"/>
      <w:r>
        <w:rPr>
          <w:rFonts w:eastAsia="Google Sans Text"/>
          <w:color w:val="1F1F1F"/>
          <w:sz w:val="24"/>
          <w:szCs w:val="24"/>
        </w:rPr>
        <w:t>Fram</w:t>
      </w:r>
      <w:proofErr w:type="spellEnd"/>
      <w:r>
        <w:rPr>
          <w:rFonts w:eastAsia="Google Sans Text"/>
          <w:color w:val="1F1F1F"/>
          <w:sz w:val="24"/>
          <w:szCs w:val="24"/>
        </w:rPr>
        <w:t xml:space="preserve">, </w:t>
      </w:r>
      <w:proofErr w:type="spellStart"/>
      <w:r>
        <w:rPr>
          <w:rFonts w:eastAsia="Google Sans Text"/>
          <w:color w:val="1F1F1F"/>
          <w:sz w:val="24"/>
          <w:szCs w:val="24"/>
        </w:rPr>
        <w:t>Gerber</w:t>
      </w:r>
      <w:proofErr w:type="spellEnd"/>
      <w:r>
        <w:rPr>
          <w:rFonts w:eastAsia="Google Sans Text"/>
          <w:color w:val="1F1F1F"/>
          <w:sz w:val="24"/>
          <w:szCs w:val="24"/>
        </w:rPr>
        <w:t xml:space="preserve">, </w:t>
      </w:r>
      <w:proofErr w:type="gramStart"/>
      <w:r>
        <w:rPr>
          <w:rFonts w:eastAsia="Google Sans Text"/>
          <w:color w:val="1F1F1F"/>
          <w:sz w:val="24"/>
          <w:szCs w:val="24"/>
        </w:rPr>
        <w:t>2019 )</w:t>
      </w:r>
      <w:proofErr w:type="gramEnd"/>
      <w:r>
        <w:rPr>
          <w:rFonts w:eastAsia="Google Sans Text"/>
          <w:color w:val="1F1F1F"/>
          <w:sz w:val="24"/>
          <w:szCs w:val="24"/>
        </w:rPr>
        <w:t xml:space="preserv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por outro lado, exigia o dobro de dados de entrada (matrizes de </w:t>
      </w:r>
      <w:proofErr w:type="spellStart"/>
      <w:r>
        <w:rPr>
          <w:rFonts w:eastAsia="Google Sans Text"/>
          <w:color w:val="1F1F1F"/>
          <w:sz w:val="24"/>
          <w:szCs w:val="24"/>
        </w:rPr>
        <w:t>semicovariância</w:t>
      </w:r>
      <w:proofErr w:type="spellEnd"/>
      <w:r>
        <w:rPr>
          <w:rFonts w:eastAsia="Google Sans Text"/>
          <w:color w:val="1F1F1F"/>
          <w:sz w:val="24"/>
          <w:szCs w:val="24"/>
        </w:rPr>
        <w:t>) e resultava em problemas de otimização mais complexos, onde a matriz de covariância se tornava endógena aos pesos do portfólio (Estrada, 2007).</w:t>
      </w:r>
    </w:p>
    <w:p w14:paraId="103B6C70" w14:textId="77777777"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proofErr w:type="spellStart"/>
      <w:r>
        <w:rPr>
          <w:rFonts w:eastAsia="Google Sans Text"/>
          <w:b/>
          <w:bCs/>
          <w:color w:val="1F1F1F"/>
          <w:sz w:val="24"/>
          <w:szCs w:val="24"/>
        </w:rPr>
        <w:t>Convenência</w:t>
      </w:r>
      <w:proofErr w:type="spellEnd"/>
      <w:r>
        <w:rPr>
          <w:rFonts w:eastAsia="Google Sans Text"/>
          <w:b/>
          <w:bCs/>
          <w:color w:val="1F1F1F"/>
          <w:sz w:val="24"/>
          <w:szCs w:val="24"/>
        </w:rPr>
        <w:t xml:space="preserve">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w:t>
      </w:r>
      <w:proofErr w:type="spellStart"/>
      <w:r>
        <w:rPr>
          <w:rFonts w:eastAsia="Google Sans Text"/>
          <w:color w:val="1F1F1F"/>
          <w:sz w:val="24"/>
          <w:szCs w:val="24"/>
        </w:rPr>
        <w:t>semivariância</w:t>
      </w:r>
      <w:proofErr w:type="spellEnd"/>
      <w:r>
        <w:rPr>
          <w:rFonts w:eastAsia="Google Sans Text"/>
          <w:color w:val="1F1F1F"/>
          <w:sz w:val="24"/>
          <w:szCs w:val="24"/>
        </w:rPr>
        <w:t xml:space="preserve"> (Estrada, 2007). Markowitz apostou na aproximação normal como uma simplificação aceitável para tornar a teoria </w:t>
      </w:r>
      <w:proofErr w:type="spellStart"/>
      <w:r>
        <w:rPr>
          <w:rFonts w:eastAsia="Google Sans Text"/>
          <w:color w:val="1F1F1F"/>
          <w:sz w:val="24"/>
          <w:szCs w:val="24"/>
        </w:rPr>
        <w:t>operacionalizável</w:t>
      </w:r>
      <w:proofErr w:type="spellEnd"/>
      <w:r>
        <w:rPr>
          <w:rFonts w:eastAsia="Google Sans Text"/>
          <w:color w:val="1F1F1F"/>
          <w:sz w:val="24"/>
          <w:szCs w:val="24"/>
        </w:rPr>
        <w:t>.</w:t>
      </w:r>
    </w:p>
    <w:p w14:paraId="52BBCAD2" w14:textId="77777777"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 Markowitz ter sugerido que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seria preferível com o aumento do poder computacional, a variância entrincheirou-se como o padrão da indústria, moldando décadas de teoria financeira, desde 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até o modelo </w:t>
      </w:r>
      <w:proofErr w:type="spellStart"/>
      <w:r>
        <w:rPr>
          <w:rFonts w:eastAsia="Google Sans Text"/>
          <w:color w:val="1F1F1F"/>
          <w:sz w:val="24"/>
          <w:szCs w:val="24"/>
        </w:rPr>
        <w:t>Black-Scholes</w:t>
      </w:r>
      <w:proofErr w:type="spellEnd"/>
      <w:r>
        <w:rPr>
          <w:rFonts w:eastAsia="Google Sans Text"/>
          <w:color w:val="1F1F1F"/>
          <w:sz w:val="24"/>
          <w:szCs w:val="24"/>
        </w:rPr>
        <w:t xml:space="preserve"> (Estrada, 2007).</w:t>
      </w:r>
    </w:p>
    <w:p w14:paraId="0960B4BB"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5E0226A0"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1448105"/>
      <w:r>
        <w:rPr>
          <w:rFonts w:eastAsia="Google Sans"/>
          <w:color w:val="1F1F1F"/>
          <w:sz w:val="24"/>
          <w:szCs w:val="24"/>
        </w:rPr>
        <w:t>Risco, Retorno e Covariância: A Matemática da Diversificação</w:t>
      </w:r>
      <w:bookmarkEnd w:id="10"/>
    </w:p>
    <w:p w14:paraId="1390A6EA" w14:textId="77777777" w:rsidR="00787E8E" w:rsidRDefault="00787E8E" w:rsidP="00787E8E">
      <w:pPr>
        <w:rPr>
          <w:rFonts w:eastAsia="Google Sans"/>
          <w:color w:val="1F1F1F"/>
          <w:sz w:val="24"/>
          <w:szCs w:val="24"/>
        </w:rPr>
      </w:pPr>
    </w:p>
    <w:p w14:paraId="2F6009DE"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contribuição técnica mais duradoura de Markowitz foi a formulação estatística do risco do portfólio, demonstrando que o risco de um todo não é meramente a soma dos </w:t>
      </w:r>
      <w:r>
        <w:rPr>
          <w:rFonts w:eastAsia="Google Sans Text"/>
          <w:color w:val="1F1F1F"/>
          <w:sz w:val="24"/>
          <w:szCs w:val="24"/>
        </w:rPr>
        <w:lastRenderedPageBreak/>
        <w:t>riscos das partes.</w:t>
      </w:r>
    </w:p>
    <w:p w14:paraId="12675F98" w14:textId="77777777" w:rsidR="00787E8E" w:rsidRDefault="00787E8E" w:rsidP="00787E8E">
      <w:pPr>
        <w:rPr>
          <w:rFonts w:eastAsia="Google Sans"/>
          <w:color w:val="1F1F1F"/>
          <w:sz w:val="24"/>
          <w:szCs w:val="24"/>
        </w:rPr>
      </w:pPr>
    </w:p>
    <w:p w14:paraId="22CB0ACF" w14:textId="77777777" w:rsidR="00787E8E" w:rsidRPr="00D30CD1" w:rsidRDefault="00787E8E" w:rsidP="00983175">
      <w:pPr>
        <w:pStyle w:val="Ttulo3"/>
        <w:numPr>
          <w:ilvl w:val="2"/>
          <w:numId w:val="1"/>
        </w:numPr>
        <w:rPr>
          <w:rFonts w:eastAsia="Google Sans"/>
          <w:b w:val="0"/>
          <w:color w:val="1F1F1F"/>
        </w:rPr>
      </w:pPr>
      <w:bookmarkStart w:id="11" w:name="_Toc231448106"/>
      <w:r>
        <w:rPr>
          <w:rFonts w:eastAsia="Google Sans"/>
          <w:b w:val="0"/>
          <w:color w:val="1F1F1F"/>
        </w:rPr>
        <w:t>Retorno Esperado do Portfólio</w:t>
      </w:r>
      <w:bookmarkEnd w:id="11"/>
    </w:p>
    <w:p w14:paraId="626A70B4" w14:textId="77777777" w:rsidR="00C305FA" w:rsidRDefault="00C305FA" w:rsidP="00C305FA">
      <w:pPr>
        <w:rPr>
          <w:rFonts w:eastAsia="Google Sans"/>
          <w:color w:val="1F1F1F"/>
          <w:sz w:val="24"/>
          <w:szCs w:val="24"/>
        </w:rPr>
      </w:pPr>
    </w:p>
    <w:p w14:paraId="28728A80"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Pr>
          <w:rFonts w:eastAsia="Google Sans Text"/>
          <w:sz w:val="36"/>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Pr>
          <w:rFonts w:eastAsia="Google Sans Text"/>
          <w:color w:val="1F1F1F"/>
          <w:sz w:val="24"/>
          <w:szCs w:val="24"/>
        </w:rPr>
        <w:t xml:space="preserve"> representam a fração do capital alocada em cada ativo:</w:t>
      </w:r>
    </w:p>
    <w:p w14:paraId="4D38138F"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B534497" w14:textId="77777777"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14:paraId="447B476C"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14:paraId="486FC9BC" w14:textId="77777777" w:rsidR="00C305FA" w:rsidRPr="00C305FA" w:rsidRDefault="00C305FA" w:rsidP="00C305FA">
      <w:pPr>
        <w:rPr>
          <w:rFonts w:eastAsia="Google Sans"/>
          <w:color w:val="1F1F1F"/>
          <w:sz w:val="24"/>
          <w:szCs w:val="24"/>
        </w:rPr>
      </w:pPr>
    </w:p>
    <w:p w14:paraId="039B006D" w14:textId="77777777" w:rsidR="00C305FA" w:rsidRPr="00AA5363" w:rsidRDefault="00C305FA" w:rsidP="00983175">
      <w:pPr>
        <w:pStyle w:val="Ttulo3"/>
        <w:numPr>
          <w:ilvl w:val="2"/>
          <w:numId w:val="1"/>
        </w:numPr>
        <w:rPr>
          <w:rFonts w:eastAsia="Google Sans"/>
          <w:b w:val="0"/>
          <w:color w:val="1F1F1F"/>
          <w:sz w:val="22"/>
        </w:rPr>
      </w:pPr>
      <w:bookmarkStart w:id="12" w:name="_Toc231448107"/>
      <w:r>
        <w:rPr>
          <w:rFonts w:eastAsia="Google Sans"/>
          <w:b w:val="0"/>
          <w:color w:val="1F1F1F"/>
        </w:rPr>
        <w:t>Variância e Covariância</w:t>
      </w:r>
      <w:bookmarkEnd w:id="12"/>
    </w:p>
    <w:p w14:paraId="6C6C01E1" w14:textId="77777777" w:rsidR="00983175" w:rsidRPr="00983175" w:rsidRDefault="00983175" w:rsidP="00983175">
      <w:pPr>
        <w:rPr>
          <w:rFonts w:eastAsia="Google Sans"/>
          <w:color w:val="1F1F1F"/>
          <w:szCs w:val="24"/>
        </w:rPr>
      </w:pPr>
    </w:p>
    <w:p w14:paraId="0690FBFE"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031FFE71"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D70ED3E"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704A6C91"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7233EFFB"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4D8A7362" w14:textId="77777777"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(Markowitz, 1999). No limite, o risco de um portfólio diversificado é determinado quase inteiramente pela covariância média entre os ativos, e não pela volatilidade individual de cada um (Markowitz, 1959).</w:t>
      </w:r>
    </w:p>
    <w:p w14:paraId="5379528A" w14:textId="77777777" w:rsidR="00ED30FA" w:rsidRPr="00ED30FA" w:rsidRDefault="00ED30FA" w:rsidP="00ED30FA">
      <w:pPr>
        <w:rPr>
          <w:rFonts w:eastAsia="Google Sans"/>
          <w:color w:val="1F1F1F"/>
          <w:sz w:val="24"/>
          <w:szCs w:val="24"/>
        </w:rPr>
      </w:pPr>
    </w:p>
    <w:p w14:paraId="70604D19" w14:textId="77777777" w:rsidR="00ED30FA" w:rsidRPr="00AA5363" w:rsidRDefault="00ED30FA" w:rsidP="00983175">
      <w:pPr>
        <w:pStyle w:val="Ttulo3"/>
        <w:numPr>
          <w:ilvl w:val="2"/>
          <w:numId w:val="1"/>
        </w:numPr>
        <w:rPr>
          <w:rFonts w:eastAsia="Google Sans"/>
          <w:b w:val="0"/>
          <w:color w:val="1F1F1F"/>
          <w:sz w:val="22"/>
        </w:rPr>
      </w:pPr>
      <w:bookmarkStart w:id="13" w:name="_Toc231448108"/>
      <w:r>
        <w:rPr>
          <w:rFonts w:eastAsia="Google Sans"/>
          <w:b w:val="0"/>
          <w:color w:val="1F1F1F"/>
        </w:rPr>
        <w:lastRenderedPageBreak/>
        <w:t>O Papel da Correlação</w:t>
      </w:r>
      <w:bookmarkEnd w:id="13"/>
    </w:p>
    <w:p w14:paraId="397AB789" w14:textId="77777777" w:rsidR="00983175" w:rsidRPr="00A31F73" w:rsidRDefault="00983175" w:rsidP="00983175">
      <w:pPr>
        <w:rPr>
          <w:rFonts w:eastAsia="Google Sans"/>
          <w:color w:val="1F1F1F"/>
          <w:sz w:val="24"/>
          <w:szCs w:val="24"/>
        </w:rPr>
      </w:pPr>
    </w:p>
    <w:p w14:paraId="33DFDB9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2DF6E028"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730224E3"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w:t>
      </w:r>
      <w:proofErr w:type="gramStart"/>
      <w:r>
        <w:rPr>
          <w:rFonts w:eastAsia="Google Sans Text"/>
          <w:color w:val="1F1F1F"/>
          <w:sz w:val="24"/>
          <w:szCs w:val="24"/>
        </w:rPr>
        <w:t>cancelada(</w:t>
      </w:r>
      <w:proofErr w:type="spellStart"/>
      <w:proofErr w:type="gramEnd"/>
      <w:r>
        <w:rPr>
          <w:rFonts w:eastAsia="Google Sans Text"/>
          <w:color w:val="1F1F1F"/>
          <w:sz w:val="24"/>
          <w:szCs w:val="24"/>
        </w:rPr>
        <w:t>Hebner</w:t>
      </w:r>
      <w:proofErr w:type="spellEnd"/>
      <w:r>
        <w:rPr>
          <w:rFonts w:eastAsia="Google Sans Text"/>
          <w:color w:val="1F1F1F"/>
          <w:sz w:val="24"/>
          <w:szCs w:val="24"/>
        </w:rPr>
        <w:t>, 2022) .</w:t>
      </w:r>
    </w:p>
    <w:p w14:paraId="344E07CF"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w:t>
      </w:r>
      <w:proofErr w:type="spellStart"/>
      <w:r>
        <w:rPr>
          <w:rFonts w:eastAsia="Google Sans Text"/>
          <w:color w:val="1F1F1F"/>
          <w:sz w:val="24"/>
          <w:szCs w:val="24"/>
        </w:rPr>
        <w:t>hedge</w:t>
      </w:r>
      <w:proofErr w:type="spellEnd"/>
      <w:r>
        <w:rPr>
          <w:rFonts w:eastAsia="Google Sans Text"/>
          <w:color w:val="1F1F1F"/>
          <w:sz w:val="24"/>
          <w:szCs w:val="24"/>
        </w:rPr>
        <w:t xml:space="preserve"> perfeito).</w:t>
      </w:r>
    </w:p>
    <w:p w14:paraId="308E670B" w14:textId="77777777"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(Markowitz, 1959).</w:t>
      </w:r>
    </w:p>
    <w:p w14:paraId="6213D87A" w14:textId="77777777" w:rsidR="00A31F73" w:rsidRPr="00A31F73" w:rsidRDefault="00A31F73" w:rsidP="00A31F73">
      <w:pPr>
        <w:rPr>
          <w:rFonts w:eastAsia="Google Sans"/>
          <w:color w:val="1F1F1F"/>
          <w:sz w:val="24"/>
          <w:szCs w:val="24"/>
        </w:rPr>
      </w:pPr>
    </w:p>
    <w:p w14:paraId="2E64A51A"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1448109"/>
      <w:r>
        <w:rPr>
          <w:rFonts w:eastAsia="Google Sans"/>
          <w:color w:val="1F1F1F"/>
          <w:sz w:val="24"/>
          <w:szCs w:val="24"/>
        </w:rPr>
        <w:t>A Fronteira Eficiente: Otimização e Geometria</w:t>
      </w:r>
      <w:bookmarkEnd w:id="14"/>
    </w:p>
    <w:p w14:paraId="661E95AF" w14:textId="77777777" w:rsidR="00DF0570" w:rsidRDefault="00DF0570" w:rsidP="00983175">
      <w:pPr>
        <w:rPr>
          <w:rFonts w:eastAsia="Google Sans"/>
          <w:color w:val="1F1F1F"/>
          <w:sz w:val="24"/>
          <w:szCs w:val="24"/>
        </w:rPr>
      </w:pPr>
    </w:p>
    <w:p w14:paraId="3E614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p>
    <w:p w14:paraId="33E50402" w14:textId="77777777" w:rsidR="00DF0570" w:rsidRDefault="00DF0570" w:rsidP="00DF0570">
      <w:pPr>
        <w:rPr>
          <w:rFonts w:eastAsia="Google Sans"/>
          <w:color w:val="1F1F1F"/>
          <w:sz w:val="24"/>
          <w:szCs w:val="24"/>
        </w:rPr>
      </w:pPr>
    </w:p>
    <w:p w14:paraId="73D77D0A" w14:textId="77777777" w:rsidR="00AA5363" w:rsidRDefault="00AA5363" w:rsidP="00DF0570">
      <w:pPr>
        <w:rPr>
          <w:rFonts w:eastAsia="Google Sans"/>
          <w:color w:val="1F1F1F"/>
          <w:sz w:val="24"/>
          <w:szCs w:val="24"/>
        </w:rPr>
      </w:pPr>
    </w:p>
    <w:p w14:paraId="2CE4F14E" w14:textId="77777777" w:rsidR="00AA5363" w:rsidRDefault="00AA5363" w:rsidP="00DF0570">
      <w:pPr>
        <w:rPr>
          <w:rFonts w:eastAsia="Google Sans"/>
          <w:color w:val="1F1F1F"/>
          <w:sz w:val="24"/>
          <w:szCs w:val="24"/>
        </w:rPr>
      </w:pPr>
    </w:p>
    <w:p w14:paraId="6609FCCC" w14:textId="77777777" w:rsidR="00AA5363" w:rsidRDefault="00AA5363" w:rsidP="00DF0570">
      <w:pPr>
        <w:rPr>
          <w:rFonts w:eastAsia="Google Sans"/>
          <w:color w:val="1F1F1F"/>
          <w:sz w:val="24"/>
          <w:szCs w:val="24"/>
        </w:rPr>
      </w:pPr>
    </w:p>
    <w:p w14:paraId="2834188B" w14:textId="77777777" w:rsidR="00DF0570" w:rsidRPr="00D30CD1" w:rsidRDefault="00DF0570" w:rsidP="00AA5363">
      <w:pPr>
        <w:pStyle w:val="Ttulo3"/>
        <w:numPr>
          <w:ilvl w:val="2"/>
          <w:numId w:val="1"/>
        </w:numPr>
        <w:rPr>
          <w:rFonts w:eastAsia="Google Sans"/>
          <w:b w:val="0"/>
          <w:color w:val="1F1F1F"/>
          <w:sz w:val="22"/>
        </w:rPr>
      </w:pPr>
      <w:bookmarkStart w:id="15" w:name="_Toc231448110"/>
      <w:r>
        <w:rPr>
          <w:rFonts w:eastAsia="Google Sans"/>
          <w:b w:val="0"/>
          <w:color w:val="1F1F1F"/>
        </w:rPr>
        <w:t>Derivação e Definição</w:t>
      </w:r>
      <w:bookmarkEnd w:id="15"/>
    </w:p>
    <w:p w14:paraId="719E5EB1" w14:textId="77777777" w:rsidR="00405E05" w:rsidRPr="008F1D66" w:rsidRDefault="00405E05" w:rsidP="00DF0570">
      <w:pPr>
        <w:rPr>
          <w:rFonts w:eastAsia="Google Sans"/>
          <w:color w:val="1F1F1F"/>
          <w:sz w:val="24"/>
          <w:szCs w:val="24"/>
        </w:rPr>
      </w:pPr>
    </w:p>
    <w:p w14:paraId="63A39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(Markowitz, 1959). Ela é obtida resolvendo um problema de otimização quadrática convexa (</w:t>
      </w:r>
      <w:proofErr w:type="spellStart"/>
      <w:r>
        <w:rPr>
          <w:rFonts w:eastAsia="Google Sans Text"/>
          <w:color w:val="1F1F1F"/>
          <w:sz w:val="24"/>
          <w:szCs w:val="24"/>
        </w:rPr>
        <w:t>Gundersen</w:t>
      </w:r>
      <w:proofErr w:type="spellEnd"/>
      <w:r>
        <w:rPr>
          <w:rFonts w:eastAsia="Google Sans Text"/>
          <w:color w:val="1F1F1F"/>
          <w:sz w:val="24"/>
          <w:szCs w:val="24"/>
        </w:rPr>
        <w:t>, 2022).</w:t>
      </w:r>
    </w:p>
    <w:p w14:paraId="14DC338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EB27699"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F7CA545"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6BDD322A"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1FDA56E4"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16443662"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w:t>
      </w:r>
      <w:r>
        <w:rPr>
          <w:rFonts w:eastAsia="Google Sans Text"/>
          <w:color w:val="1F1F1F"/>
          <w:sz w:val="24"/>
          <w:szCs w:val="24"/>
        </w:rPr>
        <w:lastRenderedPageBreak/>
        <w:t xml:space="preserve">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51E70100"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w:t>
      </w:r>
      <w:proofErr w:type="spellStart"/>
      <w:r>
        <w:rPr>
          <w:rFonts w:eastAsia="Google Sans Text"/>
          <w:b/>
          <w:bCs/>
          <w:color w:val="1F1F1F"/>
          <w:sz w:val="24"/>
          <w:szCs w:val="24"/>
        </w:rPr>
        <w:t>Unconstrained</w:t>
      </w:r>
      <w:proofErr w:type="spellEnd"/>
      <w:r>
        <w:rPr>
          <w:rFonts w:eastAsia="Google Sans Text"/>
          <w:b/>
          <w:bCs/>
          <w:color w:val="1F1F1F"/>
          <w:sz w:val="24"/>
          <w:szCs w:val="24"/>
        </w:rPr>
        <w:t xml:space="preserve">/Short </w:t>
      </w:r>
      <w:proofErr w:type="spellStart"/>
      <w:r>
        <w:rPr>
          <w:rFonts w:eastAsia="Google Sans Text"/>
          <w:b/>
          <w:bCs/>
          <w:color w:val="1F1F1F"/>
          <w:sz w:val="24"/>
          <w:szCs w:val="24"/>
        </w:rPr>
        <w:t>Selling</w:t>
      </w:r>
      <w:proofErr w:type="spellEnd"/>
      <w:r>
        <w:rPr>
          <w:rFonts w:eastAsia="Google Sans Text"/>
          <w:b/>
          <w:bCs/>
          <w:color w:val="1F1F1F"/>
          <w:sz w:val="24"/>
          <w:szCs w:val="24"/>
        </w:rPr>
        <w:t xml:space="preserve"> </w:t>
      </w:r>
      <w:proofErr w:type="spellStart"/>
      <w:r>
        <w:rPr>
          <w:rFonts w:eastAsia="Google Sans Text"/>
          <w:b/>
          <w:bCs/>
          <w:color w:val="1F1F1F"/>
          <w:sz w:val="24"/>
          <w:szCs w:val="24"/>
        </w:rPr>
        <w:t>Allowed</w:t>
      </w:r>
      <w:proofErr w:type="spellEnd"/>
      <w:r>
        <w:rPr>
          <w:rFonts w:eastAsia="Google Sans Text"/>
          <w:b/>
          <w:bCs/>
          <w:color w:val="1F1F1F"/>
          <w:sz w:val="24"/>
          <w:szCs w:val="24"/>
        </w:rPr>
        <w:t>):</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w:t>
      </w:r>
      <w:proofErr w:type="spellStart"/>
      <w:r>
        <w:rPr>
          <w:rFonts w:eastAsia="Google Sans Text"/>
          <w:color w:val="1F1F1F"/>
          <w:sz w:val="24"/>
          <w:szCs w:val="24"/>
        </w:rPr>
        <w:t>Gundersen</w:t>
      </w:r>
      <w:proofErr w:type="spellEnd"/>
      <w:r>
        <w:rPr>
          <w:rFonts w:eastAsia="Google Sans Text"/>
          <w:color w:val="1F1F1F"/>
          <w:sz w:val="24"/>
          <w:szCs w:val="24"/>
        </w:rPr>
        <w:t>, 2022). O ramo superior desta hipérbole (acima do vértice) é a fronteira eficiente propriamente dita.</w:t>
      </w:r>
    </w:p>
    <w:p w14:paraId="261E4E12"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 xml:space="preserve">Com Restrições a Vendas a Descoberto (No Short </w:t>
      </w:r>
      <w:proofErr w:type="spellStart"/>
      <w:r>
        <w:rPr>
          <w:rFonts w:eastAsia="Google Sans Text"/>
          <w:b/>
          <w:bCs/>
          <w:color w:val="1F1F1F"/>
          <w:sz w:val="24"/>
          <w:szCs w:val="24"/>
        </w:rPr>
        <w:t>Selling</w:t>
      </w:r>
      <w:proofErr w:type="spellEnd"/>
      <w:r>
        <w:rPr>
          <w:rFonts w:eastAsia="Google Sans Text"/>
          <w:b/>
          <w:bCs/>
          <w:color w:val="1F1F1F"/>
          <w:sz w:val="24"/>
          <w:szCs w:val="24"/>
        </w:rPr>
        <w:t xml:space="preserve"> </w:t>
      </w:r>
      <w:proofErr w:type="spellStart"/>
      <w:r>
        <w:rPr>
          <w:rFonts w:eastAsia="Google Sans Text"/>
          <w:b/>
          <w:bCs/>
          <w:color w:val="1F1F1F"/>
          <w:sz w:val="24"/>
          <w:szCs w:val="24"/>
        </w:rPr>
        <w:t>Constraint</w:t>
      </w:r>
      <w:proofErr w:type="spellEnd"/>
      <w:r>
        <w:rPr>
          <w:rFonts w:eastAsia="Google Sans Text"/>
          <w:b/>
          <w:bCs/>
          <w:color w:val="1F1F1F"/>
          <w:sz w:val="24"/>
          <w:szCs w:val="24"/>
        </w:rPr>
        <w: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proofErr w:type="spellStart"/>
      <w:r>
        <w:rPr>
          <w:rFonts w:eastAsia="Google Sans Text"/>
          <w:i/>
          <w:iCs/>
          <w:color w:val="1F1F1F"/>
          <w:sz w:val="24"/>
          <w:szCs w:val="24"/>
        </w:rPr>
        <w:t>piecewise</w:t>
      </w:r>
      <w:proofErr w:type="spellEnd"/>
      <w:r>
        <w:rPr>
          <w:rFonts w:eastAsia="Google Sans Text"/>
          <w:i/>
          <w:iCs/>
          <w:color w:val="1F1F1F"/>
          <w:sz w:val="24"/>
          <w:szCs w:val="24"/>
        </w:rPr>
        <w:t xml:space="preserve"> </w:t>
      </w:r>
      <w:proofErr w:type="spellStart"/>
      <w:r>
        <w:rPr>
          <w:rFonts w:eastAsia="Google Sans Text"/>
          <w:i/>
          <w:iCs/>
          <w:color w:val="1F1F1F"/>
          <w:sz w:val="24"/>
          <w:szCs w:val="24"/>
        </w:rPr>
        <w:t>hyperbolic</w:t>
      </w:r>
      <w:proofErr w:type="spellEnd"/>
      <w:r>
        <w:rPr>
          <w:rFonts w:eastAsia="Google Sans Text"/>
          <w:i/>
          <w:iCs/>
          <w:color w:val="1F1F1F"/>
          <w:sz w:val="24"/>
          <w:szCs w:val="24"/>
        </w:rPr>
        <w:t xml:space="preserve"> </w:t>
      </w:r>
      <w:proofErr w:type="spellStart"/>
      <w:r>
        <w:rPr>
          <w:rFonts w:eastAsia="Google Sans Text"/>
          <w:i/>
          <w:iCs/>
          <w:color w:val="1F1F1F"/>
          <w:sz w:val="24"/>
          <w:szCs w:val="24"/>
        </w:rPr>
        <w:t>segments</w:t>
      </w:r>
      <w:proofErr w:type="spellEnd"/>
      <w:r>
        <w:rPr>
          <w:rFonts w:eastAsia="Google Sans Text"/>
          <w:color w:val="1F1F1F"/>
          <w:sz w:val="24"/>
          <w:szCs w:val="24"/>
        </w:rPr>
        <w:t>) (</w:t>
      </w:r>
      <w:proofErr w:type="spellStart"/>
      <w:r>
        <w:rPr>
          <w:rFonts w:eastAsia="Google Sans Text"/>
          <w:color w:val="1F1F1F"/>
          <w:sz w:val="24"/>
          <w:szCs w:val="24"/>
        </w:rPr>
        <w:t>Gundersen</w:t>
      </w:r>
      <w:proofErr w:type="spellEnd"/>
      <w:r>
        <w:rPr>
          <w:rFonts w:eastAsia="Google Sans Text"/>
          <w:color w:val="1F1F1F"/>
          <w:sz w:val="24"/>
          <w:szCs w:val="24"/>
        </w:rPr>
        <w:t>, 2022).</w:t>
      </w:r>
    </w:p>
    <w:p w14:paraId="73A5BFAF"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Mecanismo:</w:t>
      </w:r>
      <w:r>
        <w:rPr>
          <w:rFonts w:eastAsia="Google Sans Text"/>
          <w:color w:val="1F1F1F"/>
          <w:sz w:val="24"/>
          <w:szCs w:val="24"/>
        </w:rPr>
        <w:t xml:space="preserve"> A transição de um segmento hiperbólico para outro ocorre nos "</w:t>
      </w:r>
      <w:proofErr w:type="spellStart"/>
      <w:r>
        <w:rPr>
          <w:rFonts w:eastAsia="Google Sans Text"/>
          <w:color w:val="1F1F1F"/>
          <w:sz w:val="24"/>
          <w:szCs w:val="24"/>
        </w:rPr>
        <w:t>corner</w:t>
      </w:r>
      <w:proofErr w:type="spellEnd"/>
      <w:r>
        <w:rPr>
          <w:rFonts w:eastAsia="Google Sans Text"/>
          <w:color w:val="1F1F1F"/>
          <w:sz w:val="24"/>
          <w:szCs w:val="24"/>
        </w:rPr>
        <w:t xml:space="preserve">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w:t>
      </w:r>
      <w:proofErr w:type="spellStart"/>
      <w:r>
        <w:rPr>
          <w:rFonts w:eastAsia="Google Sans Text"/>
          <w:color w:val="1F1F1F"/>
          <w:sz w:val="24"/>
          <w:szCs w:val="24"/>
        </w:rPr>
        <w:t>Qi</w:t>
      </w:r>
      <w:proofErr w:type="spellEnd"/>
      <w:r>
        <w:rPr>
          <w:rFonts w:eastAsia="Google Sans Text"/>
          <w:color w:val="1F1F1F"/>
          <w:sz w:val="24"/>
          <w:szCs w:val="24"/>
        </w:rPr>
        <w:t>, 2019).</w:t>
      </w:r>
    </w:p>
    <w:p w14:paraId="38B790CA"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Implicação:</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w:t>
      </w:r>
      <w:proofErr w:type="spellStart"/>
      <w:r>
        <w:rPr>
          <w:rFonts w:eastAsia="Google Sans Text"/>
          <w:color w:val="1F1F1F"/>
          <w:sz w:val="24"/>
          <w:szCs w:val="24"/>
        </w:rPr>
        <w:t>Gundersen</w:t>
      </w:r>
      <w:proofErr w:type="spellEnd"/>
      <w:r>
        <w:rPr>
          <w:rFonts w:eastAsia="Google Sans Text"/>
          <w:color w:val="1F1F1F"/>
          <w:sz w:val="24"/>
          <w:szCs w:val="24"/>
        </w:rPr>
        <w:t>, 2022).</w:t>
      </w:r>
    </w:p>
    <w:p w14:paraId="753A64BB" w14:textId="77777777"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proofErr w:type="spellStart"/>
      <w:r>
        <w:rPr>
          <w:rFonts w:eastAsia="Google Sans Text"/>
          <w:b/>
          <w:bCs/>
          <w:color w:val="1F1F1F"/>
          <w:sz w:val="24"/>
          <w:szCs w:val="24"/>
        </w:rPr>
        <w:t>Critical</w:t>
      </w:r>
      <w:proofErr w:type="spellEnd"/>
      <w:r>
        <w:rPr>
          <w:rFonts w:eastAsia="Google Sans Text"/>
          <w:b/>
          <w:bCs/>
          <w:color w:val="1F1F1F"/>
          <w:sz w:val="24"/>
          <w:szCs w:val="24"/>
        </w:rPr>
        <w:t xml:space="preserve"> </w:t>
      </w:r>
      <w:proofErr w:type="spellStart"/>
      <w:r>
        <w:rPr>
          <w:rFonts w:eastAsia="Google Sans Text"/>
          <w:b/>
          <w:bCs/>
          <w:color w:val="1F1F1F"/>
          <w:sz w:val="24"/>
          <w:szCs w:val="24"/>
        </w:rPr>
        <w:t>Line</w:t>
      </w:r>
      <w:proofErr w:type="spellEnd"/>
      <w:r>
        <w:rPr>
          <w:rFonts w:eastAsia="Google Sans Text"/>
          <w:b/>
          <w:bCs/>
          <w:color w:val="1F1F1F"/>
          <w:sz w:val="24"/>
          <w:szCs w:val="24"/>
        </w:rPr>
        <w:t xml:space="preserve"> </w:t>
      </w:r>
      <w:proofErr w:type="spellStart"/>
      <w:r>
        <w:rPr>
          <w:rFonts w:eastAsia="Google Sans Text"/>
          <w:b/>
          <w:bCs/>
          <w:color w:val="1F1F1F"/>
          <w:sz w:val="24"/>
          <w:szCs w:val="24"/>
        </w:rPr>
        <w:t>Algorithm</w:t>
      </w:r>
      <w:proofErr w:type="spellEnd"/>
      <w:r>
        <w:rPr>
          <w:rFonts w:eastAsia="Google Sans Text"/>
          <w:b/>
          <w:bCs/>
          <w:color w:val="1F1F1F"/>
          <w:sz w:val="24"/>
          <w:szCs w:val="24"/>
        </w:rPr>
        <w:t xml:space="preserve"> (CLA)</w:t>
      </w:r>
      <w:r>
        <w:rPr>
          <w:rFonts w:eastAsia="Google Sans Text"/>
          <w:color w:val="1F1F1F"/>
          <w:sz w:val="24"/>
          <w:szCs w:val="24"/>
        </w:rPr>
        <w:t xml:space="preserve">, um método de otimização quadrática paramétrica que precede e inspira os modernos </w:t>
      </w:r>
      <w:proofErr w:type="spellStart"/>
      <w:r>
        <w:rPr>
          <w:rFonts w:eastAsia="Google Sans Text"/>
          <w:color w:val="1F1F1F"/>
          <w:sz w:val="24"/>
          <w:szCs w:val="24"/>
        </w:rPr>
        <w:t>solvers</w:t>
      </w:r>
      <w:proofErr w:type="spellEnd"/>
      <w:r>
        <w:rPr>
          <w:rFonts w:eastAsia="Google Sans Text"/>
          <w:color w:val="1F1F1F"/>
          <w:sz w:val="24"/>
          <w:szCs w:val="24"/>
        </w:rPr>
        <w:t xml:space="preserve"> de programação quadrática (Markowitz, </w:t>
      </w:r>
      <w:proofErr w:type="spellStart"/>
      <w:r>
        <w:rPr>
          <w:rFonts w:eastAsia="Google Sans Text"/>
          <w:color w:val="1F1F1F"/>
          <w:sz w:val="24"/>
          <w:szCs w:val="24"/>
        </w:rPr>
        <w:t>Starer</w:t>
      </w:r>
      <w:proofErr w:type="spellEnd"/>
      <w:r>
        <w:rPr>
          <w:rFonts w:eastAsia="Google Sans Text"/>
          <w:color w:val="1F1F1F"/>
          <w:sz w:val="24"/>
          <w:szCs w:val="24"/>
        </w:rPr>
        <w:t xml:space="preserve">, </w:t>
      </w:r>
      <w:proofErr w:type="spellStart"/>
      <w:r>
        <w:rPr>
          <w:rFonts w:eastAsia="Google Sans Text"/>
          <w:color w:val="1F1F1F"/>
          <w:sz w:val="24"/>
          <w:szCs w:val="24"/>
        </w:rPr>
        <w:t>Fram</w:t>
      </w:r>
      <w:proofErr w:type="spellEnd"/>
      <w:r>
        <w:rPr>
          <w:rFonts w:eastAsia="Google Sans Text"/>
          <w:color w:val="1F1F1F"/>
          <w:sz w:val="24"/>
          <w:szCs w:val="24"/>
        </w:rPr>
        <w:t xml:space="preserve">, </w:t>
      </w:r>
      <w:proofErr w:type="spellStart"/>
      <w:r>
        <w:rPr>
          <w:rFonts w:eastAsia="Google Sans Text"/>
          <w:color w:val="1F1F1F"/>
          <w:sz w:val="24"/>
          <w:szCs w:val="24"/>
        </w:rPr>
        <w:t>Gerber</w:t>
      </w:r>
      <w:proofErr w:type="spellEnd"/>
      <w:r>
        <w:rPr>
          <w:rFonts w:eastAsia="Google Sans Text"/>
          <w:color w:val="1F1F1F"/>
          <w:sz w:val="24"/>
          <w:szCs w:val="24"/>
        </w:rPr>
        <w:t>, 2019).</w:t>
      </w:r>
    </w:p>
    <w:p w14:paraId="5C37417C" w14:textId="77777777" w:rsidR="000638D0" w:rsidRDefault="000638D0" w:rsidP="00BC3719">
      <w:pPr>
        <w:rPr>
          <w:rFonts w:eastAsia="Google Sans"/>
          <w:color w:val="1F1F1F"/>
          <w:szCs w:val="24"/>
        </w:rPr>
      </w:pPr>
    </w:p>
    <w:p w14:paraId="4ED80D16" w14:textId="77777777" w:rsidR="00AA5363" w:rsidRPr="00AA5363" w:rsidRDefault="00AA5363" w:rsidP="00AA5363">
      <w:pPr>
        <w:rPr>
          <w:rFonts w:eastAsia="Google Sans"/>
          <w:color w:val="1F1F1F"/>
          <w:szCs w:val="24"/>
        </w:rPr>
      </w:pPr>
    </w:p>
    <w:p w14:paraId="517AD311" w14:textId="77777777" w:rsidR="00AA5363" w:rsidRPr="00AA5363" w:rsidRDefault="00AA5363" w:rsidP="00BC3719">
      <w:pPr>
        <w:rPr>
          <w:rFonts w:eastAsia="Google Sans"/>
          <w:color w:val="1F1F1F"/>
          <w:szCs w:val="24"/>
        </w:rPr>
      </w:pPr>
    </w:p>
    <w:p w14:paraId="7000175A" w14:textId="77777777" w:rsidR="000638D0" w:rsidRPr="00D30CD1" w:rsidRDefault="000638D0" w:rsidP="00B91057">
      <w:pPr>
        <w:pStyle w:val="Ttulo3"/>
        <w:numPr>
          <w:ilvl w:val="2"/>
          <w:numId w:val="1"/>
        </w:numPr>
        <w:rPr>
          <w:rFonts w:eastAsia="Google Sans"/>
          <w:b w:val="0"/>
          <w:color w:val="1F1F1F"/>
          <w:sz w:val="22"/>
        </w:rPr>
      </w:pPr>
      <w:bookmarkStart w:id="16" w:name="_Toc231448111"/>
      <w:r>
        <w:rPr>
          <w:rFonts w:eastAsia="Google Sans"/>
          <w:b w:val="0"/>
          <w:color w:val="1F1F1F"/>
        </w:rPr>
        <w:t>O Portfólio de Mínima Variância Global</w:t>
      </w:r>
      <w:bookmarkEnd w:id="16"/>
    </w:p>
    <w:p w14:paraId="4E8CD247" w14:textId="77777777" w:rsidR="008E376E" w:rsidRDefault="008E376E" w:rsidP="008E376E">
      <w:pPr>
        <w:rPr>
          <w:rFonts w:eastAsia="Google Sans"/>
          <w:color w:val="1F1F1F"/>
          <w:sz w:val="24"/>
          <w:szCs w:val="24"/>
        </w:rPr>
      </w:pPr>
    </w:p>
    <w:p w14:paraId="0B6BCDEE"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(Kim, </w:t>
      </w:r>
      <w:proofErr w:type="spellStart"/>
      <w:r>
        <w:rPr>
          <w:rFonts w:eastAsia="Google Sans Text"/>
          <w:color w:val="1F1F1F"/>
          <w:sz w:val="24"/>
          <w:szCs w:val="24"/>
        </w:rPr>
        <w:t>Boyd</w:t>
      </w:r>
      <w:proofErr w:type="spellEnd"/>
      <w:r>
        <w:rPr>
          <w:rFonts w:eastAsia="Google Sans Text"/>
          <w:color w:val="1F1F1F"/>
          <w:sz w:val="24"/>
          <w:szCs w:val="24"/>
        </w:rPr>
        <w:t xml:space="preserve">, 2007). Em teoria, nenhum investidor racional avesso ao risco escolheria um portfólio localizado na </w:t>
      </w:r>
      <w:r>
        <w:rPr>
          <w:rFonts w:eastAsia="Google Sans Text"/>
          <w:color w:val="1F1F1F"/>
          <w:sz w:val="24"/>
          <w:szCs w:val="24"/>
        </w:rPr>
        <w:lastRenderedPageBreak/>
        <w:t>parte "inferior" da fronteira (abaixo do GMV), pois para cada ponto nessa região existe um portfólio na parte superior com o mesmo risco, mas com retorno estritamente maior (dominância média-variância) (</w:t>
      </w:r>
      <w:proofErr w:type="spellStart"/>
      <w:r>
        <w:rPr>
          <w:rFonts w:eastAsia="Google Sans Text"/>
          <w:color w:val="1F1F1F"/>
          <w:sz w:val="24"/>
          <w:szCs w:val="24"/>
        </w:rPr>
        <w:t>Gundersen</w:t>
      </w:r>
      <w:proofErr w:type="spellEnd"/>
      <w:r>
        <w:rPr>
          <w:rFonts w:eastAsia="Google Sans Text"/>
          <w:color w:val="1F1F1F"/>
          <w:sz w:val="24"/>
          <w:szCs w:val="24"/>
        </w:rPr>
        <w:t>, 2022).</w:t>
      </w:r>
    </w:p>
    <w:p w14:paraId="41C7D8A9" w14:textId="77777777" w:rsidR="008E376E" w:rsidRPr="008E376E" w:rsidRDefault="008E376E" w:rsidP="008E376E">
      <w:pPr>
        <w:rPr>
          <w:rFonts w:eastAsia="Google Sans"/>
          <w:color w:val="1F1F1F"/>
          <w:sz w:val="24"/>
          <w:szCs w:val="24"/>
        </w:rPr>
      </w:pPr>
    </w:p>
    <w:p w14:paraId="2ACFA3E3" w14:textId="77777777" w:rsidR="008E376E" w:rsidRPr="00D30CD1" w:rsidRDefault="008E376E" w:rsidP="00BC3719">
      <w:pPr>
        <w:pStyle w:val="Ttulo3"/>
        <w:numPr>
          <w:ilvl w:val="2"/>
          <w:numId w:val="1"/>
        </w:numPr>
        <w:rPr>
          <w:rFonts w:eastAsia="Google Sans"/>
          <w:b w:val="0"/>
          <w:color w:val="1F1F1F"/>
        </w:rPr>
      </w:pPr>
      <w:bookmarkStart w:id="17" w:name="_Toc231448112"/>
      <w:r>
        <w:rPr>
          <w:rFonts w:eastAsia="Google Sans"/>
          <w:b w:val="0"/>
          <w:color w:val="1F1F1F"/>
        </w:rPr>
        <w:t>O Ativo Livre de Risco e o Teorema da Separação</w:t>
      </w:r>
      <w:bookmarkEnd w:id="17"/>
    </w:p>
    <w:p w14:paraId="7ACF02CB" w14:textId="77777777" w:rsidR="008E376E" w:rsidRDefault="008E376E" w:rsidP="008E376E">
      <w:pPr>
        <w:rPr>
          <w:rFonts w:eastAsia="Google Sans"/>
          <w:color w:val="1F1F1F"/>
          <w:sz w:val="24"/>
          <w:szCs w:val="24"/>
        </w:rPr>
      </w:pPr>
    </w:p>
    <w:p w14:paraId="72AB22F3"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proofErr w:type="spellStart"/>
      <w:r>
        <w:rPr>
          <w:rFonts w:eastAsia="Google Sans Text"/>
          <w:i/>
          <w:iCs/>
          <w:color w:val="1F1F1F"/>
          <w:sz w:val="24"/>
          <w:szCs w:val="24"/>
        </w:rPr>
        <w:t>risk</w:t>
      </w:r>
      <w:proofErr w:type="spellEnd"/>
      <w:r>
        <w:rPr>
          <w:rFonts w:eastAsia="Google Sans Text"/>
          <w:i/>
          <w:iCs/>
          <w:color w:val="1F1F1F"/>
          <w:sz w:val="24"/>
          <w:szCs w:val="24"/>
        </w:rPr>
        <w:t xml:space="preserve">-free </w:t>
      </w:r>
      <w:proofErr w:type="spellStart"/>
      <w:r>
        <w:rPr>
          <w:rFonts w:eastAsia="Google Sans Text"/>
          <w:i/>
          <w:iCs/>
          <w:color w:val="1F1F1F"/>
          <w:sz w:val="24"/>
          <w:szCs w:val="24"/>
        </w:rPr>
        <w:t>asset</w:t>
      </w:r>
      <w:proofErr w:type="spellEnd"/>
      <w:r>
        <w:rPr>
          <w:rFonts w:eastAsia="Google Sans Text"/>
          <w:color w:val="1F1F1F"/>
          <w:sz w:val="24"/>
          <w:szCs w:val="24"/>
        </w:rPr>
        <w:t>) expande o conjunto de oportunidades do investidor além da fronteira de ativos de risco, alterando a geometria da escolha ótima e levando ao Teorema da Separação de Tobin.</w:t>
      </w:r>
    </w:p>
    <w:p w14:paraId="2A68B233" w14:textId="77777777" w:rsidR="00356976" w:rsidRPr="008E376E" w:rsidRDefault="00356976" w:rsidP="008E376E">
      <w:pPr>
        <w:rPr>
          <w:rFonts w:eastAsia="Google Sans"/>
          <w:color w:val="1F1F1F"/>
          <w:sz w:val="24"/>
          <w:szCs w:val="24"/>
        </w:rPr>
      </w:pPr>
    </w:p>
    <w:p w14:paraId="0D8913FD" w14:textId="77777777" w:rsidR="008E376E" w:rsidRPr="00BC3719" w:rsidRDefault="00356976" w:rsidP="00BC3719">
      <w:pPr>
        <w:pStyle w:val="Ttulo3"/>
        <w:numPr>
          <w:ilvl w:val="3"/>
          <w:numId w:val="1"/>
        </w:numPr>
        <w:rPr>
          <w:rFonts w:eastAsia="Google Sans"/>
          <w:color w:val="1F1F1F"/>
        </w:rPr>
      </w:pPr>
      <w:bookmarkStart w:id="18" w:name="_Toc231448113"/>
      <w:r>
        <w:rPr>
          <w:rFonts w:eastAsia="Google Sans"/>
          <w:b w:val="0"/>
          <w:bCs w:val="0"/>
          <w:color w:val="1F1F1F"/>
        </w:rPr>
        <w:t>O Ativo Livre de Risco</w:t>
      </w:r>
      <w:bookmarkEnd w:id="18"/>
    </w:p>
    <w:p w14:paraId="5ED092FF" w14:textId="77777777" w:rsidR="00BC3719" w:rsidRPr="00F52827" w:rsidRDefault="00BC3719" w:rsidP="00BC3719">
      <w:pPr>
        <w:rPr>
          <w:rFonts w:eastAsia="Google Sans"/>
          <w:color w:val="1F1F1F"/>
          <w:sz w:val="24"/>
          <w:szCs w:val="24"/>
        </w:rPr>
      </w:pPr>
    </w:p>
    <w:p w14:paraId="02A4226C" w14:textId="77777777" w:rsidR="00F52827" w:rsidRPr="00DB4D15" w:rsidRDefault="00F52827" w:rsidP="008E376E">
      <w:pPr>
        <w:rPr>
          <w:rFonts w:eastAsia="Google Sans"/>
          <w:b/>
          <w:bCs/>
          <w:color w:val="1F1F1F"/>
          <w:sz w:val="24"/>
          <w:szCs w:val="24"/>
        </w:rPr>
      </w:pPr>
    </w:p>
    <w:p w14:paraId="6DC93E48"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Pr>
          <w:rFonts w:eastAsia="Google Sans Text"/>
          <w:color w:val="1F1F1F"/>
          <w:sz w:val="24"/>
          <w:szCs w:val="24"/>
        </w:rPr>
        <w:t>.</w:t>
      </w:r>
      <w:r>
        <w:rPr>
          <w:rFonts w:eastAsia="Google Sans Text"/>
          <w:color w:val="444746"/>
          <w:sz w:val="24"/>
          <w:szCs w:val="24"/>
          <w:vertAlign w:val="superscript"/>
        </w:rPr>
        <w:t>34</w:t>
      </w:r>
      <w:r>
        <w:rPr>
          <w:rFonts w:eastAsia="Google Sans Text"/>
          <w:color w:val="1F1F1F"/>
          <w:sz w:val="24"/>
          <w:szCs w:val="24"/>
        </w:rPr>
        <w:t xml:space="preserve"> Na prática financeira, títulos governamentais de curto prazo, como as </w:t>
      </w:r>
      <w:proofErr w:type="spellStart"/>
      <w:r>
        <w:rPr>
          <w:rFonts w:eastAsia="Google Sans Text"/>
          <w:i/>
          <w:iCs/>
          <w:color w:val="1F1F1F"/>
          <w:sz w:val="24"/>
          <w:szCs w:val="24"/>
        </w:rPr>
        <w:t>Treasury</w:t>
      </w:r>
      <w:proofErr w:type="spellEnd"/>
      <w:r>
        <w:rPr>
          <w:rFonts w:eastAsia="Google Sans Text"/>
          <w:i/>
          <w:iCs/>
          <w:color w:val="1F1F1F"/>
          <w:sz w:val="24"/>
          <w:szCs w:val="24"/>
        </w:rPr>
        <w:t xml:space="preserve"> </w:t>
      </w:r>
      <w:proofErr w:type="spellStart"/>
      <w:r>
        <w:rPr>
          <w:rFonts w:eastAsia="Google Sans Text"/>
          <w:i/>
          <w:iCs/>
          <w:color w:val="1F1F1F"/>
          <w:sz w:val="24"/>
          <w:szCs w:val="24"/>
        </w:rPr>
        <w:t>Bills</w:t>
      </w:r>
      <w:proofErr w:type="spellEnd"/>
      <w:r>
        <w:rPr>
          <w:rFonts w:eastAsia="Google Sans Text"/>
          <w:color w:val="1F1F1F"/>
          <w:sz w:val="24"/>
          <w:szCs w:val="24"/>
        </w:rPr>
        <w:t xml:space="preserve"> dos EUA, são utilizados como </w:t>
      </w:r>
      <w:proofErr w:type="spellStart"/>
      <w:r>
        <w:rPr>
          <w:rFonts w:eastAsia="Google Sans Text"/>
          <w:i/>
          <w:iCs/>
          <w:color w:val="1F1F1F"/>
          <w:sz w:val="24"/>
          <w:szCs w:val="24"/>
        </w:rPr>
        <w:t>proxies</w:t>
      </w:r>
      <w:proofErr w:type="spellEnd"/>
      <w:r>
        <w:rPr>
          <w:rFonts w:eastAsia="Google Sans Text"/>
          <w:color w:val="1F1F1F"/>
          <w:sz w:val="24"/>
          <w:szCs w:val="24"/>
        </w:rPr>
        <w:t>, assumindo-se ausência de risco de crédito e risco de reinvestimento negligenciável para o horizonte de um período (</w:t>
      </w:r>
      <w:proofErr w:type="spellStart"/>
      <w:r>
        <w:rPr>
          <w:rFonts w:eastAsia="Google Sans Text"/>
          <w:color w:val="1F1F1F"/>
          <w:sz w:val="24"/>
          <w:szCs w:val="24"/>
        </w:rPr>
        <w:t>Rohatgi</w:t>
      </w:r>
      <w:proofErr w:type="spellEnd"/>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5C674113"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w:t>
      </w:r>
      <w:proofErr w:type="spellStart"/>
      <w:r>
        <w:rPr>
          <w:rFonts w:eastAsia="Google Sans Text"/>
          <w:b/>
          <w:bCs/>
          <w:color w:val="1F1F1F"/>
          <w:sz w:val="24"/>
          <w:szCs w:val="24"/>
        </w:rPr>
        <w:t>Lending</w:t>
      </w:r>
      <w:proofErr w:type="spellEnd"/>
      <w:r>
        <w:rPr>
          <w:rFonts w:eastAsia="Google Sans Text"/>
          <w:b/>
          <w:bCs/>
          <w:color w:val="1F1F1F"/>
          <w:sz w:val="24"/>
          <w:szCs w:val="24"/>
        </w:rPr>
        <w:t>):</w:t>
      </w:r>
      <w:r>
        <w:rPr>
          <w:rFonts w:eastAsia="Google Sans Text"/>
          <w:color w:val="1F1F1F"/>
          <w:sz w:val="24"/>
          <w:szCs w:val="24"/>
        </w:rPr>
        <w:t xml:space="preserve"> O investidor pode aplicar parte de sua riqueza no ativo livre de risco, reduzindo a exposição total ao risco do mercado.</w:t>
      </w:r>
    </w:p>
    <w:p w14:paraId="00385C7C"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w:t>
      </w:r>
      <w:proofErr w:type="spellStart"/>
      <w:r>
        <w:rPr>
          <w:rFonts w:eastAsia="Google Sans Text"/>
          <w:b/>
          <w:bCs/>
          <w:color w:val="1F1F1F"/>
          <w:sz w:val="24"/>
          <w:szCs w:val="24"/>
        </w:rPr>
        <w:t>Borrowing</w:t>
      </w:r>
      <w:proofErr w:type="spellEnd"/>
      <w:r>
        <w:rPr>
          <w:rFonts w:eastAsia="Google Sans Text"/>
          <w:b/>
          <w:bCs/>
          <w:color w:val="1F1F1F"/>
          <w:sz w:val="24"/>
          <w:szCs w:val="24"/>
        </w:rPr>
        <w:t>/</w:t>
      </w:r>
      <w:proofErr w:type="spellStart"/>
      <w:r>
        <w:rPr>
          <w:rFonts w:eastAsia="Google Sans Text"/>
          <w:b/>
          <w:bCs/>
          <w:color w:val="1F1F1F"/>
          <w:sz w:val="24"/>
          <w:szCs w:val="24"/>
        </w:rPr>
        <w:t>Leverage</w:t>
      </w:r>
      <w:proofErr w:type="spellEnd"/>
      <w:r>
        <w:rPr>
          <w:rFonts w:eastAsia="Google Sans Text"/>
          <w:b/>
          <w:bCs/>
          <w:color w:val="1F1F1F"/>
          <w:sz w:val="24"/>
          <w:szCs w:val="24"/>
        </w:rPr>
        <w:t>):</w:t>
      </w:r>
      <w:r>
        <w:rPr>
          <w:rFonts w:eastAsia="Google Sans Text"/>
          <w:color w:val="1F1F1F"/>
          <w:sz w:val="24"/>
          <w:szCs w:val="24"/>
        </w:rPr>
        <w:t xml:space="preserve"> O investidor pode tomar dinheiro emprestado à taxa livre de risco para alavancar sua posição nos ativos de risco.</w:t>
      </w:r>
      <w:r>
        <w:rPr>
          <w:rFonts w:eastAsia="Google Sans Text"/>
          <w:color w:val="444746"/>
          <w:sz w:val="24"/>
          <w:szCs w:val="24"/>
          <w:vertAlign w:val="superscript"/>
        </w:rPr>
        <w:t>37</w:t>
      </w:r>
    </w:p>
    <w:p w14:paraId="0D40A7B7" w14:textId="77777777" w:rsidR="0097749F" w:rsidRPr="00F52827" w:rsidRDefault="0097749F" w:rsidP="0097749F">
      <w:pPr>
        <w:rPr>
          <w:rFonts w:eastAsia="Google Sans"/>
          <w:color w:val="1F1F1F"/>
          <w:sz w:val="24"/>
          <w:szCs w:val="24"/>
        </w:rPr>
      </w:pPr>
    </w:p>
    <w:p w14:paraId="046EC079" w14:textId="77777777" w:rsidR="00346652" w:rsidRPr="00346652" w:rsidRDefault="0097749F" w:rsidP="00346652">
      <w:pPr>
        <w:pStyle w:val="Ttulo3"/>
        <w:numPr>
          <w:ilvl w:val="2"/>
          <w:numId w:val="1"/>
        </w:numPr>
        <w:rPr>
          <w:rFonts w:eastAsia="Google Sans"/>
          <w:b w:val="0"/>
          <w:color w:val="1F1F1F"/>
        </w:rPr>
      </w:pPr>
      <w:bookmarkStart w:id="19" w:name="_Toc231448114"/>
      <w:r>
        <w:rPr>
          <w:rFonts w:eastAsia="Google Sans"/>
          <w:b w:val="0"/>
          <w:color w:val="1F1F1F"/>
        </w:rPr>
        <w:t>O Teorema da Separação de Tobin</w:t>
      </w:r>
      <w:bookmarkEnd w:id="19"/>
    </w:p>
    <w:p w14:paraId="27DA8B2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6196ABC" w14:textId="77777777" w:rsidR="00405E05" w:rsidRPr="0035697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proofErr w:type="spellStart"/>
      <w:r>
        <w:rPr>
          <w:rFonts w:eastAsia="Google Sans Text"/>
          <w:i/>
          <w:iCs/>
          <w:color w:val="1F1F1F"/>
          <w:sz w:val="24"/>
          <w:szCs w:val="24"/>
        </w:rPr>
        <w:t>Liquidity</w:t>
      </w:r>
      <w:proofErr w:type="spellEnd"/>
      <w:r>
        <w:rPr>
          <w:rFonts w:eastAsia="Google Sans Text"/>
          <w:i/>
          <w:iCs/>
          <w:color w:val="1F1F1F"/>
          <w:sz w:val="24"/>
          <w:szCs w:val="24"/>
        </w:rPr>
        <w:t xml:space="preserve"> </w:t>
      </w:r>
      <w:proofErr w:type="spellStart"/>
      <w:r>
        <w:rPr>
          <w:rFonts w:eastAsia="Google Sans Text"/>
          <w:i/>
          <w:iCs/>
          <w:color w:val="1F1F1F"/>
          <w:sz w:val="24"/>
          <w:szCs w:val="24"/>
        </w:rPr>
        <w:t>Preference</w:t>
      </w:r>
      <w:proofErr w:type="spellEnd"/>
      <w:r>
        <w:rPr>
          <w:rFonts w:eastAsia="Google Sans Text"/>
          <w:i/>
          <w:iCs/>
          <w:color w:val="1F1F1F"/>
          <w:sz w:val="24"/>
          <w:szCs w:val="24"/>
        </w:rPr>
        <w:t xml:space="preserve"> as </w:t>
      </w:r>
      <w:proofErr w:type="spellStart"/>
      <w:r>
        <w:rPr>
          <w:rFonts w:eastAsia="Google Sans Text"/>
          <w:i/>
          <w:iCs/>
          <w:color w:val="1F1F1F"/>
          <w:sz w:val="24"/>
          <w:szCs w:val="24"/>
        </w:rPr>
        <w:t>Behavior</w:t>
      </w:r>
      <w:proofErr w:type="spellEnd"/>
      <w:r>
        <w:rPr>
          <w:rFonts w:eastAsia="Google Sans Text"/>
          <w:i/>
          <w:iCs/>
          <w:color w:val="1F1F1F"/>
          <w:sz w:val="24"/>
          <w:szCs w:val="24"/>
        </w:rPr>
        <w:t xml:space="preserve"> </w:t>
      </w:r>
      <w:proofErr w:type="spellStart"/>
      <w:r>
        <w:rPr>
          <w:rFonts w:eastAsia="Google Sans Text"/>
          <w:i/>
          <w:iCs/>
          <w:color w:val="1F1F1F"/>
          <w:sz w:val="24"/>
          <w:szCs w:val="24"/>
        </w:rPr>
        <w:t>Towards</w:t>
      </w:r>
      <w:proofErr w:type="spellEnd"/>
      <w:r>
        <w:rPr>
          <w:rFonts w:eastAsia="Google Sans Text"/>
          <w:i/>
          <w:iCs/>
          <w:color w:val="1F1F1F"/>
          <w:sz w:val="24"/>
          <w:szCs w:val="24"/>
        </w:rPr>
        <w:t xml:space="preserve"> </w:t>
      </w:r>
      <w:proofErr w:type="spellStart"/>
      <w:r>
        <w:rPr>
          <w:rFonts w:eastAsia="Google Sans Text"/>
          <w:i/>
          <w:iCs/>
          <w:color w:val="1F1F1F"/>
          <w:sz w:val="24"/>
          <w:szCs w:val="24"/>
        </w:rPr>
        <w:t>Risk</w:t>
      </w:r>
      <w:proofErr w:type="spellEnd"/>
      <w:r>
        <w:rPr>
          <w:rFonts w:eastAsia="Google Sans Text"/>
          <w:color w:val="1F1F1F"/>
          <w:sz w:val="24"/>
          <w:szCs w:val="24"/>
        </w:rPr>
        <w:t>, formalizou o impacto do ativo livre de risco na teoria da escolha de portfólio.</w:t>
      </w:r>
      <w:r>
        <w:rPr>
          <w:rFonts w:eastAsia="Google Sans Text"/>
          <w:color w:val="444746"/>
          <w:sz w:val="24"/>
          <w:szCs w:val="24"/>
          <w:vertAlign w:val="superscript"/>
        </w:rPr>
        <w:t>39</w:t>
      </w:r>
      <w:r>
        <w:rPr>
          <w:rFonts w:eastAsia="Google Sans Text"/>
          <w:color w:val="1F1F1F"/>
          <w:sz w:val="24"/>
          <w:szCs w:val="24"/>
        </w:rPr>
        <w:t xml:space="preserve"> Tobin demonstrou que, na presença de um ativo livre de risco, o processo de decisão de investimento pode ser decomposto em duas etapas distintas e independentes —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proofErr w:type="spellStart"/>
      <w:r>
        <w:rPr>
          <w:rFonts w:eastAsia="Google Sans Text"/>
          <w:i/>
          <w:iCs/>
          <w:color w:val="1F1F1F"/>
          <w:sz w:val="24"/>
          <w:szCs w:val="24"/>
        </w:rPr>
        <w:t>Two-Fund</w:t>
      </w:r>
      <w:proofErr w:type="spellEnd"/>
      <w:r>
        <w:rPr>
          <w:rFonts w:eastAsia="Google Sans Text"/>
          <w:i/>
          <w:iCs/>
          <w:color w:val="1F1F1F"/>
          <w:sz w:val="24"/>
          <w:szCs w:val="24"/>
        </w:rPr>
        <w:t xml:space="preserve"> </w:t>
      </w:r>
      <w:proofErr w:type="spellStart"/>
      <w:r>
        <w:rPr>
          <w:rFonts w:eastAsia="Google Sans Text"/>
          <w:i/>
          <w:iCs/>
          <w:color w:val="1F1F1F"/>
          <w:sz w:val="24"/>
          <w:szCs w:val="24"/>
        </w:rPr>
        <w:t>Separation</w:t>
      </w:r>
      <w:proofErr w:type="spellEnd"/>
      <w:r>
        <w:rPr>
          <w:rFonts w:eastAsia="Google Sans Text"/>
          <w:i/>
          <w:iCs/>
          <w:color w:val="1F1F1F"/>
          <w:sz w:val="24"/>
          <w:szCs w:val="24"/>
        </w:rPr>
        <w:t xml:space="preserve"> </w:t>
      </w:r>
      <w:proofErr w:type="spellStart"/>
      <w:r>
        <w:rPr>
          <w:rFonts w:eastAsia="Google Sans Text"/>
          <w:i/>
          <w:iCs/>
          <w:color w:val="1F1F1F"/>
          <w:sz w:val="24"/>
          <w:szCs w:val="24"/>
        </w:rPr>
        <w:t>Theorem</w:t>
      </w:r>
      <w:proofErr w:type="spellEnd"/>
      <w:r>
        <w:rPr>
          <w:rFonts w:eastAsia="Google Sans Text"/>
          <w:color w:val="1F1F1F"/>
          <w:sz w:val="24"/>
          <w:szCs w:val="24"/>
        </w:rPr>
        <w:t>) (</w:t>
      </w:r>
      <w:proofErr w:type="spellStart"/>
      <w:r>
        <w:rPr>
          <w:rFonts w:eastAsia="Google Sans Text"/>
          <w:color w:val="1F1F1F"/>
          <w:sz w:val="24"/>
          <w:szCs w:val="24"/>
        </w:rPr>
        <w:t>Buiter</w:t>
      </w:r>
      <w:proofErr w:type="spellEnd"/>
      <w:r>
        <w:rPr>
          <w:rFonts w:eastAsia="Google Sans Text"/>
          <w:color w:val="1F1F1F"/>
          <w:sz w:val="24"/>
          <w:szCs w:val="24"/>
        </w:rPr>
        <w:t>, 2003).</w:t>
      </w:r>
    </w:p>
    <w:p w14:paraId="18205BC8"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2C6DC4F3"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Etapa 1: A Decisão Técnica (Seleção do Portfólio Ótimo de Risco).</w:t>
      </w:r>
      <w:r>
        <w:rPr>
          <w:rFonts w:eastAsia="Google Sans Text"/>
          <w:color w:val="1F1F1F"/>
          <w:sz w:val="24"/>
          <w:szCs w:val="24"/>
        </w:rPr>
        <w:t xml:space="preserve"> O investidor deve primeiro identificar o portfólio de ativos de risco que maximiza o retorno por unidade de risco. Geometricamente, este é o </w:t>
      </w:r>
      <w:r>
        <w:rPr>
          <w:rFonts w:eastAsia="Google Sans Text"/>
          <w:b/>
          <w:bCs/>
          <w:color w:val="1F1F1F"/>
          <w:sz w:val="24"/>
          <w:szCs w:val="24"/>
        </w:rPr>
        <w:t>Portfólio de Tangência</w:t>
      </w:r>
      <w:r>
        <w:rPr>
          <w:rFonts w:eastAsia="Google Sans Text"/>
          <w:color w:val="1F1F1F"/>
          <w:sz w:val="24"/>
          <w:szCs w:val="24"/>
        </w:rPr>
        <w:t xml:space="preserve"> (</w:t>
      </w:r>
      <w:proofErr w:type="spellStart"/>
      <w:r>
        <w:rPr>
          <w:rFonts w:eastAsia="Google Sans Text"/>
          <w:color w:val="1F1F1F"/>
          <w:sz w:val="24"/>
          <w:szCs w:val="24"/>
        </w:rPr>
        <w:t>Tangency</w:t>
      </w:r>
      <w:proofErr w:type="spellEnd"/>
      <w:r>
        <w:rPr>
          <w:rFonts w:eastAsia="Google Sans Text"/>
          <w:color w:val="1F1F1F"/>
          <w:sz w:val="24"/>
          <w:szCs w:val="24"/>
        </w:rPr>
        <w:t xml:space="preserve">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tangencia a fronteira eficiente hiperbólica dos ativos de risco (Gundersen, 2022). A composição deste portfólio é puramente técnica e objetiva, dependendo apenas das estimativas de médias, variâncias e covariâncias; ela é </w:t>
      </w:r>
      <w:r>
        <w:rPr>
          <w:rFonts w:eastAsia="Google Sans Text"/>
          <w:i/>
          <w:iCs/>
          <w:color w:val="1F1F1F"/>
          <w:sz w:val="24"/>
          <w:szCs w:val="24"/>
        </w:rPr>
        <w:t>independente</w:t>
      </w:r>
      <w:r>
        <w:rPr>
          <w:rFonts w:eastAsia="Google Sans Text"/>
          <w:color w:val="1F1F1F"/>
          <w:sz w:val="24"/>
          <w:szCs w:val="24"/>
        </w:rPr>
        <w:t xml:space="preserve"> das preferências de risco do investidor individual.</w:t>
      </w:r>
      <w:r>
        <w:rPr>
          <w:rFonts w:eastAsia="Google Sans Text"/>
          <w:color w:val="444746"/>
          <w:sz w:val="24"/>
          <w:szCs w:val="24"/>
          <w:vertAlign w:val="superscript"/>
        </w:rPr>
        <w:t>37</w:t>
      </w:r>
    </w:p>
    <w:p w14:paraId="0A296816"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Pr>
          <w:rFonts w:eastAsia="Google Sans Text"/>
          <w:color w:val="444746"/>
          <w:sz w:val="24"/>
          <w:szCs w:val="24"/>
          <w:vertAlign w:val="superscript"/>
        </w:rPr>
        <w:t>37</w:t>
      </w:r>
    </w:p>
    <w:p w14:paraId="718AC43E" w14:textId="77777777" w:rsidR="001C5DAA" w:rsidRPr="00F52827" w:rsidRDefault="001C5DAA" w:rsidP="001C5DAA">
      <w:pPr>
        <w:rPr>
          <w:rFonts w:eastAsia="Google Sans"/>
          <w:color w:val="1F1F1F"/>
          <w:sz w:val="24"/>
          <w:szCs w:val="24"/>
        </w:rPr>
      </w:pPr>
    </w:p>
    <w:p w14:paraId="73977DD3" w14:textId="77777777" w:rsidR="001C5DAA" w:rsidRPr="00346652" w:rsidRDefault="001C5DAA" w:rsidP="00346652">
      <w:pPr>
        <w:pStyle w:val="Ttulo3"/>
        <w:numPr>
          <w:ilvl w:val="2"/>
          <w:numId w:val="1"/>
        </w:numPr>
        <w:rPr>
          <w:rFonts w:eastAsia="Google Sans"/>
          <w:b w:val="0"/>
          <w:color w:val="1F1F1F"/>
          <w:sz w:val="22"/>
        </w:rPr>
      </w:pPr>
      <w:bookmarkStart w:id="20" w:name="_Toc231448115"/>
      <w:r>
        <w:rPr>
          <w:rFonts w:eastAsia="Google Sans"/>
          <w:b w:val="0"/>
          <w:color w:val="1F1F1F"/>
        </w:rPr>
        <w:t xml:space="preserve">A Reta do Mercado de Capitais (Capital </w:t>
      </w:r>
      <w:proofErr w:type="spellStart"/>
      <w:r>
        <w:rPr>
          <w:rFonts w:eastAsia="Google Sans"/>
          <w:b w:val="0"/>
          <w:color w:val="1F1F1F"/>
        </w:rPr>
        <w:t>Market</w:t>
      </w:r>
      <w:proofErr w:type="spellEnd"/>
      <w:r>
        <w:rPr>
          <w:rFonts w:eastAsia="Google Sans"/>
          <w:b w:val="0"/>
          <w:color w:val="1F1F1F"/>
        </w:rPr>
        <w:t xml:space="preserve"> </w:t>
      </w:r>
      <w:proofErr w:type="spellStart"/>
      <w:r>
        <w:rPr>
          <w:rFonts w:eastAsia="Google Sans"/>
          <w:b w:val="0"/>
          <w:color w:val="1F1F1F"/>
        </w:rPr>
        <w:t>Line</w:t>
      </w:r>
      <w:proofErr w:type="spellEnd"/>
      <w:r>
        <w:rPr>
          <w:rFonts w:eastAsia="Google Sans"/>
          <w:b w:val="0"/>
          <w:color w:val="1F1F1F"/>
        </w:rPr>
        <w:t xml:space="preserve"> - CML)</w:t>
      </w:r>
      <w:bookmarkEnd w:id="20"/>
    </w:p>
    <w:p w14:paraId="15C2F8DF" w14:textId="77777777" w:rsidR="00346652" w:rsidRPr="00346652" w:rsidRDefault="00346652" w:rsidP="00346652">
      <w:pPr>
        <w:rPr>
          <w:rFonts w:eastAsia="Google Sans"/>
          <w:b/>
          <w:color w:val="1F1F1F"/>
          <w:szCs w:val="24"/>
        </w:rPr>
      </w:pPr>
    </w:p>
    <w:p w14:paraId="73D2482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w:t>
      </w:r>
      <w:proofErr w:type="spellStart"/>
      <w:r>
        <w:rPr>
          <w:rFonts w:eastAsia="Google Sans Text"/>
          <w:color w:val="1F1F1F"/>
          <w:sz w:val="24"/>
          <w:szCs w:val="24"/>
        </w:rPr>
        <w:t>Market</w:t>
      </w:r>
      <w:proofErr w:type="spellEnd"/>
      <w:r>
        <w:rPr>
          <w:rFonts w:eastAsia="Google Sans Text"/>
          <w:color w:val="1F1F1F"/>
          <w:sz w:val="24"/>
          <w:szCs w:val="24"/>
        </w:rPr>
        <w:t xml:space="preserve"> </w:t>
      </w:r>
      <w:proofErr w:type="spellStart"/>
      <w:r>
        <w:rPr>
          <w:rFonts w:eastAsia="Google Sans Text"/>
          <w:color w:val="1F1F1F"/>
          <w:sz w:val="24"/>
          <w:szCs w:val="24"/>
        </w:rPr>
        <w:t>Line</w:t>
      </w:r>
      <w:proofErr w:type="spellEnd"/>
      <w:r>
        <w:rPr>
          <w:rFonts w:eastAsia="Google Sans Text"/>
          <w:color w:val="1F1F1F"/>
          <w:sz w:val="24"/>
          <w:szCs w:val="24"/>
        </w:rPr>
        <w:t xml:space="preserve"> - CML). A CML torna-se a </w:t>
      </w:r>
      <w:r>
        <w:rPr>
          <w:rFonts w:eastAsia="Google Sans Text"/>
          <w:i/>
          <w:iCs/>
          <w:color w:val="1F1F1F"/>
          <w:sz w:val="24"/>
          <w:szCs w:val="24"/>
        </w:rPr>
        <w:t>nova</w:t>
      </w:r>
      <w:r>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Pr>
          <w:rFonts w:eastAsia="Google Sans Text"/>
          <w:color w:val="444746"/>
          <w:sz w:val="24"/>
          <w:szCs w:val="24"/>
          <w:vertAlign w:val="superscript"/>
        </w:rPr>
        <w:t>37</w:t>
      </w:r>
    </w:p>
    <w:p w14:paraId="65278C8F"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39483C5E"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w:t>
      </w:r>
      <w:proofErr w:type="spellStart"/>
      <w:r>
        <w:rPr>
          <w:rFonts w:eastAsia="Google Sans Text"/>
          <w:b/>
          <w:bCs/>
          <w:color w:val="1F1F1F"/>
          <w:sz w:val="24"/>
          <w:szCs w:val="24"/>
        </w:rPr>
        <w:t>Lending</w:t>
      </w:r>
      <w:proofErr w:type="spellEnd"/>
      <w:r>
        <w:rPr>
          <w:rFonts w:eastAsia="Google Sans Text"/>
          <w:b/>
          <w:bCs/>
          <w:color w:val="1F1F1F"/>
          <w:sz w:val="24"/>
          <w:szCs w:val="24"/>
        </w:rPr>
        <w:t xml:space="preserve">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w:t>
      </w:r>
      <w:r>
        <w:rPr>
          <w:rFonts w:eastAsia="Google Sans Text"/>
          <w:color w:val="444746"/>
          <w:sz w:val="24"/>
          <w:szCs w:val="24"/>
          <w:vertAlign w:val="superscript"/>
        </w:rPr>
        <w:t>37</w:t>
      </w:r>
    </w:p>
    <w:p w14:paraId="2340A3A3"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w:t>
      </w:r>
      <w:proofErr w:type="spellStart"/>
      <w:r>
        <w:rPr>
          <w:rFonts w:eastAsia="Google Sans Text"/>
          <w:b/>
          <w:bCs/>
          <w:color w:val="1F1F1F"/>
          <w:sz w:val="24"/>
          <w:szCs w:val="24"/>
        </w:rPr>
        <w:t>Borrowing</w:t>
      </w:r>
      <w:proofErr w:type="spellEnd"/>
      <w:r>
        <w:rPr>
          <w:rFonts w:eastAsia="Google Sans Text"/>
          <w:b/>
          <w:bCs/>
          <w:color w:val="1F1F1F"/>
          <w:sz w:val="24"/>
          <w:szCs w:val="24"/>
        </w:rPr>
        <w:t xml:space="preserve">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Pr>
          <w:rFonts w:eastAsia="Google Sans Text"/>
          <w:color w:val="444746"/>
          <w:sz w:val="24"/>
          <w:szCs w:val="24"/>
          <w:vertAlign w:val="superscript"/>
        </w:rPr>
        <w:t>37</w:t>
      </w:r>
    </w:p>
    <w:p w14:paraId="01D2749E"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01D0810F"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36F3BDA5"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3FBF3F53"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26ED23ED"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Onde a inclinação (</w:t>
      </w:r>
      <w:proofErr w:type="spellStart"/>
      <w:r>
        <w:rPr>
          <w:rFonts w:eastAsia="Google Sans Text"/>
          <w:sz w:val="24"/>
          <w:szCs w:val="24"/>
        </w:rPr>
        <w:t>slope</w:t>
      </w:r>
      <w:proofErr w:type="spellEnd"/>
      <w:r>
        <w:rPr>
          <w:rFonts w:eastAsia="Google Sans Text"/>
          <w:sz w:val="24"/>
          <w:szCs w:val="24"/>
        </w:rPr>
        <w:t xml:space="preserv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padrão.44</w:t>
      </w:r>
    </w:p>
    <w:p w14:paraId="72880D97"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687E5988"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1" w:name="_Toc231448116"/>
      <w:r>
        <w:rPr>
          <w:rFonts w:eastAsia="Google Sans Text"/>
          <w:bCs/>
          <w:color w:val="1F1F1F"/>
          <w:sz w:val="24"/>
          <w:szCs w:val="24"/>
        </w:rPr>
        <w:t>Considerações sobre Taxas de Empréstimo Diferenciadas</w:t>
      </w:r>
      <w:bookmarkEnd w:id="21"/>
    </w:p>
    <w:p w14:paraId="523DA407"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21CA706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Pr>
          <w:rFonts w:eastAsia="Google Sans Text"/>
          <w:color w:val="444746"/>
          <w:sz w:val="24"/>
          <w:szCs w:val="24"/>
          <w:vertAlign w:val="superscript"/>
        </w:rPr>
        <w:t>41</w:t>
      </w:r>
    </w:p>
    <w:p w14:paraId="6E478479" w14:textId="77777777" w:rsidR="001C5DAA" w:rsidRPr="00F52827" w:rsidRDefault="001C5DAA" w:rsidP="001C5DAA">
      <w:pPr>
        <w:rPr>
          <w:rFonts w:eastAsia="Google Sans"/>
          <w:color w:val="1F1F1F"/>
          <w:sz w:val="24"/>
          <w:szCs w:val="24"/>
        </w:rPr>
      </w:pPr>
    </w:p>
    <w:p w14:paraId="48B1FA5C"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31448117"/>
      <w:r>
        <w:rPr>
          <w:rFonts w:eastAsia="Google Sans"/>
          <w:color w:val="1F1F1F"/>
          <w:sz w:val="24"/>
          <w:szCs w:val="24"/>
        </w:rPr>
        <w:t xml:space="preserve">Avaliação de Desempenho: O Índice de </w:t>
      </w:r>
      <w:proofErr w:type="spellStart"/>
      <w:r>
        <w:rPr>
          <w:rFonts w:eastAsia="Google Sans"/>
          <w:color w:val="1F1F1F"/>
          <w:sz w:val="24"/>
          <w:szCs w:val="24"/>
        </w:rPr>
        <w:t>Sharpe</w:t>
      </w:r>
      <w:bookmarkEnd w:id="22"/>
      <w:proofErr w:type="spellEnd"/>
    </w:p>
    <w:p w14:paraId="6EDE848B"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698FC2A1" w14:textId="77777777"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geometria da CML forneceu a base direta para uma das métricas mais onipresentes na avaliação de investimentos: 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Introduzido por William </w:t>
      </w:r>
      <w:proofErr w:type="spellStart"/>
      <w:r>
        <w:rPr>
          <w:rFonts w:eastAsia="Google Sans Text"/>
          <w:color w:val="1F1F1F"/>
          <w:sz w:val="24"/>
          <w:szCs w:val="24"/>
        </w:rPr>
        <w:t>Sharpe</w:t>
      </w:r>
      <w:proofErr w:type="spellEnd"/>
      <w:r>
        <w:rPr>
          <w:rFonts w:eastAsia="Google Sans Text"/>
          <w:color w:val="1F1F1F"/>
          <w:sz w:val="24"/>
          <w:szCs w:val="24"/>
        </w:rPr>
        <w:t xml:space="preserve"> em 1966 como "</w:t>
      </w:r>
      <w:proofErr w:type="spellStart"/>
      <w:r>
        <w:rPr>
          <w:rFonts w:eastAsia="Google Sans Text"/>
          <w:color w:val="1F1F1F"/>
          <w:sz w:val="24"/>
          <w:szCs w:val="24"/>
        </w:rPr>
        <w:t>Reward</w:t>
      </w:r>
      <w:proofErr w:type="spellEnd"/>
      <w:r>
        <w:rPr>
          <w:rFonts w:eastAsia="Google Sans Text"/>
          <w:color w:val="1F1F1F"/>
          <w:sz w:val="24"/>
          <w:szCs w:val="24"/>
        </w:rPr>
        <w:t>-to-</w:t>
      </w:r>
      <w:proofErr w:type="spellStart"/>
      <w:r>
        <w:rPr>
          <w:rFonts w:eastAsia="Google Sans Text"/>
          <w:color w:val="1F1F1F"/>
          <w:sz w:val="24"/>
          <w:szCs w:val="24"/>
        </w:rPr>
        <w:t>Variability</w:t>
      </w:r>
      <w:proofErr w:type="spellEnd"/>
      <w:r>
        <w:rPr>
          <w:rFonts w:eastAsia="Google Sans Text"/>
          <w:color w:val="1F1F1F"/>
          <w:sz w:val="24"/>
          <w:szCs w:val="24"/>
        </w:rPr>
        <w:t xml:space="preserve"> Ratio", o índice operacionaliza o conceito de eficiência média-variância.</w:t>
      </w:r>
      <w:r>
        <w:rPr>
          <w:rFonts w:eastAsia="Google Sans Text"/>
          <w:color w:val="444746"/>
          <w:sz w:val="24"/>
          <w:szCs w:val="24"/>
          <w:vertAlign w:val="superscript"/>
        </w:rPr>
        <w:t>49</w:t>
      </w:r>
    </w:p>
    <w:p w14:paraId="4B2A7753" w14:textId="77777777" w:rsidR="00157220" w:rsidRPr="00F52827" w:rsidRDefault="00157220" w:rsidP="00356976">
      <w:pPr>
        <w:ind w:left="851" w:hanging="567"/>
        <w:rPr>
          <w:rFonts w:eastAsia="Google Sans"/>
          <w:color w:val="1F1F1F"/>
          <w:sz w:val="24"/>
          <w:szCs w:val="24"/>
        </w:rPr>
      </w:pPr>
    </w:p>
    <w:p w14:paraId="37308704" w14:textId="77777777" w:rsidR="00346652" w:rsidRPr="00346652" w:rsidRDefault="00157220" w:rsidP="00346652">
      <w:pPr>
        <w:pStyle w:val="Ttulo3"/>
        <w:numPr>
          <w:ilvl w:val="2"/>
          <w:numId w:val="1"/>
        </w:numPr>
        <w:rPr>
          <w:rFonts w:eastAsia="Google Sans"/>
          <w:b w:val="0"/>
          <w:color w:val="1F1F1F"/>
          <w:sz w:val="22"/>
        </w:rPr>
      </w:pPr>
      <w:bookmarkStart w:id="23" w:name="_Toc231448118"/>
      <w:r>
        <w:rPr>
          <w:rFonts w:eastAsia="Google Sans"/>
          <w:b w:val="0"/>
          <w:color w:val="1F1F1F"/>
        </w:rPr>
        <w:t>Definição e Interpretação</w:t>
      </w:r>
      <w:bookmarkEnd w:id="23"/>
    </w:p>
    <w:p w14:paraId="5BB87274"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4E0BA95A"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p>
    <w:p w14:paraId="306CBA09"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629CB07"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1C5EAAA1"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76C4A938"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Geometricamente, 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de um portfólio é a inclinação da linha que conecta a taxa livre de risco a esse portfólio no gráfico média-desvio padrão (</w:t>
      </w:r>
      <w:proofErr w:type="spellStart"/>
      <w:r>
        <w:rPr>
          <w:rFonts w:eastAsia="Google Sans Text"/>
          <w:color w:val="1F1F1F"/>
          <w:sz w:val="24"/>
          <w:szCs w:val="24"/>
        </w:rPr>
        <w:t>Gundersen</w:t>
      </w:r>
      <w:proofErr w:type="spellEnd"/>
      <w:r>
        <w:rPr>
          <w:rFonts w:eastAsia="Google Sans Text"/>
          <w:color w:val="1F1F1F"/>
          <w:sz w:val="24"/>
          <w:szCs w:val="24"/>
        </w:rPr>
        <w:t>, 2022). Quanto maior a inclinação, melhor o desempenho ajustado ao risco.</w:t>
      </w:r>
    </w:p>
    <w:p w14:paraId="719CB52A" w14:textId="77777777" w:rsidR="00413156" w:rsidRPr="00F52827" w:rsidRDefault="00413156" w:rsidP="00413156">
      <w:pPr>
        <w:rPr>
          <w:rFonts w:eastAsia="Google Sans"/>
          <w:color w:val="1F1F1F"/>
          <w:sz w:val="24"/>
          <w:szCs w:val="24"/>
        </w:rPr>
      </w:pPr>
    </w:p>
    <w:p w14:paraId="23DEF4C9" w14:textId="77777777" w:rsidR="00346652" w:rsidRPr="00346652" w:rsidRDefault="00413156" w:rsidP="00346652">
      <w:pPr>
        <w:pStyle w:val="Ttulo3"/>
        <w:numPr>
          <w:ilvl w:val="2"/>
          <w:numId w:val="1"/>
        </w:numPr>
        <w:rPr>
          <w:rFonts w:eastAsia="Google Sans"/>
          <w:b w:val="0"/>
          <w:color w:val="1F1F1F"/>
          <w:sz w:val="22"/>
        </w:rPr>
      </w:pPr>
      <w:bookmarkStart w:id="24" w:name="_Toc231448119"/>
      <w:r>
        <w:rPr>
          <w:rFonts w:eastAsia="Google Sans"/>
          <w:b w:val="0"/>
          <w:color w:val="1F1F1F"/>
        </w:rPr>
        <w:lastRenderedPageBreak/>
        <w:t>Importância e Aplicação</w:t>
      </w:r>
      <w:bookmarkEnd w:id="24"/>
    </w:p>
    <w:p w14:paraId="3B61857B"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274A9DF2"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maximização do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(Guidolin, 2017).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 xml:space="preserve">Índice de </w:t>
      </w:r>
      <w:proofErr w:type="spellStart"/>
      <w:r>
        <w:rPr>
          <w:rFonts w:eastAsia="Google Sans Text"/>
          <w:b/>
          <w:bCs/>
          <w:color w:val="1F1F1F"/>
          <w:sz w:val="24"/>
          <w:szCs w:val="24"/>
        </w:rPr>
        <w:t>Sortino</w:t>
      </w:r>
      <w:proofErr w:type="spellEnd"/>
      <w:r>
        <w:rPr>
          <w:rFonts w:eastAsia="Google Sans Text"/>
          <w:color w:val="1F1F1F"/>
          <w:sz w:val="24"/>
          <w:szCs w:val="24"/>
        </w:rPr>
        <w:t xml:space="preserve"> (baseado na </w:t>
      </w:r>
      <w:proofErr w:type="spellStart"/>
      <w:r>
        <w:rPr>
          <w:rFonts w:eastAsia="Google Sans Text"/>
          <w:color w:val="1F1F1F"/>
          <w:sz w:val="24"/>
          <w:szCs w:val="24"/>
        </w:rPr>
        <w:t>semivariância</w:t>
      </w:r>
      <w:proofErr w:type="spellEnd"/>
      <w:r>
        <w:rPr>
          <w:rFonts w:eastAsia="Google Sans Text"/>
          <w:color w:val="1F1F1F"/>
          <w:sz w:val="24"/>
          <w:szCs w:val="24"/>
        </w:rPr>
        <w:t>/</w:t>
      </w:r>
      <w:proofErr w:type="spellStart"/>
      <w:r>
        <w:rPr>
          <w:rFonts w:eastAsia="Google Sans Text"/>
          <w:color w:val="1F1F1F"/>
          <w:sz w:val="24"/>
          <w:szCs w:val="24"/>
        </w:rPr>
        <w:t>downside</w:t>
      </w:r>
      <w:proofErr w:type="spellEnd"/>
      <w:r>
        <w:rPr>
          <w:rFonts w:eastAsia="Google Sans Text"/>
          <w:color w:val="1F1F1F"/>
          <w:sz w:val="24"/>
          <w:szCs w:val="24"/>
        </w:rPr>
        <w:t xml:space="preserve"> </w:t>
      </w:r>
      <w:proofErr w:type="spellStart"/>
      <w:r>
        <w:rPr>
          <w:rFonts w:eastAsia="Google Sans Text"/>
          <w:color w:val="1F1F1F"/>
          <w:sz w:val="24"/>
          <w:szCs w:val="24"/>
        </w:rPr>
        <w:t>deviation</w:t>
      </w:r>
      <w:proofErr w:type="spellEnd"/>
      <w:r>
        <w:rPr>
          <w:rFonts w:eastAsia="Google Sans Text"/>
          <w:color w:val="1F1F1F"/>
          <w:sz w:val="24"/>
          <w:szCs w:val="24"/>
        </w:rPr>
        <w:t>) (</w:t>
      </w:r>
      <w:proofErr w:type="spellStart"/>
      <w:r>
        <w:rPr>
          <w:rFonts w:eastAsia="Google Sans Text"/>
          <w:color w:val="1F1F1F"/>
          <w:sz w:val="24"/>
          <w:szCs w:val="24"/>
        </w:rPr>
        <w:t>Dubra</w:t>
      </w:r>
      <w:proofErr w:type="spellEnd"/>
      <w:r>
        <w:rPr>
          <w:rFonts w:eastAsia="Google Sans Text"/>
          <w:color w:val="1F1F1F"/>
          <w:sz w:val="24"/>
          <w:szCs w:val="24"/>
        </w:rPr>
        <w:t xml:space="preserve">, </w:t>
      </w:r>
      <w:proofErr w:type="spellStart"/>
      <w:r>
        <w:rPr>
          <w:rFonts w:eastAsia="Google Sans Text"/>
          <w:color w:val="1F1F1F"/>
          <w:sz w:val="24"/>
          <w:szCs w:val="24"/>
        </w:rPr>
        <w:t>Maccheroni</w:t>
      </w:r>
      <w:proofErr w:type="spellEnd"/>
      <w:r>
        <w:rPr>
          <w:rFonts w:eastAsia="Google Sans Text"/>
          <w:color w:val="1F1F1F"/>
          <w:sz w:val="24"/>
          <w:szCs w:val="24"/>
        </w:rPr>
        <w:t>, 2004).</w:t>
      </w:r>
    </w:p>
    <w:p w14:paraId="749A13B8" w14:textId="77777777" w:rsidR="00986259" w:rsidRPr="00F52827" w:rsidRDefault="00986259" w:rsidP="00986259">
      <w:pPr>
        <w:rPr>
          <w:rFonts w:eastAsia="Google Sans"/>
          <w:color w:val="1F1F1F"/>
          <w:sz w:val="24"/>
          <w:szCs w:val="24"/>
        </w:rPr>
      </w:pPr>
    </w:p>
    <w:p w14:paraId="55F36CA2"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31448120"/>
      <w:r>
        <w:rPr>
          <w:rFonts w:eastAsia="Google Sans"/>
          <w:color w:val="1F1F1F"/>
          <w:sz w:val="24"/>
          <w:szCs w:val="24"/>
        </w:rPr>
        <w:t>O Modelo de Precificação de Ativos de Capital (CAPM)</w:t>
      </w:r>
      <w:bookmarkEnd w:id="25"/>
    </w:p>
    <w:p w14:paraId="769B67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2D231DE"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 xml:space="preserve">Capital </w:t>
      </w:r>
      <w:proofErr w:type="spellStart"/>
      <w:r>
        <w:rPr>
          <w:rFonts w:eastAsia="Google Sans Text"/>
          <w:i/>
          <w:iCs/>
          <w:color w:val="1F1F1F"/>
          <w:sz w:val="24"/>
          <w:szCs w:val="24"/>
        </w:rPr>
        <w:t>Asset</w:t>
      </w:r>
      <w:proofErr w:type="spellEnd"/>
      <w:r>
        <w:rPr>
          <w:rFonts w:eastAsia="Google Sans Text"/>
          <w:i/>
          <w:iCs/>
          <w:color w:val="1F1F1F"/>
          <w:sz w:val="24"/>
          <w:szCs w:val="24"/>
        </w:rPr>
        <w:t xml:space="preserve"> </w:t>
      </w:r>
      <w:proofErr w:type="spellStart"/>
      <w:r>
        <w:rPr>
          <w:rFonts w:eastAsia="Google Sans Text"/>
          <w:i/>
          <w:iCs/>
          <w:color w:val="1F1F1F"/>
          <w:sz w:val="24"/>
          <w:szCs w:val="24"/>
        </w:rPr>
        <w:t>Pricing</w:t>
      </w:r>
      <w:proofErr w:type="spellEnd"/>
      <w:r>
        <w:rPr>
          <w:rFonts w:eastAsia="Google Sans Text"/>
          <w:i/>
          <w:iCs/>
          <w:color w:val="1F1F1F"/>
          <w:sz w:val="24"/>
          <w:szCs w:val="24"/>
        </w:rPr>
        <w:t xml:space="preserve"> </w:t>
      </w:r>
      <w:proofErr w:type="spellStart"/>
      <w:r>
        <w:rPr>
          <w:rFonts w:eastAsia="Google Sans Text"/>
          <w:i/>
          <w:iCs/>
          <w:color w:val="1F1F1F"/>
          <w:sz w:val="24"/>
          <w:szCs w:val="24"/>
        </w:rPr>
        <w:t>Model</w:t>
      </w:r>
      <w:proofErr w:type="spellEnd"/>
      <w:r>
        <w:rPr>
          <w:rFonts w:eastAsia="Google Sans Text"/>
          <w:color w:val="1F1F1F"/>
          <w:sz w:val="24"/>
          <w:szCs w:val="24"/>
        </w:rPr>
        <w:t xml:space="preserve"> (CAPM) é positivo (explica como os preços dos ativos são determinados se todos seguirem a MPT).</w:t>
      </w:r>
    </w:p>
    <w:p w14:paraId="14CFE9B1" w14:textId="77777777" w:rsidR="000E104C" w:rsidRPr="00F52827" w:rsidRDefault="000E104C" w:rsidP="000E104C">
      <w:pPr>
        <w:rPr>
          <w:rFonts w:eastAsia="Google Sans"/>
          <w:color w:val="1F1F1F"/>
          <w:sz w:val="24"/>
          <w:szCs w:val="24"/>
        </w:rPr>
      </w:pPr>
    </w:p>
    <w:p w14:paraId="0744EF31" w14:textId="77777777" w:rsidR="000E104C" w:rsidRPr="00346652" w:rsidRDefault="000E104C" w:rsidP="00346652">
      <w:pPr>
        <w:pStyle w:val="Ttulo3"/>
        <w:numPr>
          <w:ilvl w:val="2"/>
          <w:numId w:val="1"/>
        </w:numPr>
        <w:rPr>
          <w:rFonts w:eastAsia="Google Sans"/>
          <w:b w:val="0"/>
          <w:bCs w:val="0"/>
          <w:color w:val="1F1F1F"/>
          <w:sz w:val="22"/>
          <w:szCs w:val="22"/>
        </w:rPr>
      </w:pPr>
      <w:bookmarkStart w:id="26" w:name="_Toc231448121"/>
      <w:r>
        <w:rPr>
          <w:rFonts w:eastAsia="Google Sans"/>
          <w:b w:val="0"/>
          <w:bCs w:val="0"/>
          <w:color w:val="1F1F1F"/>
        </w:rPr>
        <w:t>Origem e Desenvolvedores</w:t>
      </w:r>
      <w:bookmarkEnd w:id="26"/>
    </w:p>
    <w:p w14:paraId="7A98CDA4" w14:textId="77777777" w:rsidR="00346652" w:rsidRPr="008D141E" w:rsidRDefault="00346652" w:rsidP="00346652">
      <w:pPr>
        <w:rPr>
          <w:rFonts w:eastAsia="Google Sans"/>
          <w:b/>
          <w:bCs/>
          <w:color w:val="1F1F1F"/>
        </w:rPr>
      </w:pPr>
    </w:p>
    <w:p w14:paraId="0CDEA9E5" w14:textId="7777777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CAPM foi desenvolvido independentemente na primeira metade da década de 1960 por William </w:t>
      </w:r>
      <w:proofErr w:type="spellStart"/>
      <w:r>
        <w:rPr>
          <w:rFonts w:eastAsia="Google Sans Text"/>
          <w:color w:val="1F1F1F"/>
          <w:sz w:val="24"/>
          <w:szCs w:val="24"/>
        </w:rPr>
        <w:t>Sharpe</w:t>
      </w:r>
      <w:proofErr w:type="spellEnd"/>
      <w:r>
        <w:rPr>
          <w:rFonts w:eastAsia="Google Sans Text"/>
          <w:color w:val="1F1F1F"/>
          <w:sz w:val="24"/>
          <w:szCs w:val="24"/>
        </w:rPr>
        <w:t xml:space="preserve"> (1964), John Lintner (1965), Jan </w:t>
      </w:r>
      <w:proofErr w:type="spellStart"/>
      <w:r>
        <w:rPr>
          <w:rFonts w:eastAsia="Google Sans Text"/>
          <w:color w:val="1F1F1F"/>
          <w:sz w:val="24"/>
          <w:szCs w:val="24"/>
        </w:rPr>
        <w:t>Mossin</w:t>
      </w:r>
      <w:proofErr w:type="spellEnd"/>
      <w:r>
        <w:rPr>
          <w:rFonts w:eastAsia="Google Sans Text"/>
          <w:color w:val="1F1F1F"/>
          <w:sz w:val="24"/>
          <w:szCs w:val="24"/>
        </w:rPr>
        <w:t xml:space="preserve"> (1966) e Jack </w:t>
      </w:r>
      <w:proofErr w:type="spellStart"/>
      <w:r>
        <w:rPr>
          <w:rFonts w:eastAsia="Google Sans Text"/>
          <w:color w:val="1F1F1F"/>
          <w:sz w:val="24"/>
          <w:szCs w:val="24"/>
        </w:rPr>
        <w:t>Treynor</w:t>
      </w:r>
      <w:proofErr w:type="spellEnd"/>
      <w:r>
        <w:rPr>
          <w:rFonts w:eastAsia="Google Sans Text"/>
          <w:color w:val="1F1F1F"/>
          <w:sz w:val="24"/>
          <w:szCs w:val="24"/>
        </w:rPr>
        <w:t xml:space="preserve"> (1961/1962) (Fama, </w:t>
      </w:r>
      <w:proofErr w:type="spellStart"/>
      <w:r>
        <w:rPr>
          <w:rFonts w:eastAsia="Google Sans Text"/>
          <w:color w:val="1F1F1F"/>
          <w:sz w:val="24"/>
          <w:szCs w:val="24"/>
        </w:rPr>
        <w:t>French</w:t>
      </w:r>
      <w:proofErr w:type="spellEnd"/>
      <w:r>
        <w:rPr>
          <w:rFonts w:eastAsia="Google Sans Text"/>
          <w:color w:val="1F1F1F"/>
          <w:sz w:val="24"/>
          <w:szCs w:val="24"/>
        </w:rPr>
        <w:t xml:space="preserve">, 2004). A unificação dessas teorias rendeu a </w:t>
      </w:r>
      <w:proofErr w:type="spellStart"/>
      <w:r>
        <w:rPr>
          <w:rFonts w:eastAsia="Google Sans Text"/>
          <w:color w:val="1F1F1F"/>
          <w:sz w:val="24"/>
          <w:szCs w:val="24"/>
        </w:rPr>
        <w:t>Sharpe</w:t>
      </w:r>
      <w:proofErr w:type="spellEnd"/>
      <w:r>
        <w:rPr>
          <w:rFonts w:eastAsia="Google Sans Text"/>
          <w:color w:val="1F1F1F"/>
          <w:sz w:val="24"/>
          <w:szCs w:val="24"/>
        </w:rPr>
        <w:t xml:space="preserve">, Markowitz e </w:t>
      </w:r>
      <w:proofErr w:type="spellStart"/>
      <w:r>
        <w:rPr>
          <w:rFonts w:eastAsia="Google Sans Text"/>
          <w:color w:val="1F1F1F"/>
          <w:sz w:val="24"/>
          <w:szCs w:val="24"/>
        </w:rPr>
        <w:t>Merton</w:t>
      </w:r>
      <w:proofErr w:type="spellEnd"/>
      <w:r>
        <w:rPr>
          <w:rFonts w:eastAsia="Google Sans Text"/>
          <w:color w:val="1F1F1F"/>
          <w:sz w:val="24"/>
          <w:szCs w:val="24"/>
        </w:rPr>
        <w:t xml:space="preserve"> Miller o Prêmio Nobel de Economia em 1990 (</w:t>
      </w:r>
      <w:proofErr w:type="spellStart"/>
      <w:r>
        <w:rPr>
          <w:rFonts w:eastAsia="Google Sans Text"/>
          <w:color w:val="1F1F1F"/>
          <w:sz w:val="24"/>
          <w:szCs w:val="24"/>
        </w:rPr>
        <w:t>garvin</w:t>
      </w:r>
      <w:proofErr w:type="spellEnd"/>
      <w:r>
        <w:rPr>
          <w:rFonts w:eastAsia="Google Sans Text"/>
          <w:color w:val="1F1F1F"/>
          <w:sz w:val="24"/>
          <w:szCs w:val="24"/>
        </w:rPr>
        <w:t xml:space="preserve">, 2013). A intuição 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xml:space="preserve">. Para que o mercado "limpe" (oferta iguale demanda), os preços dos ativos devem se ajustar até que o portfólio de tangência seja, de fato, o portfólio de mercado ponderado por valor (Fama, </w:t>
      </w:r>
      <w:proofErr w:type="spellStart"/>
      <w:r>
        <w:rPr>
          <w:rFonts w:eastAsia="Google Sans Text"/>
          <w:color w:val="1F1F1F"/>
          <w:sz w:val="24"/>
          <w:szCs w:val="24"/>
        </w:rPr>
        <w:t>French</w:t>
      </w:r>
      <w:proofErr w:type="spellEnd"/>
      <w:r>
        <w:rPr>
          <w:rFonts w:eastAsia="Google Sans Text"/>
          <w:color w:val="1F1F1F"/>
          <w:sz w:val="24"/>
          <w:szCs w:val="24"/>
        </w:rPr>
        <w:t>, 2004).</w:t>
      </w:r>
    </w:p>
    <w:p w14:paraId="55287DF9" w14:textId="77777777" w:rsidR="00A346B5" w:rsidRPr="00F52827" w:rsidRDefault="00A346B5" w:rsidP="00A346B5">
      <w:pPr>
        <w:rPr>
          <w:rFonts w:eastAsia="Google Sans"/>
          <w:color w:val="1F1F1F"/>
          <w:sz w:val="24"/>
          <w:szCs w:val="24"/>
        </w:rPr>
      </w:pPr>
    </w:p>
    <w:p w14:paraId="0D7593C0" w14:textId="77777777" w:rsidR="00A346B5" w:rsidRPr="00346652" w:rsidRDefault="00A346B5" w:rsidP="00346652">
      <w:pPr>
        <w:pStyle w:val="Ttulo3"/>
        <w:numPr>
          <w:ilvl w:val="2"/>
          <w:numId w:val="1"/>
        </w:numPr>
        <w:rPr>
          <w:rFonts w:eastAsia="Google Sans"/>
          <w:b w:val="0"/>
          <w:bCs w:val="0"/>
          <w:color w:val="1F1F1F"/>
          <w:sz w:val="22"/>
          <w:szCs w:val="22"/>
        </w:rPr>
      </w:pPr>
      <w:bookmarkStart w:id="27" w:name="_Toc231448122"/>
      <w:r>
        <w:rPr>
          <w:rFonts w:eastAsia="Google Sans"/>
          <w:b w:val="0"/>
          <w:bCs w:val="0"/>
          <w:color w:val="1F1F1F"/>
        </w:rPr>
        <w:t>Decomposição do Risco: Sistemático vs. Não Sistemático</w:t>
      </w:r>
      <w:bookmarkEnd w:id="27"/>
    </w:p>
    <w:p w14:paraId="72B1DB81" w14:textId="77777777" w:rsidR="00346652" w:rsidRPr="00356976" w:rsidRDefault="00346652" w:rsidP="00346652">
      <w:pPr>
        <w:rPr>
          <w:rFonts w:eastAsia="Google Sans"/>
          <w:b/>
          <w:bCs/>
          <w:color w:val="1F1F1F"/>
        </w:rPr>
      </w:pPr>
    </w:p>
    <w:p w14:paraId="7FFA5D5F"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2010):</w:t>
      </w:r>
    </w:p>
    <w:p w14:paraId="42DD0FD4"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Pr>
          <w:rFonts w:eastAsia="Google Sans Text"/>
          <w:i/>
          <w:iCs/>
          <w:color w:val="1F1F1F"/>
          <w:sz w:val="24"/>
          <w:szCs w:val="24"/>
        </w:rPr>
        <w:t>não pode</w:t>
      </w:r>
      <w:r>
        <w:rPr>
          <w:rFonts w:eastAsia="Google Sans Text"/>
          <w:color w:val="1F1F1F"/>
          <w:sz w:val="24"/>
          <w:szCs w:val="24"/>
        </w:rPr>
        <w:t xml:space="preserve"> ser eliminado pela diversificação.</w:t>
      </w:r>
    </w:p>
    <w:p w14:paraId="35B51DD8"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w:t>
      </w:r>
      <w:proofErr w:type="spellStart"/>
      <w:r>
        <w:rPr>
          <w:rFonts w:eastAsia="Google Sans Text"/>
          <w:color w:val="1F1F1F"/>
          <w:sz w:val="24"/>
          <w:szCs w:val="24"/>
        </w:rPr>
        <w:t>ex</w:t>
      </w:r>
      <w:proofErr w:type="spellEnd"/>
      <w:r>
        <w:rPr>
          <w:rFonts w:eastAsia="Google Sans Text"/>
          <w:color w:val="1F1F1F"/>
          <w:sz w:val="24"/>
          <w:szCs w:val="24"/>
        </w:rPr>
        <w:t>: sucesso de um novo produto, greve na fábrica, fraude contábil). Como esses eventos são estatisticamente independentes entre empresas, em um portfólio amplo eles tendem a se cancelar mutuamente (lei dos grandes números).</w:t>
      </w:r>
    </w:p>
    <w:p w14:paraId="0046BB8B"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xml:space="preserve">. Como ele pode ser eliminado gratuitamente através da diversificação, os investidores não devem esperar nenhum prêmio de retorno por assumi-lo. O único risco que justifica um retorno esperado acima da taxa livre de risco é o risco sistemático (Ross, </w:t>
      </w:r>
      <w:proofErr w:type="spellStart"/>
      <w:r>
        <w:rPr>
          <w:rFonts w:eastAsia="Google Sans Text"/>
          <w:color w:val="1F1F1F"/>
          <w:sz w:val="24"/>
          <w:szCs w:val="24"/>
        </w:rPr>
        <w:t>Westerfield</w:t>
      </w:r>
      <w:proofErr w:type="spellEnd"/>
      <w:r>
        <w:rPr>
          <w:rFonts w:eastAsia="Google Sans Text"/>
          <w:color w:val="1F1F1F"/>
          <w:sz w:val="24"/>
          <w:szCs w:val="24"/>
        </w:rPr>
        <w:t xml:space="preserve">, </w:t>
      </w:r>
      <w:proofErr w:type="spellStart"/>
      <w:r>
        <w:rPr>
          <w:rFonts w:eastAsia="Google Sans Text"/>
          <w:color w:val="1F1F1F"/>
          <w:sz w:val="24"/>
          <w:szCs w:val="24"/>
        </w:rPr>
        <w:t>Jordan</w:t>
      </w:r>
      <w:proofErr w:type="spellEnd"/>
      <w:r>
        <w:rPr>
          <w:rFonts w:eastAsia="Google Sans Text"/>
          <w:color w:val="1F1F1F"/>
          <w:sz w:val="24"/>
          <w:szCs w:val="24"/>
        </w:rPr>
        <w:t>, 2010).</w:t>
      </w:r>
    </w:p>
    <w:p w14:paraId="34956F55" w14:textId="77777777" w:rsidR="00356976" w:rsidRPr="00356976" w:rsidRDefault="00356976" w:rsidP="00356976">
      <w:pPr>
        <w:rPr>
          <w:rFonts w:eastAsia="Google Sans"/>
          <w:b/>
          <w:bCs/>
          <w:color w:val="1F1F1F"/>
        </w:rPr>
      </w:pPr>
    </w:p>
    <w:p w14:paraId="63DCCD52" w14:textId="77777777" w:rsidR="00356976" w:rsidRPr="00346652" w:rsidRDefault="00356976" w:rsidP="00346652">
      <w:pPr>
        <w:pStyle w:val="Ttulo3"/>
        <w:numPr>
          <w:ilvl w:val="2"/>
          <w:numId w:val="1"/>
        </w:numPr>
        <w:rPr>
          <w:rFonts w:eastAsia="Google Sans"/>
          <w:b w:val="0"/>
          <w:bCs w:val="0"/>
          <w:color w:val="1F1F1F"/>
          <w:sz w:val="20"/>
          <w:szCs w:val="22"/>
        </w:rPr>
      </w:pPr>
      <w:bookmarkStart w:id="28" w:name="_Toc231448123"/>
      <w:r>
        <w:rPr>
          <w:rFonts w:eastAsia="Google Sans"/>
          <w:b w:val="0"/>
          <w:bCs w:val="0"/>
          <w:color w:val="1F1F1F"/>
        </w:rPr>
        <w:t>O Coeficiente Beta e a Reta do Mercado de Títulos (SML)</w:t>
      </w:r>
      <w:bookmarkEnd w:id="28"/>
    </w:p>
    <w:p w14:paraId="28BDA8EB" w14:textId="77777777" w:rsidR="00346652" w:rsidRPr="00346652" w:rsidRDefault="00346652" w:rsidP="00346652">
      <w:pPr>
        <w:rPr>
          <w:rFonts w:eastAsia="Google Sans"/>
          <w:b/>
          <w:bCs/>
          <w:color w:val="1F1F1F"/>
          <w:sz w:val="20"/>
        </w:rPr>
      </w:pPr>
    </w:p>
    <w:p w14:paraId="0F0608F4" w14:textId="77777777" w:rsidR="00356976" w:rsidRPr="008F1D66" w:rsidRDefault="00356976" w:rsidP="00356976">
      <w:pPr>
        <w:pBdr>
          <w:top w:val="nil"/>
          <w:left w:val="nil"/>
          <w:bottom w:val="nil"/>
          <w:right w:val="nil"/>
          <w:between w:val="nil"/>
        </w:pBdr>
        <w:spacing w:line="360" w:lineRule="auto"/>
        <w:jc w:val="both"/>
        <w:rPr>
          <w:rFonts w:eastAsia="Google Sans"/>
          <w:color w:val="1F1F1F"/>
          <w:sz w:val="24"/>
          <w:szCs w:val="24"/>
        </w:rPr>
      </w:pPr>
    </w:p>
    <w:p w14:paraId="75923A5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05D57401"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68CFEDA7"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0BDD0EB7"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3A8A3D4D"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645E7D00"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17EE5486"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2D2D6542" w14:textId="77777777" w:rsidR="00356976" w:rsidRPr="00356976" w:rsidRDefault="00356976" w:rsidP="00356976">
      <w:pPr>
        <w:rPr>
          <w:rFonts w:eastAsia="Google Sans"/>
          <w:b/>
          <w:bCs/>
          <w:color w:val="1F1F1F"/>
        </w:rPr>
      </w:pPr>
    </w:p>
    <w:p w14:paraId="419260E1" w14:textId="77777777" w:rsidR="00356976" w:rsidRPr="00346652" w:rsidRDefault="00356976" w:rsidP="00346652">
      <w:pPr>
        <w:pStyle w:val="Ttulo3"/>
        <w:numPr>
          <w:ilvl w:val="2"/>
          <w:numId w:val="1"/>
        </w:numPr>
        <w:rPr>
          <w:rFonts w:eastAsia="Google Sans"/>
          <w:b w:val="0"/>
          <w:bCs w:val="0"/>
          <w:color w:val="1F1F1F"/>
          <w:sz w:val="22"/>
          <w:szCs w:val="22"/>
        </w:rPr>
      </w:pPr>
      <w:bookmarkStart w:id="29" w:name="_Toc231448124"/>
      <w:r>
        <w:rPr>
          <w:b w:val="0"/>
          <w:lang w:val="pt-BR" w:eastAsia="pt-BR"/>
        </w:rPr>
        <w:t>A Reta do Mercado de Títulos (SML)</w:t>
      </w:r>
      <w:bookmarkEnd w:id="29"/>
    </w:p>
    <w:p w14:paraId="279B71A7" w14:textId="77777777" w:rsidR="00346652" w:rsidRPr="008D141E" w:rsidRDefault="00346652" w:rsidP="00346652">
      <w:pPr>
        <w:rPr>
          <w:rFonts w:eastAsia="Google Sans"/>
          <w:b/>
          <w:bCs/>
          <w:color w:val="1F1F1F"/>
        </w:rPr>
      </w:pPr>
    </w:p>
    <w:p w14:paraId="1163EC50"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416D67F8"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 xml:space="preserve">A equação do CAPM define uma relação linear entre o retorno esperado e o Beta, e essa relação é representada graficamente pela </w:t>
      </w:r>
      <w:r>
        <w:rPr>
          <w:b/>
          <w:bCs/>
          <w:sz w:val="24"/>
          <w:szCs w:val="24"/>
          <w:lang w:val="pt-BR" w:eastAsia="pt-BR"/>
        </w:rPr>
        <w:t xml:space="preserve">Security Market </w:t>
      </w:r>
      <w:proofErr w:type="spellStart"/>
      <w:r>
        <w:rPr>
          <w:b/>
          <w:bCs/>
          <w:sz w:val="24"/>
          <w:szCs w:val="24"/>
          <w:lang w:val="pt-BR" w:eastAsia="pt-BR"/>
        </w:rPr>
        <w:t>Line</w:t>
      </w:r>
      <w:proofErr w:type="spellEnd"/>
      <w:r>
        <w:rPr>
          <w:b/>
          <w:bCs/>
          <w:sz w:val="24"/>
          <w:szCs w:val="24"/>
          <w:lang w:val="pt-BR" w:eastAsia="pt-BR"/>
        </w:rPr>
        <w:t xml:space="preserve"> (SML)</w:t>
      </w:r>
      <w:r>
        <w:rPr>
          <w:sz w:val="24"/>
          <w:szCs w:val="24"/>
          <w:lang w:val="pt-BR" w:eastAsia="pt-BR"/>
        </w:rPr>
        <w:t xml:space="preserve">, ou </w:t>
      </w:r>
      <w:r>
        <w:rPr>
          <w:b/>
          <w:bCs/>
          <w:sz w:val="24"/>
          <w:szCs w:val="24"/>
          <w:lang w:val="pt-BR" w:eastAsia="pt-BR"/>
        </w:rPr>
        <w:t xml:space="preserve">Linha </w:t>
      </w:r>
      <w:r>
        <w:rPr>
          <w:b/>
          <w:bCs/>
          <w:sz w:val="24"/>
          <w:szCs w:val="24"/>
          <w:lang w:val="pt-BR" w:eastAsia="pt-BR"/>
        </w:rPr>
        <w:lastRenderedPageBreak/>
        <w:t>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1D3A63B2"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640F6BE5"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3EAB0DED"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43421FDA" w14:textId="77777777" w:rsidR="009B01B7" w:rsidRPr="00C52D1A" w:rsidRDefault="009B01B7" w:rsidP="009B01B7">
      <w:pPr>
        <w:spacing w:line="360" w:lineRule="auto"/>
        <w:jc w:val="both"/>
        <w:rPr>
          <w:b/>
          <w:sz w:val="24"/>
          <w:szCs w:val="24"/>
          <w:lang w:val="pt-BR" w:eastAsia="pt-BR"/>
        </w:rPr>
      </w:pPr>
    </w:p>
    <w:p w14:paraId="5ACCD778"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0" w:name="_Toc231448125"/>
      <w:r>
        <w:rPr>
          <w:bCs/>
          <w:color w:val="131314"/>
          <w:sz w:val="24"/>
          <w:szCs w:val="24"/>
          <w:shd w:val="clear" w:color="auto" w:fill="FFFFFF"/>
        </w:rPr>
        <w:t>Diferença entre CML e SML:</w:t>
      </w:r>
      <w:bookmarkEnd w:id="30"/>
    </w:p>
    <w:p w14:paraId="7F72F84C" w14:textId="77777777" w:rsidR="009B01B7" w:rsidRPr="00C52D1A" w:rsidRDefault="009B01B7" w:rsidP="009B01B7">
      <w:pPr>
        <w:spacing w:line="360" w:lineRule="auto"/>
        <w:jc w:val="both"/>
        <w:rPr>
          <w:sz w:val="24"/>
          <w:szCs w:val="24"/>
          <w:lang w:val="pt-BR" w:eastAsia="pt-BR"/>
        </w:rPr>
      </w:pPr>
    </w:p>
    <w:p w14:paraId="78AC766A"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0B47B5A0"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w:t>
      </w:r>
      <w:proofErr w:type="spellStart"/>
      <w:r>
        <w:rPr>
          <w:b/>
          <w:bCs/>
          <w:sz w:val="24"/>
          <w:szCs w:val="24"/>
          <w:lang w:val="pt-BR" w:eastAsia="pt-BR"/>
        </w:rPr>
        <w:t>Line</w:t>
      </w:r>
      <w:proofErr w:type="spellEnd"/>
      <w:r>
        <w:rPr>
          <w:b/>
          <w:bCs/>
          <w:sz w:val="24"/>
          <w:szCs w:val="24"/>
          <w:lang w:val="pt-BR" w:eastAsia="pt-BR"/>
        </w:rPr>
        <w:t xml:space="preserv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590F6B01"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SML (Security Market </w:t>
      </w:r>
      <w:proofErr w:type="spellStart"/>
      <w:r>
        <w:rPr>
          <w:b/>
          <w:bCs/>
          <w:sz w:val="24"/>
          <w:szCs w:val="24"/>
          <w:lang w:val="pt-BR" w:eastAsia="pt-BR"/>
        </w:rPr>
        <w:t>Line</w:t>
      </w:r>
      <w:proofErr w:type="spellEnd"/>
      <w:r>
        <w:rPr>
          <w:b/>
          <w:bCs/>
          <w:sz w:val="24"/>
          <w:szCs w:val="24"/>
          <w:lang w:val="pt-BR" w:eastAsia="pt-BR"/>
        </w:rPr>
        <w:t>):</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14:paraId="3F88E1D3" w14:textId="77777777" w:rsidR="00D30CD1" w:rsidRDefault="00D30CD1">
      <w:pPr>
        <w:rPr>
          <w:rFonts w:eastAsia="Google Sans Text"/>
          <w:b/>
          <w:bCs/>
          <w:color w:val="1F1F1F"/>
          <w:sz w:val="24"/>
          <w:szCs w:val="24"/>
        </w:rPr>
      </w:pPr>
      <w:r>
        <w:rPr>
          <w:rFonts w:eastAsia="Google Sans Text"/>
          <w:b/>
          <w:bCs/>
          <w:color w:val="1F1F1F"/>
          <w:sz w:val="24"/>
          <w:szCs w:val="24"/>
        </w:rPr>
        <w:br w:type="page"/>
      </w:r>
    </w:p>
    <w:p w14:paraId="014C3B0A"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6481AAE0" w14:textId="4A0641E5" w:rsidR="00D30CD1" w:rsidRPr="00D30CD1" w:rsidRDefault="00D30CD1" w:rsidP="00D30CD1">
      <w:pPr>
        <w:pStyle w:val="Legenda"/>
        <w:keepNext/>
        <w:jc w:val="center"/>
        <w:rPr>
          <w:rFonts w:ascii="Times New Roman" w:hAnsi="Times New Roman" w:cs="Times New Roman"/>
          <w:i w:val="0"/>
          <w:color w:val="auto"/>
          <w:sz w:val="24"/>
        </w:rPr>
      </w:pPr>
      <w:bookmarkStart w:id="31" w:name="_Toc231447940"/>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entre Capital Market </w:t>
      </w:r>
      <w:proofErr w:type="spellStart"/>
      <w:r>
        <w:rPr>
          <w:rFonts w:ascii="Times New Roman" w:hAnsi="Times New Roman" w:cs="Times New Roman"/>
          <w:i w:val="0"/>
          <w:color w:val="auto"/>
          <w:sz w:val="24"/>
        </w:rPr>
        <w:t>Line</w:t>
      </w:r>
      <w:proofErr w:type="spellEnd"/>
      <w:r>
        <w:rPr>
          <w:rFonts w:ascii="Times New Roman" w:hAnsi="Times New Roman" w:cs="Times New Roman"/>
          <w:i w:val="0"/>
          <w:color w:val="auto"/>
          <w:sz w:val="24"/>
        </w:rPr>
        <w:t xml:space="preserve"> (CML) e Security Market </w:t>
      </w:r>
      <w:proofErr w:type="spellStart"/>
      <w:r>
        <w:rPr>
          <w:rFonts w:ascii="Times New Roman" w:hAnsi="Times New Roman" w:cs="Times New Roman"/>
          <w:i w:val="0"/>
          <w:color w:val="auto"/>
          <w:sz w:val="24"/>
        </w:rPr>
        <w:t>Line</w:t>
      </w:r>
      <w:bookmarkEnd w:id="31"/>
      <w:proofErr w:type="spellEnd"/>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377AA30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52EB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5DF187"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 xml:space="preserve">Capital </w:t>
            </w:r>
            <w:proofErr w:type="spellStart"/>
            <w:r>
              <w:rPr>
                <w:rFonts w:eastAsia="Google Sans Text"/>
                <w:b/>
                <w:bCs/>
                <w:color w:val="1F1F1F"/>
                <w:sz w:val="24"/>
                <w:szCs w:val="24"/>
              </w:rPr>
              <w:t>Market</w:t>
            </w:r>
            <w:proofErr w:type="spellEnd"/>
            <w:r>
              <w:rPr>
                <w:rFonts w:eastAsia="Google Sans Text"/>
                <w:b/>
                <w:bCs/>
                <w:color w:val="1F1F1F"/>
                <w:sz w:val="24"/>
                <w:szCs w:val="24"/>
              </w:rPr>
              <w:t xml:space="preserve"> </w:t>
            </w:r>
            <w:proofErr w:type="spellStart"/>
            <w:r>
              <w:rPr>
                <w:rFonts w:eastAsia="Google Sans Text"/>
                <w:b/>
                <w:bCs/>
                <w:color w:val="1F1F1F"/>
                <w:sz w:val="24"/>
                <w:szCs w:val="24"/>
              </w:rPr>
              <w:t>Line</w:t>
            </w:r>
            <w:proofErr w:type="spellEnd"/>
            <w:r>
              <w:rPr>
                <w:rFonts w:eastAsia="Google Sans Text"/>
                <w:b/>
                <w:bCs/>
                <w:color w:val="1F1F1F"/>
                <w:sz w:val="24"/>
                <w:szCs w:val="24"/>
              </w:rPr>
              <w:t xml:space="preserv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7BA1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proofErr w:type="spellStart"/>
            <w:r>
              <w:rPr>
                <w:rFonts w:eastAsia="Google Sans Text"/>
                <w:b/>
                <w:bCs/>
                <w:color w:val="1F1F1F"/>
                <w:sz w:val="24"/>
                <w:szCs w:val="24"/>
              </w:rPr>
              <w:t>Security</w:t>
            </w:r>
            <w:proofErr w:type="spellEnd"/>
            <w:r>
              <w:rPr>
                <w:rFonts w:eastAsia="Google Sans Text"/>
                <w:b/>
                <w:bCs/>
                <w:color w:val="1F1F1F"/>
                <w:sz w:val="24"/>
                <w:szCs w:val="24"/>
              </w:rPr>
              <w:t xml:space="preserve"> </w:t>
            </w:r>
            <w:proofErr w:type="spellStart"/>
            <w:r>
              <w:rPr>
                <w:rFonts w:eastAsia="Google Sans Text"/>
                <w:b/>
                <w:bCs/>
                <w:color w:val="1F1F1F"/>
                <w:sz w:val="24"/>
                <w:szCs w:val="24"/>
              </w:rPr>
              <w:t>Market</w:t>
            </w:r>
            <w:proofErr w:type="spellEnd"/>
            <w:r>
              <w:rPr>
                <w:rFonts w:eastAsia="Google Sans Text"/>
                <w:b/>
                <w:bCs/>
                <w:color w:val="1F1F1F"/>
                <w:sz w:val="24"/>
                <w:szCs w:val="24"/>
              </w:rPr>
              <w:t xml:space="preserve"> </w:t>
            </w:r>
            <w:proofErr w:type="spellStart"/>
            <w:r>
              <w:rPr>
                <w:rFonts w:eastAsia="Google Sans Text"/>
                <w:b/>
                <w:bCs/>
                <w:color w:val="1F1F1F"/>
                <w:sz w:val="24"/>
                <w:szCs w:val="24"/>
              </w:rPr>
              <w:t>Line</w:t>
            </w:r>
            <w:proofErr w:type="spellEnd"/>
            <w:r>
              <w:rPr>
                <w:rFonts w:eastAsia="Google Sans Text"/>
                <w:b/>
                <w:bCs/>
                <w:color w:val="1F1F1F"/>
                <w:sz w:val="24"/>
                <w:szCs w:val="24"/>
              </w:rPr>
              <w:t xml:space="preserve"> (SML)</w:t>
            </w:r>
          </w:p>
        </w:tc>
      </w:tr>
      <w:tr w:rsidR="00405E05" w:rsidRPr="008F1D66" w14:paraId="75F415E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C1C0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B268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1227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532C3A6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8531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8B162"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9EB7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1A8FE855"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C893D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DBCC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03EA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10AD937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0B4B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0731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B36A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1776288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E34E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w:t>
            </w:r>
            <w:proofErr w:type="spellStart"/>
            <w:r>
              <w:rPr>
                <w:rFonts w:eastAsia="Google Sans Text"/>
                <w:b/>
                <w:bCs/>
                <w:color w:val="1F1F1F"/>
                <w:sz w:val="24"/>
                <w:szCs w:val="24"/>
              </w:rPr>
              <w:t>Slope</w:t>
            </w:r>
            <w:proofErr w:type="spellEnd"/>
            <w:r>
              <w:rPr>
                <w:rFonts w:eastAsia="Google Sans Text"/>
                <w:b/>
                <w:bCs/>
                <w:color w:val="1F1F1F"/>
                <w:sz w:val="24"/>
                <w:szCs w:val="24"/>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0A6D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w:t>
            </w:r>
            <w:proofErr w:type="spellStart"/>
            <w:r>
              <w:rPr>
                <w:rFonts w:eastAsia="Google Sans Text"/>
                <w:color w:val="1F1F1F"/>
                <w:sz w:val="24"/>
                <w:szCs w:val="24"/>
              </w:rPr>
              <w:t>Sharpe</w:t>
            </w:r>
            <w:proofErr w:type="spellEnd"/>
            <w:r>
              <w:rPr>
                <w:rFonts w:eastAsia="Google Sans Text"/>
                <w:color w:val="1F1F1F"/>
                <w:sz w:val="24"/>
                <w:szCs w:val="24"/>
              </w:rPr>
              <w:t xml:space="preserv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D31A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411FBDD"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CEB7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18E0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2173B"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30F8276D" w14:textId="77777777"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Fonte: Elaboração própria com base em (</w:t>
      </w:r>
      <w:proofErr w:type="spellStart"/>
      <w:r>
        <w:rPr>
          <w:rFonts w:eastAsia="Google Sans Text"/>
          <w:color w:val="1F1F1F"/>
          <w:sz w:val="24"/>
          <w:szCs w:val="24"/>
        </w:rPr>
        <w:t>Boasson</w:t>
      </w:r>
      <w:proofErr w:type="spellEnd"/>
      <w:r>
        <w:rPr>
          <w:rFonts w:eastAsia="Google Sans Text"/>
          <w:color w:val="1F1F1F"/>
          <w:sz w:val="24"/>
          <w:szCs w:val="24"/>
        </w:rPr>
        <w:t xml:space="preserve">, </w:t>
      </w:r>
      <w:proofErr w:type="spellStart"/>
      <w:r>
        <w:rPr>
          <w:rFonts w:eastAsia="Google Sans Text"/>
          <w:color w:val="1F1F1F"/>
          <w:sz w:val="24"/>
          <w:szCs w:val="24"/>
        </w:rPr>
        <w:t>Boasson</w:t>
      </w:r>
      <w:proofErr w:type="spellEnd"/>
      <w:r>
        <w:rPr>
          <w:rFonts w:eastAsia="Google Sans Text"/>
          <w:color w:val="1F1F1F"/>
          <w:sz w:val="24"/>
          <w:szCs w:val="24"/>
        </w:rPr>
        <w:t>, Zhou).</w:t>
      </w:r>
    </w:p>
    <w:p w14:paraId="3B0D47C8" w14:textId="77777777" w:rsidR="00575D01" w:rsidRPr="001C750C" w:rsidRDefault="00575D01" w:rsidP="00575D01">
      <w:pPr>
        <w:spacing w:line="360" w:lineRule="auto"/>
        <w:jc w:val="both"/>
        <w:rPr>
          <w:sz w:val="24"/>
          <w:szCs w:val="24"/>
          <w:lang w:eastAsia="pt-BR"/>
        </w:rPr>
      </w:pPr>
    </w:p>
    <w:p w14:paraId="07878C91" w14:textId="77777777"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2" w:name="_Toc231448126"/>
      <w:r>
        <w:rPr>
          <w:rFonts w:eastAsia="Google Sans"/>
          <w:b/>
          <w:bCs/>
          <w:color w:val="1F1F1F"/>
          <w:sz w:val="24"/>
          <w:szCs w:val="24"/>
        </w:rPr>
        <w:t>Pressupostos, Críticas e Limitações Teóricas</w:t>
      </w:r>
      <w:bookmarkEnd w:id="32"/>
      <w:r>
        <w:rPr>
          <w:b/>
          <w:bCs/>
          <w:sz w:val="24"/>
          <w:szCs w:val="24"/>
          <w:lang w:val="pt-BR" w:eastAsia="pt-BR"/>
        </w:rPr>
        <w:t xml:space="preserve"> </w:t>
      </w:r>
    </w:p>
    <w:p w14:paraId="7628400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12D7D4E"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492CB955" w14:textId="77777777" w:rsidR="00575D01" w:rsidRPr="001C750C" w:rsidRDefault="00575D01" w:rsidP="00575D01">
      <w:pPr>
        <w:spacing w:line="360" w:lineRule="auto"/>
        <w:jc w:val="both"/>
        <w:rPr>
          <w:sz w:val="24"/>
          <w:szCs w:val="24"/>
          <w:lang w:eastAsia="pt-BR"/>
        </w:rPr>
      </w:pPr>
    </w:p>
    <w:p w14:paraId="53CEBADC" w14:textId="77777777" w:rsidR="00575D01" w:rsidRPr="008F1D66"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3" w:name="_Toc231448127"/>
      <w:r>
        <w:rPr>
          <w:rFonts w:eastAsia="Google Sans"/>
          <w:color w:val="1F1F1F"/>
        </w:rPr>
        <w:t>Pressupostos Fundamentais: A Racionalidade VNM</w:t>
      </w:r>
      <w:bookmarkEnd w:id="33"/>
      <w:r>
        <w:rPr>
          <w:sz w:val="24"/>
          <w:szCs w:val="24"/>
          <w:lang w:val="pt-BR" w:eastAsia="pt-BR"/>
        </w:rPr>
        <w:t xml:space="preserve"> </w:t>
      </w:r>
    </w:p>
    <w:p w14:paraId="3CE36C14"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7BB61327" w14:textId="77777777" w:rsidR="00405E05"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teoria assume que os investidores são agentes perfeitamente racionais que tomam decisões sob incerteza maximizando a Utilidade Esperada, conforme </w:t>
      </w:r>
      <w:proofErr w:type="spellStart"/>
      <w:r>
        <w:rPr>
          <w:rFonts w:eastAsia="Google Sans Text"/>
          <w:color w:val="1F1F1F"/>
          <w:sz w:val="24"/>
          <w:szCs w:val="24"/>
        </w:rPr>
        <w:t>axiomatizado</w:t>
      </w:r>
      <w:proofErr w:type="spellEnd"/>
      <w:r>
        <w:rPr>
          <w:rFonts w:eastAsia="Google Sans Text"/>
          <w:color w:val="1F1F1F"/>
          <w:sz w:val="24"/>
          <w:szCs w:val="24"/>
        </w:rPr>
        <w:t xml:space="preserve"> por John von Neumann e </w:t>
      </w:r>
      <w:proofErr w:type="spellStart"/>
      <w:r>
        <w:rPr>
          <w:rFonts w:eastAsia="Google Sans Text"/>
          <w:color w:val="1F1F1F"/>
          <w:sz w:val="24"/>
          <w:szCs w:val="24"/>
        </w:rPr>
        <w:t>Oskar</w:t>
      </w:r>
      <w:proofErr w:type="spellEnd"/>
      <w:r>
        <w:rPr>
          <w:rFonts w:eastAsia="Google Sans Text"/>
          <w:color w:val="1F1F1F"/>
          <w:sz w:val="24"/>
          <w:szCs w:val="24"/>
        </w:rPr>
        <w:t xml:space="preserve"> </w:t>
      </w:r>
      <w:proofErr w:type="spellStart"/>
      <w:r>
        <w:rPr>
          <w:rFonts w:eastAsia="Google Sans Text"/>
          <w:color w:val="1F1F1F"/>
          <w:sz w:val="24"/>
          <w:szCs w:val="24"/>
        </w:rPr>
        <w:t>Morgenstern</w:t>
      </w:r>
      <w:proofErr w:type="spellEnd"/>
      <w:r>
        <w:rPr>
          <w:rFonts w:eastAsia="Google Sans Text"/>
          <w:color w:val="1F1F1F"/>
          <w:sz w:val="24"/>
          <w:szCs w:val="24"/>
        </w:rPr>
        <w:t xml:space="preserve"> (VNM) em </w:t>
      </w:r>
      <w:proofErr w:type="spellStart"/>
      <w:r>
        <w:rPr>
          <w:rFonts w:eastAsia="Google Sans Text"/>
          <w:i/>
          <w:iCs/>
          <w:color w:val="1F1F1F"/>
          <w:sz w:val="24"/>
          <w:szCs w:val="24"/>
        </w:rPr>
        <w:t>Theory</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Games </w:t>
      </w:r>
      <w:proofErr w:type="spellStart"/>
      <w:r>
        <w:rPr>
          <w:rFonts w:eastAsia="Google Sans Text"/>
          <w:i/>
          <w:iCs/>
          <w:color w:val="1F1F1F"/>
          <w:sz w:val="24"/>
          <w:szCs w:val="24"/>
        </w:rPr>
        <w:lastRenderedPageBreak/>
        <w:t>and</w:t>
      </w:r>
      <w:proofErr w:type="spellEnd"/>
      <w:r>
        <w:rPr>
          <w:rFonts w:eastAsia="Google Sans Text"/>
          <w:i/>
          <w:iCs/>
          <w:color w:val="1F1F1F"/>
          <w:sz w:val="24"/>
          <w:szCs w:val="24"/>
        </w:rPr>
        <w:t xml:space="preserve"> </w:t>
      </w:r>
      <w:proofErr w:type="spellStart"/>
      <w:r>
        <w:rPr>
          <w:rFonts w:eastAsia="Google Sans Text"/>
          <w:i/>
          <w:iCs/>
          <w:color w:val="1F1F1F"/>
          <w:sz w:val="24"/>
          <w:szCs w:val="24"/>
        </w:rPr>
        <w:t>Economic</w:t>
      </w:r>
      <w:proofErr w:type="spellEnd"/>
      <w:r>
        <w:rPr>
          <w:rFonts w:eastAsia="Google Sans Text"/>
          <w:i/>
          <w:iCs/>
          <w:color w:val="1F1F1F"/>
          <w:sz w:val="24"/>
          <w:szCs w:val="24"/>
        </w:rPr>
        <w:t xml:space="preserve"> </w:t>
      </w:r>
      <w:proofErr w:type="spellStart"/>
      <w:r>
        <w:rPr>
          <w:rFonts w:eastAsia="Google Sans Text"/>
          <w:i/>
          <w:iCs/>
          <w:color w:val="1F1F1F"/>
          <w:sz w:val="24"/>
          <w:szCs w:val="24"/>
        </w:rPr>
        <w:t>Behavior</w:t>
      </w:r>
      <w:proofErr w:type="spellEnd"/>
      <w:r>
        <w:rPr>
          <w:rFonts w:eastAsia="Google Sans Text"/>
          <w:color w:val="1F1F1F"/>
          <w:sz w:val="24"/>
          <w:szCs w:val="24"/>
        </w:rPr>
        <w:t xml:space="preserve"> (1944).</w:t>
      </w:r>
      <w:r>
        <w:rPr>
          <w:rFonts w:eastAsia="Google Sans Text"/>
          <w:color w:val="444746"/>
          <w:sz w:val="24"/>
          <w:szCs w:val="24"/>
          <w:vertAlign w:val="superscript"/>
        </w:rPr>
        <w:t>63</w:t>
      </w:r>
      <w:r>
        <w:rPr>
          <w:rFonts w:eastAsia="Google Sans Text"/>
          <w:color w:val="1F1F1F"/>
          <w:sz w:val="24"/>
          <w:szCs w:val="24"/>
        </w:rPr>
        <w:t xml:space="preserve"> Para que uma função de utilidade esperada exista e represente as preferências do investidor, cinco axiomas fundamentais devem ser satisfeitos </w:t>
      </w:r>
      <w:r>
        <w:rPr>
          <w:rFonts w:eastAsia="Google Sans Text"/>
          <w:color w:val="444746"/>
          <w:sz w:val="24"/>
          <w:szCs w:val="24"/>
          <w:vertAlign w:val="superscript"/>
        </w:rPr>
        <w:t>63</w:t>
      </w:r>
      <w:r>
        <w:rPr>
          <w:rFonts w:eastAsia="Google Sans Text"/>
          <w:color w:val="1F1F1F"/>
          <w:sz w:val="24"/>
          <w:szCs w:val="24"/>
        </w:rPr>
        <w:t>:</w:t>
      </w:r>
    </w:p>
    <w:p w14:paraId="1309C1D9" w14:textId="77777777" w:rsidR="00356976" w:rsidRPr="008F1D66" w:rsidRDefault="00356976" w:rsidP="00575D01">
      <w:pPr>
        <w:pBdr>
          <w:top w:val="nil"/>
          <w:left w:val="nil"/>
          <w:bottom w:val="nil"/>
          <w:right w:val="nil"/>
          <w:between w:val="nil"/>
        </w:pBdr>
        <w:spacing w:line="360" w:lineRule="auto"/>
        <w:ind w:firstLine="851"/>
        <w:jc w:val="both"/>
        <w:rPr>
          <w:rFonts w:eastAsia="Google Sans Text"/>
          <w:color w:val="1F1F1F"/>
          <w:sz w:val="24"/>
          <w:szCs w:val="24"/>
        </w:rPr>
      </w:pPr>
    </w:p>
    <w:p w14:paraId="785E4CEA"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Completude (</w:t>
      </w:r>
      <w:proofErr w:type="spellStart"/>
      <w:r>
        <w:rPr>
          <w:rFonts w:eastAsia="Google Sans Text"/>
          <w:b/>
          <w:bCs/>
          <w:color w:val="1F1F1F"/>
          <w:sz w:val="24"/>
          <w:szCs w:val="24"/>
        </w:rPr>
        <w:t>Completeness</w:t>
      </w:r>
      <w:proofErr w:type="spellEnd"/>
      <w:r>
        <w:rPr>
          <w:rFonts w:eastAsia="Google Sans Text"/>
          <w:b/>
          <w:bCs/>
          <w:color w:val="1F1F1F"/>
          <w:sz w:val="24"/>
          <w:szCs w:val="24"/>
        </w:rPr>
        <w:t>):</w:t>
      </w:r>
      <w:r>
        <w:rPr>
          <w:rFonts w:eastAsia="Google Sans Text"/>
          <w:color w:val="1F1F1F"/>
          <w:sz w:val="24"/>
          <w:szCs w:val="24"/>
        </w:rPr>
        <w:t xml:space="preserve"> O investidor tem preferências bem definidas. Para quaisquer duas loterias (investimentos) A e B, ele pode afirmar se prefere A </w:t>
      </w:r>
      <w:proofErr w:type="spellStart"/>
      <w:r>
        <w:rPr>
          <w:rFonts w:eastAsia="Google Sans Text"/>
          <w:color w:val="1F1F1F"/>
          <w:sz w:val="24"/>
          <w:szCs w:val="24"/>
        </w:rPr>
        <w:t>a</w:t>
      </w:r>
      <w:proofErr w:type="spellEnd"/>
      <w:r>
        <w:rPr>
          <w:rFonts w:eastAsia="Google Sans Text"/>
          <w:color w:val="1F1F1F"/>
          <w:sz w:val="24"/>
          <w:szCs w:val="24"/>
        </w:rPr>
        <w:t xml:space="preserve"> B ($A \</w:t>
      </w:r>
      <w:proofErr w:type="spellStart"/>
      <w:r>
        <w:rPr>
          <w:rFonts w:eastAsia="Google Sans Text"/>
          <w:color w:val="1F1F1F"/>
          <w:sz w:val="24"/>
          <w:szCs w:val="24"/>
        </w:rPr>
        <w:t>succ</w:t>
      </w:r>
      <w:proofErr w:type="spellEnd"/>
      <w:r>
        <w:rPr>
          <w:rFonts w:eastAsia="Google Sans Text"/>
          <w:color w:val="1F1F1F"/>
          <w:sz w:val="24"/>
          <w:szCs w:val="24"/>
        </w:rPr>
        <w:t xml:space="preserve"> B$), B a </w:t>
      </w:r>
      <w:proofErr w:type="spellStart"/>
      <w:r>
        <w:rPr>
          <w:rFonts w:eastAsia="Google Sans Text"/>
          <w:color w:val="1F1F1F"/>
          <w:sz w:val="24"/>
          <w:szCs w:val="24"/>
        </w:rPr>
        <w:t>A</w:t>
      </w:r>
      <w:proofErr w:type="spellEnd"/>
      <w:r>
        <w:rPr>
          <w:rFonts w:eastAsia="Google Sans Text"/>
          <w:color w:val="1F1F1F"/>
          <w:sz w:val="24"/>
          <w:szCs w:val="24"/>
        </w:rPr>
        <w:t xml:space="preserve"> ($B \</w:t>
      </w:r>
      <w:proofErr w:type="spellStart"/>
      <w:r>
        <w:rPr>
          <w:rFonts w:eastAsia="Google Sans Text"/>
          <w:color w:val="1F1F1F"/>
          <w:sz w:val="24"/>
          <w:szCs w:val="24"/>
        </w:rPr>
        <w:t>succ</w:t>
      </w:r>
      <w:proofErr w:type="spellEnd"/>
      <w:r>
        <w:rPr>
          <w:rFonts w:eastAsia="Google Sans Text"/>
          <w:color w:val="1F1F1F"/>
          <w:sz w:val="24"/>
          <w:szCs w:val="24"/>
        </w:rPr>
        <w:t xml:space="preserve"> A$) ou se é indiferente ($A \sim B$). A indecisão não é permitida.</w:t>
      </w:r>
      <w:r>
        <w:rPr>
          <w:rFonts w:eastAsia="Google Sans Text"/>
          <w:color w:val="444746"/>
          <w:sz w:val="24"/>
          <w:szCs w:val="24"/>
          <w:vertAlign w:val="superscript"/>
        </w:rPr>
        <w:t>63</w:t>
      </w:r>
    </w:p>
    <w:p w14:paraId="54B997D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Transitividade (</w:t>
      </w:r>
      <w:proofErr w:type="spellStart"/>
      <w:r>
        <w:rPr>
          <w:rFonts w:eastAsia="Google Sans Text"/>
          <w:b/>
          <w:bCs/>
          <w:color w:val="1F1F1F"/>
          <w:sz w:val="24"/>
          <w:szCs w:val="24"/>
        </w:rPr>
        <w:t>Transitivity</w:t>
      </w:r>
      <w:proofErr w:type="spellEnd"/>
      <w:r>
        <w:rPr>
          <w:rFonts w:eastAsia="Google Sans Text"/>
          <w:b/>
          <w:bCs/>
          <w:color w:val="1F1F1F"/>
          <w:sz w:val="24"/>
          <w:szCs w:val="24"/>
        </w:rPr>
        <w:t>):</w:t>
      </w:r>
      <w:r>
        <w:rPr>
          <w:rFonts w:eastAsia="Google Sans Text"/>
          <w:color w:val="1F1F1F"/>
          <w:sz w:val="24"/>
          <w:szCs w:val="24"/>
        </w:rPr>
        <w:t xml:space="preserve"> As preferências são consistentes. Se $A \</w:t>
      </w:r>
      <w:proofErr w:type="spellStart"/>
      <w:r>
        <w:rPr>
          <w:rFonts w:eastAsia="Google Sans Text"/>
          <w:color w:val="1F1F1F"/>
          <w:sz w:val="24"/>
          <w:szCs w:val="24"/>
        </w:rPr>
        <w:t>succ</w:t>
      </w:r>
      <w:proofErr w:type="spellEnd"/>
      <w:r>
        <w:rPr>
          <w:rFonts w:eastAsia="Google Sans Text"/>
          <w:color w:val="1F1F1F"/>
          <w:sz w:val="24"/>
          <w:szCs w:val="24"/>
        </w:rPr>
        <w:t xml:space="preserve"> B$ e $B \</w:t>
      </w:r>
      <w:proofErr w:type="spellStart"/>
      <w:r>
        <w:rPr>
          <w:rFonts w:eastAsia="Google Sans Text"/>
          <w:color w:val="1F1F1F"/>
          <w:sz w:val="24"/>
          <w:szCs w:val="24"/>
        </w:rPr>
        <w:t>succ</w:t>
      </w:r>
      <w:proofErr w:type="spellEnd"/>
      <w:r>
        <w:rPr>
          <w:rFonts w:eastAsia="Google Sans Text"/>
          <w:color w:val="1F1F1F"/>
          <w:sz w:val="24"/>
          <w:szCs w:val="24"/>
        </w:rPr>
        <w:t xml:space="preserve"> C$, então logicamente $A \</w:t>
      </w:r>
      <w:proofErr w:type="spellStart"/>
      <w:r>
        <w:rPr>
          <w:rFonts w:eastAsia="Google Sans Text"/>
          <w:color w:val="1F1F1F"/>
          <w:sz w:val="24"/>
          <w:szCs w:val="24"/>
        </w:rPr>
        <w:t>succ</w:t>
      </w:r>
      <w:proofErr w:type="spellEnd"/>
      <w:r>
        <w:rPr>
          <w:rFonts w:eastAsia="Google Sans Text"/>
          <w:color w:val="1F1F1F"/>
          <w:sz w:val="24"/>
          <w:szCs w:val="24"/>
        </w:rPr>
        <w:t xml:space="preserve"> C$. A violação deste axioma implicaria comportamento cíclico e irracional ("</w:t>
      </w:r>
      <w:proofErr w:type="spellStart"/>
      <w:r>
        <w:rPr>
          <w:rFonts w:eastAsia="Google Sans Text"/>
          <w:color w:val="1F1F1F"/>
          <w:sz w:val="24"/>
          <w:szCs w:val="24"/>
        </w:rPr>
        <w:t>money</w:t>
      </w:r>
      <w:proofErr w:type="spellEnd"/>
      <w:r>
        <w:rPr>
          <w:rFonts w:eastAsia="Google Sans Text"/>
          <w:color w:val="1F1F1F"/>
          <w:sz w:val="24"/>
          <w:szCs w:val="24"/>
        </w:rPr>
        <w:t xml:space="preserve"> pump").</w:t>
      </w:r>
      <w:r>
        <w:rPr>
          <w:rFonts w:eastAsia="Google Sans Text"/>
          <w:color w:val="444746"/>
          <w:sz w:val="24"/>
          <w:szCs w:val="24"/>
          <w:vertAlign w:val="superscript"/>
        </w:rPr>
        <w:t>49</w:t>
      </w:r>
    </w:p>
    <w:p w14:paraId="6F03874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Continuidade (</w:t>
      </w:r>
      <w:proofErr w:type="spellStart"/>
      <w:r>
        <w:rPr>
          <w:rFonts w:eastAsia="Google Sans Text"/>
          <w:b/>
          <w:bCs/>
          <w:color w:val="1F1F1F"/>
          <w:sz w:val="24"/>
          <w:szCs w:val="24"/>
        </w:rPr>
        <w:t>Continuity</w:t>
      </w:r>
      <w:proofErr w:type="spellEnd"/>
      <w:r>
        <w:rPr>
          <w:rFonts w:eastAsia="Google Sans Text"/>
          <w:b/>
          <w:bCs/>
          <w:color w:val="1F1F1F"/>
          <w:sz w:val="24"/>
          <w:szCs w:val="24"/>
        </w:rPr>
        <w:t>):</w:t>
      </w:r>
      <w:r>
        <w:rPr>
          <w:rFonts w:eastAsia="Google Sans Text"/>
          <w:color w:val="1F1F1F"/>
          <w:sz w:val="24"/>
          <w:szCs w:val="24"/>
        </w:rPr>
        <w:t xml:space="preserve"> Também conhecido como axioma de Arquimedes. Se $A \</w:t>
      </w:r>
      <w:proofErr w:type="spellStart"/>
      <w:r>
        <w:rPr>
          <w:rFonts w:eastAsia="Google Sans Text"/>
          <w:color w:val="1F1F1F"/>
          <w:sz w:val="24"/>
          <w:szCs w:val="24"/>
        </w:rPr>
        <w:t>succ</w:t>
      </w:r>
      <w:proofErr w:type="spellEnd"/>
      <w:r>
        <w:rPr>
          <w:rFonts w:eastAsia="Google Sans Text"/>
          <w:color w:val="1F1F1F"/>
          <w:sz w:val="24"/>
          <w:szCs w:val="24"/>
        </w:rPr>
        <w:t xml:space="preserve"> B \</w:t>
      </w:r>
      <w:proofErr w:type="spellStart"/>
      <w:r>
        <w:rPr>
          <w:rFonts w:eastAsia="Google Sans Text"/>
          <w:color w:val="1F1F1F"/>
          <w:sz w:val="24"/>
          <w:szCs w:val="24"/>
        </w:rPr>
        <w:t>succ</w:t>
      </w:r>
      <w:proofErr w:type="spellEnd"/>
      <w:r>
        <w:rPr>
          <w:rFonts w:eastAsia="Google Sans Text"/>
          <w:color w:val="1F1F1F"/>
          <w:sz w:val="24"/>
          <w:szCs w:val="24"/>
        </w:rPr>
        <w:t xml:space="preserve">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Pr>
          <w:rFonts w:eastAsia="Google Sans Text"/>
          <w:color w:val="444746"/>
          <w:sz w:val="24"/>
          <w:szCs w:val="24"/>
          <w:vertAlign w:val="superscript"/>
        </w:rPr>
        <w:t>49</w:t>
      </w:r>
    </w:p>
    <w:p w14:paraId="756A472C"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Independência (Independence):</w:t>
      </w:r>
      <w:r>
        <w:rPr>
          <w:rFonts w:eastAsia="Google Sans Text"/>
          <w:color w:val="1F1F1F"/>
          <w:sz w:val="24"/>
          <w:szCs w:val="24"/>
        </w:rPr>
        <w:t xml:space="preserve"> A preferência entre duas opções não deve ser alterada pela introdução de uma terceira opção comum a ambas. Se $A \</w:t>
      </w:r>
      <w:proofErr w:type="spellStart"/>
      <w:r>
        <w:rPr>
          <w:rFonts w:eastAsia="Google Sans Text"/>
          <w:color w:val="1F1F1F"/>
          <w:sz w:val="24"/>
          <w:szCs w:val="24"/>
        </w:rPr>
        <w:t>succ</w:t>
      </w:r>
      <w:proofErr w:type="spellEnd"/>
      <w:r>
        <w:rPr>
          <w:rFonts w:eastAsia="Google Sans Text"/>
          <w:color w:val="1F1F1F"/>
          <w:sz w:val="24"/>
          <w:szCs w:val="24"/>
        </w:rPr>
        <w:t xml:space="preserve"> B$, então uma mistura de A com C deve ser preferida à mesma mistura de B com C. Este é o axioma mais controverso e frequentemente violado em testes empíricos (</w:t>
      </w:r>
      <w:proofErr w:type="spellStart"/>
      <w:r>
        <w:rPr>
          <w:rFonts w:eastAsia="Google Sans Text"/>
          <w:color w:val="1F1F1F"/>
          <w:sz w:val="24"/>
          <w:szCs w:val="24"/>
        </w:rPr>
        <w:t>ex</w:t>
      </w:r>
      <w:proofErr w:type="spellEnd"/>
      <w:r>
        <w:rPr>
          <w:rFonts w:eastAsia="Google Sans Text"/>
          <w:color w:val="1F1F1F"/>
          <w:sz w:val="24"/>
          <w:szCs w:val="24"/>
        </w:rPr>
        <w:t xml:space="preserve">: Paradoxo de </w:t>
      </w:r>
      <w:proofErr w:type="spellStart"/>
      <w:r>
        <w:rPr>
          <w:rFonts w:eastAsia="Google Sans Text"/>
          <w:color w:val="1F1F1F"/>
          <w:sz w:val="24"/>
          <w:szCs w:val="24"/>
        </w:rPr>
        <w:t>Allais</w:t>
      </w:r>
      <w:proofErr w:type="spellEnd"/>
      <w:r>
        <w:rPr>
          <w:rFonts w:eastAsia="Google Sans Text"/>
          <w:color w:val="1F1F1F"/>
          <w:sz w:val="24"/>
          <w:szCs w:val="24"/>
        </w:rPr>
        <w:t>).</w:t>
      </w:r>
      <w:r>
        <w:rPr>
          <w:rFonts w:eastAsia="Google Sans Text"/>
          <w:color w:val="444746"/>
          <w:sz w:val="24"/>
          <w:szCs w:val="24"/>
          <w:vertAlign w:val="superscript"/>
        </w:rPr>
        <w:t>49</w:t>
      </w:r>
    </w:p>
    <w:p w14:paraId="093957CD"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Dominância (</w:t>
      </w:r>
      <w:proofErr w:type="spellStart"/>
      <w:r>
        <w:rPr>
          <w:rFonts w:eastAsia="Google Sans Text"/>
          <w:b/>
          <w:bCs/>
          <w:color w:val="1F1F1F"/>
          <w:sz w:val="24"/>
          <w:szCs w:val="24"/>
        </w:rPr>
        <w:t>Dominance</w:t>
      </w:r>
      <w:proofErr w:type="spellEnd"/>
      <w:r>
        <w:rPr>
          <w:rFonts w:eastAsia="Google Sans Text"/>
          <w:b/>
          <w:bCs/>
          <w:color w:val="1F1F1F"/>
          <w:sz w:val="24"/>
          <w:szCs w:val="24"/>
        </w:rPr>
        <w:t>/</w:t>
      </w:r>
      <w:proofErr w:type="spellStart"/>
      <w:r>
        <w:rPr>
          <w:rFonts w:eastAsia="Google Sans Text"/>
          <w:b/>
          <w:bCs/>
          <w:color w:val="1F1F1F"/>
          <w:sz w:val="24"/>
          <w:szCs w:val="24"/>
        </w:rPr>
        <w:t>Monotonicity</w:t>
      </w:r>
      <w:proofErr w:type="spellEnd"/>
      <w:r>
        <w:rPr>
          <w:rFonts w:eastAsia="Google Sans Text"/>
          <w:b/>
          <w:bCs/>
          <w:color w:val="1F1F1F"/>
          <w:sz w:val="24"/>
          <w:szCs w:val="24"/>
        </w:rPr>
        <w:t>):</w:t>
      </w:r>
      <w:r>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Pr>
          <w:rFonts w:eastAsia="Google Sans Text"/>
          <w:color w:val="444746"/>
          <w:sz w:val="24"/>
          <w:szCs w:val="24"/>
          <w:vertAlign w:val="superscript"/>
        </w:rPr>
        <w:t>65</w:t>
      </w:r>
    </w:p>
    <w:p w14:paraId="77EA0DD7" w14:textId="77777777"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Tabela 2: Axiomas da Teoria da Utilidade Esperada (VNM)</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0D69F9D1"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1DE0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076C2"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8C8B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Implicação Financeira</w:t>
            </w:r>
          </w:p>
        </w:tc>
      </w:tr>
      <w:tr w:rsidR="00405E05" w:rsidRPr="008F1D66" w14:paraId="5D1D40F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183C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8E2ED"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Capacidade de </w:t>
            </w:r>
            <w:proofErr w:type="spellStart"/>
            <w:r>
              <w:rPr>
                <w:rFonts w:eastAsia="Google Sans Text"/>
                <w:color w:val="1F1F1F"/>
                <w:sz w:val="24"/>
                <w:szCs w:val="24"/>
              </w:rPr>
              <w:t>ranquear</w:t>
            </w:r>
            <w:proofErr w:type="spellEnd"/>
            <w:r>
              <w:rPr>
                <w:rFonts w:eastAsia="Google Sans Text"/>
                <w:color w:val="1F1F1F"/>
                <w:sz w:val="24"/>
                <w:szCs w:val="24"/>
              </w:rPr>
              <w:t xml:space="preserve"> 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6671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O mercado pode precificar todos os ativos.</w:t>
            </w:r>
          </w:p>
        </w:tc>
      </w:tr>
      <w:tr w:rsidR="00405E05" w:rsidRPr="008F1D66" w14:paraId="6E1C703E"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51D6E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lastRenderedPageBreak/>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E95A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Consistência lógica ($A&gt;B, B&gt;C \</w:t>
            </w:r>
            <w:proofErr w:type="spellStart"/>
            <w:r>
              <w:rPr>
                <w:rFonts w:eastAsia="Google Sans Text"/>
                <w:color w:val="1F1F1F"/>
                <w:sz w:val="24"/>
                <w:szCs w:val="24"/>
              </w:rPr>
              <w:t>Rightarrow</w:t>
            </w:r>
            <w:proofErr w:type="spellEnd"/>
            <w:r>
              <w:rPr>
                <w:rFonts w:eastAsia="Google Sans Text"/>
                <w:color w:val="1F1F1F"/>
                <w:sz w:val="24"/>
                <w:szCs w:val="24"/>
              </w:rPr>
              <w:t xml:space="preserve">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07F9C"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Evita arbitragem cíclica irracional.</w:t>
            </w:r>
          </w:p>
        </w:tc>
      </w:tr>
      <w:tr w:rsidR="00405E05" w:rsidRPr="008F1D66" w14:paraId="220EADE6"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ADBE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A41865"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8B9D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Permite modelar o </w:t>
            </w:r>
            <w:proofErr w:type="spellStart"/>
            <w:r>
              <w:rPr>
                <w:rFonts w:eastAsia="Google Sans Text"/>
                <w:color w:val="1F1F1F"/>
                <w:sz w:val="24"/>
                <w:szCs w:val="24"/>
              </w:rPr>
              <w:t>trade-off</w:t>
            </w:r>
            <w:proofErr w:type="spellEnd"/>
            <w:r>
              <w:rPr>
                <w:rFonts w:eastAsia="Google Sans Text"/>
                <w:color w:val="1F1F1F"/>
                <w:sz w:val="24"/>
                <w:szCs w:val="24"/>
              </w:rPr>
              <w:t xml:space="preserve"> risco-retorno de forma contínua.</w:t>
            </w:r>
          </w:p>
        </w:tc>
      </w:tr>
      <w:tr w:rsidR="00405E05" w:rsidRPr="008F1D66" w14:paraId="470B854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211E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540A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E24EE"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 diversificação é consistente independentemente do resto da carteira.</w:t>
            </w:r>
          </w:p>
        </w:tc>
      </w:tr>
      <w:tr w:rsidR="00405E05" w:rsidRPr="008F1D66" w14:paraId="1F9CF0D7"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4747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5EA1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2C99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Fundamenta a fronteira eficiente (ninguém escolhe portfólios dominados).</w:t>
            </w:r>
          </w:p>
        </w:tc>
      </w:tr>
    </w:tbl>
    <w:p w14:paraId="62D01E0D"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Pr>
          <w:rFonts w:eastAsia="Google Sans Text"/>
          <w:color w:val="1F1F1F"/>
          <w:sz w:val="24"/>
          <w:szCs w:val="24"/>
        </w:rPr>
        <w:t>Fonte: Elaboração própria baseada em.</w:t>
      </w:r>
      <w:r>
        <w:rPr>
          <w:rFonts w:eastAsia="Google Sans Text"/>
          <w:color w:val="444746"/>
          <w:sz w:val="24"/>
          <w:szCs w:val="24"/>
          <w:vertAlign w:val="superscript"/>
        </w:rPr>
        <w:t>65</w:t>
      </w:r>
    </w:p>
    <w:p w14:paraId="651DD088" w14:textId="77777777" w:rsidR="00F56510" w:rsidRPr="001C750C" w:rsidRDefault="00F56510" w:rsidP="00F56510">
      <w:pPr>
        <w:spacing w:line="360" w:lineRule="auto"/>
        <w:jc w:val="both"/>
        <w:rPr>
          <w:sz w:val="24"/>
          <w:szCs w:val="24"/>
          <w:lang w:eastAsia="pt-BR"/>
        </w:rPr>
      </w:pPr>
    </w:p>
    <w:p w14:paraId="43D5DC41" w14:textId="77777777"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4" w:name="_Toc231448128"/>
      <w:r>
        <w:rPr>
          <w:rFonts w:eastAsia="Google Sans"/>
          <w:color w:val="1F1F1F"/>
        </w:rPr>
        <w:t>Limitações e a Realidade dos Mercados</w:t>
      </w:r>
      <w:bookmarkEnd w:id="34"/>
    </w:p>
    <w:p w14:paraId="7E6F843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172F8986"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15BB89DD"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56A48EE4"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w:t>
      </w:r>
      <w:proofErr w:type="spellStart"/>
      <w:r>
        <w:rPr>
          <w:rFonts w:eastAsia="Google Sans Text"/>
          <w:color w:val="1F1F1F"/>
          <w:sz w:val="24"/>
          <w:szCs w:val="24"/>
        </w:rPr>
        <w:t>Benoit</w:t>
      </w:r>
      <w:proofErr w:type="spellEnd"/>
      <w:r>
        <w:rPr>
          <w:rFonts w:eastAsia="Google Sans Text"/>
          <w:color w:val="1F1F1F"/>
          <w:sz w:val="24"/>
          <w:szCs w:val="24"/>
        </w:rPr>
        <w:t xml:space="preserve"> </w:t>
      </w:r>
      <w:proofErr w:type="spellStart"/>
      <w:r>
        <w:rPr>
          <w:rFonts w:eastAsia="Google Sans Text"/>
          <w:color w:val="1F1F1F"/>
          <w:sz w:val="24"/>
          <w:szCs w:val="24"/>
        </w:rPr>
        <w:t>Mandelbrot</w:t>
      </w:r>
      <w:proofErr w:type="spellEnd"/>
      <w:r>
        <w:rPr>
          <w:rFonts w:eastAsia="Google Sans Text"/>
          <w:color w:val="1F1F1F"/>
          <w:sz w:val="24"/>
          <w:szCs w:val="24"/>
        </w:rPr>
        <w:t xml:space="preserve"> (1963) e Eugene Fama (1965) demonstraram que os preços de ativos exibem "caudas gordas" (</w:t>
      </w:r>
      <w:proofErr w:type="spellStart"/>
      <w:r>
        <w:rPr>
          <w:rFonts w:eastAsia="Google Sans Text"/>
          <w:i/>
          <w:iCs/>
          <w:color w:val="1F1F1F"/>
          <w:sz w:val="24"/>
          <w:szCs w:val="24"/>
        </w:rPr>
        <w:t>fat</w:t>
      </w:r>
      <w:proofErr w:type="spellEnd"/>
      <w:r>
        <w:rPr>
          <w:rFonts w:eastAsia="Google Sans Text"/>
          <w:i/>
          <w:iCs/>
          <w:color w:val="1F1F1F"/>
          <w:sz w:val="24"/>
          <w:szCs w:val="24"/>
        </w:rPr>
        <w:t xml:space="preserve"> </w:t>
      </w:r>
      <w:proofErr w:type="spellStart"/>
      <w:r>
        <w:rPr>
          <w:rFonts w:eastAsia="Google Sans Text"/>
          <w:i/>
          <w:iCs/>
          <w:color w:val="1F1F1F"/>
          <w:sz w:val="24"/>
          <w:szCs w:val="24"/>
        </w:rPr>
        <w:t>tails</w:t>
      </w:r>
      <w:proofErr w:type="spellEnd"/>
      <w:r>
        <w:rPr>
          <w:rFonts w:eastAsia="Google Sans Text"/>
          <w:color w:val="1F1F1F"/>
          <w:sz w:val="24"/>
          <w:szCs w:val="24"/>
        </w:rPr>
        <w:t xml:space="preserve">) e </w:t>
      </w:r>
      <w:proofErr w:type="spellStart"/>
      <w:r>
        <w:rPr>
          <w:rFonts w:eastAsia="Google Sans Text"/>
          <w:color w:val="1F1F1F"/>
          <w:sz w:val="24"/>
          <w:szCs w:val="24"/>
        </w:rPr>
        <w:t>leptocurtose</w:t>
      </w:r>
      <w:proofErr w:type="spellEnd"/>
      <w:r>
        <w:rPr>
          <w:rFonts w:eastAsia="Google Sans Text"/>
          <w:color w:val="1F1F1F"/>
          <w:sz w:val="24"/>
          <w:szCs w:val="24"/>
        </w:rPr>
        <w:t xml:space="preserve"> excessiva.</w:t>
      </w:r>
      <w:r>
        <w:rPr>
          <w:rFonts w:eastAsia="Google Sans Text"/>
          <w:color w:val="444746"/>
          <w:sz w:val="24"/>
          <w:szCs w:val="24"/>
          <w:vertAlign w:val="superscript"/>
        </w:rPr>
        <w:t>76</w:t>
      </w:r>
      <w:r>
        <w:rPr>
          <w:rFonts w:eastAsia="Google Sans Text"/>
          <w:color w:val="1F1F1F"/>
          <w:sz w:val="24"/>
          <w:szCs w:val="24"/>
        </w:rPr>
        <w:t xml:space="preserve">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Pr>
          <w:rFonts w:eastAsia="Google Sans Text"/>
          <w:color w:val="444746"/>
          <w:sz w:val="24"/>
          <w:szCs w:val="24"/>
          <w:vertAlign w:val="superscript"/>
        </w:rPr>
        <w:t>78</w:t>
      </w:r>
    </w:p>
    <w:p w14:paraId="020AB618"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6FF87475"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w:t>
      </w:r>
      <w:r>
        <w:rPr>
          <w:rFonts w:eastAsia="Google Sans Text"/>
          <w:color w:val="1F1F1F"/>
          <w:sz w:val="24"/>
          <w:szCs w:val="24"/>
        </w:rPr>
        <w:lastRenderedPageBreak/>
        <w:t xml:space="preserve">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ou métricas de </w:t>
      </w:r>
      <w:proofErr w:type="spellStart"/>
      <w:r>
        <w:rPr>
          <w:rFonts w:eastAsia="Google Sans Text"/>
          <w:i/>
          <w:iCs/>
          <w:color w:val="1F1F1F"/>
          <w:sz w:val="24"/>
          <w:szCs w:val="24"/>
        </w:rPr>
        <w:t>downside</w:t>
      </w:r>
      <w:proofErr w:type="spellEnd"/>
      <w:r>
        <w:rPr>
          <w:rFonts w:eastAsia="Google Sans Text"/>
          <w:i/>
          <w:iCs/>
          <w:color w:val="1F1F1F"/>
          <w:sz w:val="24"/>
          <w:szCs w:val="24"/>
        </w:rPr>
        <w:t xml:space="preserve"> </w:t>
      </w:r>
      <w:proofErr w:type="spellStart"/>
      <w:r>
        <w:rPr>
          <w:rFonts w:eastAsia="Google Sans Text"/>
          <w:i/>
          <w:iCs/>
          <w:color w:val="1F1F1F"/>
          <w:sz w:val="24"/>
          <w:szCs w:val="24"/>
        </w:rPr>
        <w:t>risk</w:t>
      </w:r>
      <w:proofErr w:type="spellEnd"/>
      <w:r>
        <w:rPr>
          <w:rFonts w:eastAsia="Google Sans Text"/>
          <w:color w:val="1F1F1F"/>
          <w:sz w:val="24"/>
          <w:szCs w:val="24"/>
        </w:rPr>
        <w:t xml:space="preserve"> seriam descritores mais precisos da utilidade do investidor, mas a inércia da tradição MPT mantém a variância como padrão.</w:t>
      </w:r>
      <w:r>
        <w:rPr>
          <w:rFonts w:eastAsia="Google Sans Text"/>
          <w:color w:val="444746"/>
          <w:sz w:val="24"/>
          <w:szCs w:val="24"/>
          <w:vertAlign w:val="superscript"/>
        </w:rPr>
        <w:t>12</w:t>
      </w:r>
    </w:p>
    <w:p w14:paraId="2998A01F"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5F439A27"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w:t>
      </w:r>
      <w:proofErr w:type="spellStart"/>
      <w:r>
        <w:rPr>
          <w:rFonts w:eastAsia="Google Sans Text"/>
          <w:color w:val="1F1F1F"/>
          <w:sz w:val="24"/>
          <w:szCs w:val="24"/>
        </w:rPr>
        <w:t>Kahneman</w:t>
      </w:r>
      <w:proofErr w:type="spellEnd"/>
      <w:r>
        <w:rPr>
          <w:rFonts w:eastAsia="Google Sans Text"/>
          <w:color w:val="1F1F1F"/>
          <w:sz w:val="24"/>
          <w:szCs w:val="24"/>
        </w:rPr>
        <w:t xml:space="preserve"> e </w:t>
      </w:r>
      <w:proofErr w:type="spellStart"/>
      <w:r>
        <w:rPr>
          <w:rFonts w:eastAsia="Google Sans Text"/>
          <w:color w:val="1F1F1F"/>
          <w:sz w:val="24"/>
          <w:szCs w:val="24"/>
        </w:rPr>
        <w:t>Tversky</w:t>
      </w:r>
      <w:proofErr w:type="spellEnd"/>
      <w:r>
        <w:rPr>
          <w:rFonts w:eastAsia="Google Sans Text"/>
          <w:color w:val="1F1F1F"/>
          <w:sz w:val="24"/>
          <w:szCs w:val="24"/>
        </w:rPr>
        <w:t xml:space="preserve">) documentou sistemáticas violações dos axiomas VNM. O "efeito certeza" e a "aversão à perda" (Teoria da </w:t>
      </w:r>
      <w:proofErr w:type="spellStart"/>
      <w:r>
        <w:rPr>
          <w:rFonts w:eastAsia="Google Sans Text"/>
          <w:color w:val="1F1F1F"/>
          <w:sz w:val="24"/>
          <w:szCs w:val="24"/>
        </w:rPr>
        <w:t>Perspectiva</w:t>
      </w:r>
      <w:proofErr w:type="spellEnd"/>
      <w:r>
        <w:rPr>
          <w:rFonts w:eastAsia="Google Sans Text"/>
          <w:color w:val="1F1F1F"/>
          <w:sz w:val="24"/>
          <w:szCs w:val="24"/>
        </w:rPr>
        <w:t>) mostram que investidores reais frequentemente violam os axiomas de Independência e Dominância, comportando-se de maneira inconsistente com a maximização da utilidade esperada.</w:t>
      </w:r>
      <w:r>
        <w:rPr>
          <w:rFonts w:eastAsia="Google Sans Text"/>
          <w:color w:val="444746"/>
          <w:sz w:val="24"/>
          <w:szCs w:val="24"/>
          <w:vertAlign w:val="superscript"/>
        </w:rPr>
        <w:t>80</w:t>
      </w:r>
    </w:p>
    <w:p w14:paraId="3F7DC2A7"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w:t>
      </w:r>
      <w:proofErr w:type="spellStart"/>
      <w:r>
        <w:rPr>
          <w:rFonts w:eastAsia="Google Sans Text"/>
          <w:color w:val="1F1F1F"/>
          <w:sz w:val="24"/>
          <w:szCs w:val="24"/>
        </w:rPr>
        <w:t>Sharpe</w:t>
      </w:r>
      <w:proofErr w:type="spellEnd"/>
      <w:r>
        <w:rPr>
          <w:rFonts w:eastAsia="Google Sans Text"/>
          <w:color w:val="1F1F1F"/>
          <w:sz w:val="24"/>
          <w:szCs w:val="24"/>
        </w:rPr>
        <w:t xml:space="preserve"> permanece a </w:t>
      </w:r>
      <w:proofErr w:type="spellStart"/>
      <w:r>
        <w:rPr>
          <w:rFonts w:eastAsia="Google Sans Text"/>
          <w:i/>
          <w:iCs/>
          <w:color w:val="1F1F1F"/>
          <w:sz w:val="24"/>
          <w:szCs w:val="24"/>
        </w:rPr>
        <w:t>lingua</w:t>
      </w:r>
      <w:proofErr w:type="spellEnd"/>
      <w:r>
        <w:rPr>
          <w:rFonts w:eastAsia="Google Sans Text"/>
          <w:i/>
          <w:iCs/>
          <w:color w:val="1F1F1F"/>
          <w:sz w:val="24"/>
          <w:szCs w:val="24"/>
        </w:rPr>
        <w:t xml:space="preserve"> franca</w:t>
      </w:r>
      <w:r>
        <w:rPr>
          <w:rFonts w:eastAsia="Google Sans Text"/>
          <w:color w:val="1F1F1F"/>
          <w:sz w:val="24"/>
          <w:szCs w:val="24"/>
        </w:rPr>
        <w:t xml:space="preserve"> das finanças. Conceitos como diversificação, fronteira eficiente, Beta e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56A15D81" w14:textId="77777777" w:rsidR="00405E05" w:rsidRDefault="00405E05" w:rsidP="00346652">
      <w:pPr>
        <w:rPr>
          <w:rStyle w:val="Forte"/>
          <w:bCs w:val="0"/>
        </w:rPr>
      </w:pPr>
    </w:p>
    <w:p w14:paraId="078CF9BB" w14:textId="77777777" w:rsidR="000063A1" w:rsidRDefault="000063A1">
      <w:pPr>
        <w:rPr>
          <w:sz w:val="24"/>
          <w:szCs w:val="24"/>
        </w:rPr>
      </w:pPr>
      <w:r>
        <w:rPr>
          <w:sz w:val="24"/>
          <w:szCs w:val="24"/>
        </w:rPr>
        <w:br w:type="page"/>
      </w:r>
    </w:p>
    <w:p w14:paraId="46552292" w14:textId="77777777"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5" w:name="_Toc231448129"/>
      <w:r>
        <w:rPr>
          <w:b/>
          <w:bCs/>
          <w:sz w:val="24"/>
          <w:szCs w:val="24"/>
          <w:lang w:val="pt-BR" w:eastAsia="pt-BR"/>
        </w:rPr>
        <w:lastRenderedPageBreak/>
        <w:t>A Teoria Pós-Moderna do Portfólio (PMPT) e a Gestão de Risco Assimétrica</w:t>
      </w:r>
      <w:bookmarkEnd w:id="35"/>
    </w:p>
    <w:p w14:paraId="4B1C1840" w14:textId="77777777" w:rsidR="00346652" w:rsidRDefault="00346652" w:rsidP="00346652">
      <w:pPr>
        <w:rPr>
          <w:b/>
          <w:sz w:val="24"/>
          <w:szCs w:val="24"/>
          <w:lang w:val="pt-BR" w:eastAsia="pt-BR"/>
        </w:rPr>
      </w:pPr>
    </w:p>
    <w:p w14:paraId="0FDB2798" w14:textId="77777777" w:rsidR="00346652" w:rsidRPr="00346652" w:rsidRDefault="00346652" w:rsidP="00346652">
      <w:pPr>
        <w:rPr>
          <w:b/>
          <w:sz w:val="24"/>
          <w:szCs w:val="24"/>
          <w:lang w:val="pt-BR" w:eastAsia="pt-BR"/>
        </w:rPr>
      </w:pPr>
    </w:p>
    <w:p w14:paraId="658AAB9D" w14:textId="77777777"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36" w:name="_Toc231448130"/>
      <w:r>
        <w:rPr>
          <w:sz w:val="24"/>
          <w:szCs w:val="24"/>
          <w:lang w:val="pt-BR" w:eastAsia="pt-BR"/>
        </w:rPr>
        <w:t>Introdução: A Evolução Paradigmática e a Necessidade Histórica da PMPT</w:t>
      </w:r>
      <w:bookmarkEnd w:id="36"/>
    </w:p>
    <w:p w14:paraId="13E6851F" w14:textId="77777777" w:rsidR="00346652" w:rsidRDefault="00346652">
      <w:pPr>
        <w:rPr>
          <w:sz w:val="24"/>
          <w:szCs w:val="24"/>
        </w:rPr>
      </w:pPr>
    </w:p>
    <w:p w14:paraId="0D8DBCFF"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Pr>
          <w:i/>
          <w:iCs/>
          <w:sz w:val="24"/>
          <w:szCs w:val="24"/>
          <w:lang w:val="pt-BR" w:eastAsia="pt-BR"/>
        </w:rPr>
        <w:t xml:space="preserve">Portfolio </w:t>
      </w:r>
      <w:proofErr w:type="spellStart"/>
      <w:r>
        <w:rPr>
          <w:i/>
          <w:iCs/>
          <w:sz w:val="24"/>
          <w:szCs w:val="24"/>
          <w:lang w:val="pt-BR" w:eastAsia="pt-BR"/>
        </w:rPr>
        <w:t>Selection</w:t>
      </w:r>
      <w:proofErr w:type="spellEnd"/>
      <w:r>
        <w:rPr>
          <w:sz w:val="24"/>
          <w:szCs w:val="24"/>
          <w:lang w:val="pt-BR" w:eastAsia="pt-BR"/>
        </w:rPr>
        <w:t xml:space="preserve">, estabeleceu o alicerce sobre o qual a gestão moderna de investimentos foi construída, formalizando a intuição da diversificação através da análise de média-variância. 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p>
    <w:p w14:paraId="11984819"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Enquanto a MPT opera sob a suposição de simetria, tratando ganhos e perdas de igual magnitude como eventos de risco equivalentes, a PMPT reconhece a assimetria fundamental da preferência do investidor: a aversão à perda (</w:t>
      </w:r>
      <w:proofErr w:type="spellStart"/>
      <w:r>
        <w:rPr>
          <w:sz w:val="24"/>
          <w:szCs w:val="24"/>
          <w:lang w:val="pt-BR" w:eastAsia="pt-BR"/>
        </w:rPr>
        <w:t>downside</w:t>
      </w:r>
      <w:proofErr w:type="spellEnd"/>
      <w:r>
        <w:rPr>
          <w:sz w:val="24"/>
          <w:szCs w:val="24"/>
          <w:lang w:val="pt-BR" w:eastAsia="pt-BR"/>
        </w:rPr>
        <w:t>) em detrimento da mera aversão à volatilidade.</w:t>
      </w:r>
    </w:p>
    <w:p w14:paraId="1A12A92C"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Este capítulo dedica-se a uma exegese profunda da PMPT, explorando suas raízes históricas, sua fundamentação matemática nos Momentos Parciais Inferiores (Lower </w:t>
      </w:r>
      <w:proofErr w:type="spellStart"/>
      <w:r>
        <w:rPr>
          <w:sz w:val="24"/>
          <w:szCs w:val="24"/>
          <w:lang w:val="pt-BR" w:eastAsia="pt-BR"/>
        </w:rPr>
        <w:t>Partial</w:t>
      </w:r>
      <w:proofErr w:type="spellEnd"/>
      <w:r>
        <w:rPr>
          <w:sz w:val="24"/>
          <w:szCs w:val="24"/>
          <w:lang w:val="pt-BR" w:eastAsia="pt-BR"/>
        </w:rPr>
        <w:t xml:space="preserve"> </w:t>
      </w:r>
      <w:proofErr w:type="spellStart"/>
      <w:r>
        <w:rPr>
          <w:sz w:val="24"/>
          <w:szCs w:val="24"/>
          <w:lang w:val="pt-BR" w:eastAsia="pt-BR"/>
        </w:rPr>
        <w:t>Moments</w:t>
      </w:r>
      <w:proofErr w:type="spellEnd"/>
      <w:r>
        <w:rPr>
          <w:sz w:val="24"/>
          <w:szCs w:val="24"/>
          <w:lang w:val="pt-BR" w:eastAsia="pt-BR"/>
        </w:rPr>
        <w:t xml:space="preserve"> - LPM), e a superioridade de suas métricas de risco — como a </w:t>
      </w:r>
      <w:proofErr w:type="spellStart"/>
      <w:r>
        <w:rPr>
          <w:sz w:val="24"/>
          <w:szCs w:val="24"/>
          <w:lang w:val="pt-BR" w:eastAsia="pt-BR"/>
        </w:rPr>
        <w:t>Semivariância</w:t>
      </w:r>
      <w:proofErr w:type="spellEnd"/>
      <w:r>
        <w:rPr>
          <w:sz w:val="24"/>
          <w:szCs w:val="24"/>
          <w:lang w:val="pt-BR" w:eastAsia="pt-BR"/>
        </w:rPr>
        <w:t xml:space="preserve">, 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e os índices de </w:t>
      </w:r>
      <w:proofErr w:type="spellStart"/>
      <w:r>
        <w:rPr>
          <w:sz w:val="24"/>
          <w:szCs w:val="24"/>
          <w:lang w:val="pt-BR" w:eastAsia="pt-BR"/>
        </w:rPr>
        <w:t>Sortino</w:t>
      </w:r>
      <w:proofErr w:type="spellEnd"/>
      <w:r>
        <w:rPr>
          <w:sz w:val="24"/>
          <w:szCs w:val="24"/>
          <w:lang w:val="pt-BR" w:eastAsia="pt-BR"/>
        </w:rPr>
        <w:t xml:space="preserve"> e </w:t>
      </w:r>
      <w:proofErr w:type="spellStart"/>
      <w:r>
        <w:rPr>
          <w:sz w:val="24"/>
          <w:szCs w:val="24"/>
          <w:lang w:val="pt-BR" w:eastAsia="pt-BR"/>
        </w:rPr>
        <w:t>Omega</w:t>
      </w:r>
      <w:proofErr w:type="spellEnd"/>
      <w:r>
        <w:rPr>
          <w:sz w:val="24"/>
          <w:szCs w:val="24"/>
          <w:lang w:val="pt-BR" w:eastAsia="pt-BR"/>
        </w:rPr>
        <w:t xml:space="preserve"> — em comparação com os análogos da MPT. A análise demonstrará que a PMPT oferece um arcabouço mais robusto para a construção de portfólios em um mundo caracterizado por distribuições de cauda gorda (</w:t>
      </w:r>
      <w:proofErr w:type="spellStart"/>
      <w:r>
        <w:rPr>
          <w:i/>
          <w:iCs/>
          <w:sz w:val="24"/>
          <w:szCs w:val="24"/>
          <w:lang w:val="pt-BR" w:eastAsia="pt-BR"/>
        </w:rPr>
        <w:t>fat</w:t>
      </w:r>
      <w:proofErr w:type="spellEnd"/>
      <w:r>
        <w:rPr>
          <w:i/>
          <w:iCs/>
          <w:sz w:val="24"/>
          <w:szCs w:val="24"/>
          <w:lang w:val="pt-BR" w:eastAsia="pt-BR"/>
        </w:rPr>
        <w:t xml:space="preserve"> </w:t>
      </w:r>
      <w:proofErr w:type="spellStart"/>
      <w:r>
        <w:rPr>
          <w:i/>
          <w:iCs/>
          <w:sz w:val="24"/>
          <w:szCs w:val="24"/>
          <w:lang w:val="pt-BR" w:eastAsia="pt-BR"/>
        </w:rPr>
        <w:t>tails</w:t>
      </w:r>
      <w:proofErr w:type="spellEnd"/>
      <w:r>
        <w:rPr>
          <w:sz w:val="24"/>
          <w:szCs w:val="24"/>
          <w:lang w:val="pt-BR" w:eastAsia="pt-BR"/>
        </w:rPr>
        <w:t>), cisnes negros e comportamento irracional dos agentes.</w:t>
      </w:r>
    </w:p>
    <w:p w14:paraId="58F0B867" w14:textId="77777777" w:rsidR="005D48A6" w:rsidRPr="00346652" w:rsidRDefault="005D48A6" w:rsidP="005D48A6">
      <w:pPr>
        <w:rPr>
          <w:b/>
          <w:sz w:val="24"/>
          <w:szCs w:val="24"/>
          <w:lang w:val="pt-BR" w:eastAsia="pt-BR"/>
        </w:rPr>
      </w:pPr>
    </w:p>
    <w:p w14:paraId="25DF22D5"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7" w:name="_Toc231448131"/>
      <w:r>
        <w:rPr>
          <w:sz w:val="24"/>
          <w:szCs w:val="24"/>
          <w:lang w:eastAsia="pt-BR"/>
        </w:rPr>
        <w:t>O "Esquecimento Tecnológico" e as Origens em Markowitz (1959)</w:t>
      </w:r>
      <w:bookmarkEnd w:id="37"/>
    </w:p>
    <w:p w14:paraId="7C480FEE" w14:textId="77777777" w:rsidR="005D48A6" w:rsidRDefault="005D48A6" w:rsidP="005D48A6">
      <w:pPr>
        <w:rPr>
          <w:sz w:val="24"/>
          <w:szCs w:val="24"/>
        </w:rPr>
      </w:pPr>
    </w:p>
    <w:p w14:paraId="73981365" w14:textId="77777777" w:rsidR="00BF1D60" w:rsidRDefault="00BF1D60" w:rsidP="005D48A6">
      <w:pPr>
        <w:rPr>
          <w:sz w:val="24"/>
          <w:szCs w:val="24"/>
          <w:lang w:val="pt-BR" w:eastAsia="pt-BR"/>
        </w:rPr>
      </w:pPr>
    </w:p>
    <w:p w14:paraId="2C2D064C" w14:textId="77777777" w:rsidR="0008685A" w:rsidRPr="0008685A" w:rsidRDefault="0008685A" w:rsidP="0008685A">
      <w:pPr>
        <w:spacing w:line="360" w:lineRule="auto"/>
        <w:ind w:firstLine="851"/>
        <w:jc w:val="both"/>
        <w:rPr>
          <w:sz w:val="24"/>
          <w:szCs w:val="24"/>
          <w:lang w:val="pt-BR" w:eastAsia="pt-BR"/>
        </w:rPr>
      </w:pPr>
      <w:r>
        <w:rPr>
          <w:sz w:val="24"/>
          <w:szCs w:val="24"/>
          <w:lang w:val="pt-BR" w:eastAsia="pt-BR"/>
        </w:rPr>
        <w:t xml:space="preserve">É um equívoco comum na literatura financeira atribuir a invenção do foco no </w:t>
      </w:r>
      <w:proofErr w:type="spellStart"/>
      <w:r>
        <w:rPr>
          <w:sz w:val="24"/>
          <w:szCs w:val="24"/>
          <w:lang w:val="pt-BR" w:eastAsia="pt-BR"/>
        </w:rPr>
        <w:t>downside</w:t>
      </w:r>
      <w:proofErr w:type="spellEnd"/>
      <w:r>
        <w:rPr>
          <w:sz w:val="24"/>
          <w:szCs w:val="24"/>
          <w:lang w:val="pt-BR" w:eastAsia="pt-BR"/>
        </w:rPr>
        <w:t xml:space="preserve"> </w:t>
      </w:r>
      <w:proofErr w:type="spellStart"/>
      <w:r>
        <w:rPr>
          <w:sz w:val="24"/>
          <w:szCs w:val="24"/>
          <w:lang w:val="pt-BR" w:eastAsia="pt-BR"/>
        </w:rPr>
        <w:t>risk</w:t>
      </w:r>
      <w:proofErr w:type="spellEnd"/>
      <w:r>
        <w:rPr>
          <w:sz w:val="24"/>
          <w:szCs w:val="24"/>
          <w:lang w:val="pt-BR" w:eastAsia="pt-BR"/>
        </w:rPr>
        <w:t xml:space="preserve"> exclusivamente aos teóricos da década de 1990. Uma análise historiográfica rigorosa revela que Harry Markowitz, em sua monografia de 1959, Portfolio </w:t>
      </w:r>
      <w:proofErr w:type="spellStart"/>
      <w:r>
        <w:rPr>
          <w:sz w:val="24"/>
          <w:szCs w:val="24"/>
          <w:lang w:val="pt-BR" w:eastAsia="pt-BR"/>
        </w:rPr>
        <w:t>Selection</w:t>
      </w:r>
      <w:proofErr w:type="spellEnd"/>
      <w:r>
        <w:rPr>
          <w:sz w:val="24"/>
          <w:szCs w:val="24"/>
          <w:lang w:val="pt-BR" w:eastAsia="pt-BR"/>
        </w:rPr>
        <w:t xml:space="preserve">: </w:t>
      </w:r>
      <w:proofErr w:type="spellStart"/>
      <w:r>
        <w:rPr>
          <w:sz w:val="24"/>
          <w:szCs w:val="24"/>
          <w:lang w:val="pt-BR" w:eastAsia="pt-BR"/>
        </w:rPr>
        <w:t>Efficient</w:t>
      </w:r>
      <w:proofErr w:type="spellEnd"/>
      <w:r>
        <w:rPr>
          <w:sz w:val="24"/>
          <w:szCs w:val="24"/>
          <w:lang w:val="pt-BR" w:eastAsia="pt-BR"/>
        </w:rPr>
        <w:t xml:space="preserve"> </w:t>
      </w:r>
      <w:proofErr w:type="spellStart"/>
      <w:r>
        <w:rPr>
          <w:sz w:val="24"/>
          <w:szCs w:val="24"/>
          <w:lang w:val="pt-BR" w:eastAsia="pt-BR"/>
        </w:rPr>
        <w:t>Diversification</w:t>
      </w:r>
      <w:proofErr w:type="spellEnd"/>
      <w:r>
        <w:rPr>
          <w:sz w:val="24"/>
          <w:szCs w:val="24"/>
          <w:lang w:val="pt-BR" w:eastAsia="pt-BR"/>
        </w:rPr>
        <w:t xml:space="preserve"> </w:t>
      </w:r>
      <w:proofErr w:type="spellStart"/>
      <w:r>
        <w:rPr>
          <w:sz w:val="24"/>
          <w:szCs w:val="24"/>
          <w:lang w:val="pt-BR" w:eastAsia="pt-BR"/>
        </w:rPr>
        <w:t>of</w:t>
      </w:r>
      <w:proofErr w:type="spellEnd"/>
      <w:r>
        <w:rPr>
          <w:sz w:val="24"/>
          <w:szCs w:val="24"/>
          <w:lang w:val="pt-BR" w:eastAsia="pt-BR"/>
        </w:rPr>
        <w:t xml:space="preserve"> Investments, dedicou um capítulo inteiro à </w:t>
      </w:r>
      <w:proofErr w:type="spellStart"/>
      <w:r>
        <w:rPr>
          <w:sz w:val="24"/>
          <w:szCs w:val="24"/>
          <w:lang w:val="pt-BR" w:eastAsia="pt-BR"/>
        </w:rPr>
        <w:t>semivariância</w:t>
      </w:r>
      <w:proofErr w:type="spellEnd"/>
      <w:r>
        <w:rPr>
          <w:sz w:val="24"/>
          <w:szCs w:val="24"/>
          <w:lang w:val="pt-BR" w:eastAsia="pt-BR"/>
        </w:rPr>
        <w:t xml:space="preserve">. Markowitz postulou explicitamente que a </w:t>
      </w:r>
      <w:proofErr w:type="spellStart"/>
      <w:r>
        <w:rPr>
          <w:sz w:val="24"/>
          <w:szCs w:val="24"/>
          <w:lang w:val="pt-BR" w:eastAsia="pt-BR"/>
        </w:rPr>
        <w:t>semivariância</w:t>
      </w:r>
      <w:proofErr w:type="spellEnd"/>
      <w:r>
        <w:rPr>
          <w:sz w:val="24"/>
          <w:szCs w:val="24"/>
          <w:lang w:val="pt-BR" w:eastAsia="pt-BR"/>
        </w:rPr>
        <w:t xml:space="preserve">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p>
    <w:p w14:paraId="56576E25" w14:textId="77777777"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w:t>
      </w:r>
      <w:proofErr w:type="spellStart"/>
      <w:r>
        <w:rPr>
          <w:sz w:val="24"/>
          <w:szCs w:val="24"/>
          <w:lang w:val="pt-BR" w:eastAsia="pt-BR"/>
        </w:rPr>
        <w:t>semivariância</w:t>
      </w:r>
      <w:proofErr w:type="spellEnd"/>
      <w:r>
        <w:rPr>
          <w:sz w:val="24"/>
          <w:szCs w:val="24"/>
          <w:lang w:val="pt-BR" w:eastAsia="pt-BR"/>
        </w:rPr>
        <w:t xml:space="preserve">, foi uma concessão pragmática imposta pelas restrições tecnológicas da época. Na década de 1950, o custo computacional para calcular a covariância de </w:t>
      </w:r>
      <w:proofErr w:type="spellStart"/>
      <w:r>
        <w:rPr>
          <w:i/>
          <w:iCs/>
          <w:sz w:val="24"/>
          <w:szCs w:val="24"/>
          <w:lang w:val="pt-BR" w:eastAsia="pt-BR"/>
        </w:rPr>
        <w:t>downside</w:t>
      </w:r>
      <w:proofErr w:type="spellEnd"/>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p>
    <w:p w14:paraId="732967CA" w14:textId="77777777" w:rsidR="00BF1D60" w:rsidRDefault="0008685A" w:rsidP="00577540">
      <w:pPr>
        <w:spacing w:line="360" w:lineRule="auto"/>
        <w:ind w:firstLine="851"/>
        <w:jc w:val="both"/>
        <w:rPr>
          <w:sz w:val="24"/>
          <w:szCs w:val="24"/>
          <w:lang w:val="pt-BR" w:eastAsia="pt-BR"/>
        </w:rPr>
      </w:pPr>
      <w:r>
        <w:rPr>
          <w:sz w:val="24"/>
          <w:szCs w:val="24"/>
          <w:lang w:val="pt-BR" w:eastAsia="pt-BR"/>
        </w:rPr>
        <w:t xml:space="preserve">Consequentemente, a indústria financeira passou as três décadas seguintes otimizando portfólios com base em uma medida de risco (desvio padrão) que o próprio criador da teoria considerava uma segunda melhor opção. Foi somente com o advento dos microcomputadores de alta performance nas décadas de 1980 e 1990 que a barreira computacional foi superada, permitindo o renascimento da </w:t>
      </w:r>
      <w:proofErr w:type="spellStart"/>
      <w:r>
        <w:rPr>
          <w:sz w:val="24"/>
          <w:szCs w:val="24"/>
          <w:lang w:val="pt-BR" w:eastAsia="pt-BR"/>
        </w:rPr>
        <w:t>semivariância</w:t>
      </w:r>
      <w:proofErr w:type="spellEnd"/>
      <w:r>
        <w:rPr>
          <w:sz w:val="24"/>
          <w:szCs w:val="24"/>
          <w:lang w:val="pt-BR" w:eastAsia="pt-BR"/>
        </w:rPr>
        <w:t xml:space="preserve"> sob a égide da PMPT.</w:t>
      </w:r>
    </w:p>
    <w:p w14:paraId="167FB53C" w14:textId="77777777" w:rsidR="005D48A6" w:rsidRPr="00346652" w:rsidRDefault="005D48A6" w:rsidP="005D48A6">
      <w:pPr>
        <w:rPr>
          <w:b/>
          <w:sz w:val="24"/>
          <w:szCs w:val="24"/>
          <w:lang w:val="pt-BR" w:eastAsia="pt-BR"/>
        </w:rPr>
      </w:pPr>
    </w:p>
    <w:p w14:paraId="3C587439"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8" w:name="_Toc231448132"/>
      <w:r>
        <w:rPr>
          <w:sz w:val="24"/>
          <w:szCs w:val="24"/>
          <w:lang w:eastAsia="pt-BR"/>
        </w:rPr>
        <w:t>A Consolidação da PMPT: Rom, Ferguson e o Instituto de Pesquisa de Pensões</w:t>
      </w:r>
      <w:bookmarkEnd w:id="38"/>
    </w:p>
    <w:p w14:paraId="286F75BE" w14:textId="77777777" w:rsidR="005D48A6" w:rsidRDefault="005D48A6" w:rsidP="005D48A6">
      <w:pPr>
        <w:rPr>
          <w:sz w:val="24"/>
          <w:szCs w:val="24"/>
        </w:rPr>
      </w:pPr>
    </w:p>
    <w:p w14:paraId="5704B4FE" w14:textId="77777777" w:rsidR="0058564B" w:rsidRPr="0058564B" w:rsidRDefault="0058564B" w:rsidP="0058564B">
      <w:pPr>
        <w:spacing w:line="360" w:lineRule="auto"/>
        <w:ind w:firstLine="851"/>
        <w:jc w:val="both"/>
        <w:rPr>
          <w:sz w:val="24"/>
          <w:szCs w:val="24"/>
          <w:lang w:val="pt-BR" w:eastAsia="pt-BR"/>
        </w:rPr>
      </w:pPr>
      <w:r>
        <w:rPr>
          <w:sz w:val="24"/>
          <w:szCs w:val="24"/>
          <w:lang w:val="pt-BR" w:eastAsia="pt-BR"/>
        </w:rPr>
        <w:t xml:space="preserve">A formalização do termo "Teoria Pós-Moderna do Portfólio" é creditada aos desenvolvedores de software Brian M. Rom e Kathleen Ferguson, que publicaram trabalhos seminais em 1993 e 1994 no The </w:t>
      </w:r>
      <w:proofErr w:type="spellStart"/>
      <w:r>
        <w:rPr>
          <w:sz w:val="24"/>
          <w:szCs w:val="24"/>
          <w:lang w:val="pt-BR" w:eastAsia="pt-BR"/>
        </w:rPr>
        <w:t>Journal</w:t>
      </w:r>
      <w:proofErr w:type="spellEnd"/>
      <w:r>
        <w:rPr>
          <w:sz w:val="24"/>
          <w:szCs w:val="24"/>
          <w:lang w:val="pt-BR" w:eastAsia="pt-BR"/>
        </w:rPr>
        <w:t xml:space="preserve"> </w:t>
      </w:r>
      <w:proofErr w:type="spellStart"/>
      <w:r>
        <w:rPr>
          <w:sz w:val="24"/>
          <w:szCs w:val="24"/>
          <w:lang w:val="pt-BR" w:eastAsia="pt-BR"/>
        </w:rPr>
        <w:t>of</w:t>
      </w:r>
      <w:proofErr w:type="spellEnd"/>
      <w:r>
        <w:rPr>
          <w:sz w:val="24"/>
          <w:szCs w:val="24"/>
          <w:lang w:val="pt-BR" w:eastAsia="pt-BR"/>
        </w:rPr>
        <w:t xml:space="preserve"> </w:t>
      </w:r>
      <w:proofErr w:type="spellStart"/>
      <w:r>
        <w:rPr>
          <w:sz w:val="24"/>
          <w:szCs w:val="24"/>
          <w:lang w:val="pt-BR" w:eastAsia="pt-BR"/>
        </w:rPr>
        <w:t>Investing</w:t>
      </w:r>
      <w:proofErr w:type="spellEnd"/>
      <w:r>
        <w:rPr>
          <w:sz w:val="24"/>
          <w:szCs w:val="24"/>
          <w:lang w:val="pt-BR" w:eastAsia="pt-BR"/>
        </w:rPr>
        <w:t>. Rom e Ferguson identificaram falhas críticas nos softwares de otimização baseados na MPT e propuseram uma nova estrutura que incorporava a assimetria das distribuições de retorno.</w:t>
      </w:r>
    </w:p>
    <w:p w14:paraId="6AA04C3D" w14:textId="77777777"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w:t>
      </w:r>
      <w:proofErr w:type="spellStart"/>
      <w:r>
        <w:rPr>
          <w:sz w:val="24"/>
          <w:szCs w:val="24"/>
          <w:lang w:val="pt-BR" w:eastAsia="pt-BR"/>
        </w:rPr>
        <w:t>Pension</w:t>
      </w:r>
      <w:proofErr w:type="spellEnd"/>
      <w:r>
        <w:rPr>
          <w:sz w:val="24"/>
          <w:szCs w:val="24"/>
          <w:lang w:val="pt-BR" w:eastAsia="pt-BR"/>
        </w:rPr>
        <w:t xml:space="preserve"> </w:t>
      </w:r>
      <w:proofErr w:type="spellStart"/>
      <w:r>
        <w:rPr>
          <w:sz w:val="24"/>
          <w:szCs w:val="24"/>
          <w:lang w:val="pt-BR" w:eastAsia="pt-BR"/>
        </w:rPr>
        <w:t>Research</w:t>
      </w:r>
      <w:proofErr w:type="spellEnd"/>
      <w:r>
        <w:rPr>
          <w:sz w:val="24"/>
          <w:szCs w:val="24"/>
          <w:lang w:val="pt-BR" w:eastAsia="pt-BR"/>
        </w:rPr>
        <w:t xml:space="preserve"> </w:t>
      </w:r>
      <w:proofErr w:type="spellStart"/>
      <w:r>
        <w:rPr>
          <w:sz w:val="24"/>
          <w:szCs w:val="24"/>
          <w:lang w:val="pt-BR" w:eastAsia="pt-BR"/>
        </w:rPr>
        <w:t>Institute</w:t>
      </w:r>
      <w:proofErr w:type="spellEnd"/>
      <w:r>
        <w:rPr>
          <w:sz w:val="24"/>
          <w:szCs w:val="24"/>
          <w:lang w:val="pt-BR" w:eastAsia="pt-BR"/>
        </w:rPr>
        <w:t xml:space="preserve"> (PRI) na Universidade Estadual de São Francisco. Pesquisadores como Dr. Frank </w:t>
      </w:r>
      <w:proofErr w:type="spellStart"/>
      <w:r>
        <w:rPr>
          <w:sz w:val="24"/>
          <w:szCs w:val="24"/>
          <w:lang w:val="pt-BR" w:eastAsia="pt-BR"/>
        </w:rPr>
        <w:t>Sortino</w:t>
      </w:r>
      <w:proofErr w:type="spellEnd"/>
      <w:r>
        <w:rPr>
          <w:sz w:val="24"/>
          <w:szCs w:val="24"/>
          <w:lang w:val="pt-BR" w:eastAsia="pt-BR"/>
        </w:rPr>
        <w:t xml:space="preserve"> e Dr. Hal </w:t>
      </w:r>
      <w:proofErr w:type="spellStart"/>
      <w:r>
        <w:rPr>
          <w:sz w:val="24"/>
          <w:szCs w:val="24"/>
          <w:lang w:val="pt-BR" w:eastAsia="pt-BR"/>
        </w:rPr>
        <w:t>Forsey</w:t>
      </w:r>
      <w:proofErr w:type="spellEnd"/>
      <w:r>
        <w:rPr>
          <w:sz w:val="24"/>
          <w:szCs w:val="24"/>
          <w:lang w:val="pt-BR" w:eastAsia="pt-BR"/>
        </w:rPr>
        <w:t xml:space="preserve">, trabalhando com base nos teoremas de </w:t>
      </w:r>
      <w:proofErr w:type="spellStart"/>
      <w:r>
        <w:rPr>
          <w:sz w:val="24"/>
          <w:szCs w:val="24"/>
          <w:lang w:val="pt-BR" w:eastAsia="pt-BR"/>
        </w:rPr>
        <w:t>Bawa</w:t>
      </w:r>
      <w:proofErr w:type="spellEnd"/>
      <w:r>
        <w:rPr>
          <w:sz w:val="24"/>
          <w:szCs w:val="24"/>
          <w:lang w:val="pt-BR" w:eastAsia="pt-BR"/>
        </w:rPr>
        <w:t xml:space="preserve"> (1975) </w:t>
      </w:r>
      <w:r>
        <w:rPr>
          <w:sz w:val="24"/>
          <w:szCs w:val="24"/>
          <w:lang w:val="pt-BR" w:eastAsia="pt-BR"/>
        </w:rPr>
        <w:lastRenderedPageBreak/>
        <w:t xml:space="preserve">e </w:t>
      </w:r>
      <w:proofErr w:type="spellStart"/>
      <w:r>
        <w:rPr>
          <w:sz w:val="24"/>
          <w:szCs w:val="24"/>
          <w:lang w:val="pt-BR" w:eastAsia="pt-BR"/>
        </w:rPr>
        <w:t>Fishburn</w:t>
      </w:r>
      <w:proofErr w:type="spellEnd"/>
      <w:r>
        <w:rPr>
          <w:sz w:val="24"/>
          <w:szCs w:val="24"/>
          <w:lang w:val="pt-BR" w:eastAsia="pt-BR"/>
        </w:rPr>
        <w:t xml:space="preserve"> (1977), desenvolveram algoritmos práticos para calcular o risco de </w:t>
      </w:r>
      <w:proofErr w:type="spellStart"/>
      <w:r>
        <w:rPr>
          <w:sz w:val="24"/>
          <w:szCs w:val="24"/>
          <w:lang w:val="pt-BR" w:eastAsia="pt-BR"/>
        </w:rPr>
        <w:t>downside</w:t>
      </w:r>
      <w:proofErr w:type="spellEnd"/>
      <w:r>
        <w:rPr>
          <w:sz w:val="24"/>
          <w:szCs w:val="24"/>
          <w:lang w:val="pt-BR" w:eastAsia="pt-BR"/>
        </w:rPr>
        <w:t xml:space="preserve"> e a distribuição log-normal de três parâmetros, que se ajustava melhor aos dados de mercado do que a distribuição normal da MPT. O trabalho de </w:t>
      </w:r>
      <w:proofErr w:type="spellStart"/>
      <w:r>
        <w:rPr>
          <w:sz w:val="24"/>
          <w:szCs w:val="24"/>
          <w:lang w:val="pt-BR" w:eastAsia="pt-BR"/>
        </w:rPr>
        <w:t>Sortino</w:t>
      </w:r>
      <w:proofErr w:type="spellEnd"/>
      <w:r>
        <w:rPr>
          <w:sz w:val="24"/>
          <w:szCs w:val="24"/>
          <w:lang w:val="pt-BR" w:eastAsia="pt-BR"/>
        </w:rPr>
        <w:t xml:space="preserve">, em particular, foi crucial para traduzir a teoria complexa dos momentos parciais em ferramentas aplicáveis, culminando na criação do Índice de </w:t>
      </w:r>
      <w:proofErr w:type="spellStart"/>
      <w:r>
        <w:rPr>
          <w:sz w:val="24"/>
          <w:szCs w:val="24"/>
          <w:lang w:val="pt-BR" w:eastAsia="pt-BR"/>
        </w:rPr>
        <w:t>Sortino</w:t>
      </w:r>
      <w:proofErr w:type="spellEnd"/>
      <w:r>
        <w:rPr>
          <w:sz w:val="24"/>
          <w:szCs w:val="24"/>
          <w:lang w:val="pt-BR" w:eastAsia="pt-BR"/>
        </w:rPr>
        <w:t xml:space="preserve">, que se tornou o padrão da análise de desempenho ajustada ao risco de </w:t>
      </w:r>
      <w:proofErr w:type="spellStart"/>
      <w:r>
        <w:rPr>
          <w:sz w:val="24"/>
          <w:szCs w:val="24"/>
          <w:lang w:val="pt-BR" w:eastAsia="pt-BR"/>
        </w:rPr>
        <w:t>downside</w:t>
      </w:r>
      <w:proofErr w:type="spellEnd"/>
      <w:r>
        <w:rPr>
          <w:sz w:val="24"/>
          <w:szCs w:val="24"/>
          <w:lang w:val="pt-BR" w:eastAsia="pt-BR"/>
        </w:rPr>
        <w:t>.</w:t>
      </w:r>
    </w:p>
    <w:p w14:paraId="2299A371" w14:textId="77777777" w:rsidR="005D48A6" w:rsidRPr="00346652" w:rsidRDefault="005D48A6" w:rsidP="005D48A6">
      <w:pPr>
        <w:rPr>
          <w:b/>
          <w:sz w:val="24"/>
          <w:szCs w:val="24"/>
          <w:lang w:val="pt-BR" w:eastAsia="pt-BR"/>
        </w:rPr>
      </w:pPr>
    </w:p>
    <w:p w14:paraId="7B1FF360"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9" w:name="_Toc231448133"/>
      <w:r>
        <w:rPr>
          <w:sz w:val="24"/>
          <w:szCs w:val="24"/>
          <w:lang w:eastAsia="pt-BR"/>
        </w:rPr>
        <w:t>O Fenômeno da "Maximização de Erros" e a Instabilidade das Soluções</w:t>
      </w:r>
      <w:bookmarkEnd w:id="39"/>
    </w:p>
    <w:p w14:paraId="13C8951A" w14:textId="77777777" w:rsidR="005D48A6" w:rsidRDefault="005D48A6" w:rsidP="005D48A6">
      <w:pPr>
        <w:rPr>
          <w:sz w:val="24"/>
          <w:szCs w:val="24"/>
        </w:rPr>
      </w:pPr>
    </w:p>
    <w:p w14:paraId="110CB73A" w14:textId="77777777" w:rsidR="00B0386A" w:rsidRPr="00B0386A" w:rsidRDefault="00B0386A" w:rsidP="00B0386A">
      <w:pPr>
        <w:rPr>
          <w:sz w:val="24"/>
          <w:szCs w:val="24"/>
          <w:lang w:val="pt-BR" w:eastAsia="pt-BR"/>
        </w:rPr>
      </w:pPr>
    </w:p>
    <w:p w14:paraId="2FDDE910"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w:t>
      </w:r>
      <w:proofErr w:type="spellStart"/>
      <w:r>
        <w:rPr>
          <w:sz w:val="24"/>
          <w:szCs w:val="24"/>
          <w:lang w:val="pt-BR" w:eastAsia="pt-BR"/>
        </w:rPr>
        <w:t>Michaud</w:t>
      </w:r>
      <w:proofErr w:type="spellEnd"/>
      <w:r>
        <w:rPr>
          <w:sz w:val="24"/>
          <w:szCs w:val="24"/>
          <w:lang w:val="pt-BR" w:eastAsia="pt-BR"/>
        </w:rPr>
        <w:t xml:space="preserve"> (1989), que cunhou o termo "maximizador de erros" (</w:t>
      </w:r>
      <w:proofErr w:type="spellStart"/>
      <w:r>
        <w:rPr>
          <w:sz w:val="24"/>
          <w:szCs w:val="24"/>
          <w:lang w:val="pt-BR" w:eastAsia="pt-BR"/>
        </w:rPr>
        <w:t>error</w:t>
      </w:r>
      <w:proofErr w:type="spellEnd"/>
      <w:r>
        <w:rPr>
          <w:sz w:val="24"/>
          <w:szCs w:val="24"/>
          <w:lang w:val="pt-BR" w:eastAsia="pt-BR"/>
        </w:rPr>
        <w:t xml:space="preserve"> </w:t>
      </w:r>
      <w:proofErr w:type="spellStart"/>
      <w:r>
        <w:rPr>
          <w:sz w:val="24"/>
          <w:szCs w:val="24"/>
          <w:lang w:val="pt-BR" w:eastAsia="pt-BR"/>
        </w:rPr>
        <w:t>maximizer</w:t>
      </w:r>
      <w:proofErr w:type="spellEnd"/>
      <w:r>
        <w:rPr>
          <w:sz w:val="24"/>
          <w:szCs w:val="24"/>
          <w:lang w:val="pt-BR" w:eastAsia="pt-BR"/>
        </w:rPr>
        <w:t>) para descrever os otimizadores de média-variância. A intuição subjacente a esta crítica é estatisticamente profunda e deve ser o ponto de partida para qualquer discussão sobre o modelo Black-</w:t>
      </w:r>
      <w:proofErr w:type="spellStart"/>
      <w:r>
        <w:rPr>
          <w:sz w:val="24"/>
          <w:szCs w:val="24"/>
          <w:lang w:val="pt-BR" w:eastAsia="pt-BR"/>
        </w:rPr>
        <w:t>Litterman</w:t>
      </w:r>
      <w:proofErr w:type="spellEnd"/>
      <w:r>
        <w:rPr>
          <w:sz w:val="24"/>
          <w:szCs w:val="24"/>
          <w:lang w:val="pt-BR" w:eastAsia="pt-BR"/>
        </w:rPr>
        <w:t xml:space="preserve">. Os algoritmos de otimização quadrática são desenhados para explorar as extremidades do conjunto de oportunidades de investimento. Eles buscam, matematicamente, os ativos que oferecem as maiores razões de retorno marginal por unidade de risco marginal. </w:t>
      </w:r>
    </w:p>
    <w:p w14:paraId="6F42DF1B"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7375F5E8" w14:textId="77777777"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w:t>
      </w:r>
      <w:proofErr w:type="spellStart"/>
      <w:r>
        <w:rPr>
          <w:sz w:val="24"/>
          <w:szCs w:val="24"/>
          <w:lang w:val="pt-BR" w:eastAsia="pt-BR"/>
        </w:rPr>
        <w:t>backtests</w:t>
      </w:r>
      <w:proofErr w:type="spellEnd"/>
      <w:r>
        <w:rPr>
          <w:sz w:val="24"/>
          <w:szCs w:val="24"/>
          <w:lang w:val="pt-BR" w:eastAsia="pt-BR"/>
        </w:rPr>
        <w:t xml:space="preserve"> no mercado brasileiro, é a construção de "Soluções de Canto" (Corner </w:t>
      </w:r>
      <w:proofErr w:type="spellStart"/>
      <w:r>
        <w:rPr>
          <w:sz w:val="24"/>
          <w:szCs w:val="24"/>
          <w:lang w:val="pt-BR" w:eastAsia="pt-BR"/>
        </w:rPr>
        <w:t>Solutions</w:t>
      </w:r>
      <w:proofErr w:type="spellEnd"/>
      <w:r>
        <w:rPr>
          <w:sz w:val="24"/>
          <w:szCs w:val="24"/>
          <w:lang w:val="pt-BR" w:eastAsia="pt-BR"/>
        </w:rPr>
        <w:t>): portfólios binários, concentrados em poucos ativos, que contradizem o próprio princípio da diversificação que a teoria pretendia promover. Em um exercício de simulação, tais carteiras frequentemente apresentam desempenho fora da amostra (out-</w:t>
      </w:r>
      <w:proofErr w:type="spellStart"/>
      <w:r>
        <w:rPr>
          <w:sz w:val="24"/>
          <w:szCs w:val="24"/>
          <w:lang w:val="pt-BR" w:eastAsia="pt-BR"/>
        </w:rPr>
        <w:t>of</w:t>
      </w:r>
      <w:proofErr w:type="spellEnd"/>
      <w:r>
        <w:rPr>
          <w:sz w:val="24"/>
          <w:szCs w:val="24"/>
          <w:lang w:val="pt-BR" w:eastAsia="pt-BR"/>
        </w:rPr>
        <w:t xml:space="preserve">-sample) inferior a estratégias ingênuas de </w:t>
      </w:r>
      <w:proofErr w:type="spellStart"/>
      <w:r>
        <w:rPr>
          <w:sz w:val="24"/>
          <w:szCs w:val="24"/>
          <w:lang w:val="pt-BR" w:eastAsia="pt-BR"/>
        </w:rPr>
        <w:t>equiponderação</w:t>
      </w:r>
      <w:proofErr w:type="spellEnd"/>
      <w:r>
        <w:rPr>
          <w:sz w:val="24"/>
          <w:szCs w:val="24"/>
          <w:lang w:val="pt-BR" w:eastAsia="pt-BR"/>
        </w:rPr>
        <w:t xml:space="preserve">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inputs (ex: 0,1% na média estimada de </w:t>
      </w:r>
      <w:proofErr w:type="gramStart"/>
      <w:r>
        <w:rPr>
          <w:sz w:val="24"/>
          <w:szCs w:val="24"/>
          <w:lang w:val="pt-BR" w:eastAsia="pt-BR"/>
        </w:rPr>
        <w:t>uma blue chip</w:t>
      </w:r>
      <w:proofErr w:type="gramEnd"/>
      <w:r>
        <w:rPr>
          <w:sz w:val="24"/>
          <w:szCs w:val="24"/>
          <w:lang w:val="pt-BR" w:eastAsia="pt-BR"/>
        </w:rPr>
        <w:t xml:space="preserve"> como a </w:t>
      </w:r>
      <w:r>
        <w:rPr>
          <w:sz w:val="24"/>
          <w:szCs w:val="24"/>
          <w:lang w:val="pt-BR" w:eastAsia="pt-BR"/>
        </w:rPr>
        <w:lastRenderedPageBreak/>
        <w:t>Petrobras) geram mudanças drásticas nos pesos (ex: 0% para 40% de alocação) — torna a MPT pura inutilizável para a gestão profissional de grandes volumes de capital, onde os custos de transação e a coerência da estratégia são imperativos.</w:t>
      </w:r>
    </w:p>
    <w:p w14:paraId="0F67C317" w14:textId="77777777" w:rsidR="005D48A6" w:rsidRPr="00346652" w:rsidRDefault="005D48A6" w:rsidP="005D48A6">
      <w:pPr>
        <w:rPr>
          <w:b/>
          <w:sz w:val="24"/>
          <w:szCs w:val="24"/>
          <w:lang w:val="pt-BR" w:eastAsia="pt-BR"/>
        </w:rPr>
      </w:pPr>
    </w:p>
    <w:p w14:paraId="1AB3FBEF"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0" w:name="_Toc231448134"/>
      <w:r>
        <w:rPr>
          <w:sz w:val="24"/>
          <w:szCs w:val="24"/>
          <w:lang w:val="pt-BR" w:eastAsia="pt-BR"/>
        </w:rPr>
        <w:t>A Limitação da Utilidade Quadrática e a Cegueira à Assimetria</w:t>
      </w:r>
      <w:bookmarkEnd w:id="40"/>
    </w:p>
    <w:p w14:paraId="05D4CA9B" w14:textId="77777777" w:rsidR="005D48A6" w:rsidRDefault="005D48A6" w:rsidP="005D48A6">
      <w:pPr>
        <w:rPr>
          <w:sz w:val="24"/>
          <w:szCs w:val="24"/>
        </w:rPr>
      </w:pPr>
    </w:p>
    <w:p w14:paraId="4F6D5A6C"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3132D154"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Esta premissa é violentamente rejeitada pelas evidências da Economia Comportamental e pela realidade observável dos investidores na B3. A Teoria da Perspectiva (Prospect </w:t>
      </w:r>
      <w:proofErr w:type="spellStart"/>
      <w:r>
        <w:rPr>
          <w:sz w:val="24"/>
          <w:szCs w:val="24"/>
          <w:lang w:val="pt-BR" w:eastAsia="pt-BR"/>
        </w:rPr>
        <w:t>Theory</w:t>
      </w:r>
      <w:proofErr w:type="spellEnd"/>
      <w:r>
        <w:rPr>
          <w:sz w:val="24"/>
          <w:szCs w:val="24"/>
          <w:lang w:val="pt-BR" w:eastAsia="pt-BR"/>
        </w:rPr>
        <w:t xml:space="preserve">), desenvolvida por Kahneman e </w:t>
      </w:r>
      <w:proofErr w:type="spellStart"/>
      <w:r>
        <w:rPr>
          <w:sz w:val="24"/>
          <w:szCs w:val="24"/>
          <w:lang w:val="pt-BR" w:eastAsia="pt-BR"/>
        </w:rPr>
        <w:t>Tversky</w:t>
      </w:r>
      <w:proofErr w:type="spellEnd"/>
      <w:r>
        <w:rPr>
          <w:sz w:val="24"/>
          <w:szCs w:val="24"/>
          <w:lang w:val="pt-BR" w:eastAsia="pt-BR"/>
        </w:rPr>
        <w:t>, demonstrou que os seres humanos exibem aversão à perda (</w:t>
      </w:r>
      <w:proofErr w:type="spellStart"/>
      <w:r>
        <w:rPr>
          <w:sz w:val="24"/>
          <w:szCs w:val="24"/>
          <w:lang w:val="pt-BR" w:eastAsia="pt-BR"/>
        </w:rPr>
        <w:t>loss</w:t>
      </w:r>
      <w:proofErr w:type="spellEnd"/>
      <w:r>
        <w:rPr>
          <w:sz w:val="24"/>
          <w:szCs w:val="24"/>
          <w:lang w:val="pt-BR" w:eastAsia="pt-BR"/>
        </w:rPr>
        <w:t xml:space="preserve"> </w:t>
      </w:r>
      <w:proofErr w:type="spellStart"/>
      <w:r>
        <w:rPr>
          <w:sz w:val="24"/>
          <w:szCs w:val="24"/>
          <w:lang w:val="pt-BR" w:eastAsia="pt-BR"/>
        </w:rPr>
        <w:t>aversion</w:t>
      </w:r>
      <w:proofErr w:type="spellEnd"/>
      <w:r>
        <w:rPr>
          <w:sz w:val="24"/>
          <w:szCs w:val="24"/>
          <w:lang w:val="pt-BR" w:eastAsia="pt-BR"/>
        </w:rPr>
        <w:t>) e não aversão à volatilidade per se. A dor da perda é psicologicamente duas vezes mais intensa que o prazer do ganho equivalente. Além disso, os mercados financeiros exibem assimetria estatística (</w:t>
      </w:r>
      <w:proofErr w:type="spellStart"/>
      <w:r>
        <w:rPr>
          <w:sz w:val="24"/>
          <w:szCs w:val="24"/>
          <w:lang w:val="pt-BR" w:eastAsia="pt-BR"/>
        </w:rPr>
        <w:t>skewness</w:t>
      </w:r>
      <w:proofErr w:type="spellEnd"/>
      <w:r>
        <w:rPr>
          <w:sz w:val="24"/>
          <w:szCs w:val="24"/>
          <w:lang w:val="pt-BR" w:eastAsia="pt-BR"/>
        </w:rPr>
        <w:t>) e curtose excessiva (</w:t>
      </w:r>
      <w:proofErr w:type="spellStart"/>
      <w:r>
        <w:rPr>
          <w:sz w:val="24"/>
          <w:szCs w:val="24"/>
          <w:lang w:val="pt-BR" w:eastAsia="pt-BR"/>
        </w:rPr>
        <w:t>fat</w:t>
      </w:r>
      <w:proofErr w:type="spellEnd"/>
      <w:r>
        <w:rPr>
          <w:sz w:val="24"/>
          <w:szCs w:val="24"/>
          <w:lang w:val="pt-BR" w:eastAsia="pt-BR"/>
        </w:rPr>
        <w:t xml:space="preserve"> </w:t>
      </w:r>
      <w:proofErr w:type="spellStart"/>
      <w:r>
        <w:rPr>
          <w:sz w:val="24"/>
          <w:szCs w:val="24"/>
          <w:lang w:val="pt-BR" w:eastAsia="pt-BR"/>
        </w:rPr>
        <w:t>tails</w:t>
      </w:r>
      <w:proofErr w:type="spellEnd"/>
      <w:r>
        <w:rPr>
          <w:sz w:val="24"/>
          <w:szCs w:val="24"/>
          <w:lang w:val="pt-BR" w:eastAsia="pt-BR"/>
        </w:rPr>
        <w:t>), fenômenos que a distribuição normal da MPT falha em capturar.</w:t>
      </w:r>
    </w:p>
    <w:p w14:paraId="0595532B"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w:t>
      </w:r>
      <w:proofErr w:type="spellStart"/>
      <w:r>
        <w:rPr>
          <w:sz w:val="24"/>
          <w:szCs w:val="24"/>
          <w:lang w:val="pt-BR" w:eastAsia="pt-BR"/>
        </w:rPr>
        <w:t>leptocurtose</w:t>
      </w:r>
      <w:proofErr w:type="spellEnd"/>
      <w:r>
        <w:rPr>
          <w:sz w:val="24"/>
          <w:szCs w:val="24"/>
          <w:lang w:val="pt-BR" w:eastAsia="pt-BR"/>
        </w:rPr>
        <w:t>).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4CA44F51" w14:textId="77777777"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w:t>
      </w:r>
      <w:proofErr w:type="spellStart"/>
      <w:r>
        <w:rPr>
          <w:sz w:val="24"/>
          <w:szCs w:val="24"/>
          <w:lang w:val="pt-BR" w:eastAsia="pt-BR"/>
        </w:rPr>
        <w:t>Litterman</w:t>
      </w:r>
      <w:proofErr w:type="spellEnd"/>
      <w:r>
        <w:rPr>
          <w:sz w:val="24"/>
          <w:szCs w:val="24"/>
          <w:lang w:val="pt-BR" w:eastAsia="pt-BR"/>
        </w:rPr>
        <w:t>) e o aprimoramento da medição de risco através do reconhecimento da assimetria (Teoria Pós-Moderna).</w:t>
      </w:r>
    </w:p>
    <w:p w14:paraId="5683C731" w14:textId="77777777" w:rsidR="00FF493E" w:rsidRPr="005D48A6" w:rsidRDefault="00FF493E" w:rsidP="00FF493E">
      <w:pPr>
        <w:rPr>
          <w:sz w:val="24"/>
          <w:szCs w:val="24"/>
          <w:lang w:val="pt-BR" w:eastAsia="pt-BR"/>
        </w:rPr>
      </w:pPr>
    </w:p>
    <w:p w14:paraId="187D8ACE" w14:textId="77777777" w:rsidR="005D48A6" w:rsidRPr="005D48A6" w:rsidRDefault="005D48A6" w:rsidP="005D48A6">
      <w:pPr>
        <w:rPr>
          <w:b/>
          <w:sz w:val="24"/>
          <w:szCs w:val="24"/>
          <w:lang w:val="pt-BR" w:eastAsia="pt-BR"/>
        </w:rPr>
      </w:pPr>
    </w:p>
    <w:p w14:paraId="2342B8CF" w14:textId="77777777"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1448135"/>
      <w:r>
        <w:rPr>
          <w:sz w:val="24"/>
          <w:szCs w:val="24"/>
          <w:lang w:eastAsia="pt-BR"/>
        </w:rPr>
        <w:lastRenderedPageBreak/>
        <w:t>A Insuficiência da Variância e a Gênese da PMPT</w:t>
      </w:r>
      <w:bookmarkEnd w:id="41"/>
    </w:p>
    <w:p w14:paraId="51B8AAF9" w14:textId="77777777" w:rsidR="005D48A6" w:rsidRPr="005D48A6" w:rsidRDefault="005D48A6" w:rsidP="005D48A6">
      <w:pPr>
        <w:rPr>
          <w:sz w:val="24"/>
          <w:szCs w:val="24"/>
        </w:rPr>
      </w:pPr>
    </w:p>
    <w:p w14:paraId="34840121"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72C0D54"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 xml:space="preserve">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w:t>
      </w:r>
      <w:proofErr w:type="spellStart"/>
      <w:r>
        <w:rPr>
          <w:sz w:val="24"/>
          <w:szCs w:val="24"/>
          <w:lang w:eastAsia="pt-BR"/>
        </w:rPr>
        <w:t>leptocúrticas</w:t>
      </w:r>
      <w:proofErr w:type="spellEnd"/>
      <w:r>
        <w:rPr>
          <w:sz w:val="24"/>
          <w:szCs w:val="24"/>
          <w:lang w:eastAsia="pt-BR"/>
        </w:rPr>
        <w:t xml:space="preserve"> (caudas pesadas) e assimetria negativa</w:t>
      </w:r>
      <w:r>
        <w:rPr>
          <w:sz w:val="24"/>
          <w:szCs w:val="24"/>
          <w:lang w:val="pt-BR" w:eastAsia="pt-BR"/>
        </w:rPr>
        <w:t xml:space="preserve"> </w:t>
      </w:r>
    </w:p>
    <w:p w14:paraId="00082E27"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Neste contexto, a variância falha por ser uma medida simétrica: ela penaliza os desvios positivos (ganhos acima da média) com a mesma severidade que os desvios negativos (perdas) (</w:t>
      </w:r>
      <w:proofErr w:type="spellStart"/>
      <w:r>
        <w:rPr>
          <w:sz w:val="24"/>
          <w:szCs w:val="24"/>
          <w:lang w:eastAsia="pt-BR"/>
        </w:rPr>
        <w:t>Nawrocki</w:t>
      </w:r>
      <w:proofErr w:type="spellEnd"/>
      <w:r>
        <w:rPr>
          <w:sz w:val="24"/>
          <w:szCs w:val="24"/>
          <w:lang w:eastAsia="pt-BR"/>
        </w:rPr>
        <w:t xml:space="preserve">, 1999). A Teoria Pós-Moderna do Portfólio (PMPT) surge, portanto, como uma evolução necessária, fundamentada na premissa de que o risco deve ser tratado como a possibilidade de não atingir um retorno mínimo aceitável (Target </w:t>
      </w:r>
      <w:proofErr w:type="spellStart"/>
      <w:r>
        <w:rPr>
          <w:sz w:val="24"/>
          <w:szCs w:val="24"/>
          <w:lang w:eastAsia="pt-BR"/>
        </w:rPr>
        <w:t>Minimum</w:t>
      </w:r>
      <w:proofErr w:type="spellEnd"/>
      <w:r>
        <w:rPr>
          <w:sz w:val="24"/>
          <w:szCs w:val="24"/>
          <w:lang w:eastAsia="pt-BR"/>
        </w:rPr>
        <w:t xml:space="preserve"> </w:t>
      </w:r>
      <w:proofErr w:type="spellStart"/>
      <w:r>
        <w:rPr>
          <w:sz w:val="24"/>
          <w:szCs w:val="24"/>
          <w:lang w:eastAsia="pt-BR"/>
        </w:rPr>
        <w:t>Return</w:t>
      </w:r>
      <w:proofErr w:type="spellEnd"/>
      <w:r>
        <w:rPr>
          <w:sz w:val="24"/>
          <w:szCs w:val="24"/>
          <w:lang w:eastAsia="pt-BR"/>
        </w:rPr>
        <w:t xml:space="preserve">), focando exclusivamente no </w:t>
      </w:r>
      <w:proofErr w:type="spellStart"/>
      <w:r>
        <w:rPr>
          <w:i/>
          <w:iCs/>
          <w:sz w:val="24"/>
          <w:szCs w:val="24"/>
          <w:lang w:eastAsia="pt-BR"/>
        </w:rPr>
        <w:t>downside</w:t>
      </w:r>
      <w:proofErr w:type="spellEnd"/>
      <w:r>
        <w:rPr>
          <w:i/>
          <w:iCs/>
          <w:sz w:val="24"/>
          <w:szCs w:val="24"/>
          <w:lang w:eastAsia="pt-BR"/>
        </w:rPr>
        <w:t xml:space="preserve"> </w:t>
      </w:r>
      <w:proofErr w:type="spellStart"/>
      <w:r>
        <w:rPr>
          <w:i/>
          <w:iCs/>
          <w:sz w:val="24"/>
          <w:szCs w:val="24"/>
          <w:lang w:eastAsia="pt-BR"/>
        </w:rPr>
        <w:t>risk</w:t>
      </w:r>
      <w:proofErr w:type="spellEnd"/>
      <w:r>
        <w:rPr>
          <w:sz w:val="24"/>
          <w:szCs w:val="24"/>
          <w:lang w:eastAsia="pt-BR"/>
        </w:rPr>
        <w:t>.</w:t>
      </w:r>
      <w:r>
        <w:rPr>
          <w:sz w:val="24"/>
          <w:szCs w:val="24"/>
          <w:lang w:val="pt-BR" w:eastAsia="pt-BR"/>
        </w:rPr>
        <w:t xml:space="preserve"> </w:t>
      </w:r>
    </w:p>
    <w:p w14:paraId="54DF5174" w14:textId="77777777"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proofErr w:type="spellStart"/>
      <w:r>
        <w:rPr>
          <w:i/>
          <w:iCs/>
          <w:sz w:val="24"/>
          <w:szCs w:val="24"/>
          <w:lang w:eastAsia="pt-BR"/>
        </w:rPr>
        <w:t>Pension</w:t>
      </w:r>
      <w:proofErr w:type="spellEnd"/>
      <w:r>
        <w:rPr>
          <w:i/>
          <w:iCs/>
          <w:sz w:val="24"/>
          <w:szCs w:val="24"/>
          <w:lang w:eastAsia="pt-BR"/>
        </w:rPr>
        <w:t xml:space="preserve"> Research </w:t>
      </w:r>
      <w:proofErr w:type="spellStart"/>
      <w:r>
        <w:rPr>
          <w:i/>
          <w:iCs/>
          <w:sz w:val="24"/>
          <w:szCs w:val="24"/>
          <w:lang w:eastAsia="pt-BR"/>
        </w:rPr>
        <w:t>Institute</w:t>
      </w:r>
      <w:proofErr w:type="spellEnd"/>
      <w:r>
        <w:rPr>
          <w:sz w:val="24"/>
          <w:szCs w:val="24"/>
          <w:lang w:eastAsia="pt-BR"/>
        </w:rPr>
        <w:t xml:space="preserve">, através de pesquisadores como Frank </w:t>
      </w:r>
      <w:proofErr w:type="spellStart"/>
      <w:r>
        <w:rPr>
          <w:sz w:val="24"/>
          <w:szCs w:val="24"/>
          <w:lang w:eastAsia="pt-BR"/>
        </w:rPr>
        <w:t>Sortino</w:t>
      </w:r>
      <w:proofErr w:type="spellEnd"/>
      <w:r>
        <w:rPr>
          <w:sz w:val="24"/>
          <w:szCs w:val="24"/>
          <w:lang w:eastAsia="pt-BR"/>
        </w:rPr>
        <w:t xml:space="preserve">, operacionalizou a teoria dos Momentos Parciais Inferiores (LPM - </w:t>
      </w:r>
      <w:proofErr w:type="spellStart"/>
      <w:r>
        <w:rPr>
          <w:i/>
          <w:iCs/>
          <w:sz w:val="24"/>
          <w:szCs w:val="24"/>
          <w:lang w:eastAsia="pt-BR"/>
        </w:rPr>
        <w:t>Lower</w:t>
      </w:r>
      <w:proofErr w:type="spellEnd"/>
      <w:r>
        <w:rPr>
          <w:i/>
          <w:iCs/>
          <w:sz w:val="24"/>
          <w:szCs w:val="24"/>
          <w:lang w:eastAsia="pt-BR"/>
        </w:rPr>
        <w:t xml:space="preserve"> </w:t>
      </w:r>
      <w:proofErr w:type="spellStart"/>
      <w:r>
        <w:rPr>
          <w:i/>
          <w:iCs/>
          <w:sz w:val="24"/>
          <w:szCs w:val="24"/>
          <w:lang w:eastAsia="pt-BR"/>
        </w:rPr>
        <w:t>Partial</w:t>
      </w:r>
      <w:proofErr w:type="spellEnd"/>
      <w:r>
        <w:rPr>
          <w:i/>
          <w:iCs/>
          <w:sz w:val="24"/>
          <w:szCs w:val="24"/>
          <w:lang w:eastAsia="pt-BR"/>
        </w:rPr>
        <w:t xml:space="preserve"> </w:t>
      </w:r>
      <w:proofErr w:type="spellStart"/>
      <w:r>
        <w:rPr>
          <w:i/>
          <w:iCs/>
          <w:sz w:val="24"/>
          <w:szCs w:val="24"/>
          <w:lang w:eastAsia="pt-BR"/>
        </w:rPr>
        <w:t>Moments</w:t>
      </w:r>
      <w:proofErr w:type="spellEnd"/>
      <w:r>
        <w:rPr>
          <w:sz w:val="24"/>
          <w:szCs w:val="24"/>
          <w:lang w:eastAsia="pt-BR"/>
        </w:rPr>
        <w:t xml:space="preserve">), desenvolvendo métricas como o Índice de </w:t>
      </w:r>
      <w:proofErr w:type="spellStart"/>
      <w:r>
        <w:rPr>
          <w:sz w:val="24"/>
          <w:szCs w:val="24"/>
          <w:lang w:eastAsia="pt-BR"/>
        </w:rPr>
        <w:t>Sortino</w:t>
      </w:r>
      <w:proofErr w:type="spellEnd"/>
      <w:r>
        <w:rPr>
          <w:sz w:val="24"/>
          <w:szCs w:val="24"/>
          <w:lang w:eastAsia="pt-BR"/>
        </w:rPr>
        <w:t xml:space="preserve">, que ajusta o retorno pelo risco de </w:t>
      </w:r>
      <w:proofErr w:type="spellStart"/>
      <w:r>
        <w:rPr>
          <w:i/>
          <w:iCs/>
          <w:sz w:val="24"/>
          <w:szCs w:val="24"/>
          <w:lang w:eastAsia="pt-BR"/>
        </w:rPr>
        <w:t>downside</w:t>
      </w:r>
      <w:proofErr w:type="spellEnd"/>
      <w:r>
        <w:rPr>
          <w:sz w:val="24"/>
          <w:szCs w:val="24"/>
          <w:lang w:eastAsia="pt-BR"/>
        </w:rPr>
        <w:t xml:space="preserve"> em vez do desvio padrão total.</w:t>
      </w:r>
    </w:p>
    <w:p w14:paraId="1644AD54" w14:textId="77777777" w:rsidR="005D48A6" w:rsidRPr="00346652" w:rsidRDefault="005D48A6" w:rsidP="005D48A6">
      <w:pPr>
        <w:rPr>
          <w:b/>
          <w:sz w:val="24"/>
          <w:szCs w:val="24"/>
          <w:lang w:val="pt-BR" w:eastAsia="pt-BR"/>
        </w:rPr>
      </w:pPr>
    </w:p>
    <w:p w14:paraId="63BA3CFD"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1448136"/>
      <w:r>
        <w:rPr>
          <w:sz w:val="24"/>
          <w:szCs w:val="24"/>
          <w:lang w:eastAsia="pt-BR"/>
        </w:rPr>
        <w:t xml:space="preserve">Métricas de Risco: Do </w:t>
      </w:r>
      <w:proofErr w:type="spellStart"/>
      <w:r>
        <w:rPr>
          <w:sz w:val="24"/>
          <w:szCs w:val="24"/>
          <w:lang w:eastAsia="pt-BR"/>
        </w:rPr>
        <w:t>VaR</w:t>
      </w:r>
      <w:proofErr w:type="spellEnd"/>
      <w:r>
        <w:rPr>
          <w:sz w:val="24"/>
          <w:szCs w:val="24"/>
          <w:lang w:eastAsia="pt-BR"/>
        </w:rPr>
        <w:t xml:space="preserve"> às Medidas Coerentes</w:t>
      </w:r>
      <w:bookmarkEnd w:id="42"/>
    </w:p>
    <w:p w14:paraId="7AC2AF11" w14:textId="77777777" w:rsidR="005D48A6" w:rsidRDefault="005D48A6" w:rsidP="005D48A6">
      <w:pPr>
        <w:rPr>
          <w:sz w:val="24"/>
          <w:szCs w:val="24"/>
        </w:rPr>
      </w:pPr>
    </w:p>
    <w:p w14:paraId="19C3145E"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6BF110EB"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xml:space="preserve">), popularizado na década de 1990, tornou-se um padrão regulatório. O </w:t>
      </w:r>
      <w:proofErr w:type="spellStart"/>
      <w:r>
        <w:rPr>
          <w:sz w:val="24"/>
          <w:szCs w:val="24"/>
          <w:lang w:val="pt-BR" w:eastAsia="pt-BR"/>
        </w:rPr>
        <w:t>VaR</w:t>
      </w:r>
      <w:proofErr w:type="spellEnd"/>
      <w:r>
        <w:rPr>
          <w:sz w:val="24"/>
          <w:szCs w:val="24"/>
          <w:lang w:val="pt-BR" w:eastAsia="pt-BR"/>
        </w:rPr>
        <w:t xml:space="preserve"> estima a perda máxima esperada para um determinado nível de confiança e horizonte de tempo. No entanto, o </w:t>
      </w:r>
      <w:proofErr w:type="spellStart"/>
      <w:r>
        <w:rPr>
          <w:sz w:val="24"/>
          <w:szCs w:val="24"/>
          <w:lang w:val="pt-BR" w:eastAsia="pt-BR"/>
        </w:rPr>
        <w:t>VaR</w:t>
      </w:r>
      <w:proofErr w:type="spellEnd"/>
      <w:r>
        <w:rPr>
          <w:sz w:val="24"/>
          <w:szCs w:val="24"/>
          <w:lang w:val="pt-BR" w:eastAsia="pt-BR"/>
        </w:rPr>
        <w:t xml:space="preserve"> possui limitações teóricas graves para a otimização de portfólios: ele não é uma medida </w:t>
      </w:r>
      <w:proofErr w:type="spellStart"/>
      <w:r>
        <w:rPr>
          <w:sz w:val="24"/>
          <w:szCs w:val="24"/>
          <w:lang w:val="pt-BR" w:eastAsia="pt-BR"/>
        </w:rPr>
        <w:t>subaditiva</w:t>
      </w:r>
      <w:proofErr w:type="spellEnd"/>
      <w:r>
        <w:rPr>
          <w:sz w:val="24"/>
          <w:szCs w:val="24"/>
          <w:lang w:val="pt-BR" w:eastAsia="pt-BR"/>
        </w:rPr>
        <w:t xml:space="preserve">, o que significa que, em certas condições, o </w:t>
      </w:r>
      <w:proofErr w:type="spellStart"/>
      <w:r>
        <w:rPr>
          <w:sz w:val="24"/>
          <w:szCs w:val="24"/>
          <w:lang w:val="pt-BR" w:eastAsia="pt-BR"/>
        </w:rPr>
        <w:t>VaR</w:t>
      </w:r>
      <w:proofErr w:type="spellEnd"/>
      <w:r>
        <w:rPr>
          <w:sz w:val="24"/>
          <w:szCs w:val="24"/>
          <w:lang w:val="pt-BR" w:eastAsia="pt-BR"/>
        </w:rPr>
        <w:t xml:space="preserve"> de uma carteira diversificada </w:t>
      </w:r>
      <w:r>
        <w:rPr>
          <w:sz w:val="24"/>
          <w:szCs w:val="24"/>
          <w:lang w:val="pt-BR" w:eastAsia="pt-BR"/>
        </w:rPr>
        <w:lastRenderedPageBreak/>
        <w:t xml:space="preserve">pode ser maior que a soma dos </w:t>
      </w:r>
      <w:proofErr w:type="spellStart"/>
      <w:r>
        <w:rPr>
          <w:sz w:val="24"/>
          <w:szCs w:val="24"/>
          <w:lang w:val="pt-BR" w:eastAsia="pt-BR"/>
        </w:rPr>
        <w:t>VaRs</w:t>
      </w:r>
      <w:proofErr w:type="spellEnd"/>
      <w:r>
        <w:rPr>
          <w:sz w:val="24"/>
          <w:szCs w:val="24"/>
          <w:lang w:val="pt-BR" w:eastAsia="pt-BR"/>
        </w:rPr>
        <w:t xml:space="preserve"> individuais dos ativos, violando o princípio da diversificação.</w:t>
      </w:r>
    </w:p>
    <w:p w14:paraId="1A22FF1C"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Em resposta, </w:t>
      </w:r>
      <w:proofErr w:type="spellStart"/>
      <w:r>
        <w:rPr>
          <w:sz w:val="24"/>
          <w:szCs w:val="24"/>
          <w:lang w:val="pt-BR" w:eastAsia="pt-BR"/>
        </w:rPr>
        <w:t>Artzner</w:t>
      </w:r>
      <w:proofErr w:type="spellEnd"/>
      <w:r>
        <w:rPr>
          <w:sz w:val="24"/>
          <w:szCs w:val="24"/>
          <w:lang w:val="pt-BR" w:eastAsia="pt-BR"/>
        </w:rPr>
        <w:t xml:space="preserve"> et al. (1999) estabeleceram os axiomas que definem uma Medida de Risco Coerente: </w:t>
      </w:r>
      <w:proofErr w:type="spellStart"/>
      <w:r>
        <w:rPr>
          <w:sz w:val="24"/>
          <w:szCs w:val="24"/>
          <w:lang w:val="pt-BR" w:eastAsia="pt-BR"/>
        </w:rPr>
        <w:t>monotonicidade</w:t>
      </w:r>
      <w:proofErr w:type="spellEnd"/>
      <w:r>
        <w:rPr>
          <w:sz w:val="24"/>
          <w:szCs w:val="24"/>
          <w:lang w:val="pt-BR" w:eastAsia="pt-BR"/>
        </w:rPr>
        <w:t xml:space="preserve">, subaditividade, homogeneidade positiva e invariância à translação. Com base nesses axiomas, o </w:t>
      </w:r>
      <w:proofErr w:type="spellStart"/>
      <w:r>
        <w:rPr>
          <w:sz w:val="24"/>
          <w:szCs w:val="24"/>
          <w:lang w:val="pt-BR" w:eastAsia="pt-BR"/>
        </w:rPr>
        <w:t>Conditional</w:t>
      </w:r>
      <w:proofErr w:type="spellEnd"/>
      <w:r>
        <w:rPr>
          <w:sz w:val="24"/>
          <w:szCs w:val="24"/>
          <w:lang w:val="pt-BR" w:eastAsia="pt-BR"/>
        </w:rPr>
        <w:t xml:space="preserve">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(ES), emergiu como a métrica superior.</w:t>
      </w:r>
    </w:p>
    <w:p w14:paraId="4BA192D6"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CVaR</w:t>
      </w:r>
      <w:proofErr w:type="spellEnd"/>
      <w:r>
        <w:rPr>
          <w:sz w:val="24"/>
          <w:szCs w:val="24"/>
          <w:lang w:val="pt-BR" w:eastAsia="pt-BR"/>
        </w:rPr>
        <w:t xml:space="preserve"> mede a perda esperada dado que a perda excedeu o limite do </w:t>
      </w:r>
      <w:proofErr w:type="spellStart"/>
      <w:r>
        <w:rPr>
          <w:sz w:val="24"/>
          <w:szCs w:val="24"/>
          <w:lang w:val="pt-BR" w:eastAsia="pt-BR"/>
        </w:rPr>
        <w:t>VaR</w:t>
      </w:r>
      <w:proofErr w:type="spellEnd"/>
      <w:r>
        <w:rPr>
          <w:sz w:val="24"/>
          <w:szCs w:val="24"/>
          <w:lang w:val="pt-BR" w:eastAsia="pt-BR"/>
        </w:rPr>
        <w:t xml:space="preserve">, capturando a severidade dos eventos extremos na cauda esquerda da distribuição. Diferentemente do </w:t>
      </w:r>
      <w:proofErr w:type="spellStart"/>
      <w:r>
        <w:rPr>
          <w:sz w:val="24"/>
          <w:szCs w:val="24"/>
          <w:lang w:val="pt-BR" w:eastAsia="pt-BR"/>
        </w:rPr>
        <w:t>VaR</w:t>
      </w:r>
      <w:proofErr w:type="spellEnd"/>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é uma medida coerente e convexa, o que permite sua minimização eficiente através de técnicas de programação linear, conforme demonstrado por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w:t>
      </w:r>
    </w:p>
    <w:p w14:paraId="108B0864" w14:textId="77777777" w:rsidR="005D48A6" w:rsidRPr="00346652" w:rsidRDefault="005D48A6" w:rsidP="005D48A6">
      <w:pPr>
        <w:rPr>
          <w:b/>
          <w:sz w:val="24"/>
          <w:szCs w:val="24"/>
          <w:lang w:val="pt-BR" w:eastAsia="pt-BR"/>
        </w:rPr>
      </w:pPr>
    </w:p>
    <w:p w14:paraId="40CDA657"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1448137"/>
      <w:r>
        <w:rPr>
          <w:sz w:val="24"/>
          <w:szCs w:val="24"/>
          <w:lang w:val="pt-BR" w:eastAsia="pt-BR"/>
        </w:rPr>
        <w:t>Transição da MPT para a PMPT</w:t>
      </w:r>
      <w:bookmarkEnd w:id="43"/>
    </w:p>
    <w:p w14:paraId="2C73326C" w14:textId="77777777" w:rsidR="005D48A6" w:rsidRDefault="005D48A6" w:rsidP="005D48A6">
      <w:pPr>
        <w:rPr>
          <w:sz w:val="24"/>
          <w:szCs w:val="24"/>
        </w:rPr>
      </w:pPr>
    </w:p>
    <w:p w14:paraId="5A621267" w14:textId="77777777" w:rsidR="00443833" w:rsidRPr="00443833" w:rsidRDefault="00443833" w:rsidP="005D48A6">
      <w:pPr>
        <w:widowControl/>
        <w:autoSpaceDE/>
        <w:autoSpaceDN/>
        <w:spacing w:line="360" w:lineRule="auto"/>
        <w:jc w:val="both"/>
        <w:rPr>
          <w:sz w:val="24"/>
          <w:szCs w:val="24"/>
          <w:lang w:val="pt-BR" w:eastAsia="pt-BR"/>
        </w:rPr>
      </w:pPr>
    </w:p>
    <w:p w14:paraId="7F68E9F5"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76E4557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w:t>
      </w:r>
      <w:proofErr w:type="spellStart"/>
      <w:r>
        <w:rPr>
          <w:sz w:val="24"/>
          <w:szCs w:val="24"/>
          <w:lang w:val="pt-BR" w:eastAsia="pt-BR"/>
        </w:rPr>
        <w:t>CVaR</w:t>
      </w:r>
      <w:proofErr w:type="spellEnd"/>
      <w:r>
        <w:rPr>
          <w:sz w:val="24"/>
          <w:szCs w:val="24"/>
          <w:lang w:val="pt-BR" w:eastAsia="pt-BR"/>
        </w:rPr>
        <w:t xml:space="preserve"> pode ser descrita como a busca pelos pesos (w) que minimizam as perdas extremas ponderadas pela distribuição de probabilidade dos retornos, sujeitos às restrições de alocação. Estudos empíricos no mercado brasileiro indicam que carteiras otimizadas por Média-</w:t>
      </w:r>
      <w:proofErr w:type="spellStart"/>
      <w:r>
        <w:rPr>
          <w:sz w:val="24"/>
          <w:szCs w:val="24"/>
          <w:lang w:val="pt-BR" w:eastAsia="pt-BR"/>
        </w:rPr>
        <w:t>CVaR</w:t>
      </w:r>
      <w:proofErr w:type="spellEnd"/>
      <w:r>
        <w:rPr>
          <w:sz w:val="24"/>
          <w:szCs w:val="24"/>
          <w:lang w:val="pt-BR" w:eastAsia="pt-BR"/>
        </w:rPr>
        <w:t xml:space="preserve"> tendem a apresentar melhor desempenho ajustado ao risco e maior proteção contra </w:t>
      </w:r>
      <w:proofErr w:type="spellStart"/>
      <w:r>
        <w:rPr>
          <w:sz w:val="24"/>
          <w:szCs w:val="24"/>
          <w:lang w:val="pt-BR" w:eastAsia="pt-BR"/>
        </w:rPr>
        <w:t>drawdowns</w:t>
      </w:r>
      <w:proofErr w:type="spellEnd"/>
      <w:r>
        <w:rPr>
          <w:sz w:val="24"/>
          <w:szCs w:val="24"/>
          <w:lang w:val="pt-BR" w:eastAsia="pt-BR"/>
        </w:rPr>
        <w:t xml:space="preserve"> em períodos de crise, comparativamente às carteiras de Média-Variância, devido à sua sensibilidade aos momentos de ordem superior (assimetria e curtose).</w:t>
      </w:r>
    </w:p>
    <w:p w14:paraId="30AF7AA4"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w:t>
      </w:r>
      <w:proofErr w:type="spellStart"/>
      <w:r>
        <w:rPr>
          <w:sz w:val="24"/>
          <w:szCs w:val="24"/>
          <w:lang w:val="pt-BR" w:eastAsia="pt-BR"/>
        </w:rPr>
        <w:t>CVaR</w:t>
      </w:r>
      <w:proofErr w:type="spellEnd"/>
      <w:r>
        <w:rPr>
          <w:sz w:val="24"/>
          <w:szCs w:val="24"/>
          <w:lang w:val="pt-BR" w:eastAsia="pt-BR"/>
        </w:rPr>
        <w:t>) gere alocações mais defensivas e robustas a eventos de cauda, refletindo de forma mais fidedigna a aversão à perda descrita pelas Finanças Comportamentais</w:t>
      </w:r>
      <w:r>
        <w:rPr>
          <w:sz w:val="24"/>
          <w:szCs w:val="24"/>
          <w:lang w:val="pt-BR" w:eastAsia="pt-BR"/>
        </w:rPr>
        <w:br w:type="page"/>
      </w:r>
    </w:p>
    <w:p w14:paraId="5700B946" w14:textId="77777777"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4" w:name="_Toc231448138"/>
      <w:r>
        <w:rPr>
          <w:b/>
          <w:bCs/>
          <w:sz w:val="24"/>
          <w:szCs w:val="24"/>
          <w:lang w:val="pt-BR" w:eastAsia="pt-BR"/>
        </w:rPr>
        <w:lastRenderedPageBreak/>
        <w:t>Desconstrução Crítica da MPT: As Falácias da Normalidade e da Utilidade Quadrática</w:t>
      </w:r>
      <w:bookmarkEnd w:id="44"/>
    </w:p>
    <w:p w14:paraId="51D0882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03EB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597BE010" w14:textId="77777777" w:rsidR="009578C9" w:rsidRPr="00002122" w:rsidRDefault="009578C9" w:rsidP="009578C9">
      <w:pPr>
        <w:rPr>
          <w:b/>
          <w:bCs/>
          <w:sz w:val="24"/>
          <w:szCs w:val="24"/>
          <w:lang w:val="pt-BR" w:eastAsia="pt-BR"/>
        </w:rPr>
      </w:pPr>
    </w:p>
    <w:p w14:paraId="004FA5CD" w14:textId="77777777"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bookmarkStart w:id="45" w:name="_Toc231448139"/>
      <w:r>
        <w:rPr>
          <w:sz w:val="24"/>
          <w:szCs w:val="24"/>
          <w:lang w:val="pt-BR" w:eastAsia="pt-BR"/>
        </w:rPr>
        <w:t>Limitações da Distribuição Normal: Caudas Pesadas e Assimetria</w:t>
      </w:r>
      <w:bookmarkEnd w:id="45"/>
    </w:p>
    <w:p w14:paraId="0A9850BD" w14:textId="77777777" w:rsidR="00607CFE" w:rsidRDefault="00607CFE" w:rsidP="00607CFE">
      <w:pPr>
        <w:rPr>
          <w:sz w:val="24"/>
          <w:szCs w:val="24"/>
          <w:lang w:val="pt-BR" w:eastAsia="pt-BR"/>
        </w:rPr>
      </w:pPr>
    </w:p>
    <w:p w14:paraId="105E1D09"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A MPT assume que os retornos dos ativos financeiros são variáveis aleatórias independentes e identicamente distribuídas (</w:t>
      </w:r>
      <w:proofErr w:type="spellStart"/>
      <w:r>
        <w:rPr>
          <w:sz w:val="24"/>
          <w:szCs w:val="24"/>
          <w:lang w:val="pt-BR" w:eastAsia="pt-BR"/>
        </w:rPr>
        <w:t>i.i.d</w:t>
      </w:r>
      <w:proofErr w:type="spellEnd"/>
      <w:r>
        <w:rPr>
          <w:sz w:val="24"/>
          <w:szCs w:val="24"/>
          <w:lang w:val="pt-BR" w:eastAsia="pt-BR"/>
        </w:rPr>
        <w:t xml:space="preserve">.)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p>
    <w:p w14:paraId="058C90DF"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7C9E5E7D"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proofErr w:type="spellStart"/>
      <w:r>
        <w:rPr>
          <w:b/>
          <w:bCs/>
          <w:sz w:val="24"/>
          <w:szCs w:val="24"/>
          <w:lang w:val="pt-BR" w:eastAsia="pt-BR"/>
        </w:rPr>
        <w:t>Leptocurtose</w:t>
      </w:r>
      <w:proofErr w:type="spellEnd"/>
      <w:r>
        <w:rPr>
          <w:b/>
          <w:bCs/>
          <w:sz w:val="24"/>
          <w:szCs w:val="24"/>
          <w:lang w:val="pt-BR" w:eastAsia="pt-BR"/>
        </w:rPr>
        <w:t xml:space="preserve"> (Caudas Gordas):</w:t>
      </w:r>
      <w:r>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Pr>
          <w:sz w:val="24"/>
          <w:szCs w:val="24"/>
          <w:lang w:val="pt-BR" w:eastAsia="pt-BR"/>
        </w:rPr>
        <w:t>, que teoricamente deveriam ocorrer uma vez a cada milhões de anos, ocorrem com uma regularidade alarmante em crises financeiras.</w:t>
      </w:r>
    </w:p>
    <w:p w14:paraId="629BCEB1"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Assimetria (</w:t>
      </w:r>
      <w:proofErr w:type="spellStart"/>
      <w:r>
        <w:rPr>
          <w:b/>
          <w:bCs/>
          <w:sz w:val="24"/>
          <w:szCs w:val="24"/>
          <w:lang w:val="pt-BR" w:eastAsia="pt-BR"/>
        </w:rPr>
        <w:t>Skewness</w:t>
      </w:r>
      <w:proofErr w:type="spellEnd"/>
      <w:r>
        <w:rPr>
          <w:b/>
          <w:bCs/>
          <w:sz w:val="24"/>
          <w:szCs w:val="24"/>
          <w:lang w:val="pt-BR" w:eastAsia="pt-BR"/>
        </w:rPr>
        <w:t>):</w:t>
      </w:r>
      <w:r>
        <w:rPr>
          <w:sz w:val="24"/>
          <w:szCs w:val="24"/>
          <w:lang w:val="pt-BR" w:eastAsia="pt-BR"/>
        </w:rPr>
        <w:t xml:space="preserve"> Os retornos não são simétricos. Em mercados de ações, por exemplo, observa-se frequentemente uma assimetria negativa, onde as quedas são mais abruptas e profundas do que as altas.</w:t>
      </w:r>
    </w:p>
    <w:p w14:paraId="0E55467A" w14:textId="77777777" w:rsidR="00607CFE" w:rsidRPr="00607CFE" w:rsidRDefault="00607CFE" w:rsidP="00607CFE">
      <w:pPr>
        <w:rPr>
          <w:sz w:val="24"/>
          <w:szCs w:val="24"/>
          <w:lang w:val="pt-BR" w:eastAsia="pt-BR"/>
        </w:rPr>
      </w:pPr>
    </w:p>
    <w:p w14:paraId="787D788E" w14:textId="77777777"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46" w:name="_Toc231448140"/>
      <w:r>
        <w:rPr>
          <w:sz w:val="24"/>
          <w:szCs w:val="24"/>
          <w:lang w:val="pt-BR" w:eastAsia="pt-BR"/>
        </w:rPr>
        <w:t>Implicação para a Gestão de Portfólio</w:t>
      </w:r>
      <w:bookmarkEnd w:id="46"/>
    </w:p>
    <w:p w14:paraId="0086CF4F" w14:textId="77777777" w:rsidR="009578C9" w:rsidRDefault="009578C9" w:rsidP="00443833">
      <w:pPr>
        <w:widowControl/>
        <w:autoSpaceDE/>
        <w:autoSpaceDN/>
        <w:spacing w:line="360" w:lineRule="auto"/>
        <w:ind w:firstLine="851"/>
        <w:jc w:val="both"/>
        <w:rPr>
          <w:sz w:val="24"/>
          <w:szCs w:val="24"/>
          <w:lang w:val="pt-BR" w:eastAsia="pt-BR"/>
        </w:rPr>
      </w:pPr>
    </w:p>
    <w:p w14:paraId="4ECBB69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Ao utilizar o desvio padrão como medida de risco, a MPT falha em distinguir entre a volatilidade gerada por "saltos" positivos e a volatilidade gerada por "crashes". </w:t>
      </w:r>
      <w:r>
        <w:rPr>
          <w:sz w:val="24"/>
          <w:szCs w:val="24"/>
          <w:lang w:val="pt-BR" w:eastAsia="pt-BR"/>
        </w:rPr>
        <w:lastRenderedPageBreak/>
        <w:t>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 Esta, ao não assumir normalidade, permite o uso de distribuições mais flexíveis ou métodos não paramétricos que capturam a verdadeira natureza do risco de cauda.</w:t>
      </w:r>
    </w:p>
    <w:p w14:paraId="78284466" w14:textId="77777777" w:rsidR="007F3010" w:rsidRPr="00002122" w:rsidRDefault="007F3010" w:rsidP="007F3010">
      <w:pPr>
        <w:rPr>
          <w:b/>
          <w:bCs/>
          <w:sz w:val="24"/>
          <w:szCs w:val="24"/>
          <w:lang w:val="pt-BR" w:eastAsia="pt-BR"/>
        </w:rPr>
      </w:pPr>
    </w:p>
    <w:p w14:paraId="3BD4F34B" w14:textId="77777777"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47" w:name="_Toc231448141"/>
      <w:r>
        <w:rPr>
          <w:sz w:val="24"/>
          <w:szCs w:val="24"/>
          <w:lang w:val="pt-BR" w:eastAsia="pt-BR"/>
        </w:rPr>
        <w:t>A Função de Utilidade e a Teoria da Perspectiva</w:t>
      </w:r>
      <w:bookmarkEnd w:id="47"/>
      <w:r>
        <w:rPr>
          <w:sz w:val="24"/>
          <w:szCs w:val="24"/>
          <w:lang w:val="pt-BR" w:eastAsia="pt-BR"/>
        </w:rPr>
        <w:t xml:space="preserve"> </w:t>
      </w:r>
    </w:p>
    <w:p w14:paraId="73864FFF" w14:textId="77777777" w:rsidR="00443833" w:rsidRPr="007F3010" w:rsidRDefault="00443833" w:rsidP="007F3010">
      <w:pPr>
        <w:widowControl/>
        <w:autoSpaceDE/>
        <w:autoSpaceDN/>
        <w:spacing w:line="360" w:lineRule="auto"/>
        <w:jc w:val="both"/>
        <w:rPr>
          <w:b/>
          <w:bCs/>
          <w:sz w:val="24"/>
          <w:szCs w:val="24"/>
          <w:lang w:val="pt-BR" w:eastAsia="pt-BR"/>
        </w:rPr>
      </w:pPr>
    </w:p>
    <w:p w14:paraId="02B7DBF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Pr>
          <w:sz w:val="24"/>
          <w:szCs w:val="24"/>
          <w:vertAlign w:val="superscript"/>
          <w:lang w:val="pt-BR" w:eastAsia="pt-BR"/>
        </w:rPr>
        <w:t>4</w:t>
      </w:r>
    </w:p>
    <w:p w14:paraId="627EE6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 xml:space="preserve">Teoria da Perspectiva (Prospect </w:t>
      </w:r>
      <w:proofErr w:type="spellStart"/>
      <w:r>
        <w:rPr>
          <w:b/>
          <w:bCs/>
          <w:sz w:val="24"/>
          <w:szCs w:val="24"/>
          <w:lang w:val="pt-BR" w:eastAsia="pt-BR"/>
        </w:rPr>
        <w:t>Theory</w:t>
      </w:r>
      <w:proofErr w:type="spellEnd"/>
      <w:r>
        <w:rPr>
          <w:b/>
          <w:bCs/>
          <w:sz w:val="24"/>
          <w:szCs w:val="24"/>
          <w:lang w:val="pt-BR" w:eastAsia="pt-BR"/>
        </w:rPr>
        <w:t>)</w:t>
      </w:r>
      <w:r>
        <w:rPr>
          <w:sz w:val="24"/>
          <w:szCs w:val="24"/>
          <w:lang w:val="pt-BR" w:eastAsia="pt-BR"/>
        </w:rPr>
        <w:t xml:space="preserve"> desenvolvida por Daniel Kahneman e Amos </w:t>
      </w:r>
      <w:proofErr w:type="spellStart"/>
      <w:r>
        <w:rPr>
          <w:sz w:val="24"/>
          <w:szCs w:val="24"/>
          <w:lang w:val="pt-BR" w:eastAsia="pt-BR"/>
        </w:rPr>
        <w:t>Tversky</w:t>
      </w:r>
      <w:proofErr w:type="spellEnd"/>
      <w:r>
        <w:rPr>
          <w:sz w:val="24"/>
          <w:szCs w:val="24"/>
          <w:lang w:val="pt-BR" w:eastAsia="pt-BR"/>
        </w:rPr>
        <w:t xml:space="preserve">. A Teoria da Perspectiva demonstra que os investidores exibem </w:t>
      </w:r>
      <w:r>
        <w:rPr>
          <w:b/>
          <w:bCs/>
          <w:sz w:val="24"/>
          <w:szCs w:val="24"/>
          <w:lang w:val="pt-BR" w:eastAsia="pt-BR"/>
        </w:rPr>
        <w:t>aversão à perda</w:t>
      </w:r>
      <w:r>
        <w:rPr>
          <w:sz w:val="24"/>
          <w:szCs w:val="24"/>
          <w:lang w:val="pt-BR" w:eastAsia="pt-BR"/>
        </w:rPr>
        <w:t xml:space="preserve"> (</w:t>
      </w:r>
      <w:proofErr w:type="spellStart"/>
      <w:r>
        <w:rPr>
          <w:i/>
          <w:iCs/>
          <w:sz w:val="24"/>
          <w:szCs w:val="24"/>
          <w:lang w:val="pt-BR" w:eastAsia="pt-BR"/>
        </w:rPr>
        <w:t>loss</w:t>
      </w:r>
      <w:proofErr w:type="spellEnd"/>
      <w:r>
        <w:rPr>
          <w:i/>
          <w:iCs/>
          <w:sz w:val="24"/>
          <w:szCs w:val="24"/>
          <w:lang w:val="pt-BR" w:eastAsia="pt-BR"/>
        </w:rPr>
        <w:t xml:space="preserve"> </w:t>
      </w:r>
      <w:proofErr w:type="spellStart"/>
      <w:r>
        <w:rPr>
          <w:i/>
          <w:iCs/>
          <w:sz w:val="24"/>
          <w:szCs w:val="24"/>
          <w:lang w:val="pt-BR" w:eastAsia="pt-BR"/>
        </w:rPr>
        <w:t>aversion</w:t>
      </w:r>
      <w:proofErr w:type="spellEnd"/>
      <w:r>
        <w:rPr>
          <w:sz w:val="24"/>
          <w:szCs w:val="24"/>
          <w:lang w:val="pt-BR" w:eastAsia="pt-BR"/>
        </w:rPr>
        <w:t>) em vez de aversão ao risco (</w:t>
      </w:r>
      <w:proofErr w:type="spellStart"/>
      <w:r>
        <w:rPr>
          <w:i/>
          <w:iCs/>
          <w:sz w:val="24"/>
          <w:szCs w:val="24"/>
          <w:lang w:val="pt-BR" w:eastAsia="pt-BR"/>
        </w:rPr>
        <w:t>risk</w:t>
      </w:r>
      <w:proofErr w:type="spellEnd"/>
      <w:r>
        <w:rPr>
          <w:i/>
          <w:iCs/>
          <w:sz w:val="24"/>
          <w:szCs w:val="24"/>
          <w:lang w:val="pt-BR" w:eastAsia="pt-BR"/>
        </w:rPr>
        <w:t xml:space="preserve"> </w:t>
      </w:r>
      <w:proofErr w:type="spellStart"/>
      <w:r>
        <w:rPr>
          <w:i/>
          <w:iCs/>
          <w:sz w:val="24"/>
          <w:szCs w:val="24"/>
          <w:lang w:val="pt-BR" w:eastAsia="pt-BR"/>
        </w:rPr>
        <w:t>aversion</w:t>
      </w:r>
      <w:proofErr w:type="spellEnd"/>
      <w:r>
        <w:rPr>
          <w:sz w:val="24"/>
          <w:szCs w:val="24"/>
          <w:lang w:val="pt-BR" w:eastAsia="pt-BR"/>
        </w:rPr>
        <w:t>).</w:t>
      </w:r>
    </w:p>
    <w:p w14:paraId="396B1BA7"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14:paraId="5D10BA12"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Ponto de Referência:</w:t>
      </w:r>
      <w:r>
        <w:rPr>
          <w:sz w:val="24"/>
          <w:szCs w:val="24"/>
          <w:lang w:val="pt-BR" w:eastAsia="pt-BR"/>
        </w:rPr>
        <w:t xml:space="preserve"> Os investidores avaliam o desempenho não em relação à média do portfólio, mas em relação a um ponto de referência ou alvo (</w:t>
      </w:r>
      <w:r>
        <w:rPr>
          <w:i/>
          <w:iCs/>
          <w:sz w:val="24"/>
          <w:szCs w:val="24"/>
          <w:lang w:val="pt-BR" w:eastAsia="pt-BR"/>
        </w:rPr>
        <w:t xml:space="preserve">target </w:t>
      </w:r>
      <w:proofErr w:type="spellStart"/>
      <w:r>
        <w:rPr>
          <w:i/>
          <w:iCs/>
          <w:sz w:val="24"/>
          <w:szCs w:val="24"/>
          <w:lang w:val="pt-BR" w:eastAsia="pt-BR"/>
        </w:rPr>
        <w:t>return</w:t>
      </w:r>
      <w:proofErr w:type="spellEnd"/>
      <w:r>
        <w:rPr>
          <w:sz w:val="24"/>
          <w:szCs w:val="24"/>
          <w:lang w:val="pt-BR" w:eastAsia="pt-BR"/>
        </w:rPr>
        <w:t>). Retornos acima do alvo são vistos como "ganhos" e retornos abaixo como "perdas".</w:t>
      </w:r>
    </w:p>
    <w:p w14:paraId="65BF2DA9" w14:textId="77777777" w:rsidR="00443833" w:rsidRPr="00443833" w:rsidRDefault="00443833" w:rsidP="00920FF8">
      <w:pPr>
        <w:widowControl/>
        <w:tabs>
          <w:tab w:val="num" w:pos="851"/>
        </w:tabs>
        <w:autoSpaceDE/>
        <w:autoSpaceDN/>
        <w:spacing w:line="360" w:lineRule="auto"/>
        <w:ind w:firstLine="851"/>
        <w:jc w:val="both"/>
        <w:rPr>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proofErr w:type="spellStart"/>
      <w:r>
        <w:rPr>
          <w:i/>
          <w:iCs/>
          <w:sz w:val="24"/>
          <w:szCs w:val="24"/>
          <w:lang w:val="pt-BR" w:eastAsia="pt-BR"/>
        </w:rPr>
        <w:t>downside</w:t>
      </w:r>
      <w:proofErr w:type="spellEnd"/>
      <w:r>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proofErr w:type="spellStart"/>
      <w:r>
        <w:rPr>
          <w:i/>
          <w:iCs/>
          <w:sz w:val="24"/>
          <w:szCs w:val="24"/>
          <w:lang w:val="pt-BR" w:eastAsia="pt-BR"/>
        </w:rPr>
        <w:t>upside</w:t>
      </w:r>
      <w:proofErr w:type="spellEnd"/>
      <w:r>
        <w:rPr>
          <w:sz w:val="24"/>
          <w:szCs w:val="24"/>
          <w:lang w:val="pt-BR" w:eastAsia="pt-BR"/>
        </w:rPr>
        <w:t xml:space="preserve"> livre para capturar retornos excessivos.</w:t>
      </w:r>
    </w:p>
    <w:p w14:paraId="7247A686" w14:textId="77777777" w:rsidR="008C1690" w:rsidRDefault="008C1690">
      <w:pPr>
        <w:rPr>
          <w:b/>
          <w:bCs/>
          <w:sz w:val="24"/>
          <w:szCs w:val="24"/>
          <w:lang w:val="pt-BR" w:eastAsia="pt-BR"/>
        </w:rPr>
      </w:pPr>
      <w:r>
        <w:rPr>
          <w:b/>
          <w:bCs/>
          <w:sz w:val="24"/>
          <w:szCs w:val="24"/>
          <w:lang w:val="pt-BR" w:eastAsia="pt-BR"/>
        </w:rPr>
        <w:br w:type="page"/>
      </w:r>
    </w:p>
    <w:p w14:paraId="41CC65BB" w14:textId="77777777" w:rsidR="00903B95" w:rsidRDefault="00903B95" w:rsidP="00443833">
      <w:pPr>
        <w:widowControl/>
        <w:autoSpaceDE/>
        <w:autoSpaceDN/>
        <w:spacing w:line="360" w:lineRule="auto"/>
        <w:ind w:firstLine="851"/>
        <w:jc w:val="both"/>
        <w:rPr>
          <w:b/>
          <w:bCs/>
          <w:sz w:val="24"/>
          <w:szCs w:val="24"/>
          <w:lang w:val="pt-BR" w:eastAsia="pt-BR"/>
        </w:rPr>
      </w:pPr>
    </w:p>
    <w:p w14:paraId="596784E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363A208" w14:textId="1FBFD28B" w:rsidR="008C1690" w:rsidRPr="008C1690" w:rsidRDefault="008C1690" w:rsidP="008C1690">
      <w:pPr>
        <w:pStyle w:val="Legenda"/>
        <w:keepNext/>
        <w:jc w:val="center"/>
        <w:rPr>
          <w:rFonts w:ascii="Times New Roman" w:hAnsi="Times New Roman" w:cs="Times New Roman"/>
          <w:i w:val="0"/>
          <w:color w:val="auto"/>
          <w:sz w:val="24"/>
        </w:rPr>
      </w:pPr>
      <w:bookmarkStart w:id="48" w:name="_Toc231447941"/>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2</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Estrutural: MPT vs. PMPT</w:t>
      </w:r>
      <w:bookmarkEnd w:id="48"/>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1C4B82F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C0B9C"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663F82"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9F1DEB"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1014228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ECC362"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0452A"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3A4FCD" w14:textId="77777777" w:rsidR="00443833" w:rsidRPr="00443833" w:rsidRDefault="00443833" w:rsidP="00E1600B">
            <w:pPr>
              <w:widowControl/>
              <w:autoSpaceDE/>
              <w:autoSpaceDN/>
              <w:spacing w:line="360" w:lineRule="auto"/>
              <w:jc w:val="both"/>
              <w:rPr>
                <w:sz w:val="24"/>
                <w:szCs w:val="24"/>
                <w:lang w:val="pt-BR" w:eastAsia="pt-BR"/>
              </w:rPr>
            </w:pPr>
            <w:proofErr w:type="spellStart"/>
            <w:r>
              <w:rPr>
                <w:lang w:val="pt-BR" w:eastAsia="pt-BR"/>
              </w:rPr>
              <w:t>Downside</w:t>
            </w:r>
            <w:proofErr w:type="spellEnd"/>
            <w:r>
              <w:rPr>
                <w:lang w:val="pt-BR" w:eastAsia="pt-BR"/>
              </w:rPr>
              <w:t xml:space="preserve"> </w:t>
            </w:r>
            <w:proofErr w:type="spellStart"/>
            <w:r>
              <w:rPr>
                <w:lang w:val="pt-BR" w:eastAsia="pt-BR"/>
              </w:rPr>
              <w:t>Deviation</w:t>
            </w:r>
            <w:proofErr w:type="spellEnd"/>
            <w:r>
              <w:rPr>
                <w:lang w:val="pt-BR" w:eastAsia="pt-BR"/>
              </w:rPr>
              <w:t xml:space="preserve"> / LPM / </w:t>
            </w:r>
            <w:proofErr w:type="spellStart"/>
            <w:r>
              <w:rPr>
                <w:lang w:val="pt-BR" w:eastAsia="pt-BR"/>
              </w:rPr>
              <w:t>CVaR</w:t>
            </w:r>
            <w:proofErr w:type="spellEnd"/>
          </w:p>
        </w:tc>
      </w:tr>
      <w:tr w:rsidR="00443833" w:rsidRPr="00443833" w14:paraId="374099A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7E1BBD"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FB1B6B"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57B827"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0E1B9C74"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4055F"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5ED597"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34F804"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3E9CDB6E"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4DD04D"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D02B9"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9E4A7F"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w:t>
            </w:r>
            <w:proofErr w:type="spellStart"/>
            <w:r>
              <w:rPr>
                <w:lang w:val="pt-BR" w:eastAsia="pt-BR"/>
              </w:rPr>
              <w:t>Loss</w:t>
            </w:r>
            <w:proofErr w:type="spellEnd"/>
            <w:r>
              <w:rPr>
                <w:lang w:val="pt-BR" w:eastAsia="pt-BR"/>
              </w:rPr>
              <w:t xml:space="preserve"> </w:t>
            </w:r>
            <w:proofErr w:type="spellStart"/>
            <w:r>
              <w:rPr>
                <w:lang w:val="pt-BR" w:eastAsia="pt-BR"/>
              </w:rPr>
              <w:t>Aversion</w:t>
            </w:r>
            <w:proofErr w:type="spellEnd"/>
            <w:r>
              <w:rPr>
                <w:lang w:val="pt-BR" w:eastAsia="pt-BR"/>
              </w:rPr>
              <w:t xml:space="preserve"> - Prospect </w:t>
            </w:r>
            <w:proofErr w:type="spellStart"/>
            <w:r>
              <w:rPr>
                <w:lang w:val="pt-BR" w:eastAsia="pt-BR"/>
              </w:rPr>
              <w:t>Theory</w:t>
            </w:r>
            <w:proofErr w:type="spellEnd"/>
            <w:r>
              <w:rPr>
                <w:lang w:val="pt-BR" w:eastAsia="pt-BR"/>
              </w:rPr>
              <w:t>)</w:t>
            </w:r>
          </w:p>
        </w:tc>
      </w:tr>
      <w:tr w:rsidR="00443833" w:rsidRPr="00443833" w14:paraId="5811364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AD704" w14:textId="77777777" w:rsidR="00443833" w:rsidRPr="00E1600B" w:rsidRDefault="00443833" w:rsidP="00E1600B">
            <w:pPr>
              <w:widowControl/>
              <w:autoSpaceDE/>
              <w:autoSpaceDN/>
              <w:spacing w:line="360" w:lineRule="auto"/>
              <w:jc w:val="both"/>
              <w:rPr>
                <w:lang w:val="pt-BR" w:eastAsia="pt-BR"/>
              </w:rPr>
            </w:pPr>
            <w:r>
              <w:rPr>
                <w:b/>
                <w:bCs/>
                <w:lang w:val="pt-BR" w:eastAsia="pt-BR"/>
              </w:rPr>
              <w:t xml:space="preserve">Tratamento do </w:t>
            </w:r>
            <w:proofErr w:type="spellStart"/>
            <w:r>
              <w:rPr>
                <w:b/>
                <w:bCs/>
                <w:lang w:val="pt-BR" w:eastAsia="pt-BR"/>
              </w:rPr>
              <w:t>Upside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775F1"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46EF3"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w:t>
            </w:r>
            <w:proofErr w:type="spellStart"/>
            <w:r>
              <w:rPr>
                <w:lang w:val="pt-BR" w:eastAsia="pt-BR"/>
              </w:rPr>
              <w:t>Upside</w:t>
            </w:r>
            <w:proofErr w:type="spellEnd"/>
            <w:r>
              <w:rPr>
                <w:lang w:val="pt-BR" w:eastAsia="pt-BR"/>
              </w:rPr>
              <w:t xml:space="preserve"> </w:t>
            </w:r>
            <w:proofErr w:type="spellStart"/>
            <w:r>
              <w:rPr>
                <w:lang w:val="pt-BR" w:eastAsia="pt-BR"/>
              </w:rPr>
              <w:t>Potential</w:t>
            </w:r>
            <w:proofErr w:type="spellEnd"/>
            <w:r>
              <w:rPr>
                <w:lang w:val="pt-BR" w:eastAsia="pt-BR"/>
              </w:rPr>
              <w:t>)</w:t>
            </w:r>
          </w:p>
        </w:tc>
      </w:tr>
      <w:tr w:rsidR="00443833" w:rsidRPr="00443833" w14:paraId="457BEB5F"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5CC92B"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9E3C02"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0D3D9"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w:proofErr w:type="spellStart"/>
            <w:r>
              <w:rPr>
                <w:lang w:val="pt-BR" w:eastAsia="pt-BR"/>
              </w:rPr>
              <w:t>Downside</w:t>
            </w:r>
            <w:proofErr w:type="spellEnd"/>
            <w:r>
              <w:rPr>
                <w:lang w:val="pt-BR" w:eastAsia="pt-BR"/>
              </w:rPr>
              <w:t xml:space="preserve"> Risk</w:t>
            </w:r>
          </w:p>
        </w:tc>
      </w:tr>
    </w:tbl>
    <w:p w14:paraId="3E01768D" w14:textId="77777777"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 xml:space="preserve">Fonte: Elaboração </w:t>
      </w:r>
      <w:proofErr w:type="spellStart"/>
      <w:r>
        <w:rPr>
          <w:sz w:val="24"/>
          <w:szCs w:val="24"/>
          <w:lang w:val="pt-BR" w:eastAsia="pt-BR"/>
        </w:rPr>
        <w:t>Propria</w:t>
      </w:r>
      <w:proofErr w:type="spellEnd"/>
    </w:p>
    <w:p w14:paraId="592DCD4C" w14:textId="77777777" w:rsidR="00903B95" w:rsidRPr="00002122" w:rsidRDefault="00903B95" w:rsidP="00903B95">
      <w:pPr>
        <w:rPr>
          <w:b/>
          <w:bCs/>
          <w:sz w:val="24"/>
          <w:szCs w:val="24"/>
          <w:lang w:val="pt-BR" w:eastAsia="pt-BR"/>
        </w:rPr>
      </w:pPr>
    </w:p>
    <w:p w14:paraId="4D29C0CA" w14:textId="77777777"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49" w:name="_Toc231448142"/>
      <w:r>
        <w:rPr>
          <w:b/>
          <w:bCs/>
          <w:sz w:val="24"/>
          <w:szCs w:val="24"/>
          <w:lang w:val="pt-BR" w:eastAsia="pt-BR"/>
        </w:rPr>
        <w:t xml:space="preserve">Conceitos Fundamentais de </w:t>
      </w:r>
      <w:r>
        <w:rPr>
          <w:b/>
          <w:bCs/>
          <w:i/>
          <w:iCs/>
          <w:sz w:val="24"/>
          <w:szCs w:val="24"/>
          <w:lang w:val="pt-BR" w:eastAsia="pt-BR"/>
        </w:rPr>
        <w:t>'</w:t>
      </w:r>
      <w:proofErr w:type="spellStart"/>
      <w:r>
        <w:rPr>
          <w:b/>
          <w:bCs/>
          <w:i/>
          <w:iCs/>
          <w:sz w:val="24"/>
          <w:szCs w:val="24"/>
          <w:lang w:val="pt-BR" w:eastAsia="pt-BR"/>
        </w:rPr>
        <w:t>Downside</w:t>
      </w:r>
      <w:proofErr w:type="spellEnd"/>
      <w:r>
        <w:rPr>
          <w:b/>
          <w:bCs/>
          <w:i/>
          <w:iCs/>
          <w:sz w:val="24"/>
          <w:szCs w:val="24"/>
          <w:lang w:val="pt-BR" w:eastAsia="pt-BR"/>
        </w:rPr>
        <w:t xml:space="preserve"> Risk'</w:t>
      </w:r>
      <w:r>
        <w:rPr>
          <w:b/>
          <w:bCs/>
          <w:sz w:val="24"/>
          <w:szCs w:val="24"/>
          <w:lang w:val="pt-BR" w:eastAsia="pt-BR"/>
        </w:rPr>
        <w:t>: A Estrutura dos Momentos Parciais Inferiores (LPM)</w:t>
      </w:r>
      <w:bookmarkEnd w:id="49"/>
    </w:p>
    <w:p w14:paraId="55D5D99A" w14:textId="77777777" w:rsidR="00903B95" w:rsidRDefault="00903B95" w:rsidP="00903B95">
      <w:pPr>
        <w:widowControl/>
        <w:autoSpaceDE/>
        <w:autoSpaceDN/>
        <w:spacing w:line="360" w:lineRule="auto"/>
        <w:ind w:firstLine="851"/>
        <w:jc w:val="both"/>
        <w:rPr>
          <w:sz w:val="24"/>
          <w:szCs w:val="24"/>
          <w:lang w:val="pt-BR" w:eastAsia="pt-BR"/>
        </w:rPr>
      </w:pPr>
    </w:p>
    <w:p w14:paraId="0809C91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 xml:space="preserve">Lower </w:t>
      </w:r>
      <w:proofErr w:type="spellStart"/>
      <w:r>
        <w:rPr>
          <w:i/>
          <w:iCs/>
          <w:sz w:val="24"/>
          <w:szCs w:val="24"/>
          <w:lang w:val="pt-BR" w:eastAsia="pt-BR"/>
        </w:rPr>
        <w:t>Partial</w:t>
      </w:r>
      <w:proofErr w:type="spellEnd"/>
      <w:r>
        <w:rPr>
          <w:i/>
          <w:iCs/>
          <w:sz w:val="24"/>
          <w:szCs w:val="24"/>
          <w:lang w:val="pt-BR" w:eastAsia="pt-BR"/>
        </w:rPr>
        <w:t xml:space="preserve"> </w:t>
      </w:r>
      <w:proofErr w:type="spellStart"/>
      <w:r>
        <w:rPr>
          <w:i/>
          <w:iCs/>
          <w:sz w:val="24"/>
          <w:szCs w:val="24"/>
          <w:lang w:val="pt-BR" w:eastAsia="pt-BR"/>
        </w:rPr>
        <w:t>Moments</w:t>
      </w:r>
      <w:proofErr w:type="spellEnd"/>
      <w:r>
        <w:rPr>
          <w:sz w:val="24"/>
          <w:szCs w:val="24"/>
          <w:lang w:val="pt-BR" w:eastAsia="pt-BR"/>
        </w:rPr>
        <w:t xml:space="preserve"> - LPM). Desenvolvida teoricamente por </w:t>
      </w:r>
      <w:proofErr w:type="spellStart"/>
      <w:r>
        <w:rPr>
          <w:sz w:val="24"/>
          <w:szCs w:val="24"/>
          <w:lang w:val="pt-BR" w:eastAsia="pt-BR"/>
        </w:rPr>
        <w:t>Bawa</w:t>
      </w:r>
      <w:proofErr w:type="spellEnd"/>
      <w:r>
        <w:rPr>
          <w:sz w:val="24"/>
          <w:szCs w:val="24"/>
          <w:lang w:val="pt-BR" w:eastAsia="pt-BR"/>
        </w:rPr>
        <w:t xml:space="preserve"> (1975) e expandida por </w:t>
      </w:r>
      <w:proofErr w:type="spellStart"/>
      <w:r>
        <w:rPr>
          <w:sz w:val="24"/>
          <w:szCs w:val="24"/>
          <w:lang w:val="pt-BR" w:eastAsia="pt-BR"/>
        </w:rPr>
        <w:t>Fishburn</w:t>
      </w:r>
      <w:proofErr w:type="spellEnd"/>
      <w:r>
        <w:rPr>
          <w:sz w:val="24"/>
          <w:szCs w:val="24"/>
          <w:lang w:val="pt-BR" w:eastAsia="pt-BR"/>
        </w:rPr>
        <w:t xml:space="preserve"> (1977), a família de métricas LPM oferece uma generalização flexível para mensurar o risco abaixo de um limiar específico. A elegância dos </w:t>
      </w:r>
      <w:proofErr w:type="spellStart"/>
      <w:r>
        <w:rPr>
          <w:sz w:val="24"/>
          <w:szCs w:val="24"/>
          <w:lang w:val="pt-BR" w:eastAsia="pt-BR"/>
        </w:rPr>
        <w:t>LPMs</w:t>
      </w:r>
      <w:proofErr w:type="spellEnd"/>
      <w:r>
        <w:rPr>
          <w:sz w:val="24"/>
          <w:szCs w:val="24"/>
          <w:lang w:val="pt-BR" w:eastAsia="pt-BR"/>
        </w:rPr>
        <w:t xml:space="preserve">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7A73DFD3" w14:textId="77777777" w:rsidR="00AF619F" w:rsidRPr="00AF619F" w:rsidRDefault="00AF619F" w:rsidP="00AF619F">
      <w:pPr>
        <w:rPr>
          <w:sz w:val="24"/>
          <w:szCs w:val="24"/>
          <w:lang w:val="pt-BR" w:eastAsia="pt-BR"/>
        </w:rPr>
      </w:pPr>
    </w:p>
    <w:p w14:paraId="4A5EA081" w14:textId="77777777"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0" w:name="_Toc231448143"/>
      <w:r>
        <w:rPr>
          <w:sz w:val="24"/>
          <w:szCs w:val="24"/>
          <w:lang w:val="pt-BR" w:eastAsia="pt-BR"/>
        </w:rPr>
        <w:t xml:space="preserve">Definição Matemática dos </w:t>
      </w:r>
      <w:proofErr w:type="spellStart"/>
      <w:r>
        <w:rPr>
          <w:sz w:val="24"/>
          <w:szCs w:val="24"/>
          <w:lang w:val="pt-BR" w:eastAsia="pt-BR"/>
        </w:rPr>
        <w:t>LPMs</w:t>
      </w:r>
      <w:bookmarkEnd w:id="50"/>
      <w:proofErr w:type="spellEnd"/>
    </w:p>
    <w:p w14:paraId="2B4062A3" w14:textId="77777777" w:rsidR="00AF619F" w:rsidRPr="00AF619F" w:rsidRDefault="00AF619F" w:rsidP="00AF619F">
      <w:pPr>
        <w:widowControl/>
        <w:autoSpaceDE/>
        <w:autoSpaceDN/>
        <w:spacing w:line="360" w:lineRule="auto"/>
        <w:jc w:val="both"/>
        <w:rPr>
          <w:sz w:val="24"/>
          <w:szCs w:val="24"/>
          <w:lang w:val="pt-BR" w:eastAsia="pt-BR"/>
        </w:rPr>
      </w:pPr>
    </w:p>
    <w:p w14:paraId="6014BEA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 xml:space="preserve">target </w:t>
      </w:r>
      <w:proofErr w:type="spellStart"/>
      <w:r>
        <w:rPr>
          <w:i/>
          <w:iCs/>
          <w:sz w:val="24"/>
          <w:szCs w:val="24"/>
          <w:lang w:val="pt-BR" w:eastAsia="pt-BR"/>
        </w:rPr>
        <w:t>return</w:t>
      </w:r>
      <w:proofErr w:type="spellEnd"/>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16E3431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792BB0E"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431EC3C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0E4A86C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20A0E8"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6AC9DBB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proofErr w:type="spellStart"/>
      <w:r>
        <w:rPr>
          <w:i/>
          <w:iCs/>
          <w:sz w:val="24"/>
          <w:szCs w:val="24"/>
          <w:lang w:val="pt-BR" w:eastAsia="pt-BR"/>
        </w:rPr>
        <w:t>upside</w:t>
      </w:r>
      <w:proofErr w:type="spellEnd"/>
      <w:r>
        <w:rPr>
          <w:sz w:val="24"/>
          <w:szCs w:val="24"/>
          <w:lang w:val="pt-BR" w:eastAsia="pt-BR"/>
        </w:rPr>
        <w:t xml:space="preserve"> não é risco.</w:t>
      </w:r>
    </w:p>
    <w:p w14:paraId="5CFEE9D9" w14:textId="77777777" w:rsidR="00AF619F" w:rsidRPr="00AF619F" w:rsidRDefault="00AF619F" w:rsidP="00AF619F">
      <w:pPr>
        <w:rPr>
          <w:sz w:val="24"/>
          <w:szCs w:val="24"/>
          <w:lang w:val="pt-BR" w:eastAsia="pt-BR"/>
        </w:rPr>
      </w:pPr>
    </w:p>
    <w:p w14:paraId="3A5E191A" w14:textId="77777777"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1" w:name="_Toc231448144"/>
      <w:r>
        <w:rPr>
          <w:sz w:val="24"/>
          <w:szCs w:val="24"/>
          <w:lang w:val="pt-BR" w:eastAsia="pt-BR"/>
        </w:rPr>
        <w:t>A Hierarquia dos Graus de LPM e suas Interpretações</w:t>
      </w:r>
      <w:bookmarkEnd w:id="51"/>
      <w:r>
        <w:rPr>
          <w:sz w:val="24"/>
          <w:szCs w:val="24"/>
          <w:lang w:val="pt-BR" w:eastAsia="pt-BR"/>
        </w:rPr>
        <w:t xml:space="preserve"> </w:t>
      </w:r>
    </w:p>
    <w:p w14:paraId="46F5CA2B" w14:textId="77777777" w:rsidR="00AF619F" w:rsidRDefault="00AF619F" w:rsidP="00AF619F">
      <w:pPr>
        <w:widowControl/>
        <w:autoSpaceDE/>
        <w:autoSpaceDN/>
        <w:spacing w:line="360" w:lineRule="auto"/>
        <w:jc w:val="both"/>
        <w:rPr>
          <w:sz w:val="24"/>
          <w:szCs w:val="24"/>
          <w:lang w:val="pt-BR" w:eastAsia="pt-BR"/>
        </w:rPr>
      </w:pPr>
    </w:p>
    <w:p w14:paraId="5E59B7A6" w14:textId="77777777"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p>
    <w:p w14:paraId="32E747F4"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6DC01DA6" w14:textId="77777777"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proofErr w:type="spellStart"/>
      <w:r>
        <w:rPr>
          <w:b/>
          <w:bCs/>
          <w:i/>
          <w:iCs/>
          <w:sz w:val="24"/>
          <w:szCs w:val="24"/>
          <w:lang w:val="pt-BR" w:eastAsia="pt-BR"/>
        </w:rPr>
        <w:t>Safety</w:t>
      </w:r>
      <w:proofErr w:type="spellEnd"/>
      <w:r>
        <w:rPr>
          <w:b/>
          <w:bCs/>
          <w:i/>
          <w:iCs/>
          <w:sz w:val="24"/>
          <w:szCs w:val="24"/>
          <w:lang w:val="pt-BR" w:eastAsia="pt-BR"/>
        </w:rPr>
        <w:t xml:space="preserve"> </w:t>
      </w:r>
      <w:proofErr w:type="spellStart"/>
      <w:r>
        <w:rPr>
          <w:b/>
          <w:bCs/>
          <w:i/>
          <w:iCs/>
          <w:sz w:val="24"/>
          <w:szCs w:val="24"/>
          <w:lang w:val="pt-BR" w:eastAsia="pt-BR"/>
        </w:rPr>
        <w:t>First</w:t>
      </w:r>
      <w:proofErr w:type="spellEnd"/>
      <w:r>
        <w:rPr>
          <w:b/>
          <w:bCs/>
          <w:sz w:val="24"/>
          <w:szCs w:val="24"/>
          <w:lang w:val="pt-BR" w:eastAsia="pt-BR"/>
        </w:rPr>
        <w:t>):</w:t>
      </w:r>
    </w:p>
    <w:p w14:paraId="7E3E6A7A" w14:textId="77777777"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3B87D038" w14:textId="77777777"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44BBE99" w14:textId="77777777" w:rsidR="00443833" w:rsidRPr="00D257C0" w:rsidRDefault="00443833" w:rsidP="003F1C11">
      <w:pPr>
        <w:widowControl/>
        <w:numPr>
          <w:ilvl w:val="0"/>
          <w:numId w:val="17"/>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"Qual a chance de eu perder dinheiro?". No entanto, falha em distinguir entre uma perda pequena e uma perda catastrófica (uma perda de 1% conta o mesmo que uma de 50%).</w:t>
      </w:r>
      <w:r>
        <w:rPr>
          <w:sz w:val="24"/>
          <w:szCs w:val="24"/>
          <w:vertAlign w:val="superscript"/>
          <w:lang w:val="pt-BR" w:eastAsia="pt-BR"/>
        </w:rPr>
        <w:t>15</w:t>
      </w:r>
    </w:p>
    <w:p w14:paraId="48DBCDA5" w14:textId="77777777"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 xml:space="preserve">Target </w:t>
      </w:r>
      <w:proofErr w:type="spellStart"/>
      <w:r>
        <w:rPr>
          <w:b/>
          <w:bCs/>
          <w:i/>
          <w:iCs/>
          <w:sz w:val="24"/>
          <w:szCs w:val="24"/>
          <w:lang w:val="pt-BR" w:eastAsia="pt-BR"/>
        </w:rPr>
        <w:t>Shortfall</w:t>
      </w:r>
      <w:proofErr w:type="spellEnd"/>
      <w:r>
        <w:rPr>
          <w:b/>
          <w:bCs/>
          <w:sz w:val="24"/>
          <w:szCs w:val="24"/>
          <w:lang w:val="pt-BR" w:eastAsia="pt-BR"/>
        </w:rPr>
        <w:t>):</w:t>
      </w:r>
    </w:p>
    <w:p w14:paraId="336D1985" w14:textId="77777777"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7B78D057" w14:textId="77777777" w:rsidR="00443833" w:rsidRPr="00D257C0" w:rsidRDefault="00443833" w:rsidP="003F1C11">
      <w:pPr>
        <w:widowControl/>
        <w:numPr>
          <w:ilvl w:val="0"/>
          <w:numId w:val="20"/>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"Se eu perder dinheiro, quanto espero perder em média?". É a medida de risco fundamental para o cálculo do Índice </w:t>
      </w:r>
      <w:proofErr w:type="spellStart"/>
      <w:r>
        <w:rPr>
          <w:sz w:val="24"/>
          <w:szCs w:val="24"/>
          <w:lang w:val="pt-BR" w:eastAsia="pt-BR"/>
        </w:rPr>
        <w:t>Omega</w:t>
      </w:r>
      <w:proofErr w:type="spellEnd"/>
      <w:r>
        <w:rPr>
          <w:sz w:val="24"/>
          <w:szCs w:val="24"/>
          <w:lang w:val="pt-BR" w:eastAsia="pt-BR"/>
        </w:rPr>
        <w:t xml:space="preserve"> (discutido na Seção 2.5) e reflete um investidor neutro ao risco em relação à severidade da perda, desde que a média seja controlada.</w:t>
      </w:r>
    </w:p>
    <w:p w14:paraId="64DD8F51" w14:textId="77777777"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 xml:space="preserve">Target </w:t>
      </w:r>
      <w:proofErr w:type="spellStart"/>
      <w:r>
        <w:rPr>
          <w:b/>
          <w:bCs/>
          <w:i/>
          <w:iCs/>
          <w:sz w:val="24"/>
          <w:szCs w:val="24"/>
          <w:lang w:val="pt-BR" w:eastAsia="pt-BR"/>
        </w:rPr>
        <w:t>Semivariance</w:t>
      </w:r>
      <w:proofErr w:type="spellEnd"/>
      <w:r>
        <w:rPr>
          <w:b/>
          <w:bCs/>
          <w:sz w:val="24"/>
          <w:szCs w:val="24"/>
          <w:lang w:val="pt-BR" w:eastAsia="pt-BR"/>
        </w:rPr>
        <w:t>):</w:t>
      </w:r>
    </w:p>
    <w:p w14:paraId="22CFFE0E" w14:textId="77777777"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lastRenderedPageBreak/>
        <w:t>Mede a dispersão quadrática dos retornos abaixo do alvo. Semelhante à variância, mas unilateral.</w:t>
      </w:r>
    </w:p>
    <w:p w14:paraId="20521A95" w14:textId="77777777"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 xml:space="preserve">Desvio Padrão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08D28226" w14:textId="77777777"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0ED7B23E" w14:textId="77777777" w:rsidR="00443833" w:rsidRPr="00D257C0" w:rsidRDefault="00443833" w:rsidP="003F1C11">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Pr>
          <w:sz w:val="24"/>
          <w:szCs w:val="24"/>
          <w:lang w:val="pt-BR" w:eastAsia="pt-BR"/>
        </w:rPr>
        <w:t xml:space="preserve"> aumenta, o foco da métrica desloca-se quase exclusivamente para a cauda esquerda extrema da distribuição, ignorando pequenas flutuações negativas.</w:t>
      </w:r>
    </w:p>
    <w:p w14:paraId="03DD9E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8076ABE" w14:textId="77777777" w:rsidR="00E55AD9" w:rsidRPr="00180F64" w:rsidRDefault="00E55AD9" w:rsidP="00E55AD9">
      <w:pPr>
        <w:rPr>
          <w:sz w:val="24"/>
          <w:szCs w:val="24"/>
          <w:lang w:val="pt-BR" w:eastAsia="pt-BR"/>
        </w:rPr>
      </w:pPr>
    </w:p>
    <w:p w14:paraId="7F96DB4E" w14:textId="77777777"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2" w:name="_Toc231448145"/>
      <w:proofErr w:type="spellStart"/>
      <w:r>
        <w:rPr>
          <w:sz w:val="24"/>
          <w:szCs w:val="24"/>
          <w:lang w:val="pt-BR" w:eastAsia="pt-BR"/>
        </w:rPr>
        <w:t>Semivariância</w:t>
      </w:r>
      <w:proofErr w:type="spellEnd"/>
      <w:r>
        <w:rPr>
          <w:sz w:val="24"/>
          <w:szCs w:val="24"/>
          <w:lang w:val="pt-BR" w:eastAsia="pt-BR"/>
        </w:rPr>
        <w:t xml:space="preserve"> vs. Variância: O Impacto na Alocação</w:t>
      </w:r>
      <w:bookmarkEnd w:id="52"/>
      <w:r>
        <w:rPr>
          <w:sz w:val="24"/>
          <w:szCs w:val="24"/>
          <w:lang w:val="pt-BR" w:eastAsia="pt-BR"/>
        </w:rPr>
        <w:t xml:space="preserve"> </w:t>
      </w:r>
    </w:p>
    <w:p w14:paraId="596828D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BF369F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substituição da variância pela </w:t>
      </w:r>
      <w:proofErr w:type="spellStart"/>
      <w:r>
        <w:rPr>
          <w:sz w:val="24"/>
          <w:szCs w:val="24"/>
          <w:lang w:val="pt-BR" w:eastAsia="pt-BR"/>
        </w:rPr>
        <w:t>semivariância</w:t>
      </w:r>
      <w:proofErr w:type="spellEnd"/>
      <w:r>
        <w:rPr>
          <w:sz w:val="24"/>
          <w:szCs w:val="24"/>
          <w:lang w:val="pt-BR" w:eastAsia="pt-BR"/>
        </w:rPr>
        <w:t xml:space="preserve"> tem implicações profundas na construção de portfólios. Em distribuições simétricas (normais), a </w:t>
      </w:r>
      <w:proofErr w:type="spellStart"/>
      <w:r>
        <w:rPr>
          <w:sz w:val="24"/>
          <w:szCs w:val="24"/>
          <w:lang w:val="pt-BR" w:eastAsia="pt-BR"/>
        </w:rPr>
        <w:t>semivariância</w:t>
      </w:r>
      <w:proofErr w:type="spellEnd"/>
      <w:r>
        <w:rPr>
          <w:sz w:val="24"/>
          <w:szCs w:val="24"/>
          <w:lang w:val="pt-BR" w:eastAsia="pt-BR"/>
        </w:rPr>
        <w:t xml:space="preserve"> é proporcional à variância, e a fronteira eficiente da PMPT converge para a da MPT. No entanto, na presença de assimetria (</w:t>
      </w:r>
      <w:proofErr w:type="spellStart"/>
      <w:r>
        <w:rPr>
          <w:i/>
          <w:iCs/>
          <w:sz w:val="24"/>
          <w:szCs w:val="24"/>
          <w:lang w:val="pt-BR" w:eastAsia="pt-BR"/>
        </w:rPr>
        <w:t>skewness</w:t>
      </w:r>
      <w:proofErr w:type="spellEnd"/>
      <w:r>
        <w:rPr>
          <w:sz w:val="24"/>
          <w:szCs w:val="24"/>
          <w:lang w:val="pt-BR" w:eastAsia="pt-BR"/>
        </w:rPr>
        <w:t>), as fronteiras divergem.</w:t>
      </w:r>
    </w:p>
    <w:p w14:paraId="1435FD5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w:t>
      </w:r>
      <w:proofErr w:type="spellStart"/>
      <w:r>
        <w:rPr>
          <w:sz w:val="24"/>
          <w:szCs w:val="24"/>
          <w:lang w:val="pt-BR" w:eastAsia="pt-BR"/>
        </w:rPr>
        <w:t>semivariância</w:t>
      </w:r>
      <w:proofErr w:type="spellEnd"/>
      <w:r>
        <w:rPr>
          <w:sz w:val="24"/>
          <w:szCs w:val="24"/>
          <w:lang w:val="pt-BR" w:eastAsia="pt-BR"/>
        </w:rPr>
        <w:t xml:space="preserve"> baixa (perda limitada ao capital investido). A MPT penalizaria este ativo, reduzindo sua alocação para diminuir o risco total. A PMPT, utilizando a </w:t>
      </w:r>
      <w:proofErr w:type="spellStart"/>
      <w:r>
        <w:rPr>
          <w:sz w:val="24"/>
          <w:szCs w:val="24"/>
          <w:lang w:val="pt-BR" w:eastAsia="pt-BR"/>
        </w:rPr>
        <w:t>semivariância</w:t>
      </w:r>
      <w:proofErr w:type="spellEnd"/>
      <w:r>
        <w:rPr>
          <w:sz w:val="24"/>
          <w:szCs w:val="24"/>
          <w:lang w:val="pt-BR" w:eastAsia="pt-BR"/>
        </w:rPr>
        <w:t xml:space="preserve">, reconheceria o perfil favorável de risco/retorno e aumentaria a alocação, capturando o </w:t>
      </w:r>
      <w:r>
        <w:rPr>
          <w:i/>
          <w:iCs/>
          <w:sz w:val="24"/>
          <w:szCs w:val="24"/>
          <w:lang w:val="pt-BR" w:eastAsia="pt-BR"/>
        </w:rPr>
        <w:t>"</w:t>
      </w:r>
      <w:proofErr w:type="spellStart"/>
      <w:r>
        <w:rPr>
          <w:i/>
          <w:iCs/>
          <w:sz w:val="24"/>
          <w:szCs w:val="24"/>
          <w:lang w:val="pt-BR" w:eastAsia="pt-BR"/>
        </w:rPr>
        <w:t>upside</w:t>
      </w:r>
      <w:proofErr w:type="spellEnd"/>
      <w:r>
        <w:rPr>
          <w:i/>
          <w:iCs/>
          <w:sz w:val="24"/>
          <w:szCs w:val="24"/>
          <w:lang w:val="pt-BR" w:eastAsia="pt-BR"/>
        </w:rPr>
        <w:t xml:space="preserve"> </w:t>
      </w:r>
      <w:proofErr w:type="spellStart"/>
      <w:r>
        <w:rPr>
          <w:i/>
          <w:iCs/>
          <w:sz w:val="24"/>
          <w:szCs w:val="24"/>
          <w:lang w:val="pt-BR" w:eastAsia="pt-BR"/>
        </w:rPr>
        <w:t>potential</w:t>
      </w:r>
      <w:proofErr w:type="spellEnd"/>
      <w:r>
        <w:rPr>
          <w:i/>
          <w:iCs/>
          <w:sz w:val="24"/>
          <w:szCs w:val="24"/>
          <w:lang w:val="pt-BR" w:eastAsia="pt-BR"/>
        </w:rPr>
        <w:t>"</w:t>
      </w:r>
      <w:r>
        <w:rPr>
          <w:sz w:val="24"/>
          <w:szCs w:val="24"/>
          <w:lang w:val="pt-BR" w:eastAsia="pt-BR"/>
        </w:rPr>
        <w:t xml:space="preserve">. Estudos empíricos mostram que, em mercados emergentes ou durante crises, portfólios otimizados via </w:t>
      </w:r>
      <w:proofErr w:type="spellStart"/>
      <w:r>
        <w:rPr>
          <w:sz w:val="24"/>
          <w:szCs w:val="24"/>
          <w:lang w:val="pt-BR" w:eastAsia="pt-BR"/>
        </w:rPr>
        <w:t>semivariância</w:t>
      </w:r>
      <w:proofErr w:type="spellEnd"/>
      <w:r>
        <w:rPr>
          <w:sz w:val="24"/>
          <w:szCs w:val="24"/>
          <w:lang w:val="pt-BR" w:eastAsia="pt-BR"/>
        </w:rPr>
        <w:t xml:space="preserve"> tendem a preservar capital de forma mais eficiente do que aqueles baseados em média-variância.</w:t>
      </w:r>
      <w:r>
        <w:rPr>
          <w:sz w:val="24"/>
          <w:szCs w:val="24"/>
          <w:vertAlign w:val="superscript"/>
          <w:lang w:val="pt-BR" w:eastAsia="pt-BR"/>
        </w:rPr>
        <w:t>45</w:t>
      </w:r>
    </w:p>
    <w:p w14:paraId="76455BDB" w14:textId="77777777" w:rsidR="00A74B8A" w:rsidRPr="00180F64" w:rsidRDefault="00A74B8A" w:rsidP="00A74B8A">
      <w:pPr>
        <w:rPr>
          <w:sz w:val="24"/>
          <w:szCs w:val="24"/>
          <w:lang w:val="pt-BR" w:eastAsia="pt-BR"/>
        </w:rPr>
      </w:pPr>
    </w:p>
    <w:p w14:paraId="5DE1CB8E" w14:textId="77777777"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3" w:name="_Toc231448146"/>
      <w:r>
        <w:rPr>
          <w:b/>
          <w:bCs/>
          <w:sz w:val="24"/>
          <w:szCs w:val="24"/>
          <w:lang w:val="pt-BR" w:eastAsia="pt-BR"/>
        </w:rPr>
        <w:t>Métricas Avançadas de Risco e Propriedades de Coerência</w:t>
      </w:r>
      <w:bookmarkEnd w:id="53"/>
      <w:r>
        <w:rPr>
          <w:sz w:val="24"/>
          <w:szCs w:val="24"/>
          <w:lang w:val="pt-BR" w:eastAsia="pt-BR"/>
        </w:rPr>
        <w:t xml:space="preserve"> </w:t>
      </w:r>
    </w:p>
    <w:p w14:paraId="3A4AEF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7C3EDE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w:t>
      </w:r>
      <w:proofErr w:type="spellStart"/>
      <w:r>
        <w:rPr>
          <w:sz w:val="24"/>
          <w:szCs w:val="24"/>
          <w:lang w:val="pt-BR" w:eastAsia="pt-BR"/>
        </w:rPr>
        <w:t>LPMs</w:t>
      </w:r>
      <w:proofErr w:type="spellEnd"/>
      <w:r>
        <w:rPr>
          <w:sz w:val="24"/>
          <w:szCs w:val="24"/>
          <w:lang w:val="pt-BR" w:eastAsia="pt-BR"/>
        </w:rPr>
        <w:t xml:space="preserve">. A necessidade de quantificar o capital regulatório bancário e o risco sistêmico levou ao desenvolvimento de métricas baseadas em </w:t>
      </w:r>
      <w:proofErr w:type="spellStart"/>
      <w:r>
        <w:rPr>
          <w:sz w:val="24"/>
          <w:szCs w:val="24"/>
          <w:lang w:val="pt-BR" w:eastAsia="pt-BR"/>
        </w:rPr>
        <w:t>quantis</w:t>
      </w:r>
      <w:proofErr w:type="spellEnd"/>
      <w:r>
        <w:rPr>
          <w:sz w:val="24"/>
          <w:szCs w:val="24"/>
          <w:lang w:val="pt-BR" w:eastAsia="pt-BR"/>
        </w:rPr>
        <w:t xml:space="preserve">, como o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VaR</w:t>
      </w:r>
      <w:proofErr w:type="spellEnd"/>
      <w:r>
        <w:rPr>
          <w:sz w:val="24"/>
          <w:szCs w:val="24"/>
          <w:lang w:val="pt-BR" w:eastAsia="pt-BR"/>
        </w:rPr>
        <w:t xml:space="preserve">) e 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w:t>
      </w:r>
      <w:proofErr w:type="spellStart"/>
      <w:r>
        <w:rPr>
          <w:sz w:val="24"/>
          <w:szCs w:val="24"/>
          <w:lang w:val="pt-BR" w:eastAsia="pt-BR"/>
        </w:rPr>
        <w:t>CVaR</w:t>
      </w:r>
      <w:proofErr w:type="spellEnd"/>
      <w:r>
        <w:rPr>
          <w:sz w:val="24"/>
          <w:szCs w:val="24"/>
          <w:lang w:val="pt-BR" w:eastAsia="pt-BR"/>
        </w:rPr>
        <w:t>). A análise dessas métricas sob a perspectiva da teoria axiomática de riscos revela distinções cruciais sobre sua confiabilidade.</w:t>
      </w:r>
    </w:p>
    <w:p w14:paraId="628B4E06" w14:textId="77777777" w:rsidR="00801647" w:rsidRPr="00180F64" w:rsidRDefault="00801647" w:rsidP="00801647">
      <w:pPr>
        <w:rPr>
          <w:sz w:val="24"/>
          <w:szCs w:val="24"/>
          <w:lang w:val="pt-BR" w:eastAsia="pt-BR"/>
        </w:rPr>
      </w:pPr>
    </w:p>
    <w:p w14:paraId="153D2D79" w14:textId="77777777"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4" w:name="_Toc231448147"/>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A Revolução Incoerente</w:t>
      </w:r>
      <w:bookmarkEnd w:id="54"/>
      <w:r>
        <w:rPr>
          <w:sz w:val="24"/>
          <w:szCs w:val="24"/>
          <w:lang w:val="pt-BR" w:eastAsia="pt-BR"/>
        </w:rPr>
        <w:t xml:space="preserve"> </w:t>
      </w:r>
    </w:p>
    <w:p w14:paraId="67064702" w14:textId="77777777" w:rsidR="00443833" w:rsidRPr="00443833" w:rsidRDefault="00443833" w:rsidP="00801647">
      <w:pPr>
        <w:widowControl/>
        <w:autoSpaceDE/>
        <w:autoSpaceDN/>
        <w:spacing w:line="360" w:lineRule="auto"/>
        <w:jc w:val="both"/>
        <w:rPr>
          <w:b/>
          <w:bCs/>
          <w:sz w:val="24"/>
          <w:szCs w:val="24"/>
          <w:lang w:val="pt-BR" w:eastAsia="pt-BR"/>
        </w:rPr>
      </w:pPr>
    </w:p>
    <w:p w14:paraId="76DEFF9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proofErr w:type="spellStart"/>
      <w:r>
        <w:rPr>
          <w:i/>
          <w:iCs/>
          <w:sz w:val="24"/>
          <w:szCs w:val="24"/>
          <w:lang w:val="pt-BR" w:eastAsia="pt-BR"/>
        </w:rPr>
        <w:t>RiskMetrics</w:t>
      </w:r>
      <w:proofErr w:type="spellEnd"/>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tornou-se o padrão da indústria para a gestão de riscos de mercado e regulação bancária (Acordos de Basileia I e II). O </w:t>
      </w:r>
      <w:proofErr w:type="spellStart"/>
      <w:r>
        <w:rPr>
          <w:sz w:val="24"/>
          <w:szCs w:val="24"/>
          <w:lang w:val="pt-BR" w:eastAsia="pt-BR"/>
        </w:rPr>
        <w:t>VaR</w:t>
      </w:r>
      <w:proofErr w:type="spellEnd"/>
      <w:r>
        <w:rPr>
          <w:sz w:val="24"/>
          <w:szCs w:val="24"/>
          <w:lang w:val="pt-BR" w:eastAsia="pt-BR"/>
        </w:rPr>
        <w:t xml:space="preserve">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63FFA12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Por exemplo, um </w:t>
      </w:r>
      <w:proofErr w:type="spellStart"/>
      <w:r>
        <w:rPr>
          <w:sz w:val="24"/>
          <w:szCs w:val="24"/>
          <w:lang w:val="pt-BR" w:eastAsia="pt-BR"/>
        </w:rPr>
        <w:t>VaR</w:t>
      </w:r>
      <w:proofErr w:type="spellEnd"/>
      <w:r>
        <w:rPr>
          <w:sz w:val="24"/>
          <w:szCs w:val="24"/>
          <w:lang w:val="pt-BR" w:eastAsia="pt-BR"/>
        </w:rPr>
        <w:t xml:space="preserve"> de 99% de $10 milhões em 1 dia implica que há apenas 1% de chance de a perda exceder $10 milhões.</w:t>
      </w:r>
    </w:p>
    <w:p w14:paraId="60D69E5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Apesar de sua ubiquidade, o </w:t>
      </w:r>
      <w:proofErr w:type="spellStart"/>
      <w:r>
        <w:rPr>
          <w:sz w:val="24"/>
          <w:szCs w:val="24"/>
          <w:lang w:val="pt-BR" w:eastAsia="pt-BR"/>
        </w:rPr>
        <w:t>VaR</w:t>
      </w:r>
      <w:proofErr w:type="spellEnd"/>
      <w:r>
        <w:rPr>
          <w:sz w:val="24"/>
          <w:szCs w:val="24"/>
          <w:lang w:val="pt-BR" w:eastAsia="pt-BR"/>
        </w:rPr>
        <w:t xml:space="preserve"> apresenta falhas estruturais graves sob a ótica da PMPT e da teoria estatística:</w:t>
      </w:r>
    </w:p>
    <w:p w14:paraId="2485B139"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Cegueira da Cauda (</w:t>
      </w:r>
      <w:proofErr w:type="spellStart"/>
      <w:r>
        <w:rPr>
          <w:b/>
          <w:bCs/>
          <w:i/>
          <w:iCs/>
          <w:sz w:val="24"/>
          <w:szCs w:val="24"/>
          <w:lang w:val="pt-BR" w:eastAsia="pt-BR"/>
        </w:rPr>
        <w:t>Tail</w:t>
      </w:r>
      <w:proofErr w:type="spellEnd"/>
      <w:r>
        <w:rPr>
          <w:b/>
          <w:bCs/>
          <w:i/>
          <w:iCs/>
          <w:sz w:val="24"/>
          <w:szCs w:val="24"/>
          <w:lang w:val="pt-BR" w:eastAsia="pt-BR"/>
        </w:rPr>
        <w:t xml:space="preserve"> </w:t>
      </w:r>
      <w:proofErr w:type="spellStart"/>
      <w:r>
        <w:rPr>
          <w:b/>
          <w:bCs/>
          <w:i/>
          <w:iCs/>
          <w:sz w:val="24"/>
          <w:szCs w:val="24"/>
          <w:lang w:val="pt-BR" w:eastAsia="pt-BR"/>
        </w:rPr>
        <w:t>Blindness</w:t>
      </w:r>
      <w:proofErr w:type="spellEnd"/>
      <w:r>
        <w:rPr>
          <w:b/>
          <w:bCs/>
          <w:sz w:val="24"/>
          <w:szCs w:val="24"/>
          <w:lang w:val="pt-BR" w:eastAsia="pt-BR"/>
        </w:rPr>
        <w:t>):</w:t>
      </w:r>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indica o limiar da perda, mas nada diz sobre a severidade da perda caso esse limiar seja ultrapassado. Em distribuições de cauda gorda, a perda média além do </w:t>
      </w:r>
      <w:proofErr w:type="spellStart"/>
      <w:r>
        <w:rPr>
          <w:sz w:val="24"/>
          <w:szCs w:val="24"/>
          <w:lang w:val="pt-BR" w:eastAsia="pt-BR"/>
        </w:rPr>
        <w:t>VaR</w:t>
      </w:r>
      <w:proofErr w:type="spellEnd"/>
      <w:r>
        <w:rPr>
          <w:sz w:val="24"/>
          <w:szCs w:val="24"/>
          <w:lang w:val="pt-BR" w:eastAsia="pt-BR"/>
        </w:rPr>
        <w:t xml:space="preserve"> pode ser muitas vezes superior ao próprio </w:t>
      </w:r>
      <w:proofErr w:type="spellStart"/>
      <w:r>
        <w:rPr>
          <w:sz w:val="24"/>
          <w:szCs w:val="24"/>
          <w:lang w:val="pt-BR" w:eastAsia="pt-BR"/>
        </w:rPr>
        <w:t>VaR</w:t>
      </w:r>
      <w:proofErr w:type="spellEnd"/>
      <w:r>
        <w:rPr>
          <w:sz w:val="24"/>
          <w:szCs w:val="24"/>
          <w:lang w:val="pt-BR" w:eastAsia="pt-BR"/>
        </w:rPr>
        <w:t>, ocultando riscos catastróficos.</w:t>
      </w:r>
    </w:p>
    <w:p w14:paraId="37EC98F8"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Violação da Subaditividade:</w:t>
      </w:r>
      <w:r>
        <w:rPr>
          <w:sz w:val="24"/>
          <w:szCs w:val="24"/>
          <w:lang w:val="pt-BR" w:eastAsia="pt-BR"/>
        </w:rPr>
        <w:t xml:space="preserve"> </w:t>
      </w:r>
      <w:proofErr w:type="spellStart"/>
      <w:r>
        <w:rPr>
          <w:sz w:val="24"/>
          <w:szCs w:val="24"/>
          <w:lang w:val="pt-BR" w:eastAsia="pt-BR"/>
        </w:rPr>
        <w:t>Artzner</w:t>
      </w:r>
      <w:proofErr w:type="spellEnd"/>
      <w:r>
        <w:rPr>
          <w:sz w:val="24"/>
          <w:szCs w:val="24"/>
          <w:lang w:val="pt-BR" w:eastAsia="pt-BR"/>
        </w:rPr>
        <w:t xml:space="preserve"> et al. (1999), em seu artigo fundamental sobre medidas de risco coerentes, demonstraram que o </w:t>
      </w:r>
      <w:proofErr w:type="spellStart"/>
      <w:r>
        <w:rPr>
          <w:sz w:val="24"/>
          <w:szCs w:val="24"/>
          <w:lang w:val="pt-BR" w:eastAsia="pt-BR"/>
        </w:rPr>
        <w:t>VaR</w:t>
      </w:r>
      <w:proofErr w:type="spellEnd"/>
      <w:r>
        <w:rPr>
          <w:sz w:val="24"/>
          <w:szCs w:val="24"/>
          <w:lang w:val="pt-BR" w:eastAsia="pt-BR"/>
        </w:rPr>
        <w:t xml:space="preserve"> </w:t>
      </w:r>
      <w:r>
        <w:rPr>
          <w:b/>
          <w:bCs/>
          <w:sz w:val="24"/>
          <w:szCs w:val="24"/>
          <w:lang w:val="pt-BR" w:eastAsia="pt-BR"/>
        </w:rPr>
        <w:t>não é subaditivo</w:t>
      </w:r>
      <w:r>
        <w:rPr>
          <w:sz w:val="24"/>
          <w:szCs w:val="24"/>
          <w:lang w:val="pt-BR" w:eastAsia="pt-BR"/>
        </w:rPr>
        <w:t xml:space="preserve">. Isso significa que o </w:t>
      </w:r>
      <w:proofErr w:type="spellStart"/>
      <w:r>
        <w:rPr>
          <w:sz w:val="24"/>
          <w:szCs w:val="24"/>
          <w:lang w:val="pt-BR" w:eastAsia="pt-BR"/>
        </w:rPr>
        <w:t>VaR</w:t>
      </w:r>
      <w:proofErr w:type="spellEnd"/>
      <w:r>
        <w:rPr>
          <w:sz w:val="24"/>
          <w:szCs w:val="24"/>
          <w:lang w:val="pt-BR" w:eastAsia="pt-BR"/>
        </w:rPr>
        <w:t xml:space="preserve"> de um portfólio diversificado pode ser maior do que a soma dos </w:t>
      </w:r>
      <w:proofErr w:type="spellStart"/>
      <w:r>
        <w:rPr>
          <w:sz w:val="24"/>
          <w:szCs w:val="24"/>
          <w:lang w:val="pt-BR" w:eastAsia="pt-BR"/>
        </w:rPr>
        <w:t>VaRs</w:t>
      </w:r>
      <w:proofErr w:type="spellEnd"/>
      <w:r>
        <w:rPr>
          <w:sz w:val="24"/>
          <w:szCs w:val="24"/>
          <w:lang w:val="pt-BR" w:eastAsia="pt-BR"/>
        </w:rPr>
        <w:t xml:space="preserve"> dos ativos individuais </w:t>
      </w:r>
      <m:oMath>
        <m:r>
          <w:rPr>
            <w:rFonts w:ascii="Cambria Math" w:hAnsi="Cambria Math"/>
            <w:sz w:val="24"/>
            <w:szCs w:val="24"/>
            <w:lang w:val="pt-BR" w:eastAsia="pt-BR"/>
          </w:rPr>
          <m:t>(VaR(A+B) &gt; VaR(A) + VaR(B))</m:t>
        </m:r>
      </m:oMath>
      <w:r>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p>
    <w:p w14:paraId="0AB543F4" w14:textId="77777777" w:rsidR="00DB3EA8" w:rsidRPr="00180F64" w:rsidRDefault="00DB3EA8" w:rsidP="00DB3EA8">
      <w:pPr>
        <w:rPr>
          <w:sz w:val="24"/>
          <w:szCs w:val="24"/>
          <w:lang w:val="pt-BR" w:eastAsia="pt-BR"/>
        </w:rPr>
      </w:pPr>
    </w:p>
    <w:p w14:paraId="66FCA3A8" w14:textId="77777777"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5" w:name="_Toc231448148"/>
      <w:r>
        <w:rPr>
          <w:sz w:val="24"/>
          <w:szCs w:val="24"/>
          <w:lang w:val="pt-BR" w:eastAsia="pt-BR"/>
        </w:rPr>
        <w:t xml:space="preserve">Medidas de Risco Coerentes e os Axiomas de </w:t>
      </w:r>
      <w:proofErr w:type="spellStart"/>
      <w:r>
        <w:rPr>
          <w:sz w:val="24"/>
          <w:szCs w:val="24"/>
          <w:lang w:val="pt-BR" w:eastAsia="pt-BR"/>
        </w:rPr>
        <w:t>Artzner</w:t>
      </w:r>
      <w:bookmarkEnd w:id="55"/>
      <w:proofErr w:type="spellEnd"/>
      <w:r>
        <w:rPr>
          <w:sz w:val="24"/>
          <w:szCs w:val="24"/>
          <w:lang w:val="pt-BR" w:eastAsia="pt-BR"/>
        </w:rPr>
        <w:t xml:space="preserve"> </w:t>
      </w:r>
    </w:p>
    <w:p w14:paraId="051F50D5" w14:textId="77777777" w:rsidR="00443833" w:rsidRPr="00443833" w:rsidRDefault="00443833" w:rsidP="0002251D">
      <w:pPr>
        <w:widowControl/>
        <w:autoSpaceDE/>
        <w:autoSpaceDN/>
        <w:spacing w:line="360" w:lineRule="auto"/>
        <w:jc w:val="both"/>
        <w:rPr>
          <w:sz w:val="24"/>
          <w:szCs w:val="24"/>
          <w:lang w:val="pt-BR" w:eastAsia="pt-BR"/>
        </w:rPr>
      </w:pPr>
    </w:p>
    <w:p w14:paraId="1D6CA4F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Artzner</w:t>
      </w:r>
      <w:proofErr w:type="spellEnd"/>
      <w:r>
        <w:rPr>
          <w:sz w:val="24"/>
          <w:szCs w:val="24"/>
          <w:lang w:val="pt-BR" w:eastAsia="pt-BR"/>
        </w:rPr>
        <w:t xml:space="preserve">, </w:t>
      </w:r>
      <w:proofErr w:type="spellStart"/>
      <w:r>
        <w:rPr>
          <w:sz w:val="24"/>
          <w:szCs w:val="24"/>
          <w:lang w:val="pt-BR" w:eastAsia="pt-BR"/>
        </w:rPr>
        <w:t>Delbaen</w:t>
      </w:r>
      <w:proofErr w:type="spellEnd"/>
      <w:r>
        <w:rPr>
          <w:sz w:val="24"/>
          <w:szCs w:val="24"/>
          <w:lang w:val="pt-BR" w:eastAsia="pt-BR"/>
        </w:rPr>
        <w:t xml:space="preserve">,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Pr>
          <w:sz w:val="24"/>
          <w:szCs w:val="24"/>
          <w:vertAlign w:val="superscript"/>
          <w:lang w:val="pt-BR" w:eastAsia="pt-BR"/>
        </w:rPr>
        <w:t>50</w:t>
      </w:r>
      <w:r>
        <w:rPr>
          <w:sz w:val="24"/>
          <w:szCs w:val="24"/>
          <w:lang w:val="pt-BR" w:eastAsia="pt-BR"/>
        </w:rPr>
        <w:t>:</w:t>
      </w:r>
    </w:p>
    <w:p w14:paraId="6C016A4D"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proofErr w:type="spellStart"/>
      <w:r>
        <w:rPr>
          <w:b/>
          <w:bCs/>
          <w:sz w:val="24"/>
          <w:szCs w:val="24"/>
          <w:lang w:val="pt-BR" w:eastAsia="pt-BR"/>
        </w:rPr>
        <w:t>Monotonicidade</w:t>
      </w:r>
      <w:proofErr w:type="spellEnd"/>
      <w:r>
        <w:rPr>
          <w:b/>
          <w:bCs/>
          <w:sz w:val="24"/>
          <w:szCs w:val="24"/>
          <w:lang w:val="pt-BR" w:eastAsia="pt-BR"/>
        </w:rPr>
        <w:t>:</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0D57EC42"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010F6331"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lastRenderedPageBreak/>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465CFFA7"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78C893FD" w14:textId="77777777" w:rsidR="00497C68" w:rsidRPr="00180F64" w:rsidRDefault="00497C68" w:rsidP="00497C68">
      <w:pPr>
        <w:rPr>
          <w:sz w:val="24"/>
          <w:szCs w:val="24"/>
          <w:lang w:val="pt-BR" w:eastAsia="pt-BR"/>
        </w:rPr>
      </w:pPr>
    </w:p>
    <w:p w14:paraId="41E252E9" w14:textId="77777777"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56" w:name="_Toc231448149"/>
      <w:r>
        <w:rPr>
          <w:sz w:val="24"/>
          <w:szCs w:val="24"/>
          <w:lang w:val="en-US" w:eastAsia="pt-BR"/>
        </w:rPr>
        <w:t>Conditional Value at Risk (</w:t>
      </w:r>
      <w:proofErr w:type="spellStart"/>
      <w:r>
        <w:rPr>
          <w:sz w:val="24"/>
          <w:szCs w:val="24"/>
          <w:lang w:val="en-US" w:eastAsia="pt-BR"/>
        </w:rPr>
        <w:t>CVaR</w:t>
      </w:r>
      <w:proofErr w:type="spellEnd"/>
      <w:r>
        <w:rPr>
          <w:sz w:val="24"/>
          <w:szCs w:val="24"/>
          <w:lang w:val="en-US" w:eastAsia="pt-BR"/>
        </w:rPr>
        <w:t>) / Expected Shortfall (ES)</w:t>
      </w:r>
      <w:bookmarkEnd w:id="56"/>
      <w:r>
        <w:rPr>
          <w:sz w:val="24"/>
          <w:szCs w:val="24"/>
          <w:lang w:val="en-US" w:eastAsia="pt-BR"/>
        </w:rPr>
        <w:t xml:space="preserve"> </w:t>
      </w:r>
    </w:p>
    <w:p w14:paraId="2293942E" w14:textId="77777777" w:rsidR="00497C68" w:rsidRPr="00497C68" w:rsidRDefault="00497C68" w:rsidP="00497C68">
      <w:pPr>
        <w:widowControl/>
        <w:autoSpaceDE/>
        <w:autoSpaceDN/>
        <w:spacing w:line="360" w:lineRule="auto"/>
        <w:jc w:val="both"/>
        <w:rPr>
          <w:sz w:val="24"/>
          <w:szCs w:val="24"/>
          <w:lang w:val="en-US" w:eastAsia="pt-BR"/>
        </w:rPr>
      </w:pPr>
    </w:p>
    <w:p w14:paraId="12A872E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 propuseram e operacionalizaram o </w:t>
      </w:r>
      <w:proofErr w:type="spellStart"/>
      <w:r>
        <w:rPr>
          <w:i/>
          <w:iCs/>
          <w:sz w:val="24"/>
          <w:szCs w:val="24"/>
          <w:lang w:val="pt-BR" w:eastAsia="pt-BR"/>
        </w:rPr>
        <w:t>Conditional</w:t>
      </w:r>
      <w:proofErr w:type="spellEnd"/>
      <w:r>
        <w:rPr>
          <w:i/>
          <w:iCs/>
          <w:sz w:val="24"/>
          <w:szCs w:val="24"/>
          <w:lang w:val="pt-BR" w:eastAsia="pt-BR"/>
        </w:rPr>
        <w:t xml:space="preserve">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 O </w:t>
      </w:r>
      <w:proofErr w:type="spellStart"/>
      <w:r>
        <w:rPr>
          <w:sz w:val="24"/>
          <w:szCs w:val="24"/>
          <w:lang w:val="pt-BR" w:eastAsia="pt-BR"/>
        </w:rPr>
        <w:t>CVaR</w:t>
      </w:r>
      <w:proofErr w:type="spellEnd"/>
      <w:r>
        <w:rPr>
          <w:sz w:val="24"/>
          <w:szCs w:val="24"/>
          <w:lang w:val="pt-BR" w:eastAsia="pt-BR"/>
        </w:rPr>
        <w:t xml:space="preserve"> é definido como a média das perdas que ocorrem na cauda da distribuição, estritamente além do ponto de corte do VaR.</w:t>
      </w:r>
      <w:r>
        <w:rPr>
          <w:sz w:val="24"/>
          <w:szCs w:val="24"/>
          <w:vertAlign w:val="superscript"/>
          <w:lang w:val="pt-BR" w:eastAsia="pt-BR"/>
        </w:rPr>
        <w:t>56</w:t>
      </w:r>
    </w:p>
    <w:p w14:paraId="634C67E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53BB370"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5E5F75F9" w14:textId="77777777" w:rsidR="002618DD" w:rsidRPr="00180F64" w:rsidRDefault="002618DD" w:rsidP="002618DD">
      <w:pPr>
        <w:rPr>
          <w:sz w:val="24"/>
          <w:szCs w:val="24"/>
          <w:lang w:val="pt-BR" w:eastAsia="pt-BR"/>
        </w:rPr>
      </w:pPr>
    </w:p>
    <w:p w14:paraId="0F3DCAB2" w14:textId="77777777"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57" w:name="_Toc231448150"/>
      <w:r>
        <w:rPr>
          <w:bCs/>
          <w:sz w:val="24"/>
          <w:szCs w:val="24"/>
          <w:lang w:val="pt-BR" w:eastAsia="pt-BR"/>
        </w:rPr>
        <w:t xml:space="preserve">Superioridade do </w:t>
      </w:r>
      <w:proofErr w:type="spellStart"/>
      <w:r>
        <w:rPr>
          <w:bCs/>
          <w:sz w:val="24"/>
          <w:szCs w:val="24"/>
          <w:lang w:val="pt-BR" w:eastAsia="pt-BR"/>
        </w:rPr>
        <w:t>CVaR</w:t>
      </w:r>
      <w:proofErr w:type="spellEnd"/>
      <w:r>
        <w:rPr>
          <w:bCs/>
          <w:sz w:val="24"/>
          <w:szCs w:val="24"/>
          <w:lang w:val="pt-BR" w:eastAsia="pt-BR"/>
        </w:rPr>
        <w:t xml:space="preserve"> na PMPT</w:t>
      </w:r>
      <w:bookmarkEnd w:id="57"/>
    </w:p>
    <w:p w14:paraId="5095BE18" w14:textId="77777777" w:rsidR="00850583" w:rsidRPr="002618DD" w:rsidRDefault="00850583" w:rsidP="002618DD">
      <w:pPr>
        <w:widowControl/>
        <w:autoSpaceDE/>
        <w:autoSpaceDN/>
        <w:spacing w:line="360" w:lineRule="auto"/>
        <w:rPr>
          <w:bCs/>
          <w:sz w:val="24"/>
          <w:szCs w:val="24"/>
          <w:lang w:val="pt-BR" w:eastAsia="pt-BR"/>
        </w:rPr>
      </w:pPr>
    </w:p>
    <w:p w14:paraId="1BAA77BC"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Coerência:</w:t>
      </w:r>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satisfaz todos os axiomas de </w:t>
      </w:r>
      <w:proofErr w:type="spellStart"/>
      <w:r>
        <w:rPr>
          <w:sz w:val="24"/>
          <w:szCs w:val="24"/>
          <w:lang w:val="pt-BR" w:eastAsia="pt-BR"/>
        </w:rPr>
        <w:t>Artzner</w:t>
      </w:r>
      <w:proofErr w:type="spellEnd"/>
      <w:r>
        <w:rPr>
          <w:sz w:val="24"/>
          <w:szCs w:val="24"/>
          <w:lang w:val="pt-BR" w:eastAsia="pt-BR"/>
        </w:rPr>
        <w:t>, incluindo a subaditividade. Ele reconhece corretamente os benefícios da diversificação mesmo em cenários de estresse extremo.</w:t>
      </w:r>
    </w:p>
    <w:p w14:paraId="75C0390A"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Convexidade e Otimização:</w:t>
      </w:r>
      <w:r>
        <w:rPr>
          <w:sz w:val="24"/>
          <w:szCs w:val="24"/>
          <w:lang w:val="pt-BR" w:eastAsia="pt-BR"/>
        </w:rPr>
        <w:t xml:space="preserve"> Diferentemente do </w:t>
      </w:r>
      <w:proofErr w:type="spellStart"/>
      <w:r>
        <w:rPr>
          <w:sz w:val="24"/>
          <w:szCs w:val="24"/>
          <w:lang w:val="pt-BR" w:eastAsia="pt-BR"/>
        </w:rPr>
        <w:t>VaR</w:t>
      </w:r>
      <w:proofErr w:type="spellEnd"/>
      <w:r>
        <w:rPr>
          <w:sz w:val="24"/>
          <w:szCs w:val="24"/>
          <w:lang w:val="pt-BR" w:eastAsia="pt-BR"/>
        </w:rPr>
        <w:t xml:space="preserve">, que é uma função não-convexa e difícil de otimizar (com múltiplos mínimos locais), o </w:t>
      </w:r>
      <w:proofErr w:type="spellStart"/>
      <w:r>
        <w:rPr>
          <w:sz w:val="24"/>
          <w:szCs w:val="24"/>
          <w:lang w:val="pt-BR" w:eastAsia="pt-BR"/>
        </w:rPr>
        <w:t>CVaR</w:t>
      </w:r>
      <w:proofErr w:type="spellEnd"/>
      <w:r>
        <w:rPr>
          <w:sz w:val="24"/>
          <w:szCs w:val="24"/>
          <w:lang w:val="pt-BR" w:eastAsia="pt-BR"/>
        </w:rPr>
        <w:t xml:space="preserve"> é convexo. Isso permitiu a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desenvolver algoritmos de programação linear que podem otimizar portfólios com milhares de ativos e cenários de forma extremamente eficiente, minimizando diretamente o risco de cauda.</w:t>
      </w:r>
    </w:p>
    <w:p w14:paraId="6A593B5A"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Sensibilidade à Cauda:</w:t>
      </w:r>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captura a forma da distribuição na região de perdas extremas. Se um ativo possui "cisnes negros" latentes, o </w:t>
      </w:r>
      <w:proofErr w:type="spellStart"/>
      <w:r>
        <w:rPr>
          <w:sz w:val="24"/>
          <w:szCs w:val="24"/>
          <w:lang w:val="pt-BR" w:eastAsia="pt-BR"/>
        </w:rPr>
        <w:t>CVaR</w:t>
      </w:r>
      <w:proofErr w:type="spellEnd"/>
      <w:r>
        <w:rPr>
          <w:sz w:val="24"/>
          <w:szCs w:val="24"/>
          <w:lang w:val="pt-BR" w:eastAsia="pt-BR"/>
        </w:rPr>
        <w:t xml:space="preserve"> será significativamente maior que o </w:t>
      </w:r>
      <w:proofErr w:type="spellStart"/>
      <w:r>
        <w:rPr>
          <w:sz w:val="24"/>
          <w:szCs w:val="24"/>
          <w:lang w:val="pt-BR" w:eastAsia="pt-BR"/>
        </w:rPr>
        <w:t>VaR</w:t>
      </w:r>
      <w:proofErr w:type="spellEnd"/>
      <w:r>
        <w:rPr>
          <w:sz w:val="24"/>
          <w:szCs w:val="24"/>
          <w:lang w:val="pt-BR" w:eastAsia="pt-BR"/>
        </w:rPr>
        <w:t>, alertando o gestor sobre a verdadeira dimensão do risco.</w:t>
      </w:r>
    </w:p>
    <w:p w14:paraId="7C46DC4F"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 xml:space="preserve">Fundamental Review </w:t>
      </w:r>
      <w:proofErr w:type="spellStart"/>
      <w:r>
        <w:rPr>
          <w:i/>
          <w:iCs/>
          <w:sz w:val="24"/>
          <w:szCs w:val="24"/>
          <w:lang w:val="pt-BR" w:eastAsia="pt-BR"/>
        </w:rPr>
        <w:t>of</w:t>
      </w:r>
      <w:proofErr w:type="spellEnd"/>
      <w:r>
        <w:rPr>
          <w:i/>
          <w:iCs/>
          <w:sz w:val="24"/>
          <w:szCs w:val="24"/>
          <w:lang w:val="pt-BR" w:eastAsia="pt-BR"/>
        </w:rPr>
        <w:t xml:space="preserve"> </w:t>
      </w:r>
      <w:proofErr w:type="spellStart"/>
      <w:r>
        <w:rPr>
          <w:i/>
          <w:iCs/>
          <w:sz w:val="24"/>
          <w:szCs w:val="24"/>
          <w:lang w:val="pt-BR" w:eastAsia="pt-BR"/>
        </w:rPr>
        <w:t>the</w:t>
      </w:r>
      <w:proofErr w:type="spellEnd"/>
      <w:r>
        <w:rPr>
          <w:i/>
          <w:iCs/>
          <w:sz w:val="24"/>
          <w:szCs w:val="24"/>
          <w:lang w:val="pt-BR" w:eastAsia="pt-BR"/>
        </w:rPr>
        <w:t xml:space="preserve"> Trading Book</w:t>
      </w:r>
      <w:r>
        <w:rPr>
          <w:sz w:val="24"/>
          <w:szCs w:val="24"/>
          <w:lang w:val="pt-BR" w:eastAsia="pt-BR"/>
        </w:rPr>
        <w:t xml:space="preserve"> (FRTB) do Comitê de Basileia, que substituiu o </w:t>
      </w:r>
      <w:proofErr w:type="spellStart"/>
      <w:r>
        <w:rPr>
          <w:sz w:val="24"/>
          <w:szCs w:val="24"/>
          <w:lang w:val="pt-BR" w:eastAsia="pt-BR"/>
        </w:rPr>
        <w:t>VaR</w:t>
      </w:r>
      <w:proofErr w:type="spellEnd"/>
      <w:r>
        <w:rPr>
          <w:sz w:val="24"/>
          <w:szCs w:val="24"/>
          <w:lang w:val="pt-BR" w:eastAsia="pt-BR"/>
        </w:rPr>
        <w:t xml:space="preserve"> pelo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para o cálculo de capital de risco de mercado, constitui a validação institucional definitiva dos princípios defendidos pela PMPT: o risco real reside na cauda, e métricas incoerentes são inadequadas para a segurança sistêmica.</w:t>
      </w:r>
    </w:p>
    <w:p w14:paraId="457EC320" w14:textId="77777777" w:rsidR="000B2B13" w:rsidRPr="00180F64" w:rsidRDefault="000B2B13" w:rsidP="000B2B13">
      <w:pPr>
        <w:rPr>
          <w:sz w:val="24"/>
          <w:szCs w:val="24"/>
          <w:lang w:val="pt-BR" w:eastAsia="pt-BR"/>
        </w:rPr>
      </w:pPr>
    </w:p>
    <w:p w14:paraId="2B10895A" w14:textId="77777777"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58" w:name="_Toc231448151"/>
      <w:r>
        <w:rPr>
          <w:b/>
          <w:bCs/>
          <w:sz w:val="24"/>
          <w:szCs w:val="24"/>
          <w:lang w:val="pt-BR" w:eastAsia="pt-BR"/>
        </w:rPr>
        <w:t xml:space="preserve">Indicadores de Desempenho Ajustados: </w:t>
      </w:r>
      <w:proofErr w:type="spellStart"/>
      <w:r>
        <w:rPr>
          <w:b/>
          <w:bCs/>
          <w:sz w:val="24"/>
          <w:szCs w:val="24"/>
          <w:lang w:val="pt-BR" w:eastAsia="pt-BR"/>
        </w:rPr>
        <w:t>Sortino</w:t>
      </w:r>
      <w:proofErr w:type="spellEnd"/>
      <w:r>
        <w:rPr>
          <w:b/>
          <w:bCs/>
          <w:sz w:val="24"/>
          <w:szCs w:val="24"/>
          <w:lang w:val="pt-BR" w:eastAsia="pt-BR"/>
        </w:rPr>
        <w:t xml:space="preserve">, </w:t>
      </w:r>
      <w:proofErr w:type="spellStart"/>
      <w:r>
        <w:rPr>
          <w:b/>
          <w:bCs/>
          <w:sz w:val="24"/>
          <w:szCs w:val="24"/>
          <w:lang w:val="pt-BR" w:eastAsia="pt-BR"/>
        </w:rPr>
        <w:t>Omega</w:t>
      </w:r>
      <w:proofErr w:type="spellEnd"/>
      <w:r>
        <w:rPr>
          <w:b/>
          <w:bCs/>
          <w:sz w:val="24"/>
          <w:szCs w:val="24"/>
          <w:lang w:val="pt-BR" w:eastAsia="pt-BR"/>
        </w:rPr>
        <w:t xml:space="preserve"> e a Generalização Kappa</w:t>
      </w:r>
      <w:bookmarkEnd w:id="58"/>
      <w:r>
        <w:rPr>
          <w:sz w:val="24"/>
          <w:szCs w:val="24"/>
          <w:lang w:val="pt-BR" w:eastAsia="pt-BR"/>
        </w:rPr>
        <w:t xml:space="preserve"> </w:t>
      </w:r>
    </w:p>
    <w:p w14:paraId="34721CA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8C2468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risk</w:t>
      </w:r>
      <w:proofErr w:type="spellEnd"/>
      <w:r>
        <w:rPr>
          <w:sz w:val="24"/>
          <w:szCs w:val="24"/>
          <w:lang w:val="pt-BR" w:eastAsia="pt-BR"/>
        </w:rPr>
        <w:t xml:space="preserve"> e momentos superiores.</w:t>
      </w:r>
    </w:p>
    <w:p w14:paraId="701784CC" w14:textId="77777777" w:rsidR="00D53AC5" w:rsidRPr="00180F64" w:rsidRDefault="00D53AC5" w:rsidP="00D53AC5">
      <w:pPr>
        <w:rPr>
          <w:sz w:val="24"/>
          <w:szCs w:val="24"/>
          <w:lang w:val="pt-BR" w:eastAsia="pt-BR"/>
        </w:rPr>
      </w:pPr>
    </w:p>
    <w:p w14:paraId="514E8051" w14:textId="77777777"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9" w:name="_Toc231448152"/>
      <w:r>
        <w:rPr>
          <w:sz w:val="24"/>
          <w:szCs w:val="24"/>
          <w:lang w:val="pt-BR" w:eastAsia="pt-BR"/>
        </w:rPr>
        <w:t xml:space="preserve">Índice de </w:t>
      </w:r>
      <w:proofErr w:type="spellStart"/>
      <w:r>
        <w:rPr>
          <w:sz w:val="24"/>
          <w:szCs w:val="24"/>
          <w:lang w:val="pt-BR" w:eastAsia="pt-BR"/>
        </w:rPr>
        <w:t>Sortino</w:t>
      </w:r>
      <w:proofErr w:type="spellEnd"/>
      <w:r>
        <w:rPr>
          <w:sz w:val="24"/>
          <w:szCs w:val="24"/>
          <w:lang w:val="pt-BR" w:eastAsia="pt-BR"/>
        </w:rPr>
        <w:t>: Refinando Sharpe</w:t>
      </w:r>
      <w:bookmarkEnd w:id="59"/>
      <w:r>
        <w:rPr>
          <w:sz w:val="24"/>
          <w:szCs w:val="24"/>
          <w:lang w:val="pt-BR" w:eastAsia="pt-BR"/>
        </w:rPr>
        <w:t xml:space="preserve"> </w:t>
      </w:r>
    </w:p>
    <w:p w14:paraId="4B9D872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556DA4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w:t>
      </w:r>
      <w:proofErr w:type="spellStart"/>
      <w:r>
        <w:rPr>
          <w:sz w:val="24"/>
          <w:szCs w:val="24"/>
          <w:lang w:val="pt-BR" w:eastAsia="pt-BR"/>
        </w:rPr>
        <w:t>Sortino</w:t>
      </w:r>
      <w:proofErr w:type="spellEnd"/>
      <w:r>
        <w:rPr>
          <w:sz w:val="24"/>
          <w:szCs w:val="24"/>
          <w:lang w:val="pt-BR" w:eastAsia="pt-BR"/>
        </w:rPr>
        <w:t xml:space="preserve"> no início dos anos 1980 e popularizado nos anos 1990, o Índice de </w:t>
      </w:r>
      <w:proofErr w:type="spellStart"/>
      <w:r>
        <w:rPr>
          <w:sz w:val="24"/>
          <w:szCs w:val="24"/>
          <w:lang w:val="pt-BR" w:eastAsia="pt-BR"/>
        </w:rPr>
        <w:t>Sortino</w:t>
      </w:r>
      <w:proofErr w:type="spellEnd"/>
      <w:r>
        <w:rPr>
          <w:sz w:val="24"/>
          <w:szCs w:val="24"/>
          <w:lang w:val="pt-BR" w:eastAsia="pt-BR"/>
        </w:rPr>
        <w:t xml:space="preserve"> é a modificação mais direta e amplamente adotada do Índice de Sharpe. Ele substitui o desvio padrão total pelo </w:t>
      </w:r>
      <w:r>
        <w:rPr>
          <w:b/>
          <w:bCs/>
          <w:sz w:val="24"/>
          <w:szCs w:val="24"/>
          <w:lang w:val="pt-BR" w:eastAsia="pt-BR"/>
        </w:rPr>
        <w:t xml:space="preserve">Desvio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2001B4D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C8328C4"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4EBFDB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315FC680" w14:textId="77777777" w:rsidR="00443833" w:rsidRPr="00443833" w:rsidRDefault="00000000"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424EE87A"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proofErr w:type="spellStart"/>
      <w:r>
        <w:rPr>
          <w:i/>
          <w:iCs/>
          <w:sz w:val="24"/>
          <w:szCs w:val="24"/>
          <w:lang w:val="pt-BR" w:eastAsia="pt-BR"/>
        </w:rPr>
        <w:t>Minimum</w:t>
      </w:r>
      <w:proofErr w:type="spellEnd"/>
      <w:r>
        <w:rPr>
          <w:i/>
          <w:iCs/>
          <w:sz w:val="24"/>
          <w:szCs w:val="24"/>
          <w:lang w:val="pt-BR" w:eastAsia="pt-BR"/>
        </w:rPr>
        <w:t xml:space="preserve"> </w:t>
      </w:r>
      <w:proofErr w:type="spellStart"/>
      <w:r>
        <w:rPr>
          <w:i/>
          <w:iCs/>
          <w:sz w:val="24"/>
          <w:szCs w:val="24"/>
          <w:lang w:val="pt-BR" w:eastAsia="pt-BR"/>
        </w:rPr>
        <w:t>Acceptable</w:t>
      </w:r>
      <w:proofErr w:type="spellEnd"/>
      <w:r>
        <w:rPr>
          <w:i/>
          <w:iCs/>
          <w:sz w:val="24"/>
          <w:szCs w:val="24"/>
          <w:lang w:val="pt-BR" w:eastAsia="pt-BR"/>
        </w:rPr>
        <w:t xml:space="preserve"> </w:t>
      </w:r>
      <w:proofErr w:type="spellStart"/>
      <w:r>
        <w:rPr>
          <w:i/>
          <w:iCs/>
          <w:sz w:val="24"/>
          <w:szCs w:val="24"/>
          <w:lang w:val="pt-BR" w:eastAsia="pt-BR"/>
        </w:rPr>
        <w:t>Return</w:t>
      </w:r>
      <w:proofErr w:type="spellEnd"/>
      <w:r>
        <w:rPr>
          <w:sz w:val="24"/>
          <w:szCs w:val="24"/>
          <w:lang w:val="pt-BR" w:eastAsia="pt-BR"/>
        </w:rPr>
        <w:t>) é o retorno alvo definido pelo investidor.</w:t>
      </w:r>
    </w:p>
    <w:p w14:paraId="68397133"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 xml:space="preserve">Target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Deviation</w:t>
      </w:r>
      <w:proofErr w:type="spellEnd"/>
      <w:r>
        <w:rPr>
          <w:sz w:val="24"/>
          <w:szCs w:val="24"/>
          <w:lang w:val="pt-BR" w:eastAsia="pt-BR"/>
        </w:rPr>
        <w:t xml:space="preserve">) é a raiz quadrada da </w:t>
      </w:r>
      <w:proofErr w:type="spellStart"/>
      <w:r>
        <w:rPr>
          <w:sz w:val="24"/>
          <w:szCs w:val="24"/>
          <w:lang w:val="pt-BR" w:eastAsia="pt-BR"/>
        </w:rPr>
        <w:t>semivariância</w:t>
      </w:r>
      <w:proofErr w:type="spellEnd"/>
      <w:r>
        <w:rPr>
          <w:sz w:val="24"/>
          <w:szCs w:val="24"/>
          <w:lang w:val="pt-BR" w:eastAsia="pt-BR"/>
        </w:rPr>
        <w:t xml:space="preserve"> em relação ao MAR.</w:t>
      </w:r>
    </w:p>
    <w:p w14:paraId="7EB8AC68"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14:paraId="0DBB0D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w:t>
      </w:r>
      <w:proofErr w:type="spellStart"/>
      <w:r>
        <w:rPr>
          <w:sz w:val="24"/>
          <w:szCs w:val="24"/>
          <w:lang w:val="pt-BR" w:eastAsia="pt-BR"/>
        </w:rPr>
        <w:t>Sortino</w:t>
      </w:r>
      <w:proofErr w:type="spellEnd"/>
      <w:r>
        <w:rPr>
          <w:sz w:val="24"/>
          <w:szCs w:val="24"/>
          <w:lang w:val="pt-BR" w:eastAsia="pt-BR"/>
        </w:rPr>
        <w:t xml:space="preserve"> e o Sharpe convergem quando a distribuição dos retornos é normal e o MAR é igual à média. Contudo, para estratégias com alta assimetria positiva (e.g., </w:t>
      </w:r>
      <w:r>
        <w:rPr>
          <w:i/>
          <w:iCs/>
          <w:sz w:val="24"/>
          <w:szCs w:val="24"/>
          <w:lang w:val="pt-BR" w:eastAsia="pt-BR"/>
        </w:rPr>
        <w:t xml:space="preserve">trend </w:t>
      </w:r>
      <w:proofErr w:type="spellStart"/>
      <w:r>
        <w:rPr>
          <w:i/>
          <w:iCs/>
          <w:sz w:val="24"/>
          <w:szCs w:val="24"/>
          <w:lang w:val="pt-BR" w:eastAsia="pt-BR"/>
        </w:rPr>
        <w:t>following</w:t>
      </w:r>
      <w:proofErr w:type="spellEnd"/>
      <w:r>
        <w:rPr>
          <w:sz w:val="24"/>
          <w:szCs w:val="24"/>
          <w:lang w:val="pt-BR" w:eastAsia="pt-BR"/>
        </w:rPr>
        <w:t xml:space="preserve">, opções longas), o </w:t>
      </w:r>
      <w:proofErr w:type="spellStart"/>
      <w:r>
        <w:rPr>
          <w:sz w:val="24"/>
          <w:szCs w:val="24"/>
          <w:lang w:val="pt-BR" w:eastAsia="pt-BR"/>
        </w:rPr>
        <w:t>Sortino</w:t>
      </w:r>
      <w:proofErr w:type="spellEnd"/>
      <w:r>
        <w:rPr>
          <w:sz w:val="24"/>
          <w:szCs w:val="24"/>
          <w:lang w:val="pt-BR" w:eastAsia="pt-BR"/>
        </w:rPr>
        <w:t xml:space="preserve"> será consistentemente superior ao Sharpe, pois não penaliza os ganhos voláteis. Inversamente, para estratégias com assimetria negativa (e.g., venda de volatilidade), o </w:t>
      </w:r>
      <w:proofErr w:type="spellStart"/>
      <w:r>
        <w:rPr>
          <w:sz w:val="24"/>
          <w:szCs w:val="24"/>
          <w:lang w:val="pt-BR" w:eastAsia="pt-BR"/>
        </w:rPr>
        <w:t>Sortino</w:t>
      </w:r>
      <w:proofErr w:type="spellEnd"/>
      <w:r>
        <w:rPr>
          <w:sz w:val="24"/>
          <w:szCs w:val="24"/>
          <w:lang w:val="pt-BR" w:eastAsia="pt-BR"/>
        </w:rPr>
        <w:t xml:space="preserve"> revelará um desempenho ajustado ao risco inferior, expondo os riscos ocultos que o Sharpe mascara.</w:t>
      </w:r>
    </w:p>
    <w:p w14:paraId="5C0CC989" w14:textId="77777777" w:rsidR="00E43374" w:rsidRPr="00180F64" w:rsidRDefault="00E43374" w:rsidP="00E43374">
      <w:pPr>
        <w:rPr>
          <w:sz w:val="24"/>
          <w:szCs w:val="24"/>
          <w:lang w:val="pt-BR" w:eastAsia="pt-BR"/>
        </w:rPr>
      </w:pPr>
    </w:p>
    <w:p w14:paraId="719C6DB9" w14:textId="77777777"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60" w:name="_Toc231448153"/>
      <w:r>
        <w:rPr>
          <w:sz w:val="24"/>
          <w:szCs w:val="24"/>
          <w:lang w:val="pt-BR" w:eastAsia="pt-BR"/>
        </w:rPr>
        <w:t xml:space="preserve">O Índice </w:t>
      </w:r>
      <w:proofErr w:type="spellStart"/>
      <w:r>
        <w:rPr>
          <w:sz w:val="24"/>
          <w:szCs w:val="24"/>
          <w:lang w:val="pt-BR" w:eastAsia="pt-BR"/>
        </w:rPr>
        <w:t>Omega</w:t>
      </w:r>
      <w:proofErr w:type="spellEnd"/>
      <w:r>
        <w:rPr>
          <w:sz w:val="24"/>
          <w:szCs w:val="24"/>
          <w:lang w:val="pt-BR" w:eastAsia="pt-BR"/>
        </w:rPr>
        <w:t>: Capturando Todos os Momentos</w:t>
      </w:r>
      <w:bookmarkEnd w:id="60"/>
      <w:r>
        <w:rPr>
          <w:sz w:val="24"/>
          <w:szCs w:val="24"/>
          <w:lang w:val="pt-BR" w:eastAsia="pt-BR"/>
        </w:rPr>
        <w:t xml:space="preserve"> </w:t>
      </w:r>
    </w:p>
    <w:p w14:paraId="192A540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7E7950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w:t>
      </w:r>
      <w:proofErr w:type="spellStart"/>
      <w:r>
        <w:rPr>
          <w:sz w:val="24"/>
          <w:szCs w:val="24"/>
          <w:lang w:val="pt-BR" w:eastAsia="pt-BR"/>
        </w:rPr>
        <w:t>Shadwick</w:t>
      </w:r>
      <w:proofErr w:type="spellEnd"/>
      <w:r>
        <w:rPr>
          <w:sz w:val="24"/>
          <w:szCs w:val="24"/>
          <w:lang w:val="pt-BR" w:eastAsia="pt-BR"/>
        </w:rPr>
        <w:t xml:space="preserve"> em 2002, o Índice </w:t>
      </w:r>
      <w:proofErr w:type="spellStart"/>
      <w:r>
        <w:rPr>
          <w:sz w:val="24"/>
          <w:szCs w:val="24"/>
          <w:lang w:val="pt-BR" w:eastAsia="pt-BR"/>
        </w:rPr>
        <w:t>Omega</w:t>
      </w:r>
      <w:proofErr w:type="spellEnd"/>
      <w:r>
        <w:rPr>
          <w:sz w:val="24"/>
          <w:szCs w:val="24"/>
          <w:lang w:val="pt-BR" w:eastAsia="pt-BR"/>
        </w:rPr>
        <w:t xml:space="preserve">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w:t>
      </w:r>
      <w:r>
        <w:rPr>
          <w:sz w:val="24"/>
          <w:szCs w:val="24"/>
          <w:lang w:val="pt-BR" w:eastAsia="pt-BR"/>
        </w:rPr>
        <w:lastRenderedPageBreak/>
        <w:t>estatísticos (média, variância) e operar diretamente sobre a distribuição de probabilidade cumulativa dos retornos.</w:t>
      </w:r>
    </w:p>
    <w:p w14:paraId="5A4DBFC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73C32E00" w14:textId="77777777" w:rsidR="00443833" w:rsidRDefault="00443833" w:rsidP="00443833">
      <w:pPr>
        <w:widowControl/>
        <w:autoSpaceDE/>
        <w:autoSpaceDN/>
        <w:spacing w:line="360" w:lineRule="auto"/>
        <w:ind w:firstLine="851"/>
        <w:jc w:val="both"/>
        <w:rPr>
          <w:sz w:val="24"/>
          <w:szCs w:val="24"/>
          <w:lang w:val="pt-BR" w:eastAsia="pt-BR"/>
        </w:rPr>
      </w:pPr>
    </w:p>
    <w:p w14:paraId="21C8A7BE"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29D7F3AD"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CABEA8B"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4A51C74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falha.64</w:t>
      </w:r>
    </w:p>
    <w:p w14:paraId="3E563D5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proofErr w:type="spellStart"/>
      <w:r>
        <w:rPr>
          <w:i/>
          <w:iCs/>
          <w:sz w:val="24"/>
          <w:szCs w:val="24"/>
          <w:lang w:val="pt-BR" w:eastAsia="pt-BR"/>
        </w:rPr>
        <w:t>Upside</w:t>
      </w:r>
      <w:proofErr w:type="spellEnd"/>
      <w:r>
        <w:rPr>
          <w:i/>
          <w:iCs/>
          <w:sz w:val="24"/>
          <w:szCs w:val="24"/>
          <w:lang w:val="pt-BR" w:eastAsia="pt-BR"/>
        </w:rPr>
        <w:t xml:space="preserve"> </w:t>
      </w:r>
      <w:proofErr w:type="spellStart"/>
      <w:r>
        <w:rPr>
          <w:i/>
          <w:iCs/>
          <w:sz w:val="24"/>
          <w:szCs w:val="24"/>
          <w:lang w:val="pt-BR" w:eastAsia="pt-BR"/>
        </w:rPr>
        <w:t>Potential</w:t>
      </w:r>
      <w:proofErr w:type="spellEnd"/>
      <w:r>
        <w:rPr>
          <w:i/>
          <w:iCs/>
          <w:sz w:val="24"/>
          <w:szCs w:val="24"/>
          <w:lang w:val="pt-BR" w:eastAsia="pt-BR"/>
        </w:rPr>
        <w:t xml:space="preserve"> </w:t>
      </w:r>
      <w:proofErr w:type="spellStart"/>
      <w:r>
        <w:rPr>
          <w:i/>
          <w:iCs/>
          <w:sz w:val="24"/>
          <w:szCs w:val="24"/>
          <w:lang w:val="pt-BR" w:eastAsia="pt-BR"/>
        </w:rPr>
        <w:t>Ratio</w:t>
      </w:r>
      <w:proofErr w:type="spellEnd"/>
      <w:r>
        <w:rPr>
          <w:sz w:val="24"/>
          <w:szCs w:val="24"/>
          <w:lang w:val="pt-BR" w:eastAsia="pt-BR"/>
        </w:rPr>
        <w:t xml:space="preserve"> e o </w:t>
      </w:r>
      <w:proofErr w:type="spellStart"/>
      <w:r>
        <w:rPr>
          <w:sz w:val="24"/>
          <w:szCs w:val="24"/>
          <w:lang w:val="pt-BR" w:eastAsia="pt-BR"/>
        </w:rPr>
        <w:t>Omega</w:t>
      </w:r>
      <w:proofErr w:type="spellEnd"/>
      <w:r>
        <w:rPr>
          <w:sz w:val="24"/>
          <w:szCs w:val="24"/>
          <w:lang w:val="pt-BR" w:eastAsia="pt-BR"/>
        </w:rPr>
        <w:t xml:space="preserve">. O numerador do </w:t>
      </w:r>
      <w:proofErr w:type="spellStart"/>
      <w:r>
        <w:rPr>
          <w:sz w:val="24"/>
          <w:szCs w:val="24"/>
          <w:lang w:val="pt-BR" w:eastAsia="pt-BR"/>
        </w:rPr>
        <w:t>Omega</w:t>
      </w:r>
      <w:proofErr w:type="spellEnd"/>
      <w:r>
        <w:rPr>
          <w:sz w:val="24"/>
          <w:szCs w:val="24"/>
          <w:lang w:val="pt-BR" w:eastAsia="pt-BR"/>
        </w:rPr>
        <w:t xml:space="preserve"> corresponde ao potencial de alta (</w:t>
      </w:r>
      <w:proofErr w:type="spellStart"/>
      <w:r>
        <w:rPr>
          <w:i/>
          <w:iCs/>
          <w:sz w:val="24"/>
          <w:szCs w:val="24"/>
          <w:lang w:val="pt-BR" w:eastAsia="pt-BR"/>
        </w:rPr>
        <w:t>Upside</w:t>
      </w:r>
      <w:proofErr w:type="spellEnd"/>
      <w:r>
        <w:rPr>
          <w:i/>
          <w:iCs/>
          <w:sz w:val="24"/>
          <w:szCs w:val="24"/>
          <w:lang w:val="pt-BR" w:eastAsia="pt-BR"/>
        </w:rPr>
        <w:t xml:space="preserve"> </w:t>
      </w:r>
      <w:proofErr w:type="spellStart"/>
      <w:r>
        <w:rPr>
          <w:i/>
          <w:iCs/>
          <w:sz w:val="24"/>
          <w:szCs w:val="24"/>
          <w:lang w:val="pt-BR" w:eastAsia="pt-BR"/>
        </w:rPr>
        <w:t>Potential</w:t>
      </w:r>
      <w:proofErr w:type="spellEnd"/>
      <w:r>
        <w:rPr>
          <w:sz w:val="24"/>
          <w:szCs w:val="24"/>
          <w:lang w:val="pt-BR" w:eastAsia="pt-BR"/>
        </w:rPr>
        <w:t>), enquanto o denominador corresponde ao potencial de baixa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Potential</w:t>
      </w:r>
      <w:proofErr w:type="spellEnd"/>
      <w:r>
        <w:rPr>
          <w:sz w:val="24"/>
          <w:szCs w:val="24"/>
          <w:lang w:val="pt-BR" w:eastAsia="pt-BR"/>
        </w:rPr>
        <w:t xml:space="preserve">), alinhando a métrica com a intuição econômica de ganho </w:t>
      </w:r>
      <w:r>
        <w:rPr>
          <w:i/>
          <w:iCs/>
          <w:sz w:val="24"/>
          <w:szCs w:val="24"/>
          <w:lang w:val="pt-BR" w:eastAsia="pt-BR"/>
        </w:rPr>
        <w:t>versus</w:t>
      </w:r>
      <w:r>
        <w:rPr>
          <w:sz w:val="24"/>
          <w:szCs w:val="24"/>
          <w:lang w:val="pt-BR" w:eastAsia="pt-BR"/>
        </w:rPr>
        <w:t xml:space="preserve"> dor.</w:t>
      </w:r>
    </w:p>
    <w:p w14:paraId="0D7C10F2" w14:textId="77777777" w:rsidR="0033641B" w:rsidRPr="00180F64" w:rsidRDefault="0033641B" w:rsidP="0033641B">
      <w:pPr>
        <w:rPr>
          <w:sz w:val="24"/>
          <w:szCs w:val="24"/>
          <w:lang w:val="pt-BR" w:eastAsia="pt-BR"/>
        </w:rPr>
      </w:pPr>
    </w:p>
    <w:p w14:paraId="6BA2BB53" w14:textId="77777777"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1" w:name="_Toc231448154"/>
      <w:r>
        <w:rPr>
          <w:sz w:val="24"/>
          <w:szCs w:val="24"/>
          <w:lang w:val="pt-BR" w:eastAsia="pt-BR"/>
        </w:rPr>
        <w:t>O Índice Kappa: A Generalização Unificadora</w:t>
      </w:r>
      <w:bookmarkEnd w:id="61"/>
      <w:r>
        <w:rPr>
          <w:sz w:val="24"/>
          <w:szCs w:val="24"/>
          <w:lang w:val="pt-BR" w:eastAsia="pt-BR"/>
        </w:rPr>
        <w:t xml:space="preserve"> </w:t>
      </w:r>
    </w:p>
    <w:p w14:paraId="5CF94DD2"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632B561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p>
    <w:p w14:paraId="1091AFC8"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40114AD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727038D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 xml:space="preserve">Índice </w:t>
      </w:r>
      <w:proofErr w:type="spellStart"/>
      <w:r>
        <w:rPr>
          <w:b/>
          <w:bCs/>
          <w:sz w:val="24"/>
          <w:szCs w:val="24"/>
          <w:lang w:val="pt-BR" w:eastAsia="pt-BR"/>
        </w:rPr>
        <w:t>Omega</w:t>
      </w:r>
      <w:proofErr w:type="spellEnd"/>
      <w:r>
        <w:rPr>
          <w:sz w:val="24"/>
          <w:szCs w:val="24"/>
          <w:lang w:val="pt-BR" w:eastAsia="pt-BR"/>
        </w:rPr>
        <w:t xml:space="preserve"> (ranking idêntico).</w:t>
      </w:r>
    </w:p>
    <w:p w14:paraId="5641BF83"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 xml:space="preserve">Índice de </w:t>
      </w:r>
      <w:proofErr w:type="spellStart"/>
      <w:r>
        <w:rPr>
          <w:b/>
          <w:bCs/>
          <w:sz w:val="24"/>
          <w:szCs w:val="24"/>
          <w:lang w:val="pt-BR" w:eastAsia="pt-BR"/>
        </w:rPr>
        <w:t>Sortino</w:t>
      </w:r>
      <w:proofErr w:type="spellEnd"/>
      <w:r>
        <w:rPr>
          <w:sz w:val="24"/>
          <w:szCs w:val="24"/>
          <w:lang w:val="pt-BR" w:eastAsia="pt-BR"/>
        </w:rPr>
        <w:t>.</w:t>
      </w:r>
    </w:p>
    <w:p w14:paraId="335CE6F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0E15A4E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p>
    <w:p w14:paraId="6F638EC6" w14:textId="77777777" w:rsidR="00344120" w:rsidRPr="00180F64" w:rsidRDefault="00344120" w:rsidP="00344120">
      <w:pPr>
        <w:rPr>
          <w:sz w:val="24"/>
          <w:szCs w:val="24"/>
          <w:lang w:val="pt-BR" w:eastAsia="pt-BR"/>
        </w:rPr>
      </w:pPr>
    </w:p>
    <w:p w14:paraId="59693ADD" w14:textId="77777777"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2" w:name="_Toc231448155"/>
      <w:r>
        <w:rPr>
          <w:b/>
          <w:bCs/>
          <w:sz w:val="24"/>
          <w:szCs w:val="24"/>
          <w:lang w:val="pt-BR" w:eastAsia="pt-BR"/>
        </w:rPr>
        <w:t>Fronteiras Eficientes: A Geometria da Assimetria</w:t>
      </w:r>
      <w:bookmarkEnd w:id="62"/>
      <w:r>
        <w:rPr>
          <w:sz w:val="24"/>
          <w:szCs w:val="24"/>
          <w:lang w:val="pt-BR" w:eastAsia="pt-BR"/>
        </w:rPr>
        <w:t xml:space="preserve"> </w:t>
      </w:r>
    </w:p>
    <w:p w14:paraId="350410B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80233E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w:t>
      </w:r>
      <w:proofErr w:type="spellStart"/>
      <w:r>
        <w:rPr>
          <w:sz w:val="24"/>
          <w:szCs w:val="24"/>
          <w:lang w:val="pt-BR" w:eastAsia="pt-BR"/>
        </w:rPr>
        <w:t>CVaR</w:t>
      </w:r>
      <w:proofErr w:type="spellEnd"/>
      <w:r>
        <w:rPr>
          <w:sz w:val="24"/>
          <w:szCs w:val="24"/>
          <w:lang w:val="pt-BR" w:eastAsia="pt-BR"/>
        </w:rPr>
        <w:t>) pode assumir formas irregulares e não-suaves, especialmente quando composta por ativos com distribuições heterogêneas (mistura de ativos normais e não-normais).</w:t>
      </w:r>
      <w:r>
        <w:rPr>
          <w:sz w:val="24"/>
          <w:szCs w:val="24"/>
          <w:vertAlign w:val="superscript"/>
          <w:lang w:val="pt-BR" w:eastAsia="pt-BR"/>
        </w:rPr>
        <w:t>43</w:t>
      </w:r>
    </w:p>
    <w:p w14:paraId="078E866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proofErr w:type="spellStart"/>
      <w:r>
        <w:rPr>
          <w:i/>
          <w:iCs/>
          <w:sz w:val="24"/>
          <w:szCs w:val="24"/>
          <w:lang w:val="pt-BR" w:eastAsia="pt-BR"/>
        </w:rPr>
        <w:t>drawdowns</w:t>
      </w:r>
      <w:proofErr w:type="spellEnd"/>
      <w:r>
        <w:rPr>
          <w:sz w:val="24"/>
          <w:szCs w:val="24"/>
          <w:lang w:val="pt-BR" w:eastAsia="pt-BR"/>
        </w:rPr>
        <w:t xml:space="preserve"> severos do que a otimização via MPT, dado o perfil extremamente </w:t>
      </w:r>
      <w:proofErr w:type="spellStart"/>
      <w:r>
        <w:rPr>
          <w:sz w:val="24"/>
          <w:szCs w:val="24"/>
          <w:lang w:val="pt-BR" w:eastAsia="pt-BR"/>
        </w:rPr>
        <w:t>leptocúrtico</w:t>
      </w:r>
      <w:proofErr w:type="spellEnd"/>
      <w:r>
        <w:rPr>
          <w:sz w:val="24"/>
          <w:szCs w:val="24"/>
          <w:lang w:val="pt-BR" w:eastAsia="pt-BR"/>
        </w:rPr>
        <w:t xml:space="preserve"> desses ativos.</w:t>
      </w:r>
    </w:p>
    <w:p w14:paraId="01C60026" w14:textId="77777777" w:rsidR="00B84615" w:rsidRPr="00180F64" w:rsidRDefault="00B84615" w:rsidP="00B84615">
      <w:pPr>
        <w:rPr>
          <w:sz w:val="24"/>
          <w:szCs w:val="24"/>
          <w:lang w:val="pt-BR" w:eastAsia="pt-BR"/>
        </w:rPr>
      </w:pPr>
    </w:p>
    <w:p w14:paraId="24005B2B" w14:textId="77777777" w:rsidR="00B84615" w:rsidRPr="00344120" w:rsidRDefault="00B84615" w:rsidP="003F1C11">
      <w:pPr>
        <w:pStyle w:val="PargrafodaLista"/>
        <w:widowControl/>
        <w:numPr>
          <w:ilvl w:val="1"/>
          <w:numId w:val="32"/>
        </w:numPr>
        <w:autoSpaceDE/>
        <w:autoSpaceDN/>
        <w:spacing w:line="360" w:lineRule="auto"/>
        <w:jc w:val="both"/>
        <w:outlineLvl w:val="1"/>
        <w:rPr>
          <w:sz w:val="24"/>
          <w:szCs w:val="24"/>
          <w:lang w:val="pt-BR" w:eastAsia="pt-BR"/>
        </w:rPr>
      </w:pPr>
      <w:bookmarkStart w:id="63" w:name="_Toc231448156"/>
      <w:r>
        <w:rPr>
          <w:b/>
          <w:bCs/>
          <w:sz w:val="24"/>
          <w:szCs w:val="24"/>
          <w:lang w:val="pt-BR" w:eastAsia="pt-BR"/>
        </w:rPr>
        <w:t>Avanços Recentes e Integração com Machine Learning (2024-2025)</w:t>
      </w:r>
      <w:bookmarkEnd w:id="63"/>
    </w:p>
    <w:p w14:paraId="3CB63E4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807A2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Pr>
          <w:b/>
          <w:bCs/>
          <w:sz w:val="24"/>
          <w:szCs w:val="24"/>
          <w:lang w:val="pt-BR" w:eastAsia="pt-BR"/>
        </w:rPr>
        <w:t>Machine Learning</w:t>
      </w:r>
      <w:r>
        <w:rPr>
          <w:sz w:val="24"/>
          <w:szCs w:val="24"/>
          <w:lang w:val="pt-BR" w:eastAsia="pt-BR"/>
        </w:rPr>
        <w:t xml:space="preserve">, como redes neurais recorrentes (LSTM) e </w:t>
      </w:r>
      <w:proofErr w:type="spellStart"/>
      <w:r>
        <w:rPr>
          <w:sz w:val="24"/>
          <w:szCs w:val="24"/>
          <w:lang w:val="pt-BR" w:eastAsia="pt-BR"/>
        </w:rPr>
        <w:t>Deep</w:t>
      </w:r>
      <w:proofErr w:type="spellEnd"/>
      <w:r>
        <w:rPr>
          <w:sz w:val="24"/>
          <w:szCs w:val="24"/>
          <w:lang w:val="pt-BR" w:eastAsia="pt-BR"/>
        </w:rPr>
        <w:t xml:space="preserve"> Learning, para estimar dinamicamente os Momentos Parciais Inferiores e otimizar portfólios.</w:t>
      </w:r>
    </w:p>
    <w:p w14:paraId="79DBA2E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Ao contrário dos modelos estáticos tradicionais que dependem de dados históricos passados, modelos híbridos (PMPT + ML) conseguem prever mudanças nos regimes de volatilidade e na forma das caudas (</w:t>
      </w:r>
      <w:proofErr w:type="spellStart"/>
      <w:r>
        <w:rPr>
          <w:i/>
          <w:iCs/>
          <w:sz w:val="24"/>
          <w:szCs w:val="24"/>
          <w:lang w:val="pt-BR" w:eastAsia="pt-BR"/>
        </w:rPr>
        <w:t>tail</w:t>
      </w:r>
      <w:proofErr w:type="spellEnd"/>
      <w:r>
        <w:rPr>
          <w:i/>
          <w:iCs/>
          <w:sz w:val="24"/>
          <w:szCs w:val="24"/>
          <w:lang w:val="pt-BR" w:eastAsia="pt-BR"/>
        </w:rPr>
        <w:t xml:space="preserve"> </w:t>
      </w:r>
      <w:proofErr w:type="spellStart"/>
      <w:r>
        <w:rPr>
          <w:i/>
          <w:iCs/>
          <w:sz w:val="24"/>
          <w:szCs w:val="24"/>
          <w:lang w:val="pt-BR" w:eastAsia="pt-BR"/>
        </w:rPr>
        <w:t>risk</w:t>
      </w:r>
      <w:proofErr w:type="spellEnd"/>
      <w:r>
        <w:rPr>
          <w:i/>
          <w:iCs/>
          <w:sz w:val="24"/>
          <w:szCs w:val="24"/>
          <w:lang w:val="pt-BR" w:eastAsia="pt-BR"/>
        </w:rPr>
        <w:t xml:space="preserve"> </w:t>
      </w:r>
      <w:proofErr w:type="spellStart"/>
      <w:r>
        <w:rPr>
          <w:i/>
          <w:iCs/>
          <w:sz w:val="24"/>
          <w:szCs w:val="24"/>
          <w:lang w:val="pt-BR" w:eastAsia="pt-BR"/>
        </w:rPr>
        <w:t>forecasting</w:t>
      </w:r>
      <w:proofErr w:type="spellEnd"/>
      <w:r>
        <w:rPr>
          <w:sz w:val="24"/>
          <w:szCs w:val="24"/>
          <w:lang w:val="pt-BR" w:eastAsia="pt-BR"/>
        </w:rPr>
        <w:t xml:space="preserve">), ajustando as alocações em tempo real para minimizar o </w:t>
      </w:r>
      <w:proofErr w:type="spellStart"/>
      <w:r>
        <w:rPr>
          <w:sz w:val="24"/>
          <w:szCs w:val="24"/>
          <w:lang w:val="pt-BR" w:eastAsia="pt-BR"/>
        </w:rPr>
        <w:t>CVaR</w:t>
      </w:r>
      <w:proofErr w:type="spellEnd"/>
      <w:r>
        <w:rPr>
          <w:sz w:val="24"/>
          <w:szCs w:val="24"/>
          <w:lang w:val="pt-BR" w:eastAsia="pt-BR"/>
        </w:rPr>
        <w:t xml:space="preserve"> futuro. Essa abordagem, denominada "Otimização Robusta Dinâmica", supera as limitações da MPT e da PMPT clássica, oferecendo resultados superiores em </w:t>
      </w:r>
      <w:proofErr w:type="spellStart"/>
      <w:r>
        <w:rPr>
          <w:i/>
          <w:iCs/>
          <w:sz w:val="24"/>
          <w:szCs w:val="24"/>
          <w:lang w:val="pt-BR" w:eastAsia="pt-BR"/>
        </w:rPr>
        <w:t>backtests</w:t>
      </w:r>
      <w:proofErr w:type="spellEnd"/>
      <w:r>
        <w:rPr>
          <w:sz w:val="24"/>
          <w:szCs w:val="24"/>
          <w:lang w:val="pt-BR" w:eastAsia="pt-BR"/>
        </w:rPr>
        <w:t xml:space="preserve"> e aplicações reais, especialmente em mercados voláteis e durante transições de regime econômico.</w:t>
      </w:r>
    </w:p>
    <w:p w14:paraId="7A06601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Além disso, a PMPT tem sido fundamental na integração de critérios ESG (</w:t>
      </w:r>
      <w:r>
        <w:rPr>
          <w:i/>
          <w:iCs/>
          <w:sz w:val="24"/>
          <w:szCs w:val="24"/>
          <w:lang w:val="pt-BR" w:eastAsia="pt-BR"/>
        </w:rPr>
        <w:t xml:space="preserve">Environmental, Social, </w:t>
      </w:r>
      <w:proofErr w:type="spellStart"/>
      <w:r>
        <w:rPr>
          <w:i/>
          <w:iCs/>
          <w:sz w:val="24"/>
          <w:szCs w:val="24"/>
          <w:lang w:val="pt-BR" w:eastAsia="pt-BR"/>
        </w:rPr>
        <w:t>and</w:t>
      </w:r>
      <w:proofErr w:type="spellEnd"/>
      <w:r>
        <w:rPr>
          <w:i/>
          <w:iCs/>
          <w:sz w:val="24"/>
          <w:szCs w:val="24"/>
          <w:lang w:val="pt-BR" w:eastAsia="pt-BR"/>
        </w:rPr>
        <w:t xml:space="preserve"> Governance</w:t>
      </w:r>
      <w:r>
        <w:rPr>
          <w:sz w:val="24"/>
          <w:szCs w:val="24"/>
          <w:lang w:val="pt-BR" w:eastAsia="pt-BR"/>
        </w:rPr>
        <w:t xml:space="preserve">) na gestão de portfólios. Estudos recentes sugerem que o uso de métricas de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risk</w:t>
      </w:r>
      <w:proofErr w:type="spellEnd"/>
      <w:r>
        <w:rPr>
          <w:sz w:val="24"/>
          <w:szCs w:val="24"/>
          <w:lang w:val="pt-BR" w:eastAsia="pt-BR"/>
        </w:rPr>
        <w:t xml:space="preserve"> como o Índice de </w:t>
      </w:r>
      <w:proofErr w:type="spellStart"/>
      <w:r>
        <w:rPr>
          <w:sz w:val="24"/>
          <w:szCs w:val="24"/>
          <w:lang w:val="pt-BR" w:eastAsia="pt-BR"/>
        </w:rPr>
        <w:t>Sortino</w:t>
      </w:r>
      <w:proofErr w:type="spellEnd"/>
      <w:r>
        <w:rPr>
          <w:sz w:val="24"/>
          <w:szCs w:val="24"/>
          <w:lang w:val="pt-BR" w:eastAsia="pt-BR"/>
        </w:rPr>
        <w:t xml:space="preserve"> revela melhor o perfil de risco ajustado de empresas com altas pontuações ESG, que tendem a ter menor risco de cauda (menor risco reputacional e regulatório) do que empresas convencionais, algo que o Índice de Sharpe muitas vezes falha em capturar.</w:t>
      </w:r>
    </w:p>
    <w:p w14:paraId="61A17E9D" w14:textId="77777777" w:rsidR="00CF7560" w:rsidRPr="00180F64" w:rsidRDefault="00CF7560" w:rsidP="00CF7560">
      <w:pPr>
        <w:rPr>
          <w:sz w:val="24"/>
          <w:szCs w:val="24"/>
          <w:lang w:val="pt-BR" w:eastAsia="pt-BR"/>
        </w:rPr>
      </w:pPr>
    </w:p>
    <w:p w14:paraId="0B833DA8" w14:textId="77777777"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4" w:name="_Toc231448157"/>
      <w:r>
        <w:rPr>
          <w:b/>
          <w:bCs/>
          <w:sz w:val="24"/>
          <w:szCs w:val="24"/>
          <w:lang w:val="pt-BR" w:eastAsia="pt-BR"/>
        </w:rPr>
        <w:t>Conclusão</w:t>
      </w:r>
      <w:bookmarkEnd w:id="64"/>
      <w:r>
        <w:rPr>
          <w:b/>
          <w:bCs/>
          <w:sz w:val="24"/>
          <w:szCs w:val="24"/>
          <w:lang w:val="pt-BR" w:eastAsia="pt-BR"/>
        </w:rPr>
        <w:t xml:space="preserve"> </w:t>
      </w:r>
    </w:p>
    <w:p w14:paraId="44E109B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83F318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Teoria Pós-Moderna do Portfólio representa a maturidade da gestão de investimentos quantitativa. Ao rejeitar a simplificação excessiva da normalidade e abraçar a complexidade assimétrica dos mercados e da psicologia humana, a PMPT oferece ferramentas — LPM, </w:t>
      </w:r>
      <w:proofErr w:type="spellStart"/>
      <w:r>
        <w:rPr>
          <w:sz w:val="24"/>
          <w:szCs w:val="24"/>
          <w:lang w:val="pt-BR" w:eastAsia="pt-BR"/>
        </w:rPr>
        <w:t>CVaR</w:t>
      </w:r>
      <w:proofErr w:type="spellEnd"/>
      <w:r>
        <w:rPr>
          <w:sz w:val="24"/>
          <w:szCs w:val="24"/>
          <w:lang w:val="pt-BR" w:eastAsia="pt-BR"/>
        </w:rPr>
        <w:t xml:space="preserve">, </w:t>
      </w:r>
      <w:proofErr w:type="spellStart"/>
      <w:r>
        <w:rPr>
          <w:sz w:val="24"/>
          <w:szCs w:val="24"/>
          <w:lang w:val="pt-BR" w:eastAsia="pt-BR"/>
        </w:rPr>
        <w:t>Sortino</w:t>
      </w:r>
      <w:proofErr w:type="spellEnd"/>
      <w:r>
        <w:rPr>
          <w:sz w:val="24"/>
          <w:szCs w:val="24"/>
          <w:lang w:val="pt-BR" w:eastAsia="pt-BR"/>
        </w:rPr>
        <w:t xml:space="preserve">, </w:t>
      </w:r>
      <w:proofErr w:type="spellStart"/>
      <w:r>
        <w:rPr>
          <w:sz w:val="24"/>
          <w:szCs w:val="24"/>
          <w:lang w:val="pt-BR" w:eastAsia="pt-BR"/>
        </w:rPr>
        <w:t>Omega</w:t>
      </w:r>
      <w:proofErr w:type="spellEnd"/>
      <w:r>
        <w:rPr>
          <w:sz w:val="24"/>
          <w:szCs w:val="24"/>
          <w:lang w:val="pt-BR" w:eastAsia="pt-BR"/>
        </w:rPr>
        <w:t xml:space="preserve">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7B5B3B9D" w14:textId="77777777" w:rsidR="008C1690" w:rsidRDefault="008C1690">
      <w:pPr>
        <w:rPr>
          <w:sz w:val="24"/>
          <w:szCs w:val="24"/>
          <w:lang w:val="pt-BR" w:eastAsia="pt-BR"/>
        </w:rPr>
      </w:pPr>
      <w:r>
        <w:rPr>
          <w:sz w:val="24"/>
          <w:szCs w:val="24"/>
          <w:lang w:val="pt-BR" w:eastAsia="pt-BR"/>
        </w:rPr>
        <w:br w:type="page"/>
      </w:r>
    </w:p>
    <w:p w14:paraId="760AEBB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C02E60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3EE306" w14:textId="73DE4A08" w:rsidR="008C1690" w:rsidRPr="008C1690" w:rsidRDefault="008C1690" w:rsidP="008C1690">
      <w:pPr>
        <w:pStyle w:val="Legenda"/>
        <w:keepNext/>
        <w:jc w:val="center"/>
        <w:rPr>
          <w:rFonts w:ascii="Times New Roman" w:hAnsi="Times New Roman" w:cs="Times New Roman"/>
          <w:i w:val="0"/>
          <w:color w:val="auto"/>
          <w:sz w:val="24"/>
        </w:rPr>
      </w:pPr>
      <w:bookmarkStart w:id="65" w:name="_Toc231447942"/>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w:t>
      </w:r>
      <w:proofErr w:type="gramStart"/>
      <w:r>
        <w:rPr>
          <w:rFonts w:ascii="Times New Roman" w:hAnsi="Times New Roman" w:cs="Times New Roman"/>
          <w:i w:val="0"/>
          <w:color w:val="auto"/>
          <w:sz w:val="24"/>
        </w:rPr>
        <w:t>-  Resumo</w:t>
      </w:r>
      <w:proofErr w:type="gramEnd"/>
      <w:r>
        <w:rPr>
          <w:rFonts w:ascii="Times New Roman" w:hAnsi="Times New Roman" w:cs="Times New Roman"/>
          <w:i w:val="0"/>
          <w:color w:val="auto"/>
          <w:sz w:val="24"/>
        </w:rPr>
        <w:t xml:space="preserve"> Analítico dos Indicadores de Desempenho (MPT vs. PMPT)</w:t>
      </w:r>
      <w:bookmarkEnd w:id="65"/>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5C41BA0A"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98202B"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6D3EE"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CD4825"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55A8DB"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BA551"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1DAF613B"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8AF283"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68679"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1A59A"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9AD006"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B502B"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24674312"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1E594" w14:textId="77777777" w:rsidR="00732FCA" w:rsidRPr="00443833" w:rsidRDefault="00732FCA" w:rsidP="00732FCA">
            <w:pPr>
              <w:widowControl/>
              <w:autoSpaceDE/>
              <w:autoSpaceDN/>
              <w:spacing w:line="360" w:lineRule="auto"/>
              <w:jc w:val="both"/>
              <w:rPr>
                <w:sz w:val="24"/>
                <w:szCs w:val="24"/>
                <w:lang w:val="pt-BR" w:eastAsia="pt-BR"/>
              </w:rPr>
            </w:pPr>
            <w:proofErr w:type="spellStart"/>
            <w:r>
              <w:rPr>
                <w:b/>
                <w:bCs/>
                <w:sz w:val="24"/>
                <w:szCs w:val="24"/>
                <w:lang w:val="pt-BR" w:eastAsia="pt-BR"/>
              </w:rPr>
              <w:t>Sortino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41541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4454AB"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70FB31"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Média (Foca no </w:t>
            </w:r>
            <w:proofErr w:type="spellStart"/>
            <w:r>
              <w:rPr>
                <w:sz w:val="24"/>
                <w:szCs w:val="24"/>
                <w:lang w:val="pt-BR" w:eastAsia="pt-BR"/>
              </w:rPr>
              <w:t>Downside</w:t>
            </w:r>
            <w:proofErr w:type="spellEnd"/>
            <w:r>
              <w:rPr>
                <w:sz w:val="24"/>
                <w:szCs w:val="24"/>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13CD2"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Fundos Assimétricos, Hedge </w:t>
            </w:r>
            <w:proofErr w:type="spellStart"/>
            <w:r>
              <w:rPr>
                <w:sz w:val="24"/>
                <w:szCs w:val="24"/>
                <w:lang w:val="pt-BR" w:eastAsia="pt-BR"/>
              </w:rPr>
              <w:t>Funds</w:t>
            </w:r>
            <w:proofErr w:type="spellEnd"/>
          </w:p>
        </w:tc>
      </w:tr>
      <w:tr w:rsidR="005275CA" w:rsidRPr="00443833" w14:paraId="7C7AD59D"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84C9E7" w14:textId="77777777" w:rsidR="005275CA" w:rsidRPr="00443833" w:rsidRDefault="005275CA" w:rsidP="005275CA">
            <w:pPr>
              <w:widowControl/>
              <w:autoSpaceDE/>
              <w:autoSpaceDN/>
              <w:spacing w:line="360" w:lineRule="auto"/>
              <w:jc w:val="both"/>
              <w:rPr>
                <w:sz w:val="24"/>
                <w:szCs w:val="24"/>
                <w:lang w:val="pt-BR" w:eastAsia="pt-BR"/>
              </w:rPr>
            </w:pPr>
            <w:proofErr w:type="spellStart"/>
            <w:r>
              <w:rPr>
                <w:b/>
                <w:bCs/>
                <w:sz w:val="24"/>
                <w:szCs w:val="24"/>
                <w:lang w:val="pt-BR" w:eastAsia="pt-BR"/>
              </w:rPr>
              <w:t>Omega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427DE2"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40E35"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01EF8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FEE6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 xml:space="preserve">Derivativos, Cripto, Private </w:t>
            </w:r>
            <w:proofErr w:type="spellStart"/>
            <w:r>
              <w:rPr>
                <w:sz w:val="24"/>
                <w:szCs w:val="24"/>
                <w:lang w:val="pt-BR" w:eastAsia="pt-BR"/>
              </w:rPr>
              <w:t>Equity</w:t>
            </w:r>
            <w:proofErr w:type="spellEnd"/>
          </w:p>
        </w:tc>
      </w:tr>
      <w:tr w:rsidR="005275CA" w:rsidRPr="00443833" w14:paraId="592A8ABD"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1D835"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01995"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24909"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8CB4B"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BBAC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 xml:space="preserve">Gestão de Risco de Cauda, </w:t>
            </w:r>
            <w:proofErr w:type="gramStart"/>
            <w:r>
              <w:rPr>
                <w:sz w:val="24"/>
                <w:szCs w:val="24"/>
                <w:lang w:val="pt-BR" w:eastAsia="pt-BR"/>
              </w:rPr>
              <w:t>Seguros</w:t>
            </w:r>
            <w:proofErr w:type="gramEnd"/>
          </w:p>
        </w:tc>
      </w:tr>
    </w:tbl>
    <w:p w14:paraId="501951F2" w14:textId="77777777" w:rsidR="00443833" w:rsidRDefault="00443833" w:rsidP="000063A1">
      <w:pPr>
        <w:widowControl/>
        <w:autoSpaceDE/>
        <w:autoSpaceDN/>
        <w:spacing w:line="360" w:lineRule="auto"/>
        <w:ind w:firstLine="851"/>
        <w:jc w:val="both"/>
        <w:rPr>
          <w:sz w:val="24"/>
          <w:szCs w:val="24"/>
        </w:rPr>
      </w:pPr>
      <w:r>
        <w:rPr>
          <w:sz w:val="24"/>
          <w:szCs w:val="24"/>
          <w:lang w:val="pt-BR" w:eastAsia="pt-BR"/>
        </w:rPr>
        <w:t xml:space="preserve">Fonte: Elaboração </w:t>
      </w:r>
      <w:proofErr w:type="spellStart"/>
      <w:r>
        <w:rPr>
          <w:sz w:val="24"/>
          <w:szCs w:val="24"/>
          <w:lang w:val="pt-BR" w:eastAsia="pt-BR"/>
        </w:rPr>
        <w:t>propria</w:t>
      </w:r>
      <w:proofErr w:type="spellEnd"/>
      <w:r>
        <w:rPr>
          <w:sz w:val="24"/>
          <w:szCs w:val="24"/>
          <w:lang w:val="pt-BR" w:eastAsia="pt-BR"/>
        </w:rPr>
        <w:t>.</w:t>
      </w:r>
    </w:p>
    <w:p w14:paraId="76699038" w14:textId="77777777" w:rsidR="00684B6C" w:rsidRDefault="00684B6C">
      <w:pPr>
        <w:rPr>
          <w:sz w:val="24"/>
          <w:szCs w:val="24"/>
        </w:rPr>
      </w:pPr>
      <w:r>
        <w:rPr>
          <w:sz w:val="24"/>
          <w:szCs w:val="24"/>
        </w:rPr>
        <w:br w:type="page"/>
      </w:r>
    </w:p>
    <w:p w14:paraId="4ACEB658" w14:textId="77777777" w:rsidR="00132279" w:rsidRPr="00180F64" w:rsidRDefault="00132279" w:rsidP="00132279">
      <w:pPr>
        <w:rPr>
          <w:sz w:val="24"/>
          <w:szCs w:val="24"/>
          <w:lang w:val="pt-BR" w:eastAsia="pt-BR"/>
        </w:rPr>
      </w:pPr>
    </w:p>
    <w:p w14:paraId="77362D80" w14:textId="77777777"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66" w:name="_Toc231448158"/>
      <w:r>
        <w:rPr>
          <w:b/>
          <w:bCs/>
          <w:sz w:val="24"/>
          <w:szCs w:val="24"/>
          <w:lang w:val="pt-BR"/>
        </w:rPr>
        <w:t>O Modelo de Black-</w:t>
      </w:r>
      <w:proofErr w:type="spellStart"/>
      <w:r>
        <w:rPr>
          <w:b/>
          <w:bCs/>
          <w:sz w:val="24"/>
          <w:szCs w:val="24"/>
          <w:lang w:val="pt-BR"/>
        </w:rPr>
        <w:t>Litterman</w:t>
      </w:r>
      <w:proofErr w:type="spellEnd"/>
      <w:r>
        <w:rPr>
          <w:b/>
          <w:bCs/>
          <w:sz w:val="24"/>
          <w:szCs w:val="24"/>
          <w:lang w:val="pt-BR"/>
        </w:rPr>
        <w:t>: Uma Reconstrução Bayesiana da Alocação de Ativos</w:t>
      </w:r>
      <w:bookmarkEnd w:id="66"/>
      <w:r>
        <w:rPr>
          <w:b/>
          <w:bCs/>
          <w:sz w:val="24"/>
          <w:szCs w:val="24"/>
          <w:lang w:val="pt-BR" w:eastAsia="pt-BR"/>
        </w:rPr>
        <w:t xml:space="preserve"> </w:t>
      </w:r>
    </w:p>
    <w:p w14:paraId="747C780A" w14:textId="77777777" w:rsidR="009909F5" w:rsidRPr="009909F5" w:rsidRDefault="009909F5" w:rsidP="009909F5">
      <w:pPr>
        <w:rPr>
          <w:b/>
          <w:bCs/>
          <w:sz w:val="24"/>
          <w:szCs w:val="24"/>
          <w:lang w:val="pt-BR"/>
        </w:rPr>
      </w:pPr>
    </w:p>
    <w:p w14:paraId="6616113D" w14:textId="77777777" w:rsidR="00675050" w:rsidRDefault="009909F5" w:rsidP="00DD14C8">
      <w:pPr>
        <w:pStyle w:val="PargrafodaLista"/>
        <w:numPr>
          <w:ilvl w:val="2"/>
          <w:numId w:val="32"/>
        </w:numPr>
        <w:spacing w:line="360" w:lineRule="auto"/>
        <w:jc w:val="both"/>
        <w:outlineLvl w:val="2"/>
        <w:rPr>
          <w:sz w:val="24"/>
          <w:szCs w:val="24"/>
          <w:lang w:val="pt-BR"/>
        </w:rPr>
      </w:pPr>
      <w:bookmarkStart w:id="67" w:name="_Toc231448159"/>
      <w:r>
        <w:rPr>
          <w:sz w:val="24"/>
          <w:szCs w:val="24"/>
          <w:lang w:val="pt-BR"/>
        </w:rPr>
        <w:t>Introdução: A Gênese Histórica e a Motivação Teórica</w:t>
      </w:r>
      <w:bookmarkEnd w:id="67"/>
    </w:p>
    <w:p w14:paraId="77A049DE" w14:textId="77777777" w:rsidR="00DD14C8" w:rsidRPr="00DD14C8" w:rsidRDefault="00DD14C8" w:rsidP="00DD14C8">
      <w:pPr>
        <w:rPr>
          <w:sz w:val="24"/>
          <w:szCs w:val="24"/>
          <w:lang w:val="pt-BR"/>
        </w:rPr>
      </w:pPr>
    </w:p>
    <w:p w14:paraId="5B3EBB63" w14:textId="77777777" w:rsidR="00420633" w:rsidRDefault="00420633" w:rsidP="00184902">
      <w:pPr>
        <w:rPr>
          <w:sz w:val="24"/>
          <w:szCs w:val="24"/>
          <w:lang w:val="pt-BR"/>
        </w:rPr>
      </w:pPr>
    </w:p>
    <w:p w14:paraId="10A7BAFB"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w:t>
      </w:r>
      <w:proofErr w:type="spellStart"/>
      <w:r>
        <w:rPr>
          <w:sz w:val="24"/>
          <w:szCs w:val="24"/>
          <w:lang w:val="pt-BR"/>
        </w:rPr>
        <w:t>Litterman</w:t>
      </w:r>
      <w:proofErr w:type="spellEnd"/>
      <w:r>
        <w:rPr>
          <w:sz w:val="24"/>
          <w:szCs w:val="24"/>
          <w:lang w:val="pt-BR"/>
        </w:rPr>
        <w:t>, atuando na divisão de Gestão de Ativos da Goldman Sachs (GSAM), desenvolveram o Modelo Black-</w:t>
      </w:r>
      <w:proofErr w:type="spellStart"/>
      <w:r>
        <w:rPr>
          <w:sz w:val="24"/>
          <w:szCs w:val="24"/>
          <w:lang w:val="pt-BR"/>
        </w:rPr>
        <w:t>Litterman</w:t>
      </w:r>
      <w:proofErr w:type="spellEnd"/>
      <w:r>
        <w:rPr>
          <w:sz w:val="24"/>
          <w:szCs w:val="24"/>
          <w:lang w:val="pt-BR"/>
        </w:rPr>
        <w:t xml:space="preserve"> (BL).   </w:t>
      </w:r>
    </w:p>
    <w:p w14:paraId="0DBCE5E2" w14:textId="77777777" w:rsidR="00420633" w:rsidRPr="00420633" w:rsidRDefault="00420633" w:rsidP="00184902">
      <w:pPr>
        <w:rPr>
          <w:sz w:val="24"/>
          <w:szCs w:val="24"/>
          <w:lang w:val="pt-BR"/>
        </w:rPr>
      </w:pPr>
    </w:p>
    <w:p w14:paraId="22CBD982" w14:textId="77777777" w:rsidR="00420633" w:rsidRDefault="00420633" w:rsidP="003F1C11">
      <w:pPr>
        <w:pStyle w:val="PargrafodaLista"/>
        <w:numPr>
          <w:ilvl w:val="2"/>
          <w:numId w:val="32"/>
        </w:numPr>
        <w:spacing w:line="360" w:lineRule="auto"/>
        <w:jc w:val="both"/>
        <w:outlineLvl w:val="2"/>
        <w:rPr>
          <w:sz w:val="24"/>
          <w:szCs w:val="24"/>
          <w:lang w:val="pt-BR"/>
        </w:rPr>
      </w:pPr>
      <w:bookmarkStart w:id="68" w:name="_Toc231448160"/>
      <w:r>
        <w:rPr>
          <w:sz w:val="24"/>
          <w:szCs w:val="24"/>
          <w:lang w:val="pt-BR"/>
        </w:rPr>
        <w:t>O Contexto da Goldman Sachs e a Colaboração Black-</w:t>
      </w:r>
      <w:proofErr w:type="spellStart"/>
      <w:r>
        <w:rPr>
          <w:sz w:val="24"/>
          <w:szCs w:val="24"/>
          <w:lang w:val="pt-BR"/>
        </w:rPr>
        <w:t>Litterman</w:t>
      </w:r>
      <w:bookmarkEnd w:id="68"/>
      <w:proofErr w:type="spellEnd"/>
    </w:p>
    <w:p w14:paraId="016411DE" w14:textId="77777777" w:rsidR="002618DD" w:rsidRPr="002618DD" w:rsidRDefault="002618DD" w:rsidP="002618DD">
      <w:pPr>
        <w:rPr>
          <w:sz w:val="24"/>
          <w:szCs w:val="24"/>
          <w:lang w:val="pt-BR"/>
        </w:rPr>
      </w:pPr>
    </w:p>
    <w:p w14:paraId="770E299E" w14:textId="77777777" w:rsidR="00D373EC" w:rsidRPr="009909F5" w:rsidRDefault="00D373EC" w:rsidP="00D373EC">
      <w:pPr>
        <w:rPr>
          <w:sz w:val="24"/>
          <w:szCs w:val="24"/>
          <w:lang w:val="pt-BR"/>
        </w:rPr>
      </w:pPr>
    </w:p>
    <w:p w14:paraId="755F8689"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w:t>
      </w:r>
      <w:proofErr w:type="spellStart"/>
      <w:r>
        <w:rPr>
          <w:sz w:val="24"/>
          <w:szCs w:val="24"/>
          <w:lang w:val="pt-BR"/>
        </w:rPr>
        <w:t>Litterman</w:t>
      </w:r>
      <w:proofErr w:type="spellEnd"/>
      <w:r>
        <w:rPr>
          <w:sz w:val="24"/>
          <w:szCs w:val="24"/>
          <w:lang w:val="pt-BR"/>
        </w:rPr>
        <w:t xml:space="preserve">, um </w:t>
      </w:r>
      <w:proofErr w:type="spellStart"/>
      <w:r>
        <w:rPr>
          <w:sz w:val="24"/>
          <w:szCs w:val="24"/>
          <w:lang w:val="pt-BR"/>
        </w:rPr>
        <w:t>econometrista</w:t>
      </w:r>
      <w:proofErr w:type="spellEnd"/>
      <w:r>
        <w:rPr>
          <w:sz w:val="24"/>
          <w:szCs w:val="24"/>
          <w:lang w:val="pt-BR"/>
        </w:rPr>
        <w:t xml:space="preserve"> renomado e então vice-presidente da divisão de pesquisa de Renda Fixa.   </w:t>
      </w:r>
    </w:p>
    <w:p w14:paraId="6CB92FFA"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w:t>
      </w:r>
      <w:proofErr w:type="spellStart"/>
      <w:r>
        <w:rPr>
          <w:sz w:val="24"/>
          <w:szCs w:val="24"/>
          <w:lang w:val="pt-BR"/>
        </w:rPr>
        <w:t>bonds</w:t>
      </w:r>
      <w:proofErr w:type="spellEnd"/>
      <w:r>
        <w:rPr>
          <w:sz w:val="24"/>
          <w:szCs w:val="24"/>
          <w:lang w:val="pt-BR"/>
        </w:rPr>
        <w:t xml:space="preserve">) e moedas. No entanto, Black e </w:t>
      </w:r>
      <w:proofErr w:type="spellStart"/>
      <w:r>
        <w:rPr>
          <w:sz w:val="24"/>
          <w:szCs w:val="24"/>
          <w:lang w:val="pt-BR"/>
        </w:rPr>
        <w:t>Litterman</w:t>
      </w:r>
      <w:proofErr w:type="spellEnd"/>
      <w:r>
        <w:rPr>
          <w:sz w:val="24"/>
          <w:szCs w:val="24"/>
          <w:lang w:val="pt-BR"/>
        </w:rPr>
        <w:t xml:space="preserve">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w:t>
      </w:r>
      <w:r>
        <w:rPr>
          <w:sz w:val="24"/>
          <w:szCs w:val="24"/>
          <w:lang w:val="pt-BR"/>
        </w:rPr>
        <w:lastRenderedPageBreak/>
        <w:t xml:space="preserve">— que, na prática, anulavam a inteligência matemática do otimizador. </w:t>
      </w:r>
    </w:p>
    <w:p w14:paraId="17726D8D" w14:textId="77777777" w:rsidR="009909F5" w:rsidRPr="00482DB8" w:rsidRDefault="00482DB8" w:rsidP="00482DB8">
      <w:pPr>
        <w:spacing w:line="360" w:lineRule="auto"/>
        <w:ind w:firstLine="851"/>
        <w:jc w:val="both"/>
        <w:rPr>
          <w:sz w:val="24"/>
          <w:szCs w:val="24"/>
          <w:lang w:val="pt-BR"/>
        </w:rPr>
      </w:pPr>
      <w:r>
        <w:rPr>
          <w:sz w:val="24"/>
          <w:szCs w:val="24"/>
          <w:lang w:val="pt-BR"/>
        </w:rPr>
        <w:t>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w:t>
      </w:r>
      <w:proofErr w:type="spellStart"/>
      <w:r>
        <w:rPr>
          <w:sz w:val="24"/>
          <w:szCs w:val="24"/>
          <w:lang w:val="pt-BR"/>
        </w:rPr>
        <w:t>Asset</w:t>
      </w:r>
      <w:proofErr w:type="spellEnd"/>
      <w:r>
        <w:rPr>
          <w:sz w:val="24"/>
          <w:szCs w:val="24"/>
          <w:lang w:val="pt-BR"/>
        </w:rPr>
        <w:t xml:space="preserve"> </w:t>
      </w:r>
      <w:proofErr w:type="spellStart"/>
      <w:r>
        <w:rPr>
          <w:sz w:val="24"/>
          <w:szCs w:val="24"/>
          <w:lang w:val="pt-BR"/>
        </w:rPr>
        <w:t>Allocation</w:t>
      </w:r>
      <w:proofErr w:type="spellEnd"/>
      <w:r>
        <w:rPr>
          <w:sz w:val="24"/>
          <w:szCs w:val="24"/>
          <w:lang w:val="pt-BR"/>
        </w:rPr>
        <w:t xml:space="preserve">: </w:t>
      </w:r>
      <w:proofErr w:type="spellStart"/>
      <w:r>
        <w:rPr>
          <w:sz w:val="24"/>
          <w:szCs w:val="24"/>
          <w:lang w:val="pt-BR"/>
        </w:rPr>
        <w:t>Combining</w:t>
      </w:r>
      <w:proofErr w:type="spellEnd"/>
      <w:r>
        <w:rPr>
          <w:sz w:val="24"/>
          <w:szCs w:val="24"/>
          <w:lang w:val="pt-BR"/>
        </w:rPr>
        <w:t xml:space="preserve"> Investor </w:t>
      </w:r>
      <w:proofErr w:type="spellStart"/>
      <w:r>
        <w:rPr>
          <w:sz w:val="24"/>
          <w:szCs w:val="24"/>
          <w:lang w:val="pt-BR"/>
        </w:rPr>
        <w:t>Views</w:t>
      </w:r>
      <w:proofErr w:type="spellEnd"/>
      <w:r>
        <w:rPr>
          <w:sz w:val="24"/>
          <w:szCs w:val="24"/>
          <w:lang w:val="pt-BR"/>
        </w:rPr>
        <w:t xml:space="preserve"> </w:t>
      </w:r>
      <w:proofErr w:type="spellStart"/>
      <w:r>
        <w:rPr>
          <w:sz w:val="24"/>
          <w:szCs w:val="24"/>
          <w:lang w:val="pt-BR"/>
        </w:rPr>
        <w:t>with</w:t>
      </w:r>
      <w:proofErr w:type="spellEnd"/>
      <w:r>
        <w:rPr>
          <w:sz w:val="24"/>
          <w:szCs w:val="24"/>
          <w:lang w:val="pt-BR"/>
        </w:rPr>
        <w:t xml:space="preserve"> Market </w:t>
      </w:r>
      <w:proofErr w:type="spellStart"/>
      <w:r>
        <w:rPr>
          <w:sz w:val="24"/>
          <w:szCs w:val="24"/>
          <w:lang w:val="pt-BR"/>
        </w:rPr>
        <w:t>Equilibrium</w:t>
      </w:r>
      <w:proofErr w:type="spellEnd"/>
      <w:r>
        <w:rPr>
          <w:sz w:val="24"/>
          <w:szCs w:val="24"/>
          <w:lang w:val="pt-BR"/>
        </w:rPr>
        <w:t xml:space="preserve">" no The </w:t>
      </w:r>
      <w:proofErr w:type="spellStart"/>
      <w:r>
        <w:rPr>
          <w:sz w:val="24"/>
          <w:szCs w:val="24"/>
          <w:lang w:val="pt-BR"/>
        </w:rPr>
        <w:t>Journal</w:t>
      </w:r>
      <w:proofErr w:type="spellEnd"/>
      <w:r>
        <w:rPr>
          <w:sz w:val="24"/>
          <w:szCs w:val="24"/>
          <w:lang w:val="pt-BR"/>
        </w:rPr>
        <w:t xml:space="preserve"> </w:t>
      </w:r>
      <w:proofErr w:type="spellStart"/>
      <w:r>
        <w:rPr>
          <w:sz w:val="24"/>
          <w:szCs w:val="24"/>
          <w:lang w:val="pt-BR"/>
        </w:rPr>
        <w:t>of</w:t>
      </w:r>
      <w:proofErr w:type="spellEnd"/>
      <w:r>
        <w:rPr>
          <w:sz w:val="24"/>
          <w:szCs w:val="24"/>
          <w:lang w:val="pt-BR"/>
        </w:rPr>
        <w:t xml:space="preserve"> </w:t>
      </w:r>
      <w:proofErr w:type="spellStart"/>
      <w:r>
        <w:rPr>
          <w:sz w:val="24"/>
          <w:szCs w:val="24"/>
          <w:lang w:val="pt-BR"/>
        </w:rPr>
        <w:t>Fixed</w:t>
      </w:r>
      <w:proofErr w:type="spellEnd"/>
      <w:r>
        <w:rPr>
          <w:sz w:val="24"/>
          <w:szCs w:val="24"/>
          <w:lang w:val="pt-BR"/>
        </w:rPr>
        <w:t xml:space="preserve"> Income (1991) e "Global Portfolio </w:t>
      </w:r>
      <w:proofErr w:type="spellStart"/>
      <w:r>
        <w:rPr>
          <w:sz w:val="24"/>
          <w:szCs w:val="24"/>
          <w:lang w:val="pt-BR"/>
        </w:rPr>
        <w:t>Optimization</w:t>
      </w:r>
      <w:proofErr w:type="spellEnd"/>
      <w:r>
        <w:rPr>
          <w:sz w:val="24"/>
          <w:szCs w:val="24"/>
          <w:lang w:val="pt-BR"/>
        </w:rPr>
        <w:t xml:space="preserve">" no Financial </w:t>
      </w:r>
      <w:proofErr w:type="spellStart"/>
      <w:r>
        <w:rPr>
          <w:sz w:val="24"/>
          <w:szCs w:val="24"/>
          <w:lang w:val="pt-BR"/>
        </w:rPr>
        <w:t>Analysts</w:t>
      </w:r>
      <w:proofErr w:type="spellEnd"/>
      <w:r>
        <w:rPr>
          <w:sz w:val="24"/>
          <w:szCs w:val="24"/>
          <w:lang w:val="pt-BR"/>
        </w:rPr>
        <w:t xml:space="preserve"> </w:t>
      </w:r>
      <w:proofErr w:type="spellStart"/>
      <w:r>
        <w:rPr>
          <w:sz w:val="24"/>
          <w:szCs w:val="24"/>
          <w:lang w:val="pt-BR"/>
        </w:rPr>
        <w:t>Journal</w:t>
      </w:r>
      <w:proofErr w:type="spellEnd"/>
      <w:r>
        <w:rPr>
          <w:sz w:val="24"/>
          <w:szCs w:val="24"/>
          <w:lang w:val="pt-BR"/>
        </w:rPr>
        <w:t xml:space="preserve"> (1992). Estes trabalhos estabeleceram o modelo Black-</w:t>
      </w:r>
      <w:proofErr w:type="spellStart"/>
      <w:r>
        <w:rPr>
          <w:sz w:val="24"/>
          <w:szCs w:val="24"/>
          <w:lang w:val="pt-BR"/>
        </w:rPr>
        <w:t>Litterman</w:t>
      </w:r>
      <w:proofErr w:type="spellEnd"/>
      <w:r>
        <w:rPr>
          <w:sz w:val="24"/>
          <w:szCs w:val="24"/>
          <w:lang w:val="pt-BR"/>
        </w:rPr>
        <w:t xml:space="preserve"> (BL) não apenas como uma ferramenta proprietária da GSAM, mas como o novo padrão da indústria para a alocação de ativos, resolvendo o dilema da sensibilidade aos inputs.   </w:t>
      </w:r>
    </w:p>
    <w:p w14:paraId="1BE18B13" w14:textId="77777777" w:rsidR="00D373EC" w:rsidRPr="00D373EC" w:rsidRDefault="00D373EC" w:rsidP="00D373EC">
      <w:pPr>
        <w:rPr>
          <w:b/>
          <w:bCs/>
          <w:sz w:val="24"/>
          <w:szCs w:val="24"/>
          <w:lang w:val="pt-BR"/>
        </w:rPr>
      </w:pPr>
    </w:p>
    <w:p w14:paraId="36A10B01" w14:textId="77777777" w:rsidR="00D373EC" w:rsidRDefault="00164893" w:rsidP="003F1C11">
      <w:pPr>
        <w:pStyle w:val="PargrafodaLista"/>
        <w:numPr>
          <w:ilvl w:val="2"/>
          <w:numId w:val="32"/>
        </w:numPr>
        <w:spacing w:line="360" w:lineRule="auto"/>
        <w:jc w:val="both"/>
        <w:outlineLvl w:val="2"/>
        <w:rPr>
          <w:sz w:val="24"/>
          <w:szCs w:val="24"/>
          <w:lang w:val="pt-BR"/>
        </w:rPr>
      </w:pPr>
      <w:bookmarkStart w:id="69" w:name="_Toc231448161"/>
      <w:r>
        <w:rPr>
          <w:sz w:val="24"/>
          <w:szCs w:val="24"/>
        </w:rPr>
        <w:t xml:space="preserve">As Limitações da Média-Variância e a Gênese do </w:t>
      </w:r>
      <w:proofErr w:type="spellStart"/>
      <w:r>
        <w:rPr>
          <w:sz w:val="24"/>
          <w:szCs w:val="24"/>
        </w:rPr>
        <w:t>Black-Litterman</w:t>
      </w:r>
      <w:bookmarkEnd w:id="69"/>
      <w:proofErr w:type="spellEnd"/>
      <w:r>
        <w:rPr>
          <w:sz w:val="24"/>
          <w:szCs w:val="24"/>
          <w:lang w:val="pt-BR"/>
        </w:rPr>
        <w:t xml:space="preserve"> </w:t>
      </w:r>
    </w:p>
    <w:p w14:paraId="5B2FFA8E" w14:textId="77777777" w:rsidR="002618DD" w:rsidRPr="002618DD" w:rsidRDefault="002618DD" w:rsidP="002618DD">
      <w:pPr>
        <w:rPr>
          <w:sz w:val="24"/>
          <w:szCs w:val="24"/>
          <w:lang w:val="pt-BR"/>
        </w:rPr>
      </w:pPr>
    </w:p>
    <w:p w14:paraId="5AAC0794" w14:textId="77777777" w:rsidR="00D373EC" w:rsidRDefault="00D373EC" w:rsidP="00D373EC">
      <w:pPr>
        <w:rPr>
          <w:b/>
          <w:bCs/>
          <w:sz w:val="24"/>
          <w:szCs w:val="24"/>
          <w:lang w:val="pt-BR"/>
        </w:rPr>
      </w:pPr>
    </w:p>
    <w:p w14:paraId="14ABAB7C" w14:textId="77777777" w:rsidR="00164893" w:rsidRPr="00164893" w:rsidRDefault="00164893" w:rsidP="00164893">
      <w:pPr>
        <w:spacing w:line="360" w:lineRule="auto"/>
        <w:ind w:firstLine="851"/>
        <w:jc w:val="both"/>
        <w:rPr>
          <w:sz w:val="24"/>
          <w:szCs w:val="24"/>
          <w:lang w:val="pt-BR"/>
        </w:rPr>
      </w:pPr>
      <w:r>
        <w:rPr>
          <w:sz w:val="24"/>
          <w:szCs w:val="24"/>
          <w:lang w:val="pt-BR"/>
        </w:rPr>
        <w:t xml:space="preserve">Embora a Teoria Moderna do Portfólio (MPT) tenha estabelecido os fundamentos da diversificação, sua implementação prática via otimização de Média-Variância (MV) enfrenta desafios críticos. Conforme apontam </w:t>
      </w:r>
      <w:proofErr w:type="spellStart"/>
      <w:r>
        <w:rPr>
          <w:sz w:val="24"/>
          <w:szCs w:val="24"/>
          <w:lang w:val="pt-BR"/>
        </w:rPr>
        <w:t>Michaud</w:t>
      </w:r>
      <w:proofErr w:type="spellEnd"/>
      <w:r>
        <w:rPr>
          <w:sz w:val="24"/>
          <w:szCs w:val="24"/>
          <w:lang w:val="pt-BR"/>
        </w:rPr>
        <w:t xml:space="preserve">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14:paraId="18DE6B0C" w14:textId="77777777" w:rsidR="0019550A" w:rsidRDefault="00164893" w:rsidP="00164893">
      <w:pPr>
        <w:spacing w:line="360" w:lineRule="auto"/>
        <w:ind w:firstLine="851"/>
        <w:jc w:val="both"/>
        <w:rPr>
          <w:b/>
          <w:bCs/>
          <w:sz w:val="24"/>
          <w:szCs w:val="24"/>
          <w:lang w:val="pt-BR"/>
        </w:rPr>
      </w:pPr>
      <w:r>
        <w:rPr>
          <w:sz w:val="24"/>
          <w:szCs w:val="24"/>
          <w:lang w:val="pt-BR"/>
        </w:rPr>
        <w:t xml:space="preserve">Em resposta a essas limitações, Black e </w:t>
      </w:r>
      <w:proofErr w:type="spellStart"/>
      <w:r>
        <w:rPr>
          <w:sz w:val="24"/>
          <w:szCs w:val="24"/>
          <w:lang w:val="pt-BR"/>
        </w:rPr>
        <w:t>Litterman</w:t>
      </w:r>
      <w:proofErr w:type="spellEnd"/>
      <w:r>
        <w:rPr>
          <w:sz w:val="24"/>
          <w:szCs w:val="24"/>
          <w:lang w:val="pt-BR"/>
        </w:rPr>
        <w:t xml:space="preserve"> (1990, 1992) propuseram um modelo que mitiga a sensibilidade aos erros de estimação e produz alocações mais estáveis e robustas. O Modelo Black-</w:t>
      </w:r>
      <w:proofErr w:type="spellStart"/>
      <w:r>
        <w:rPr>
          <w:sz w:val="24"/>
          <w:szCs w:val="24"/>
          <w:lang w:val="pt-BR"/>
        </w:rPr>
        <w:t>Litterman</w:t>
      </w:r>
      <w:proofErr w:type="spellEnd"/>
      <w:r>
        <w:rPr>
          <w:sz w:val="24"/>
          <w:szCs w:val="24"/>
          <w:lang w:val="pt-BR"/>
        </w:rPr>
        <w:t xml:space="preserve"> (BL) não substitui a otimização MV, mas aprimora a estimativa dos retornos esperados — o input mais volátil do processo — utilizando uma abordagem Bayesiana para combinar informações de mercado com expectativas específicas do investidor.</w:t>
      </w:r>
    </w:p>
    <w:p w14:paraId="27BD6B46" w14:textId="77777777" w:rsidR="0019550A" w:rsidRDefault="0019550A" w:rsidP="00D373EC">
      <w:pPr>
        <w:rPr>
          <w:b/>
          <w:bCs/>
          <w:sz w:val="24"/>
          <w:szCs w:val="24"/>
          <w:lang w:val="pt-BR"/>
        </w:rPr>
      </w:pPr>
    </w:p>
    <w:p w14:paraId="28C933F3" w14:textId="77777777"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70" w:name="_Toc231448162"/>
      <w:r>
        <w:rPr>
          <w:bCs/>
          <w:sz w:val="24"/>
          <w:szCs w:val="24"/>
        </w:rPr>
        <w:t xml:space="preserve">A Estrutura </w:t>
      </w:r>
      <w:proofErr w:type="spellStart"/>
      <w:r>
        <w:rPr>
          <w:bCs/>
          <w:sz w:val="24"/>
          <w:szCs w:val="24"/>
        </w:rPr>
        <w:t>Bayesiana</w:t>
      </w:r>
      <w:proofErr w:type="spellEnd"/>
      <w:r>
        <w:rPr>
          <w:bCs/>
          <w:sz w:val="24"/>
          <w:szCs w:val="24"/>
        </w:rPr>
        <w:t>: Prior, Visões e Posterior</w:t>
      </w:r>
      <w:bookmarkEnd w:id="70"/>
    </w:p>
    <w:p w14:paraId="49DAAABF" w14:textId="77777777" w:rsidR="00CB3C08" w:rsidRDefault="00CB3C08" w:rsidP="00CB3C08">
      <w:pPr>
        <w:rPr>
          <w:b/>
          <w:bCs/>
          <w:sz w:val="24"/>
          <w:szCs w:val="24"/>
          <w:lang w:val="pt-BR"/>
        </w:rPr>
      </w:pPr>
    </w:p>
    <w:p w14:paraId="64D54770" w14:textId="77777777" w:rsidR="00CB3C08" w:rsidRDefault="008A084C" w:rsidP="00CB3C08">
      <w:pPr>
        <w:spacing w:line="360" w:lineRule="auto"/>
        <w:ind w:firstLine="851"/>
        <w:jc w:val="both"/>
        <w:rPr>
          <w:sz w:val="24"/>
          <w:szCs w:val="24"/>
          <w:lang w:val="pt-BR"/>
        </w:rPr>
      </w:pPr>
      <w:r>
        <w:rPr>
          <w:sz w:val="24"/>
          <w:szCs w:val="24"/>
          <w:lang w:val="pt-BR"/>
        </w:rPr>
        <w:t>O rigor matemático e a elegância prática do Modelo Black-</w:t>
      </w:r>
      <w:proofErr w:type="spellStart"/>
      <w:r>
        <w:rPr>
          <w:sz w:val="24"/>
          <w:szCs w:val="24"/>
          <w:lang w:val="pt-BR"/>
        </w:rPr>
        <w:t>Litterman</w:t>
      </w:r>
      <w:proofErr w:type="spellEnd"/>
      <w:r>
        <w:rPr>
          <w:sz w:val="24"/>
          <w:szCs w:val="24"/>
          <w:lang w:val="pt-BR"/>
        </w:rPr>
        <w:t xml:space="preserve"> residem na sua formulação como um problema de inferência Bayesiana. Ao contrário da estatística </w:t>
      </w:r>
      <w:proofErr w:type="spellStart"/>
      <w:r>
        <w:rPr>
          <w:sz w:val="24"/>
          <w:szCs w:val="24"/>
          <w:lang w:val="pt-BR"/>
        </w:rPr>
        <w:t>frequentista</w:t>
      </w:r>
      <w:proofErr w:type="spellEnd"/>
      <w:r>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w:t>
      </w:r>
      <w:r>
        <w:rPr>
          <w:sz w:val="24"/>
          <w:szCs w:val="24"/>
          <w:lang w:val="pt-BR"/>
        </w:rPr>
        <w:lastRenderedPageBreak/>
        <w:t>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w:t>
      </w:r>
      <w:proofErr w:type="spellStart"/>
      <w:r>
        <w:rPr>
          <w:sz w:val="24"/>
          <w:szCs w:val="24"/>
          <w:lang w:val="pt-BR"/>
        </w:rPr>
        <w:t>Equilibrio</w:t>
      </w:r>
      <w:proofErr w:type="spellEnd"/>
      <w:r>
        <w:rPr>
          <w:sz w:val="24"/>
          <w:szCs w:val="24"/>
          <w:lang w:val="pt-BR"/>
        </w:rPr>
        <w:t xml:space="preserve"> de Mercado), as Visões (</w:t>
      </w:r>
      <w:proofErr w:type="spellStart"/>
      <w:r>
        <w:rPr>
          <w:sz w:val="24"/>
          <w:szCs w:val="24"/>
          <w:lang w:val="pt-BR"/>
        </w:rPr>
        <w:t>Views</w:t>
      </w:r>
      <w:proofErr w:type="spellEnd"/>
      <w:r>
        <w:rPr>
          <w:sz w:val="24"/>
          <w:szCs w:val="24"/>
          <w:lang w:val="pt-BR"/>
        </w:rPr>
        <w:t xml:space="preserve"> - Q) e a Incerteza (Ω):</w:t>
      </w:r>
    </w:p>
    <w:p w14:paraId="65227CA9" w14:textId="77777777" w:rsidR="007A6E93" w:rsidRPr="009C351D" w:rsidRDefault="007A6E93" w:rsidP="00CB3C08">
      <w:pPr>
        <w:spacing w:line="360" w:lineRule="auto"/>
        <w:ind w:firstLine="851"/>
        <w:jc w:val="both"/>
        <w:rPr>
          <w:sz w:val="24"/>
          <w:szCs w:val="24"/>
          <w:lang w:val="pt-BR"/>
        </w:rPr>
      </w:pPr>
    </w:p>
    <w:p w14:paraId="77154B97" w14:textId="77777777"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14:paraId="0701C4CA" w14:textId="77777777"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proofErr w:type="spellStart"/>
      <w:r>
        <w:rPr>
          <w:b/>
          <w:bCs/>
          <w:sz w:val="24"/>
          <w:szCs w:val="24"/>
          <w:lang w:val="pt-BR"/>
        </w:rPr>
        <w:t>Likelihood</w:t>
      </w:r>
      <w:proofErr w:type="spellEnd"/>
      <w:r>
        <w:rPr>
          <w:b/>
          <w:bCs/>
          <w:sz w:val="24"/>
          <w:szCs w:val="24"/>
          <w:lang w:val="pt-BR"/>
        </w:rPr>
        <w:t>, as Visões (</w:t>
      </w:r>
      <w:proofErr w:type="spellStart"/>
      <w:r>
        <w:rPr>
          <w:b/>
          <w:bCs/>
          <w:sz w:val="24"/>
          <w:szCs w:val="24"/>
          <w:lang w:val="pt-BR"/>
        </w:rPr>
        <w:t>Views</w:t>
      </w:r>
      <w:proofErr w:type="spellEnd"/>
      <w:r>
        <w:rPr>
          <w:b/>
          <w:bCs/>
          <w:sz w:val="24"/>
          <w:szCs w:val="24"/>
          <w:lang w:val="pt-BR"/>
        </w:rPr>
        <w:t xml:space="preserve">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69E72045" w14:textId="77777777"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w:t>
      </w:r>
      <w:proofErr w:type="spellStart"/>
      <w:r>
        <w:rPr>
          <w:sz w:val="24"/>
          <w:szCs w:val="24"/>
          <w:lang w:val="pt-BR"/>
        </w:rPr>
        <w:t>Bayes</w:t>
      </w:r>
      <w:proofErr w:type="spellEnd"/>
      <w:r>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14:paraId="62CDDB52" w14:textId="77777777" w:rsidR="00CB3C08" w:rsidRPr="00CB3C08" w:rsidRDefault="00CB3C08" w:rsidP="00CB3C08">
      <w:pPr>
        <w:rPr>
          <w:b/>
          <w:bCs/>
          <w:sz w:val="24"/>
          <w:szCs w:val="24"/>
          <w:lang w:val="pt-BR"/>
        </w:rPr>
      </w:pPr>
    </w:p>
    <w:p w14:paraId="0E63B3FB" w14:textId="77777777"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1" w:name="_Toc231448163"/>
      <w:r>
        <w:rPr>
          <w:sz w:val="24"/>
          <w:szCs w:val="24"/>
          <w:lang w:val="pt-BR"/>
        </w:rPr>
        <w:t>Derivação Matemática Detalhada: A "Fórmula Mestra"</w:t>
      </w:r>
      <w:bookmarkEnd w:id="71"/>
      <w:r>
        <w:rPr>
          <w:sz w:val="24"/>
          <w:szCs w:val="24"/>
          <w:lang w:val="pt-BR"/>
        </w:rPr>
        <w:t xml:space="preserve"> </w:t>
      </w:r>
    </w:p>
    <w:p w14:paraId="21FC59D6" w14:textId="77777777" w:rsidR="00CB3C08" w:rsidRDefault="00CB3C08" w:rsidP="009C351D">
      <w:pPr>
        <w:spacing w:line="360" w:lineRule="auto"/>
        <w:jc w:val="both"/>
        <w:rPr>
          <w:sz w:val="24"/>
          <w:szCs w:val="24"/>
          <w:lang w:val="pt-BR"/>
        </w:rPr>
      </w:pPr>
    </w:p>
    <w:p w14:paraId="690F1C50" w14:textId="77777777" w:rsidR="008A2B9C" w:rsidRDefault="009C351D" w:rsidP="00A052D3">
      <w:pPr>
        <w:spacing w:line="360" w:lineRule="auto"/>
        <w:ind w:firstLine="851"/>
        <w:jc w:val="both"/>
        <w:rPr>
          <w:sz w:val="24"/>
          <w:szCs w:val="24"/>
          <w:lang w:val="pt-BR"/>
        </w:rPr>
      </w:pPr>
      <w:r>
        <w:rPr>
          <w:sz w:val="24"/>
          <w:szCs w:val="24"/>
          <w:lang w:val="pt-BR"/>
        </w:rPr>
        <w:lastRenderedPageBreak/>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w:t>
      </w:r>
      <w:proofErr w:type="spellStart"/>
      <w:r>
        <w:rPr>
          <w:sz w:val="24"/>
          <w:szCs w:val="24"/>
          <w:lang w:val="pt-BR"/>
        </w:rPr>
        <w:t>Litterman</w:t>
      </w:r>
      <w:proofErr w:type="spellEnd"/>
      <w:r>
        <w:rPr>
          <w:sz w:val="24"/>
          <w:szCs w:val="24"/>
          <w:lang w:val="pt-BR"/>
        </w:rPr>
        <w:t xml:space="preserve"> (E[R]), calculado pela equação canônica do modelo:</w:t>
      </w:r>
    </w:p>
    <w:p w14:paraId="03BE246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30870FC8"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4875445F" w14:textId="77777777" w:rsidR="008A2B9C" w:rsidRPr="008A2B9C" w:rsidRDefault="009C351D" w:rsidP="00A052D3">
      <w:pPr>
        <w:spacing w:line="360" w:lineRule="auto"/>
        <w:ind w:firstLine="851"/>
        <w:jc w:val="both"/>
        <w:rPr>
          <w:sz w:val="24"/>
          <w:szCs w:val="24"/>
          <w:lang w:val="pt-BR"/>
        </w:rPr>
      </w:pPr>
      <w:r>
        <w:rPr>
          <w:sz w:val="24"/>
          <w:szCs w:val="24"/>
          <w:lang w:val="pt-BR"/>
        </w:rPr>
        <w:t>O vetor resultante E[R] é então utilizado como input no otimizador de média-variância. A vantagem desta abordagem para o presente estudo é dupla: (i) permite testar se a inteligência computacional (LSTM) e econométrica (ARIMA) agrega valor estatístico ao portfólio (via vetor Q); e (</w:t>
      </w:r>
      <w:proofErr w:type="spellStart"/>
      <w:r>
        <w:rPr>
          <w:sz w:val="24"/>
          <w:szCs w:val="24"/>
          <w:lang w:val="pt-BR"/>
        </w:rPr>
        <w:t>ii</w:t>
      </w:r>
      <w:proofErr w:type="spellEnd"/>
      <w:r>
        <w:rPr>
          <w:sz w:val="24"/>
          <w:szCs w:val="24"/>
          <w:lang w:val="pt-BR"/>
        </w:rPr>
        <w:t>) utiliza a estrutura Bayesiana para "suavizar" os erros de previsão desses modelos, ancorando as decisões no equilíbrio de mercado quando as previsões são incertas. Dessa forma, espera-se que as carteiras geradas via Black-</w:t>
      </w:r>
      <w:proofErr w:type="spellStart"/>
      <w:r>
        <w:rPr>
          <w:sz w:val="24"/>
          <w:szCs w:val="24"/>
          <w:lang w:val="pt-BR"/>
        </w:rPr>
        <w:t>Litterman</w:t>
      </w:r>
      <w:proofErr w:type="spellEnd"/>
      <w:r>
        <w:rPr>
          <w:sz w:val="24"/>
          <w:szCs w:val="24"/>
          <w:lang w:val="pt-BR"/>
        </w:rPr>
        <w:t xml:space="preserve"> apresentem desempenho ajustado ao risco superior e menor turnover do que aquelas baseadas puramente em otimização histórica.</w:t>
      </w:r>
    </w:p>
    <w:p w14:paraId="55CCCCBF" w14:textId="77777777" w:rsidR="00D966C9" w:rsidRPr="00CB3C08" w:rsidRDefault="00D966C9" w:rsidP="00D966C9">
      <w:pPr>
        <w:rPr>
          <w:b/>
          <w:bCs/>
          <w:sz w:val="24"/>
          <w:szCs w:val="24"/>
          <w:lang w:val="pt-BR"/>
        </w:rPr>
      </w:pPr>
    </w:p>
    <w:p w14:paraId="2CD7AC3B" w14:textId="77777777" w:rsidR="00D966C9" w:rsidRPr="00D966C9" w:rsidRDefault="00D966C9" w:rsidP="00DD14C8">
      <w:pPr>
        <w:pStyle w:val="PargrafodaLista"/>
        <w:numPr>
          <w:ilvl w:val="2"/>
          <w:numId w:val="32"/>
        </w:numPr>
        <w:spacing w:line="360" w:lineRule="auto"/>
        <w:ind w:left="0" w:firstLine="0"/>
        <w:jc w:val="both"/>
        <w:outlineLvl w:val="2"/>
        <w:rPr>
          <w:sz w:val="24"/>
          <w:szCs w:val="24"/>
          <w:lang w:val="pt-BR"/>
        </w:rPr>
      </w:pPr>
      <w:bookmarkStart w:id="72" w:name="_Toc231448164"/>
      <w:r>
        <w:rPr>
          <w:sz w:val="24"/>
          <w:szCs w:val="24"/>
          <w:lang w:val="pt-BR"/>
        </w:rPr>
        <w:t>A Crítica à MPT: O Dilema da "Maximização de Erros" e as Soluções de Canto</w:t>
      </w:r>
      <w:bookmarkEnd w:id="72"/>
      <w:r>
        <w:rPr>
          <w:sz w:val="24"/>
          <w:szCs w:val="24"/>
          <w:lang w:val="pt-BR"/>
        </w:rPr>
        <w:t xml:space="preserve"> </w:t>
      </w:r>
    </w:p>
    <w:p w14:paraId="68F71C09" w14:textId="77777777" w:rsidR="00D966C9" w:rsidRDefault="00D966C9" w:rsidP="00D966C9">
      <w:pPr>
        <w:spacing w:line="360" w:lineRule="auto"/>
        <w:jc w:val="both"/>
        <w:rPr>
          <w:sz w:val="24"/>
          <w:szCs w:val="24"/>
          <w:lang w:val="pt-BR"/>
        </w:rPr>
      </w:pPr>
    </w:p>
    <w:p w14:paraId="6AFB85D8" w14:textId="77777777" w:rsidR="00D11735" w:rsidRPr="00684B6C" w:rsidRDefault="00684B6C" w:rsidP="00D11735">
      <w:pPr>
        <w:spacing w:line="360" w:lineRule="auto"/>
        <w:ind w:firstLine="851"/>
        <w:jc w:val="both"/>
        <w:rPr>
          <w:sz w:val="24"/>
          <w:szCs w:val="24"/>
          <w:lang w:val="pt-BR"/>
        </w:rPr>
      </w:pPr>
      <w:r>
        <w:rPr>
          <w:sz w:val="24"/>
          <w:szCs w:val="24"/>
          <w:lang w:val="pt-BR"/>
        </w:rPr>
        <w:t xml:space="preserve">A inovação de Black e </w:t>
      </w:r>
      <w:proofErr w:type="spellStart"/>
      <w:r>
        <w:rPr>
          <w:sz w:val="24"/>
          <w:szCs w:val="24"/>
          <w:lang w:val="pt-BR"/>
        </w:rPr>
        <w:t>Litterman</w:t>
      </w:r>
      <w:proofErr w:type="spellEnd"/>
      <w:r>
        <w:rPr>
          <w:sz w:val="24"/>
          <w:szCs w:val="24"/>
          <w:lang w:val="pt-BR"/>
        </w:rPr>
        <w:t xml:space="preserve"> foi uma resposta direta e técnica às falhas patológicas da otimização de Markowitz quando alimentada com estimativas ruidosas. A literatura acadêmica da época, com destaque para os trabalhos de Richard </w:t>
      </w:r>
      <w:proofErr w:type="spellStart"/>
      <w:r>
        <w:rPr>
          <w:sz w:val="24"/>
          <w:szCs w:val="24"/>
          <w:lang w:val="pt-BR"/>
        </w:rPr>
        <w:t>Michaud</w:t>
      </w:r>
      <w:proofErr w:type="spellEnd"/>
      <w:r>
        <w:rPr>
          <w:sz w:val="24"/>
          <w:szCs w:val="24"/>
          <w:lang w:val="pt-BR"/>
        </w:rPr>
        <w:t xml:space="preserve"> (1989), já havia diagnosticado que a MVO atua, na prática, como um "maximizador de erros" (</w:t>
      </w:r>
      <w:proofErr w:type="spellStart"/>
      <w:r>
        <w:rPr>
          <w:i/>
          <w:iCs/>
          <w:sz w:val="24"/>
          <w:szCs w:val="24"/>
          <w:lang w:val="pt-BR"/>
        </w:rPr>
        <w:t>error</w:t>
      </w:r>
      <w:proofErr w:type="spellEnd"/>
      <w:r>
        <w:rPr>
          <w:i/>
          <w:iCs/>
          <w:sz w:val="24"/>
          <w:szCs w:val="24"/>
          <w:lang w:val="pt-BR"/>
        </w:rPr>
        <w:t xml:space="preserve"> </w:t>
      </w:r>
      <w:proofErr w:type="spellStart"/>
      <w:r>
        <w:rPr>
          <w:i/>
          <w:iCs/>
          <w:sz w:val="24"/>
          <w:szCs w:val="24"/>
          <w:lang w:val="pt-BR"/>
        </w:rPr>
        <w:t>maximizer</w:t>
      </w:r>
      <w:proofErr w:type="spellEnd"/>
      <w:r>
        <w:rPr>
          <w:sz w:val="24"/>
          <w:szCs w:val="24"/>
          <w:lang w:val="pt-BR"/>
        </w:rPr>
        <w:t xml:space="preserve">). </w:t>
      </w:r>
      <w:r>
        <w:rPr>
          <w:sz w:val="24"/>
          <w:szCs w:val="24"/>
        </w:rPr>
        <w:t xml:space="preserve">O algoritmo de otimização, ao buscar matematicamente a fronteira eficiente, tende a </w:t>
      </w:r>
      <w:proofErr w:type="spellStart"/>
      <w:r>
        <w:rPr>
          <w:sz w:val="24"/>
          <w:szCs w:val="24"/>
        </w:rPr>
        <w:t>sobrealocar</w:t>
      </w:r>
      <w:proofErr w:type="spellEnd"/>
      <w:r>
        <w:rPr>
          <w:sz w:val="24"/>
          <w:szCs w:val="24"/>
        </w:rPr>
        <w:t xml:space="preserve"> capital em ativos com retornos esperados marginalmente superiores e subestimar aqueles com retornos inferiores, ignorando que essas diferenças podem ser meramente fruto de erros de estimação ou ruído estatístico.</w:t>
      </w:r>
    </w:p>
    <w:p w14:paraId="4E4AA3FB" w14:textId="77777777" w:rsidR="00454A35" w:rsidRPr="00454A35" w:rsidRDefault="00454A35" w:rsidP="00454A35">
      <w:pPr>
        <w:spacing w:line="360" w:lineRule="auto"/>
        <w:ind w:firstLine="851"/>
        <w:jc w:val="both"/>
        <w:rPr>
          <w:sz w:val="24"/>
          <w:szCs w:val="24"/>
          <w:lang w:val="pt-BR"/>
        </w:rPr>
      </w:pPr>
      <w:r>
        <w:rPr>
          <w:sz w:val="24"/>
          <w:szCs w:val="24"/>
          <w:lang w:val="pt-BR"/>
        </w:rPr>
        <w:t xml:space="preserve">Black e </w:t>
      </w:r>
      <w:proofErr w:type="spellStart"/>
      <w:r>
        <w:rPr>
          <w:sz w:val="24"/>
          <w:szCs w:val="24"/>
          <w:lang w:val="pt-BR"/>
        </w:rPr>
        <w:t>Litterman</w:t>
      </w:r>
      <w:proofErr w:type="spellEnd"/>
      <w:r>
        <w:rPr>
          <w:sz w:val="24"/>
          <w:szCs w:val="24"/>
          <w:lang w:val="pt-BR"/>
        </w:rPr>
        <w:t xml:space="preserve">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w:t>
      </w:r>
      <w:proofErr w:type="spellStart"/>
      <w:r>
        <w:rPr>
          <w:sz w:val="24"/>
          <w:szCs w:val="24"/>
          <w:lang w:val="pt-BR"/>
        </w:rPr>
        <w:t>duzia</w:t>
      </w:r>
      <w:proofErr w:type="spellEnd"/>
      <w:r>
        <w:rPr>
          <w:sz w:val="24"/>
          <w:szCs w:val="24"/>
          <w:lang w:val="pt-BR"/>
        </w:rPr>
        <w:t xml:space="preserve"> vieses que resultavam em </w:t>
      </w:r>
      <w:r>
        <w:rPr>
          <w:sz w:val="24"/>
          <w:szCs w:val="24"/>
          <w:lang w:val="pt-BR"/>
        </w:rPr>
        <w:lastRenderedPageBreak/>
        <w:t xml:space="preserve">portfólios extremos, instáveis e pouco diversificados, conhecidos como "soluções de canto" (corner </w:t>
      </w:r>
      <w:proofErr w:type="spellStart"/>
      <w:r>
        <w:rPr>
          <w:sz w:val="24"/>
          <w:szCs w:val="24"/>
          <w:lang w:val="pt-BR"/>
        </w:rPr>
        <w:t>solutions</w:t>
      </w:r>
      <w:proofErr w:type="spellEnd"/>
      <w:r>
        <w:rPr>
          <w:sz w:val="24"/>
          <w:szCs w:val="24"/>
          <w:lang w:val="pt-BR"/>
        </w:rPr>
        <w:t>).</w:t>
      </w:r>
    </w:p>
    <w:p w14:paraId="2081BF69" w14:textId="77777777" w:rsidR="00684B6C" w:rsidRDefault="00BE1ACD" w:rsidP="00BE1AC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w:t>
      </w:r>
      <w:proofErr w:type="spellStart"/>
      <w:r>
        <w:rPr>
          <w:sz w:val="24"/>
          <w:szCs w:val="24"/>
        </w:rPr>
        <w:t>from</w:t>
      </w:r>
      <w:proofErr w:type="spellEnd"/>
      <w:r>
        <w:rPr>
          <w:sz w:val="24"/>
          <w:szCs w:val="24"/>
        </w:rPr>
        <w:t xml:space="preserve"> </w:t>
      </w:r>
      <w:proofErr w:type="spellStart"/>
      <w:r>
        <w:rPr>
          <w:sz w:val="24"/>
          <w:szCs w:val="24"/>
        </w:rPr>
        <w:t>scratch</w:t>
      </w:r>
      <w:proofErr w:type="spellEnd"/>
      <w:r>
        <w:rPr>
          <w:sz w:val="24"/>
          <w:szCs w:val="24"/>
        </w:rPr>
        <w:t>),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14:paraId="2C98CFD9" w14:textId="77777777" w:rsidR="00E278ED" w:rsidRPr="00CB3C08" w:rsidRDefault="00E278ED" w:rsidP="00E278ED">
      <w:pPr>
        <w:rPr>
          <w:b/>
          <w:bCs/>
          <w:sz w:val="24"/>
          <w:szCs w:val="24"/>
          <w:lang w:val="pt-BR"/>
        </w:rPr>
      </w:pPr>
    </w:p>
    <w:p w14:paraId="7D6A9437" w14:textId="77777777" w:rsidR="00E278ED" w:rsidRPr="003D36D9" w:rsidRDefault="003D36D9" w:rsidP="00405771">
      <w:pPr>
        <w:pStyle w:val="PargrafodaLista"/>
        <w:numPr>
          <w:ilvl w:val="1"/>
          <w:numId w:val="32"/>
        </w:numPr>
        <w:spacing w:line="360" w:lineRule="auto"/>
        <w:ind w:left="0" w:firstLine="0"/>
        <w:jc w:val="both"/>
        <w:outlineLvl w:val="1"/>
        <w:rPr>
          <w:b/>
          <w:bCs/>
          <w:sz w:val="24"/>
          <w:szCs w:val="24"/>
          <w:lang w:val="pt-BR"/>
        </w:rPr>
      </w:pPr>
      <w:bookmarkStart w:id="73" w:name="_Toc231448165"/>
      <w:r>
        <w:rPr>
          <w:b/>
          <w:bCs/>
          <w:sz w:val="24"/>
          <w:szCs w:val="24"/>
          <w:lang w:val="pt-BR"/>
        </w:rPr>
        <w:t>Fundamentos Matemáticos: A Arquitetura Bayesiana</w:t>
      </w:r>
      <w:bookmarkEnd w:id="73"/>
    </w:p>
    <w:p w14:paraId="7CC500C1" w14:textId="77777777" w:rsidR="00684B6C" w:rsidRPr="00684B6C" w:rsidRDefault="00684B6C" w:rsidP="00684B6C">
      <w:pPr>
        <w:spacing w:line="360" w:lineRule="auto"/>
        <w:jc w:val="both"/>
        <w:rPr>
          <w:b/>
          <w:bCs/>
          <w:sz w:val="24"/>
          <w:szCs w:val="24"/>
          <w:lang w:val="pt-BR"/>
        </w:rPr>
      </w:pPr>
    </w:p>
    <w:p w14:paraId="2CBAF934" w14:textId="77777777" w:rsidR="00684B6C" w:rsidRPr="00684B6C" w:rsidRDefault="00684B6C" w:rsidP="00A62C33">
      <w:pPr>
        <w:spacing w:line="360" w:lineRule="auto"/>
        <w:ind w:firstLine="851"/>
        <w:jc w:val="both"/>
        <w:rPr>
          <w:sz w:val="24"/>
          <w:szCs w:val="24"/>
          <w:lang w:val="pt-BR"/>
        </w:rPr>
      </w:pPr>
      <w:r>
        <w:rPr>
          <w:sz w:val="24"/>
          <w:szCs w:val="24"/>
          <w:lang w:val="pt-BR"/>
        </w:rPr>
        <w:t>O rigor matemático e a elegância prática do Modelo Black-</w:t>
      </w:r>
      <w:proofErr w:type="spellStart"/>
      <w:r>
        <w:rPr>
          <w:sz w:val="24"/>
          <w:szCs w:val="24"/>
          <w:lang w:val="pt-BR"/>
        </w:rPr>
        <w:t>Litterman</w:t>
      </w:r>
      <w:proofErr w:type="spellEnd"/>
      <w:r>
        <w:rPr>
          <w:sz w:val="24"/>
          <w:szCs w:val="24"/>
          <w:lang w:val="pt-BR"/>
        </w:rPr>
        <w:t xml:space="preserve"> residem na sua formulação como um problema de </w:t>
      </w:r>
      <w:r>
        <w:rPr>
          <w:b/>
          <w:bCs/>
          <w:sz w:val="24"/>
          <w:szCs w:val="24"/>
          <w:lang w:val="pt-BR"/>
        </w:rPr>
        <w:t>inferência Bayesiana</w:t>
      </w:r>
      <w:r>
        <w:rPr>
          <w:sz w:val="24"/>
          <w:szCs w:val="24"/>
          <w:lang w:val="pt-BR"/>
        </w:rPr>
        <w:t xml:space="preserve">. Ao contrário da estatística </w:t>
      </w:r>
      <w:proofErr w:type="spellStart"/>
      <w:r>
        <w:rPr>
          <w:sz w:val="24"/>
          <w:szCs w:val="24"/>
          <w:lang w:val="pt-BR"/>
        </w:rPr>
        <w:t>frequentista</w:t>
      </w:r>
      <w:proofErr w:type="spellEnd"/>
      <w:r>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14:paraId="1BF71AEE"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71D0EA89"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14:paraId="76C26DF2"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xml:space="preserve">, é a premissa de neutralidade. Na ausência de qualquer informação específica ou visão profética por parte do gestor, qual é a melhor estimativa racional para os retornos futuros? A resposta de Black e </w:t>
      </w:r>
      <w:proofErr w:type="spellStart"/>
      <w:r>
        <w:rPr>
          <w:sz w:val="24"/>
          <w:szCs w:val="24"/>
          <w:lang w:val="pt-BR"/>
        </w:rPr>
        <w:t>Litterman</w:t>
      </w:r>
      <w:proofErr w:type="spellEnd"/>
      <w:r>
        <w:rPr>
          <w:sz w:val="24"/>
          <w:szCs w:val="24"/>
          <w:lang w:val="pt-BR"/>
        </w:rPr>
        <w:t xml:space="preserve"> baseia-se na Hipótese de Mercados Eficientes e no CAPM (</w:t>
      </w:r>
      <w:r>
        <w:rPr>
          <w:i/>
          <w:iCs/>
          <w:sz w:val="24"/>
          <w:szCs w:val="24"/>
          <w:lang w:val="pt-BR"/>
        </w:rPr>
        <w:t xml:space="preserve">Capital </w:t>
      </w:r>
      <w:proofErr w:type="spellStart"/>
      <w:r>
        <w:rPr>
          <w:i/>
          <w:iCs/>
          <w:sz w:val="24"/>
          <w:szCs w:val="24"/>
          <w:lang w:val="pt-BR"/>
        </w:rPr>
        <w:t>Asset</w:t>
      </w:r>
      <w:proofErr w:type="spellEnd"/>
      <w:r>
        <w:rPr>
          <w:i/>
          <w:iCs/>
          <w:sz w:val="24"/>
          <w:szCs w:val="24"/>
          <w:lang w:val="pt-BR"/>
        </w:rPr>
        <w:t xml:space="preserve"> </w:t>
      </w:r>
      <w:proofErr w:type="spellStart"/>
      <w:r>
        <w:rPr>
          <w:i/>
          <w:iCs/>
          <w:sz w:val="24"/>
          <w:szCs w:val="24"/>
          <w:lang w:val="pt-BR"/>
        </w:rPr>
        <w:t>Pricing</w:t>
      </w:r>
      <w:proofErr w:type="spellEnd"/>
      <w:r>
        <w:rPr>
          <w:i/>
          <w:iCs/>
          <w:sz w:val="24"/>
          <w:szCs w:val="24"/>
          <w:lang w:val="pt-BR"/>
        </w:rPr>
        <w:t xml:space="preserve"> Model</w:t>
      </w:r>
      <w:r>
        <w:rPr>
          <w:sz w:val="24"/>
          <w:szCs w:val="24"/>
          <w:lang w:val="pt-BR"/>
        </w:rPr>
        <w:t>).</w:t>
      </w:r>
    </w:p>
    <w:p w14:paraId="1C00D793" w14:textId="77777777"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xml:space="preserve">, serve como a âncora gravitacional do modelo. Ele garante que, se o gestor não tiver visões ("eu não sei nada"), o modelo recomendará manter o portfólio de mercado passivo, evitando as alocações </w:t>
      </w:r>
      <w:r>
        <w:rPr>
          <w:sz w:val="24"/>
          <w:szCs w:val="24"/>
          <w:lang w:val="pt-BR"/>
        </w:rPr>
        <w:lastRenderedPageBreak/>
        <w:t>extremas da MPT.</w:t>
      </w:r>
      <w:r>
        <w:rPr>
          <w:sz w:val="24"/>
          <w:szCs w:val="24"/>
          <w:vertAlign w:val="superscript"/>
          <w:lang w:val="pt-BR"/>
        </w:rPr>
        <w:t>13</w:t>
      </w:r>
    </w:p>
    <w:p w14:paraId="675AE337" w14:textId="77777777" w:rsidR="00A62C33" w:rsidRPr="00684B6C" w:rsidRDefault="00A62C33" w:rsidP="00A62C33">
      <w:pPr>
        <w:spacing w:line="360" w:lineRule="auto"/>
        <w:ind w:firstLine="851"/>
        <w:jc w:val="both"/>
        <w:rPr>
          <w:sz w:val="24"/>
          <w:szCs w:val="24"/>
          <w:lang w:val="pt-BR"/>
        </w:rPr>
      </w:pPr>
    </w:p>
    <w:p w14:paraId="24CB9364" w14:textId="77777777" w:rsidR="00684B6C" w:rsidRPr="00254006" w:rsidRDefault="00684B6C" w:rsidP="003F1C11">
      <w:pPr>
        <w:pStyle w:val="PargrafodaLista"/>
        <w:numPr>
          <w:ilvl w:val="0"/>
          <w:numId w:val="34"/>
        </w:numPr>
        <w:spacing w:line="360" w:lineRule="auto"/>
        <w:jc w:val="both"/>
        <w:rPr>
          <w:b/>
          <w:bCs/>
          <w:sz w:val="24"/>
          <w:szCs w:val="24"/>
          <w:lang w:val="pt-BR"/>
        </w:rPr>
      </w:pPr>
      <w:proofErr w:type="spellStart"/>
      <w:r>
        <w:rPr>
          <w:b/>
          <w:bCs/>
          <w:sz w:val="24"/>
          <w:szCs w:val="24"/>
          <w:lang w:val="pt-BR"/>
        </w:rPr>
        <w:t>Likelihood</w:t>
      </w:r>
      <w:proofErr w:type="spellEnd"/>
      <w:r>
        <w:rPr>
          <w:b/>
          <w:bCs/>
          <w:sz w:val="24"/>
          <w:szCs w:val="24"/>
          <w:lang w:val="pt-BR"/>
        </w:rPr>
        <w:t>: As Visões do Investidor (</w:t>
      </w:r>
      <w:proofErr w:type="spellStart"/>
      <w:r>
        <w:rPr>
          <w:b/>
          <w:bCs/>
          <w:i/>
          <w:iCs/>
          <w:sz w:val="24"/>
          <w:szCs w:val="24"/>
          <w:lang w:val="pt-BR"/>
        </w:rPr>
        <w:t>Views</w:t>
      </w:r>
      <w:proofErr w:type="spellEnd"/>
      <w:r>
        <w:rPr>
          <w:b/>
          <w:bCs/>
          <w:sz w:val="24"/>
          <w:szCs w:val="24"/>
          <w:lang w:val="pt-BR"/>
        </w:rPr>
        <w:t>)</w:t>
      </w:r>
    </w:p>
    <w:p w14:paraId="30E23813" w14:textId="77777777" w:rsidR="00C61AEC" w:rsidRDefault="00C61AEC" w:rsidP="00C61AEC">
      <w:pPr>
        <w:spacing w:line="360" w:lineRule="auto"/>
        <w:ind w:firstLine="851"/>
        <w:jc w:val="both"/>
        <w:rPr>
          <w:sz w:val="24"/>
          <w:szCs w:val="24"/>
          <w:lang w:val="pt-BR"/>
        </w:rPr>
      </w:pPr>
    </w:p>
    <w:p w14:paraId="718DF516" w14:textId="77777777"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14:paraId="6E003211" w14:textId="77777777" w:rsidR="00A62C33" w:rsidRPr="00684B6C" w:rsidRDefault="00A62C33" w:rsidP="00684B6C">
      <w:pPr>
        <w:spacing w:line="360" w:lineRule="auto"/>
        <w:jc w:val="both"/>
        <w:rPr>
          <w:sz w:val="24"/>
          <w:szCs w:val="24"/>
          <w:lang w:val="pt-BR"/>
        </w:rPr>
      </w:pPr>
    </w:p>
    <w:p w14:paraId="188DB7BB" w14:textId="77777777"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14:paraId="0FCE36A9"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w:t>
      </w:r>
      <w:proofErr w:type="spellStart"/>
      <w:r>
        <w:rPr>
          <w:sz w:val="24"/>
          <w:szCs w:val="24"/>
          <w:lang w:val="pt-BR"/>
        </w:rPr>
        <w:t>Bayes</w:t>
      </w:r>
      <w:proofErr w:type="spellEnd"/>
      <w:r>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7513ADEF"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0F04A10A"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3FA2AFCF"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w:t>
      </w:r>
      <w:proofErr w:type="spellStart"/>
      <w:r>
        <w:rPr>
          <w:sz w:val="24"/>
          <w:szCs w:val="24"/>
          <w:lang w:val="pt-BR"/>
        </w:rPr>
        <w:t>shrinkage</w:t>
      </w:r>
      <w:proofErr w:type="spellEnd"/>
      <w:r>
        <w:rPr>
          <w:sz w:val="24"/>
          <w:szCs w:val="24"/>
          <w:lang w:val="pt-BR"/>
        </w:rPr>
        <w:t xml:space="preserve"> </w:t>
      </w:r>
      <w:proofErr w:type="spellStart"/>
      <w:r>
        <w:rPr>
          <w:sz w:val="24"/>
          <w:szCs w:val="24"/>
          <w:lang w:val="pt-BR"/>
        </w:rPr>
        <w:t>estimator</w:t>
      </w:r>
      <w:proofErr w:type="spellEnd"/>
      <w:r>
        <w:rPr>
          <w:sz w:val="24"/>
          <w:szCs w:val="24"/>
          <w:lang w:val="pt-BR"/>
        </w:rPr>
        <w:t>), mitigando a "maximização de erros" ao ancorar as estimativas em valores economicamente plausíveis.19</w:t>
      </w:r>
    </w:p>
    <w:p w14:paraId="5F3F745C" w14:textId="77777777" w:rsidR="002649F8" w:rsidRPr="00CB3C08" w:rsidRDefault="002649F8" w:rsidP="002649F8">
      <w:pPr>
        <w:rPr>
          <w:b/>
          <w:bCs/>
          <w:sz w:val="24"/>
          <w:szCs w:val="24"/>
          <w:lang w:val="pt-BR"/>
        </w:rPr>
      </w:pPr>
    </w:p>
    <w:p w14:paraId="205FD74C" w14:textId="77777777" w:rsidR="002649F8" w:rsidRPr="00405771" w:rsidRDefault="002649F8" w:rsidP="003F1C11">
      <w:pPr>
        <w:pStyle w:val="PargrafodaLista"/>
        <w:numPr>
          <w:ilvl w:val="2"/>
          <w:numId w:val="32"/>
        </w:numPr>
        <w:spacing w:line="360" w:lineRule="auto"/>
        <w:jc w:val="both"/>
        <w:outlineLvl w:val="2"/>
        <w:rPr>
          <w:bCs/>
          <w:sz w:val="24"/>
          <w:szCs w:val="24"/>
          <w:lang w:val="pt-BR"/>
        </w:rPr>
      </w:pPr>
      <w:bookmarkStart w:id="74" w:name="_Toc231448166"/>
      <w:r>
        <w:rPr>
          <w:bCs/>
          <w:sz w:val="24"/>
          <w:szCs w:val="24"/>
          <w:lang w:val="pt-BR"/>
        </w:rPr>
        <w:t>Derivação Matemática Detalhada: A "Fórmula Mestra"</w:t>
      </w:r>
      <w:bookmarkEnd w:id="74"/>
    </w:p>
    <w:p w14:paraId="17D34B57" w14:textId="77777777" w:rsidR="002649F8" w:rsidRPr="00684B6C" w:rsidRDefault="002649F8" w:rsidP="002649F8">
      <w:pPr>
        <w:spacing w:line="360" w:lineRule="auto"/>
        <w:jc w:val="both"/>
        <w:rPr>
          <w:b/>
          <w:bCs/>
          <w:sz w:val="24"/>
          <w:szCs w:val="24"/>
          <w:lang w:val="pt-BR"/>
        </w:rPr>
      </w:pPr>
    </w:p>
    <w:p w14:paraId="1FFDFC15" w14:textId="77777777" w:rsidR="00684B6C" w:rsidRDefault="00684B6C" w:rsidP="000833E8">
      <w:pPr>
        <w:spacing w:line="360" w:lineRule="auto"/>
        <w:ind w:firstLine="851"/>
        <w:jc w:val="both"/>
        <w:rPr>
          <w:sz w:val="24"/>
          <w:szCs w:val="24"/>
          <w:lang w:val="pt-BR"/>
        </w:rPr>
      </w:pPr>
      <w:r>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14:paraId="6DBC834C" w14:textId="77777777" w:rsidR="000833E8" w:rsidRPr="00684B6C" w:rsidRDefault="000833E8" w:rsidP="000833E8">
      <w:pPr>
        <w:spacing w:line="360" w:lineRule="auto"/>
        <w:ind w:firstLine="851"/>
        <w:jc w:val="both"/>
        <w:rPr>
          <w:sz w:val="24"/>
          <w:szCs w:val="24"/>
          <w:lang w:val="pt-BR"/>
        </w:rPr>
      </w:pPr>
    </w:p>
    <w:p w14:paraId="7405FA5C" w14:textId="77777777" w:rsidR="00893C59" w:rsidRPr="00CB3C08" w:rsidRDefault="00893C59" w:rsidP="00893C59">
      <w:pPr>
        <w:rPr>
          <w:b/>
          <w:bCs/>
          <w:sz w:val="24"/>
          <w:szCs w:val="24"/>
          <w:lang w:val="pt-BR"/>
        </w:rPr>
      </w:pPr>
    </w:p>
    <w:p w14:paraId="24629016"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5" w:name="_Toc231448167"/>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75"/>
    </w:p>
    <w:p w14:paraId="743E6EC9" w14:textId="77777777" w:rsidR="00893C59" w:rsidRPr="00684B6C" w:rsidRDefault="00893C59" w:rsidP="00893C59">
      <w:pPr>
        <w:spacing w:line="360" w:lineRule="auto"/>
        <w:jc w:val="both"/>
        <w:rPr>
          <w:b/>
          <w:bCs/>
          <w:sz w:val="24"/>
          <w:szCs w:val="24"/>
          <w:lang w:val="pt-BR"/>
        </w:rPr>
      </w:pPr>
    </w:p>
    <w:p w14:paraId="1A2D0A36" w14:textId="77777777" w:rsidR="00684B6C" w:rsidRDefault="00684B6C" w:rsidP="000833E8">
      <w:pPr>
        <w:spacing w:line="360" w:lineRule="auto"/>
        <w:ind w:firstLine="851"/>
        <w:jc w:val="both"/>
        <w:rPr>
          <w:sz w:val="24"/>
          <w:szCs w:val="24"/>
          <w:lang w:val="pt-BR"/>
        </w:rPr>
      </w:pPr>
      <w:r>
        <w:rPr>
          <w:sz w:val="24"/>
          <w:szCs w:val="24"/>
          <w:lang w:val="pt-BR"/>
        </w:rPr>
        <w:t xml:space="preserve">O cálculo do Prior baseia-se na inversão da equação de otimização de </w:t>
      </w:r>
      <w:r>
        <w:rPr>
          <w:sz w:val="24"/>
          <w:szCs w:val="24"/>
          <w:lang w:val="pt-BR"/>
        </w:rPr>
        <w:lastRenderedPageBreak/>
        <w:t>Markowitz. O problema de maximização da utilidade quadrática do investidor representativo é dado por:</w:t>
      </w:r>
    </w:p>
    <w:p w14:paraId="4CED7064" w14:textId="77777777" w:rsidR="000833E8" w:rsidRDefault="000833E8" w:rsidP="00684B6C">
      <w:pPr>
        <w:spacing w:line="360" w:lineRule="auto"/>
        <w:jc w:val="both"/>
        <w:rPr>
          <w:sz w:val="24"/>
          <w:szCs w:val="24"/>
          <w:lang w:val="pt-BR"/>
        </w:rPr>
      </w:pPr>
    </w:p>
    <w:p w14:paraId="4BFD7DB3"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56CC1FE8" w14:textId="77777777" w:rsidR="00684B6C" w:rsidRPr="00684B6C" w:rsidRDefault="00684B6C" w:rsidP="00684B6C">
      <w:pPr>
        <w:spacing w:line="360" w:lineRule="auto"/>
        <w:jc w:val="both"/>
        <w:rPr>
          <w:sz w:val="24"/>
          <w:szCs w:val="24"/>
          <w:lang w:val="pt-BR"/>
        </w:rPr>
      </w:pPr>
      <w:r>
        <w:rPr>
          <w:sz w:val="24"/>
          <w:szCs w:val="24"/>
          <w:lang w:val="pt-BR"/>
        </w:rPr>
        <w:t>Onde:</w:t>
      </w:r>
    </w:p>
    <w:p w14:paraId="6FF0E5FD" w14:textId="77777777"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07B40B88"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212B142F"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0CB21642" w14:textId="77777777"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270CAAE2"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2C046FD4"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4142D5AF"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14:paraId="3C0C60DC"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41EC99EF"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2CDA40A4" w14:textId="77777777" w:rsidR="00893C59" w:rsidRPr="00CB3C08" w:rsidRDefault="00893C59" w:rsidP="00893C59">
      <w:pPr>
        <w:rPr>
          <w:b/>
          <w:bCs/>
          <w:sz w:val="24"/>
          <w:szCs w:val="24"/>
          <w:lang w:val="pt-BR"/>
        </w:rPr>
      </w:pPr>
    </w:p>
    <w:p w14:paraId="4BEE8CBF" w14:textId="77777777" w:rsidR="00893C59" w:rsidRPr="00893C59" w:rsidRDefault="00893C59" w:rsidP="003F1C11">
      <w:pPr>
        <w:pStyle w:val="PargrafodaLista"/>
        <w:numPr>
          <w:ilvl w:val="2"/>
          <w:numId w:val="32"/>
        </w:numPr>
        <w:spacing w:line="360" w:lineRule="auto"/>
        <w:jc w:val="both"/>
        <w:outlineLvl w:val="2"/>
        <w:rPr>
          <w:sz w:val="24"/>
          <w:szCs w:val="24"/>
          <w:lang w:val="pt-BR"/>
        </w:rPr>
      </w:pPr>
      <w:bookmarkStart w:id="76" w:name="_Toc231448168"/>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6"/>
    </w:p>
    <w:p w14:paraId="199A6BEF" w14:textId="77777777" w:rsidR="00893C59" w:rsidRPr="00684B6C" w:rsidRDefault="00893C59" w:rsidP="00893C59">
      <w:pPr>
        <w:spacing w:line="360" w:lineRule="auto"/>
        <w:jc w:val="both"/>
        <w:rPr>
          <w:b/>
          <w:bCs/>
          <w:sz w:val="24"/>
          <w:szCs w:val="24"/>
          <w:lang w:val="pt-BR"/>
        </w:rPr>
      </w:pPr>
    </w:p>
    <w:p w14:paraId="542B5C8E"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1E8A9E49"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46E7232C" w14:textId="77777777" w:rsidR="00E4048D" w:rsidRDefault="00E4048D" w:rsidP="00684B6C">
      <w:pPr>
        <w:spacing w:line="360" w:lineRule="auto"/>
        <w:jc w:val="both"/>
        <w:rPr>
          <w:sz w:val="24"/>
          <w:szCs w:val="24"/>
          <w:lang w:val="pt-BR"/>
        </w:rPr>
      </w:pPr>
    </w:p>
    <w:p w14:paraId="2C3D21DB"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 ~ N(0,Ω)</m:t>
        </m:r>
      </m:oMath>
      <w:r>
        <w:rPr>
          <w:sz w:val="24"/>
          <w:szCs w:val="24"/>
          <w:lang w:val="pt-BR"/>
        </w:rPr>
        <w:t xml:space="preserve"> .</w:t>
      </w:r>
    </w:p>
    <w:p w14:paraId="4048A45A" w14:textId="77777777" w:rsidR="00E4048D" w:rsidRPr="00684B6C" w:rsidRDefault="00E4048D" w:rsidP="00E4048D">
      <w:pPr>
        <w:spacing w:line="360" w:lineRule="auto"/>
        <w:ind w:firstLine="851"/>
        <w:jc w:val="both"/>
        <w:rPr>
          <w:sz w:val="24"/>
          <w:szCs w:val="24"/>
          <w:lang w:val="pt-BR"/>
        </w:rPr>
      </w:pPr>
    </w:p>
    <w:p w14:paraId="3DD5E9B6"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5273BCDD" w14:textId="77777777" w:rsidR="00084813" w:rsidRDefault="00084813" w:rsidP="00084813">
      <w:pPr>
        <w:spacing w:line="360" w:lineRule="auto"/>
        <w:ind w:firstLine="851"/>
        <w:jc w:val="both"/>
        <w:rPr>
          <w:sz w:val="24"/>
          <w:szCs w:val="24"/>
          <w:lang w:val="pt-BR"/>
        </w:rPr>
      </w:pPr>
    </w:p>
    <w:p w14:paraId="3D214AA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4139660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lastRenderedPageBreak/>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520CA67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proofErr w:type="spellStart"/>
      <w:r>
        <w:rPr>
          <w:i/>
          <w:iCs/>
          <w:sz w:val="24"/>
          <w:szCs w:val="24"/>
          <w:lang w:val="pt-BR"/>
        </w:rPr>
        <w:t>value-weighted</w:t>
      </w:r>
      <w:proofErr w:type="spellEnd"/>
      <w:r>
        <w:rPr>
          <w:sz w:val="24"/>
          <w:szCs w:val="24"/>
          <w:lang w:val="pt-BR"/>
        </w:rPr>
        <w:t>), o que reduz o ruído em visões sobre setores inteiros.</w:t>
      </w:r>
      <w:r>
        <w:rPr>
          <w:sz w:val="24"/>
          <w:szCs w:val="24"/>
          <w:vertAlign w:val="superscript"/>
          <w:lang w:val="pt-BR"/>
        </w:rPr>
        <w:t>15</w:t>
      </w:r>
    </w:p>
    <w:p w14:paraId="4A5BD1DE" w14:textId="77777777" w:rsidR="0042337E" w:rsidRDefault="0042337E" w:rsidP="00684B6C">
      <w:pPr>
        <w:spacing w:line="360" w:lineRule="auto"/>
        <w:jc w:val="both"/>
        <w:rPr>
          <w:b/>
          <w:bCs/>
          <w:sz w:val="24"/>
          <w:szCs w:val="24"/>
          <w:lang w:val="pt-BR"/>
        </w:rPr>
      </w:pPr>
    </w:p>
    <w:p w14:paraId="3F8EFDED"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6BB0437D" w14:textId="77777777" w:rsidR="0042337E" w:rsidRDefault="0042337E" w:rsidP="00684B6C">
      <w:pPr>
        <w:spacing w:line="360" w:lineRule="auto"/>
        <w:jc w:val="both"/>
        <w:rPr>
          <w:sz w:val="24"/>
          <w:szCs w:val="24"/>
          <w:lang w:val="pt-BR"/>
        </w:rPr>
      </w:pPr>
    </w:p>
    <w:p w14:paraId="6419FCCE"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14:paraId="54046857" w14:textId="77777777" w:rsidR="00084813" w:rsidRDefault="00084813" w:rsidP="00684B6C">
      <w:pPr>
        <w:spacing w:line="360" w:lineRule="auto"/>
        <w:jc w:val="both"/>
        <w:rPr>
          <w:b/>
          <w:bCs/>
          <w:sz w:val="24"/>
          <w:szCs w:val="24"/>
          <w:lang w:val="pt-BR"/>
        </w:rPr>
      </w:pPr>
    </w:p>
    <w:p w14:paraId="4823B4F6"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1CE215AA" w14:textId="77777777" w:rsidR="00084813" w:rsidRDefault="00084813" w:rsidP="00684B6C">
      <w:pPr>
        <w:spacing w:line="360" w:lineRule="auto"/>
        <w:jc w:val="both"/>
        <w:rPr>
          <w:sz w:val="24"/>
          <w:szCs w:val="24"/>
          <w:lang w:val="pt-BR"/>
        </w:rPr>
      </w:pPr>
    </w:p>
    <w:p w14:paraId="2865DB7F"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66A26E93"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0078FCA3"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14:paraId="3C8096AA" w14:textId="77777777" w:rsidR="00893C59" w:rsidRPr="00CB3C08" w:rsidRDefault="00893C59" w:rsidP="00893C59">
      <w:pPr>
        <w:rPr>
          <w:b/>
          <w:bCs/>
          <w:sz w:val="24"/>
          <w:szCs w:val="24"/>
          <w:lang w:val="pt-BR"/>
        </w:rPr>
      </w:pPr>
    </w:p>
    <w:p w14:paraId="2C20B9FF" w14:textId="77777777" w:rsidR="00893C59" w:rsidRPr="002618DD" w:rsidRDefault="00893C59" w:rsidP="003F1C11">
      <w:pPr>
        <w:pStyle w:val="PargrafodaLista"/>
        <w:numPr>
          <w:ilvl w:val="2"/>
          <w:numId w:val="32"/>
        </w:numPr>
        <w:spacing w:line="360" w:lineRule="auto"/>
        <w:outlineLvl w:val="2"/>
        <w:rPr>
          <w:bCs/>
          <w:sz w:val="24"/>
          <w:szCs w:val="24"/>
          <w:lang w:val="pt-BR"/>
        </w:rPr>
      </w:pPr>
      <w:bookmarkStart w:id="77" w:name="_Toc231448169"/>
      <w:r>
        <w:rPr>
          <w:bCs/>
          <w:sz w:val="24"/>
          <w:szCs w:val="24"/>
          <w:lang w:val="pt-BR"/>
        </w:rPr>
        <w:t>A Fórmula Mestra de Black-</w:t>
      </w:r>
      <w:proofErr w:type="spellStart"/>
      <w:r>
        <w:rPr>
          <w:bCs/>
          <w:sz w:val="24"/>
          <w:szCs w:val="24"/>
          <w:lang w:val="pt-BR"/>
        </w:rPr>
        <w:t>Litterman</w:t>
      </w:r>
      <w:bookmarkEnd w:id="77"/>
      <w:proofErr w:type="spellEnd"/>
    </w:p>
    <w:p w14:paraId="7E8C4074" w14:textId="77777777" w:rsidR="00893C59" w:rsidRPr="00684B6C" w:rsidRDefault="00893C59" w:rsidP="00893C59">
      <w:pPr>
        <w:spacing w:line="360" w:lineRule="auto"/>
        <w:jc w:val="both"/>
        <w:rPr>
          <w:b/>
          <w:bCs/>
          <w:sz w:val="24"/>
          <w:szCs w:val="24"/>
          <w:lang w:val="pt-BR"/>
        </w:rPr>
      </w:pPr>
    </w:p>
    <w:p w14:paraId="659193A8"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1CDA7511"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03C9C946"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6F3B2977"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4BB2AC6C"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208D7E2F"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6F2E8778" w14:textId="77777777" w:rsidR="00684B6C" w:rsidRPr="00684B6C" w:rsidRDefault="00684B6C" w:rsidP="00ED0CB8">
      <w:pPr>
        <w:spacing w:line="360" w:lineRule="auto"/>
        <w:ind w:firstLine="851"/>
        <w:jc w:val="both"/>
        <w:rPr>
          <w:sz w:val="24"/>
          <w:szCs w:val="24"/>
          <w:lang w:val="pt-BR"/>
        </w:rPr>
      </w:pPr>
      <w:r>
        <w:rPr>
          <w:sz w:val="24"/>
          <w:szCs w:val="24"/>
          <w:lang w:val="pt-BR"/>
        </w:rPr>
        <w:lastRenderedPageBreak/>
        <w:t xml:space="preserve">Para fins computacionais, utiliza-se frequentemente a </w:t>
      </w:r>
      <w:r>
        <w:rPr>
          <w:b/>
          <w:bCs/>
          <w:sz w:val="24"/>
          <w:szCs w:val="24"/>
          <w:lang w:val="pt-BR"/>
        </w:rPr>
        <w:t xml:space="preserve">Identidade de Matrizes de </w:t>
      </w:r>
      <w:proofErr w:type="spellStart"/>
      <w:r>
        <w:rPr>
          <w:b/>
          <w:bCs/>
          <w:sz w:val="24"/>
          <w:szCs w:val="24"/>
          <w:lang w:val="pt-BR"/>
        </w:rPr>
        <w:t>Woodbury</w:t>
      </w:r>
      <w:proofErr w:type="spellEnd"/>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671001D9"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6C23DA64"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proofErr w:type="spellStart"/>
      <w:r>
        <w:rPr>
          <w:i/>
          <w:iCs/>
          <w:sz w:val="24"/>
          <w:szCs w:val="24"/>
          <w:lang w:val="pt-BR"/>
        </w:rPr>
        <w:t>tilt</w:t>
      </w:r>
      <w:proofErr w:type="spellEnd"/>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14:paraId="367E1222" w14:textId="77777777"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14:paraId="1D8A7A18"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647AB918"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14:paraId="531BA768" w14:textId="77777777" w:rsidR="00893C59" w:rsidRPr="00CB3C08" w:rsidRDefault="00893C59" w:rsidP="00893C59">
      <w:pPr>
        <w:rPr>
          <w:b/>
          <w:bCs/>
          <w:sz w:val="24"/>
          <w:szCs w:val="24"/>
          <w:lang w:val="pt-BR"/>
        </w:rPr>
      </w:pPr>
    </w:p>
    <w:p w14:paraId="66F22AE1" w14:textId="77777777" w:rsidR="00893C59" w:rsidRPr="002618DD" w:rsidRDefault="00893C59" w:rsidP="003F1C11">
      <w:pPr>
        <w:pStyle w:val="PargrafodaLista"/>
        <w:numPr>
          <w:ilvl w:val="1"/>
          <w:numId w:val="32"/>
        </w:numPr>
        <w:spacing w:line="360" w:lineRule="auto"/>
        <w:jc w:val="both"/>
        <w:outlineLvl w:val="1"/>
        <w:rPr>
          <w:b/>
          <w:bCs/>
          <w:sz w:val="24"/>
          <w:szCs w:val="24"/>
          <w:lang w:val="pt-BR"/>
        </w:rPr>
      </w:pPr>
      <w:bookmarkStart w:id="78" w:name="_Toc231448170"/>
      <w:r>
        <w:rPr>
          <w:b/>
          <w:bCs/>
          <w:sz w:val="24"/>
          <w:szCs w:val="24"/>
          <w:lang w:val="pt-BR"/>
        </w:rPr>
        <w:t xml:space="preserve">A Controvérsia Teórica sobre o Escalar Tau </w:t>
      </w:r>
      <m:oMath>
        <m:r>
          <m:rPr>
            <m:sty m:val="bi"/>
          </m:rPr>
          <w:rPr>
            <w:rFonts w:ascii="Cambria Math" w:hAnsi="Cambria Math"/>
            <w:sz w:val="24"/>
            <w:szCs w:val="24"/>
            <w:lang w:val="pt-BR"/>
          </w:rPr>
          <m:t>(τ)</m:t>
        </m:r>
      </m:oMath>
      <w:bookmarkEnd w:id="78"/>
    </w:p>
    <w:p w14:paraId="7363DB5E" w14:textId="77777777" w:rsidR="00893C59" w:rsidRPr="00684B6C" w:rsidRDefault="00893C59" w:rsidP="00893C59">
      <w:pPr>
        <w:spacing w:line="360" w:lineRule="auto"/>
        <w:jc w:val="both"/>
        <w:rPr>
          <w:b/>
          <w:bCs/>
          <w:sz w:val="24"/>
          <w:szCs w:val="24"/>
          <w:lang w:val="pt-BR"/>
        </w:rPr>
      </w:pPr>
    </w:p>
    <w:p w14:paraId="58E398FD" w14:textId="77777777"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p>
    <w:p w14:paraId="2E70F4DB"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Visão Original (Black &amp; </w:t>
      </w:r>
      <w:proofErr w:type="spellStart"/>
      <w:r>
        <w:rPr>
          <w:b/>
          <w:bCs/>
          <w:sz w:val="24"/>
          <w:szCs w:val="24"/>
          <w:lang w:val="pt-BR"/>
        </w:rPr>
        <w:t>Litterman</w:t>
      </w:r>
      <w:proofErr w:type="spellEnd"/>
      <w:r>
        <w:rPr>
          <w:b/>
          <w:bCs/>
          <w:sz w:val="24"/>
          <w:szCs w:val="24"/>
          <w:lang w:val="pt-BR"/>
        </w:rPr>
        <w:t>,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14:paraId="3E6E5252"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Abordagem Estatística (Walters, 2014; </w:t>
      </w:r>
      <w:proofErr w:type="spellStart"/>
      <w:r>
        <w:rPr>
          <w:b/>
          <w:bCs/>
          <w:sz w:val="24"/>
          <w:szCs w:val="24"/>
          <w:lang w:val="pt-BR"/>
        </w:rPr>
        <w:t>Meucci</w:t>
      </w:r>
      <w:proofErr w:type="spellEnd"/>
      <w:r>
        <w:rPr>
          <w:b/>
          <w:bCs/>
          <w:sz w:val="24"/>
          <w:szCs w:val="24"/>
          <w:lang w:val="pt-BR"/>
        </w:rPr>
        <w:t>,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14:paraId="2958E8AF"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Abordagem de </w:t>
      </w:r>
      <w:proofErr w:type="spellStart"/>
      <w:r>
        <w:rPr>
          <w:b/>
          <w:bCs/>
          <w:sz w:val="24"/>
          <w:szCs w:val="24"/>
          <w:lang w:val="pt-BR"/>
        </w:rPr>
        <w:t>Satchell</w:t>
      </w:r>
      <w:proofErr w:type="spellEnd"/>
      <w:r>
        <w:rPr>
          <w:b/>
          <w:bCs/>
          <w:sz w:val="24"/>
          <w:szCs w:val="24"/>
          <w:lang w:val="pt-BR"/>
        </w:rPr>
        <w:t xml:space="preserve"> e </w:t>
      </w:r>
      <w:proofErr w:type="spellStart"/>
      <w:r>
        <w:rPr>
          <w:b/>
          <w:bCs/>
          <w:sz w:val="24"/>
          <w:szCs w:val="24"/>
          <w:lang w:val="pt-BR"/>
        </w:rPr>
        <w:t>Scowcroft</w:t>
      </w:r>
      <w:proofErr w:type="spellEnd"/>
      <w:r>
        <w:rPr>
          <w:b/>
          <w:bCs/>
          <w:sz w:val="24"/>
          <w:szCs w:val="24"/>
          <w:lang w:val="pt-BR"/>
        </w:rPr>
        <w:t xml:space="preserve">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14:paraId="52E353B2" w14:textId="77777777"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 xml:space="preserve">Thomas </w:t>
      </w:r>
      <w:proofErr w:type="spellStart"/>
      <w:r>
        <w:rPr>
          <w:b/>
          <w:bCs/>
          <w:sz w:val="24"/>
          <w:szCs w:val="24"/>
          <w:lang w:val="pt-BR"/>
        </w:rPr>
        <w:t>Idzorek</w:t>
      </w:r>
      <w:proofErr w:type="spellEnd"/>
      <w:r>
        <w:rPr>
          <w:b/>
          <w:bCs/>
          <w:sz w:val="24"/>
          <w:szCs w:val="24"/>
          <w:lang w:val="pt-BR"/>
        </w:rPr>
        <w:t xml:space="preserve"> (2005)</w:t>
      </w:r>
      <w:r>
        <w:rPr>
          <w:sz w:val="24"/>
          <w:szCs w:val="24"/>
          <w:lang w:val="pt-BR"/>
        </w:rPr>
        <w:t xml:space="preserve">, a escolha </w:t>
      </w:r>
      <w:r>
        <w:rPr>
          <w:sz w:val="24"/>
          <w:szCs w:val="24"/>
          <w:lang w:val="pt-BR"/>
        </w:rPr>
        <w:lastRenderedPageBreak/>
        <w:t xml:space="preserve">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14:paraId="760EB07F" w14:textId="77777777" w:rsidR="00893C59" w:rsidRPr="00CB3C08" w:rsidRDefault="00893C59" w:rsidP="00893C59">
      <w:pPr>
        <w:rPr>
          <w:b/>
          <w:bCs/>
          <w:sz w:val="24"/>
          <w:szCs w:val="24"/>
          <w:lang w:val="pt-BR"/>
        </w:rPr>
      </w:pPr>
    </w:p>
    <w:p w14:paraId="2C95FA5D"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79" w:name="_Toc231448171"/>
      <w:r>
        <w:rPr>
          <w:b/>
          <w:bCs/>
          <w:sz w:val="24"/>
          <w:szCs w:val="24"/>
          <w:lang w:val="pt-BR"/>
        </w:rPr>
        <w:t xml:space="preserve">Inovações Práticas: O Método de </w:t>
      </w:r>
      <w:proofErr w:type="spellStart"/>
      <w:r>
        <w:rPr>
          <w:b/>
          <w:bCs/>
          <w:sz w:val="24"/>
          <w:szCs w:val="24"/>
          <w:lang w:val="pt-BR"/>
        </w:rPr>
        <w:t>Idzorek</w:t>
      </w:r>
      <w:proofErr w:type="spellEnd"/>
      <w:r>
        <w:rPr>
          <w:b/>
          <w:bCs/>
          <w:sz w:val="24"/>
          <w:szCs w:val="24"/>
          <w:lang w:val="pt-BR"/>
        </w:rPr>
        <w:t xml:space="preserve"> e a Matriz </w:t>
      </w:r>
      <m:oMath>
        <m:r>
          <m:rPr>
            <m:sty m:val="b"/>
          </m:rPr>
          <w:rPr>
            <w:rFonts w:ascii="Cambria Math" w:hAnsi="Cambria Math"/>
            <w:sz w:val="24"/>
            <w:szCs w:val="24"/>
            <w:lang w:val="pt-BR"/>
          </w:rPr>
          <m:t>Ω</m:t>
        </m:r>
      </m:oMath>
      <w:bookmarkEnd w:id="79"/>
    </w:p>
    <w:p w14:paraId="10B28FF0" w14:textId="77777777" w:rsidR="00893C59" w:rsidRPr="00684B6C" w:rsidRDefault="00893C59" w:rsidP="00893C59">
      <w:pPr>
        <w:spacing w:line="360" w:lineRule="auto"/>
        <w:jc w:val="both"/>
        <w:rPr>
          <w:b/>
          <w:bCs/>
          <w:sz w:val="24"/>
          <w:szCs w:val="24"/>
          <w:lang w:val="pt-BR"/>
        </w:rPr>
      </w:pPr>
    </w:p>
    <w:p w14:paraId="2D48AEF9"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586D568E" w14:textId="77777777" w:rsidR="00893C59" w:rsidRPr="00CB3C08" w:rsidRDefault="00893C59" w:rsidP="00893C59">
      <w:pPr>
        <w:rPr>
          <w:b/>
          <w:bCs/>
          <w:sz w:val="24"/>
          <w:szCs w:val="24"/>
          <w:lang w:val="pt-BR"/>
        </w:rPr>
      </w:pPr>
    </w:p>
    <w:p w14:paraId="759E6617"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80" w:name="_Toc231448172"/>
      <w:r>
        <w:rPr>
          <w:bCs/>
          <w:sz w:val="24"/>
          <w:szCs w:val="24"/>
          <w:lang w:val="pt-BR"/>
        </w:rPr>
        <w:t>O Algoritmo de Confiança Percentual (</w:t>
      </w:r>
      <w:proofErr w:type="spellStart"/>
      <w:r>
        <w:rPr>
          <w:bCs/>
          <w:sz w:val="24"/>
          <w:szCs w:val="24"/>
          <w:lang w:val="pt-BR"/>
        </w:rPr>
        <w:t>Idzorek</w:t>
      </w:r>
      <w:proofErr w:type="spellEnd"/>
      <w:r>
        <w:rPr>
          <w:bCs/>
          <w:sz w:val="24"/>
          <w:szCs w:val="24"/>
          <w:lang w:val="pt-BR"/>
        </w:rPr>
        <w:t>, 2005)</w:t>
      </w:r>
      <w:bookmarkEnd w:id="80"/>
    </w:p>
    <w:p w14:paraId="58BF7EC2" w14:textId="77777777" w:rsidR="00684B6C" w:rsidRPr="00893C59" w:rsidRDefault="00684B6C" w:rsidP="00893C59">
      <w:pPr>
        <w:spacing w:line="360" w:lineRule="auto"/>
        <w:jc w:val="both"/>
        <w:rPr>
          <w:b/>
          <w:bCs/>
          <w:sz w:val="24"/>
          <w:szCs w:val="24"/>
          <w:lang w:val="pt-BR"/>
        </w:rPr>
      </w:pPr>
    </w:p>
    <w:p w14:paraId="456EC2CD" w14:textId="77777777" w:rsidR="0037742A" w:rsidRDefault="0037742A" w:rsidP="0037742A">
      <w:pPr>
        <w:spacing w:line="360" w:lineRule="auto"/>
        <w:ind w:firstLine="851"/>
        <w:jc w:val="both"/>
        <w:rPr>
          <w:sz w:val="24"/>
          <w:szCs w:val="24"/>
          <w:lang w:val="pt-BR"/>
        </w:rPr>
      </w:pPr>
    </w:p>
    <w:p w14:paraId="453402A5" w14:textId="77777777" w:rsidR="00684B6C" w:rsidRPr="00684B6C" w:rsidRDefault="00684B6C" w:rsidP="0037742A">
      <w:pPr>
        <w:spacing w:line="360" w:lineRule="auto"/>
        <w:ind w:firstLine="851"/>
        <w:jc w:val="both"/>
        <w:rPr>
          <w:sz w:val="24"/>
          <w:szCs w:val="24"/>
          <w:lang w:val="pt-BR"/>
        </w:rPr>
      </w:pPr>
      <w:r>
        <w:rPr>
          <w:sz w:val="24"/>
          <w:szCs w:val="24"/>
          <w:lang w:val="pt-BR"/>
        </w:rPr>
        <w:t xml:space="preserve">Thomas </w:t>
      </w:r>
      <w:proofErr w:type="spellStart"/>
      <w:r>
        <w:rPr>
          <w:sz w:val="24"/>
          <w:szCs w:val="24"/>
          <w:lang w:val="pt-BR"/>
        </w:rPr>
        <w:t>Idzorek</w:t>
      </w:r>
      <w:proofErr w:type="spellEnd"/>
      <w:r>
        <w:rPr>
          <w:sz w:val="24"/>
          <w:szCs w:val="24"/>
          <w:lang w:val="pt-BR"/>
        </w:rPr>
        <w:t xml:space="preserve">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14:paraId="77565B6A"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w:t>
      </w:r>
      <w:proofErr w:type="spellStart"/>
      <w:r>
        <w:rPr>
          <w:sz w:val="24"/>
          <w:szCs w:val="24"/>
          <w:lang w:val="pt-BR"/>
        </w:rPr>
        <w:t>by</w:t>
      </w:r>
      <w:proofErr w:type="spellEnd"/>
      <w:r>
        <w:rPr>
          <w:sz w:val="24"/>
          <w:szCs w:val="24"/>
          <w:lang w:val="pt-BR"/>
        </w:rPr>
        <w:t xml:space="preserve">-Step </w:t>
      </w:r>
      <w:proofErr w:type="spellStart"/>
      <w:r>
        <w:rPr>
          <w:sz w:val="24"/>
          <w:szCs w:val="24"/>
          <w:lang w:val="pt-BR"/>
        </w:rPr>
        <w:t>Guide</w:t>
      </w:r>
      <w:proofErr w:type="spellEnd"/>
      <w:r>
        <w:rPr>
          <w:sz w:val="24"/>
          <w:szCs w:val="24"/>
          <w:lang w:val="pt-BR"/>
        </w:rPr>
        <w:t xml:space="preserve"> </w:t>
      </w:r>
      <w:proofErr w:type="spellStart"/>
      <w:r>
        <w:rPr>
          <w:sz w:val="24"/>
          <w:szCs w:val="24"/>
          <w:lang w:val="pt-BR"/>
        </w:rPr>
        <w:t>to</w:t>
      </w:r>
      <w:proofErr w:type="spellEnd"/>
      <w:r>
        <w:rPr>
          <w:sz w:val="24"/>
          <w:szCs w:val="24"/>
          <w:lang w:val="pt-BR"/>
        </w:rPr>
        <w:t xml:space="preserve"> </w:t>
      </w:r>
      <w:proofErr w:type="spellStart"/>
      <w:r>
        <w:rPr>
          <w:sz w:val="24"/>
          <w:szCs w:val="24"/>
          <w:lang w:val="pt-BR"/>
        </w:rPr>
        <w:t>the</w:t>
      </w:r>
      <w:proofErr w:type="spellEnd"/>
      <w:r>
        <w:rPr>
          <w:sz w:val="24"/>
          <w:szCs w:val="24"/>
          <w:lang w:val="pt-BR"/>
        </w:rPr>
        <w:t xml:space="preserve"> Black-</w:t>
      </w:r>
      <w:proofErr w:type="spellStart"/>
      <w:r>
        <w:rPr>
          <w:sz w:val="24"/>
          <w:szCs w:val="24"/>
          <w:lang w:val="pt-BR"/>
        </w:rPr>
        <w:t>Litterman</w:t>
      </w:r>
      <w:proofErr w:type="spellEnd"/>
      <w:r>
        <w:rPr>
          <w:sz w:val="24"/>
          <w:szCs w:val="24"/>
          <w:lang w:val="pt-BR"/>
        </w:rPr>
        <w:t xml:space="preserve"> Model" (2005), segue os seguintes passos lógicos:</w:t>
      </w:r>
    </w:p>
    <w:p w14:paraId="46FDEBCA"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164B8F02"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proofErr w:type="spellStart"/>
      <w:r>
        <w:rPr>
          <w:i/>
          <w:iCs/>
          <w:sz w:val="24"/>
          <w:szCs w:val="24"/>
          <w:lang w:val="pt-BR"/>
        </w:rPr>
        <w:t>tilts</w:t>
      </w:r>
      <w:proofErr w:type="spellEnd"/>
      <w:r>
        <w:rPr>
          <w:sz w:val="24"/>
          <w:szCs w:val="24"/>
          <w:lang w:val="pt-BR"/>
        </w:rPr>
        <w:t>) entre o portfólio de equilíbrio (sem visões) e o portfólio de certeza total.</w:t>
      </w:r>
    </w:p>
    <w:p w14:paraId="6BBA0568"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proofErr w:type="spellStart"/>
      <w:r>
        <w:rPr>
          <w:i/>
          <w:iCs/>
          <w:sz w:val="24"/>
          <w:szCs w:val="24"/>
          <w:lang w:val="pt-BR"/>
        </w:rPr>
        <w:t>tilt</w:t>
      </w:r>
      <w:proofErr w:type="spellEnd"/>
      <w:r>
        <w:rPr>
          <w:sz w:val="24"/>
          <w:szCs w:val="24"/>
          <w:lang w:val="pt-BR"/>
        </w:rPr>
        <w:t xml:space="preserve"> alvo deve ser 50% do desvio máximo calculado no passo anterior.</w:t>
      </w:r>
    </w:p>
    <w:p w14:paraId="5A6E6423"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w:t>
      </w:r>
      <w:r>
        <w:rPr>
          <w:sz w:val="24"/>
          <w:szCs w:val="24"/>
          <w:lang w:val="pt-BR"/>
        </w:rPr>
        <w:lastRenderedPageBreak/>
        <w:t>interpolados.</w:t>
      </w:r>
    </w:p>
    <w:p w14:paraId="58046835"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w:t>
      </w:r>
      <w:proofErr w:type="spellStart"/>
      <w:r>
        <w:rPr>
          <w:sz w:val="24"/>
          <w:szCs w:val="24"/>
          <w:lang w:val="pt-BR"/>
        </w:rPr>
        <w:t>Idzorek</w:t>
      </w:r>
      <w:proofErr w:type="spellEnd"/>
      <w:r>
        <w:rPr>
          <w:sz w:val="24"/>
          <w:szCs w:val="24"/>
          <w:lang w:val="pt-BR"/>
        </w:rPr>
        <w:t xml:space="preserve">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3C1E9CC2"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7D70A0B4"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64D21E9C" w14:textId="77777777" w:rsidR="00893C59" w:rsidRPr="00CB3C08" w:rsidRDefault="00893C59" w:rsidP="00893C59">
      <w:pPr>
        <w:rPr>
          <w:b/>
          <w:bCs/>
          <w:sz w:val="24"/>
          <w:szCs w:val="24"/>
          <w:lang w:val="pt-BR"/>
        </w:rPr>
      </w:pPr>
    </w:p>
    <w:p w14:paraId="6BED4560"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1" w:name="_Toc231448173"/>
      <w:r>
        <w:rPr>
          <w:b/>
          <w:bCs/>
          <w:sz w:val="24"/>
          <w:szCs w:val="24"/>
          <w:lang w:val="pt-BR"/>
        </w:rPr>
        <w:t>Comparação Crítica: BL, MPT e PMPT</w:t>
      </w:r>
      <w:bookmarkEnd w:id="81"/>
    </w:p>
    <w:p w14:paraId="088B53A3" w14:textId="77777777" w:rsidR="006F0266" w:rsidRDefault="006F0266" w:rsidP="006F0266">
      <w:pPr>
        <w:spacing w:line="360" w:lineRule="auto"/>
        <w:ind w:firstLine="851"/>
        <w:jc w:val="both"/>
        <w:rPr>
          <w:sz w:val="24"/>
          <w:szCs w:val="24"/>
          <w:lang w:val="pt-BR"/>
        </w:rPr>
      </w:pPr>
    </w:p>
    <w:p w14:paraId="64144D15"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79DE19A8" w14:textId="77777777" w:rsidR="009551F5" w:rsidRPr="00CB3C08" w:rsidRDefault="009551F5" w:rsidP="009551F5">
      <w:pPr>
        <w:rPr>
          <w:b/>
          <w:bCs/>
          <w:sz w:val="24"/>
          <w:szCs w:val="24"/>
          <w:lang w:val="pt-BR"/>
        </w:rPr>
      </w:pPr>
    </w:p>
    <w:p w14:paraId="588B4BF9"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2" w:name="_Toc231448174"/>
      <w:r>
        <w:rPr>
          <w:bCs/>
          <w:sz w:val="24"/>
          <w:szCs w:val="24"/>
          <w:lang w:val="pt-BR"/>
        </w:rPr>
        <w:t>MPT vs. BL: A Correção da Estabilidade</w:t>
      </w:r>
      <w:bookmarkEnd w:id="82"/>
      <w:r>
        <w:rPr>
          <w:bCs/>
          <w:sz w:val="24"/>
          <w:szCs w:val="24"/>
          <w:lang w:val="pt-BR"/>
        </w:rPr>
        <w:t xml:space="preserve"> </w:t>
      </w:r>
    </w:p>
    <w:p w14:paraId="72EE78BA" w14:textId="77777777" w:rsidR="006F0266" w:rsidRDefault="006F0266" w:rsidP="00684B6C">
      <w:pPr>
        <w:spacing w:line="360" w:lineRule="auto"/>
        <w:jc w:val="both"/>
        <w:rPr>
          <w:sz w:val="24"/>
          <w:szCs w:val="24"/>
          <w:lang w:val="pt-BR"/>
        </w:rPr>
      </w:pPr>
    </w:p>
    <w:p w14:paraId="419A7FA4"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sensibilidade aos inputs</w:t>
      </w:r>
      <w:r>
        <w:rPr>
          <w:sz w:val="24"/>
          <w:szCs w:val="24"/>
          <w:lang w:val="pt-BR"/>
        </w:rPr>
        <w:t xml:space="preserve">. Como discutido (Seção 3.1.2), a MPT maximiza erros de estimação, levando a soluções de canto. O BL corrige isso não alterando o otimizador, mas "limpando" os inputs.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14:paraId="5F1F8B05" w14:textId="77777777" w:rsidR="009551F5" w:rsidRPr="00CB3C08" w:rsidRDefault="009551F5" w:rsidP="009551F5">
      <w:pPr>
        <w:rPr>
          <w:b/>
          <w:bCs/>
          <w:sz w:val="24"/>
          <w:szCs w:val="24"/>
          <w:lang w:val="pt-BR"/>
        </w:rPr>
      </w:pPr>
    </w:p>
    <w:p w14:paraId="582533DA"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3" w:name="_Toc231448175"/>
      <w:r>
        <w:rPr>
          <w:bCs/>
          <w:sz w:val="24"/>
          <w:szCs w:val="24"/>
          <w:lang w:val="pt-BR"/>
        </w:rPr>
        <w:t>BL vs. PMPT: Complementaridade Estrutural</w:t>
      </w:r>
      <w:bookmarkEnd w:id="83"/>
      <w:r>
        <w:rPr>
          <w:bCs/>
          <w:sz w:val="24"/>
          <w:szCs w:val="24"/>
          <w:lang w:val="pt-BR"/>
        </w:rPr>
        <w:t xml:space="preserve"> </w:t>
      </w:r>
    </w:p>
    <w:p w14:paraId="264327C2" w14:textId="77777777" w:rsidR="009551F5" w:rsidRDefault="009551F5" w:rsidP="009551F5">
      <w:pPr>
        <w:spacing w:line="360" w:lineRule="auto"/>
        <w:jc w:val="both"/>
        <w:rPr>
          <w:sz w:val="24"/>
          <w:szCs w:val="24"/>
          <w:lang w:val="pt-BR"/>
        </w:rPr>
      </w:pPr>
    </w:p>
    <w:p w14:paraId="79591716"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proofErr w:type="spellStart"/>
      <w:r>
        <w:rPr>
          <w:i/>
          <w:iCs/>
          <w:sz w:val="24"/>
          <w:szCs w:val="24"/>
          <w:lang w:val="pt-BR"/>
        </w:rPr>
        <w:t>upside</w:t>
      </w:r>
      <w:proofErr w:type="spellEnd"/>
      <w:r>
        <w:rPr>
          <w:sz w:val="24"/>
          <w:szCs w:val="24"/>
          <w:lang w:val="pt-BR"/>
        </w:rPr>
        <w:t xml:space="preserve">) tanto quanto a negativa. A PMPT propõe métricas assimétricas como </w:t>
      </w:r>
      <w:proofErr w:type="spellStart"/>
      <w:r>
        <w:rPr>
          <w:sz w:val="24"/>
          <w:szCs w:val="24"/>
          <w:lang w:val="pt-BR"/>
        </w:rPr>
        <w:t>Semivariância</w:t>
      </w:r>
      <w:proofErr w:type="spellEnd"/>
      <w:r>
        <w:rPr>
          <w:sz w:val="24"/>
          <w:szCs w:val="24"/>
          <w:lang w:val="pt-BR"/>
        </w:rPr>
        <w:t xml:space="preserve">, </w:t>
      </w:r>
      <w:proofErr w:type="spellStart"/>
      <w:r>
        <w:rPr>
          <w:i/>
          <w:iCs/>
          <w:sz w:val="24"/>
          <w:szCs w:val="24"/>
          <w:lang w:val="pt-BR"/>
        </w:rPr>
        <w:t>Downside</w:t>
      </w:r>
      <w:proofErr w:type="spellEnd"/>
      <w:r>
        <w:rPr>
          <w:i/>
          <w:iCs/>
          <w:sz w:val="24"/>
          <w:szCs w:val="24"/>
          <w:lang w:val="pt-BR"/>
        </w:rPr>
        <w:t xml:space="preserve"> </w:t>
      </w:r>
      <w:proofErr w:type="spellStart"/>
      <w:r>
        <w:rPr>
          <w:i/>
          <w:iCs/>
          <w:sz w:val="24"/>
          <w:szCs w:val="24"/>
          <w:lang w:val="pt-BR"/>
        </w:rPr>
        <w:t>Deviation</w:t>
      </w:r>
      <w:proofErr w:type="spellEnd"/>
      <w:r>
        <w:rPr>
          <w:sz w:val="24"/>
          <w:szCs w:val="24"/>
          <w:lang w:val="pt-BR"/>
        </w:rPr>
        <w:t xml:space="preserve"> e </w:t>
      </w:r>
      <w:proofErr w:type="spellStart"/>
      <w:r>
        <w:rPr>
          <w:sz w:val="24"/>
          <w:szCs w:val="24"/>
          <w:lang w:val="pt-BR"/>
        </w:rPr>
        <w:t>CVaR</w:t>
      </w:r>
      <w:proofErr w:type="spellEnd"/>
      <w:r>
        <w:rPr>
          <w:sz w:val="24"/>
          <w:szCs w:val="24"/>
          <w:lang w:val="pt-BR"/>
        </w:rPr>
        <w:t xml:space="preserve"> (</w:t>
      </w:r>
      <w:proofErr w:type="spellStart"/>
      <w:r>
        <w:rPr>
          <w:i/>
          <w:iCs/>
          <w:sz w:val="24"/>
          <w:szCs w:val="24"/>
          <w:lang w:val="pt-BR"/>
        </w:rPr>
        <w:t>Conditional</w:t>
      </w:r>
      <w:proofErr w:type="spellEnd"/>
      <w:r>
        <w:rPr>
          <w:i/>
          <w:iCs/>
          <w:sz w:val="24"/>
          <w:szCs w:val="24"/>
          <w:lang w:val="pt-BR"/>
        </w:rPr>
        <w:t xml:space="preserve"> </w:t>
      </w:r>
      <w:proofErr w:type="spellStart"/>
      <w:r>
        <w:rPr>
          <w:i/>
          <w:iCs/>
          <w:sz w:val="24"/>
          <w:szCs w:val="24"/>
          <w:lang w:val="pt-BR"/>
        </w:rPr>
        <w:t>Value</w:t>
      </w:r>
      <w:proofErr w:type="spellEnd"/>
      <w:r>
        <w:rPr>
          <w:i/>
          <w:iCs/>
          <w:sz w:val="24"/>
          <w:szCs w:val="24"/>
          <w:lang w:val="pt-BR"/>
        </w:rPr>
        <w:t xml:space="preserve"> </w:t>
      </w:r>
      <w:proofErr w:type="spellStart"/>
      <w:r>
        <w:rPr>
          <w:i/>
          <w:iCs/>
          <w:sz w:val="24"/>
          <w:szCs w:val="24"/>
          <w:lang w:val="pt-BR"/>
        </w:rPr>
        <w:t>at</w:t>
      </w:r>
      <w:proofErr w:type="spellEnd"/>
      <w:r>
        <w:rPr>
          <w:i/>
          <w:iCs/>
          <w:sz w:val="24"/>
          <w:szCs w:val="24"/>
          <w:lang w:val="pt-BR"/>
        </w:rPr>
        <w:t xml:space="preserve"> Risk</w:t>
      </w:r>
      <w:r>
        <w:rPr>
          <w:sz w:val="24"/>
          <w:szCs w:val="24"/>
          <w:lang w:val="pt-BR"/>
        </w:rPr>
        <w:t>).</w:t>
      </w:r>
      <w:r>
        <w:rPr>
          <w:sz w:val="24"/>
          <w:szCs w:val="24"/>
          <w:vertAlign w:val="superscript"/>
          <w:lang w:val="pt-BR"/>
        </w:rPr>
        <w:t>26</w:t>
      </w:r>
    </w:p>
    <w:p w14:paraId="69D7B07C"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129A6AE1"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w:t>
      </w:r>
      <w:proofErr w:type="spellStart"/>
      <w:r>
        <w:rPr>
          <w:b/>
          <w:bCs/>
          <w:sz w:val="24"/>
          <w:szCs w:val="24"/>
          <w:lang w:val="pt-BR"/>
        </w:rPr>
        <w:t>Litterman</w:t>
      </w:r>
      <w:proofErr w:type="spellEnd"/>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4902E772"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lastRenderedPageBreak/>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0F75D29D"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w:t>
      </w:r>
      <w:proofErr w:type="spellStart"/>
      <w:r>
        <w:rPr>
          <w:b/>
          <w:bCs/>
          <w:sz w:val="24"/>
          <w:szCs w:val="24"/>
          <w:lang w:val="pt-BR"/>
        </w:rPr>
        <w:t>Mean</w:t>
      </w:r>
      <w:proofErr w:type="spellEnd"/>
      <w:r>
        <w:rPr>
          <w:b/>
          <w:bCs/>
          <w:sz w:val="24"/>
          <w:szCs w:val="24"/>
          <w:lang w:val="pt-BR"/>
        </w:rPr>
        <w:t>-</w:t>
      </w:r>
      <w:proofErr w:type="spellStart"/>
      <w:r>
        <w:rPr>
          <w:b/>
          <w:bCs/>
          <w:sz w:val="24"/>
          <w:szCs w:val="24"/>
          <w:lang w:val="pt-BR"/>
        </w:rPr>
        <w:t>CVaR</w:t>
      </w:r>
      <w:proofErr w:type="spellEnd"/>
      <w:r>
        <w:rPr>
          <w:b/>
          <w:bCs/>
          <w:sz w:val="24"/>
          <w:szCs w:val="24"/>
          <w:lang w:val="pt-BR"/>
        </w:rPr>
        <w:t>"</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"Inputs BL + Otimizador PMPT" gera os portfólios mais robustos </w:t>
      </w:r>
      <w:r>
        <w:rPr>
          <w:i/>
          <w:iCs/>
          <w:sz w:val="24"/>
          <w:szCs w:val="24"/>
          <w:lang w:val="pt-BR"/>
        </w:rPr>
        <w:t>out-</w:t>
      </w:r>
      <w:proofErr w:type="spellStart"/>
      <w:r>
        <w:rPr>
          <w:i/>
          <w:iCs/>
          <w:sz w:val="24"/>
          <w:szCs w:val="24"/>
          <w:lang w:val="pt-BR"/>
        </w:rPr>
        <w:t>of</w:t>
      </w:r>
      <w:proofErr w:type="spellEnd"/>
      <w:r>
        <w:rPr>
          <w:i/>
          <w:iCs/>
          <w:sz w:val="24"/>
          <w:szCs w:val="24"/>
          <w:lang w:val="pt-BR"/>
        </w:rPr>
        <w:t>-sample</w:t>
      </w:r>
      <w:r>
        <w:rPr>
          <w:sz w:val="24"/>
          <w:szCs w:val="24"/>
          <w:lang w:val="pt-BR"/>
        </w:rPr>
        <w:t>, protegendo contra riscos de cauda enquanto evita a instabilidade de alocação.</w:t>
      </w:r>
      <w:r>
        <w:rPr>
          <w:sz w:val="24"/>
          <w:szCs w:val="24"/>
          <w:vertAlign w:val="superscript"/>
          <w:lang w:val="pt-BR"/>
        </w:rPr>
        <w:t>28</w:t>
      </w:r>
    </w:p>
    <w:p w14:paraId="361D8E7A" w14:textId="77777777" w:rsidR="00684B6C" w:rsidRPr="00684B6C" w:rsidRDefault="00684B6C" w:rsidP="00684B6C">
      <w:pPr>
        <w:spacing w:line="360" w:lineRule="auto"/>
        <w:jc w:val="both"/>
        <w:rPr>
          <w:b/>
          <w:bCs/>
          <w:sz w:val="24"/>
          <w:szCs w:val="24"/>
          <w:lang w:val="pt-BR"/>
        </w:rPr>
      </w:pPr>
      <w:r>
        <w:rPr>
          <w:b/>
          <w:bCs/>
          <w:sz w:val="24"/>
          <w:szCs w:val="24"/>
          <w:lang w:val="pt-BR"/>
        </w:rPr>
        <w:t>Tabela 3.1: Síntese Comparativa dos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152A98D7"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FB610"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85230"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5D521" w14:textId="77777777" w:rsidR="00684B6C" w:rsidRPr="00684B6C" w:rsidRDefault="00684B6C" w:rsidP="00684B6C">
            <w:pPr>
              <w:spacing w:line="360" w:lineRule="auto"/>
              <w:jc w:val="both"/>
              <w:rPr>
                <w:sz w:val="24"/>
                <w:szCs w:val="24"/>
                <w:lang w:val="pt-BR"/>
              </w:rPr>
            </w:pPr>
            <w:r>
              <w:rPr>
                <w:b/>
                <w:bCs/>
                <w:sz w:val="24"/>
                <w:szCs w:val="24"/>
                <w:lang w:val="pt-BR"/>
              </w:rPr>
              <w:t>Black-</w:t>
            </w:r>
            <w:proofErr w:type="spellStart"/>
            <w:r>
              <w:rPr>
                <w:b/>
                <w:bCs/>
                <w:sz w:val="24"/>
                <w:szCs w:val="24"/>
                <w:lang w:val="pt-BR"/>
              </w:rPr>
              <w:t>Litterman</w:t>
            </w:r>
            <w:proofErr w:type="spellEnd"/>
            <w:r>
              <w:rPr>
                <w:b/>
                <w:bCs/>
                <w:sz w:val="24"/>
                <w:szCs w:val="24"/>
                <w:lang w:val="pt-BR"/>
              </w:rPr>
              <w:t xml:space="preserve">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E16B9"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43FC3B7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63D95"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54FED"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805EB"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1480BE0" w14:textId="77777777" w:rsidR="00684B6C" w:rsidRPr="00684B6C" w:rsidRDefault="00684B6C" w:rsidP="00684B6C">
            <w:pPr>
              <w:spacing w:line="360" w:lineRule="auto"/>
              <w:jc w:val="both"/>
              <w:rPr>
                <w:sz w:val="24"/>
                <w:szCs w:val="24"/>
                <w:lang w:val="pt-BR"/>
              </w:rPr>
            </w:pPr>
            <w:r>
              <w:rPr>
                <w:sz w:val="24"/>
                <w:szCs w:val="24"/>
                <w:lang w:val="pt-BR"/>
              </w:rPr>
              <w:t>Assimetria do Risco (</w:t>
            </w:r>
            <w:proofErr w:type="spellStart"/>
            <w:r>
              <w:rPr>
                <w:sz w:val="24"/>
                <w:szCs w:val="24"/>
                <w:lang w:val="pt-BR"/>
              </w:rPr>
              <w:t>Downside</w:t>
            </w:r>
            <w:proofErr w:type="spellEnd"/>
            <w:r>
              <w:rPr>
                <w:sz w:val="24"/>
                <w:szCs w:val="24"/>
                <w:lang w:val="pt-BR"/>
              </w:rPr>
              <w:t>)</w:t>
            </w:r>
          </w:p>
        </w:tc>
      </w:tr>
      <w:tr w:rsidR="00684B6C" w:rsidRPr="00684B6C" w14:paraId="53C5875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1E25A"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57CC0"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F945C"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B799D"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42A24B00"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56EC4"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73976" w14:textId="77777777" w:rsidR="00684B6C" w:rsidRPr="00684B6C" w:rsidRDefault="00684B6C" w:rsidP="00684B6C">
            <w:pPr>
              <w:spacing w:line="360" w:lineRule="auto"/>
              <w:jc w:val="both"/>
              <w:rPr>
                <w:sz w:val="24"/>
                <w:szCs w:val="24"/>
                <w:lang w:val="pt-BR"/>
              </w:rPr>
            </w:pPr>
            <w:r>
              <w:rPr>
                <w:sz w:val="24"/>
                <w:szCs w:val="24"/>
                <w:lang w:val="pt-BR"/>
              </w:rPr>
              <w:t>Maximiza Erros (</w:t>
            </w:r>
            <w:proofErr w:type="spellStart"/>
            <w:r>
              <w:rPr>
                <w:sz w:val="24"/>
                <w:szCs w:val="24"/>
                <w:lang w:val="pt-BR"/>
              </w:rPr>
              <w:t>Michaud</w:t>
            </w:r>
            <w:proofErr w:type="spellEnd"/>
            <w:r>
              <w:rPr>
                <w:sz w:val="24"/>
                <w:szCs w:val="24"/>
                <w:lang w:val="pt-B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418B1"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proofErr w:type="spellStart"/>
            <w:r>
              <w:rPr>
                <w:i/>
                <w:iCs/>
                <w:sz w:val="24"/>
                <w:szCs w:val="24"/>
                <w:lang w:val="pt-BR"/>
              </w:rPr>
              <w:t>Shrinkage</w:t>
            </w:r>
            <w:proofErr w:type="spellEnd"/>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41A50"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5A54683D"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413F7"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EEA2E"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AE5CA"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E529F" w14:textId="77777777" w:rsidR="00684B6C" w:rsidRPr="00684B6C" w:rsidRDefault="00684B6C" w:rsidP="00684B6C">
            <w:pPr>
              <w:spacing w:line="360" w:lineRule="auto"/>
              <w:jc w:val="both"/>
              <w:rPr>
                <w:sz w:val="24"/>
                <w:szCs w:val="24"/>
                <w:lang w:val="pt-BR"/>
              </w:rPr>
            </w:pPr>
            <w:proofErr w:type="spellStart"/>
            <w:r>
              <w:rPr>
                <w:sz w:val="24"/>
                <w:szCs w:val="24"/>
                <w:lang w:val="pt-BR"/>
              </w:rPr>
              <w:t>Semivariância</w:t>
            </w:r>
            <w:proofErr w:type="spellEnd"/>
            <w:r>
              <w:rPr>
                <w:sz w:val="24"/>
                <w:szCs w:val="24"/>
                <w:lang w:val="pt-BR"/>
              </w:rPr>
              <w:t xml:space="preserve">, </w:t>
            </w:r>
            <w:proofErr w:type="spellStart"/>
            <w:r>
              <w:rPr>
                <w:sz w:val="24"/>
                <w:szCs w:val="24"/>
                <w:lang w:val="pt-BR"/>
              </w:rPr>
              <w:t>CVaR</w:t>
            </w:r>
            <w:proofErr w:type="spellEnd"/>
            <w:r>
              <w:rPr>
                <w:sz w:val="24"/>
                <w:szCs w:val="24"/>
                <w:lang w:val="pt-BR"/>
              </w:rPr>
              <w:t>, LPM</w:t>
            </w:r>
          </w:p>
        </w:tc>
      </w:tr>
      <w:tr w:rsidR="00684B6C" w:rsidRPr="00684B6C" w14:paraId="702C32C1"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FDB2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65B35"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A80B"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C72C8"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6AA3F69E" w14:textId="77777777" w:rsidR="009551F5" w:rsidRPr="00CB3C08" w:rsidRDefault="009551F5" w:rsidP="009551F5">
      <w:pPr>
        <w:rPr>
          <w:b/>
          <w:bCs/>
          <w:sz w:val="24"/>
          <w:szCs w:val="24"/>
          <w:lang w:val="pt-BR"/>
        </w:rPr>
      </w:pPr>
    </w:p>
    <w:p w14:paraId="2F3909CE" w14:textId="77777777"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84" w:name="_Toc231448176"/>
      <w:r>
        <w:rPr>
          <w:b/>
          <w:bCs/>
          <w:sz w:val="24"/>
          <w:szCs w:val="24"/>
          <w:lang w:val="pt-BR"/>
        </w:rPr>
        <w:t>Limitações e Extensões Modernas</w:t>
      </w:r>
      <w:bookmarkEnd w:id="84"/>
      <w:r>
        <w:rPr>
          <w:b/>
          <w:bCs/>
          <w:sz w:val="24"/>
          <w:szCs w:val="24"/>
          <w:lang w:val="pt-BR"/>
        </w:rPr>
        <w:t xml:space="preserve"> </w:t>
      </w:r>
    </w:p>
    <w:p w14:paraId="3A39E7B9" w14:textId="77777777" w:rsidR="009551F5" w:rsidRDefault="009551F5" w:rsidP="009551F5">
      <w:pPr>
        <w:spacing w:line="360" w:lineRule="auto"/>
        <w:jc w:val="both"/>
        <w:rPr>
          <w:sz w:val="24"/>
          <w:szCs w:val="24"/>
          <w:lang w:val="pt-BR"/>
        </w:rPr>
      </w:pPr>
    </w:p>
    <w:p w14:paraId="5A7B6D69"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4C2140BE" w14:textId="77777777" w:rsidR="009551F5" w:rsidRPr="00CB3C08" w:rsidRDefault="009551F5" w:rsidP="009551F5">
      <w:pPr>
        <w:rPr>
          <w:b/>
          <w:bCs/>
          <w:sz w:val="24"/>
          <w:szCs w:val="24"/>
          <w:lang w:val="pt-BR"/>
        </w:rPr>
      </w:pPr>
    </w:p>
    <w:p w14:paraId="32BD8C92" w14:textId="77777777"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85" w:name="_Toc231448177"/>
      <w:r>
        <w:rPr>
          <w:bCs/>
          <w:sz w:val="24"/>
          <w:szCs w:val="24"/>
          <w:lang w:val="pt-BR"/>
        </w:rPr>
        <w:t>Dependência da Normalidade e do CAPM</w:t>
      </w:r>
      <w:bookmarkEnd w:id="85"/>
    </w:p>
    <w:p w14:paraId="2CC684D2" w14:textId="77777777" w:rsidR="00B32249" w:rsidRDefault="00B32249" w:rsidP="00684B6C">
      <w:pPr>
        <w:spacing w:line="360" w:lineRule="auto"/>
        <w:jc w:val="both"/>
        <w:rPr>
          <w:sz w:val="24"/>
          <w:szCs w:val="24"/>
          <w:lang w:val="pt-BR"/>
        </w:rPr>
      </w:pPr>
    </w:p>
    <w:p w14:paraId="56E24694" w14:textId="77777777" w:rsidR="00684B6C" w:rsidRPr="00684B6C" w:rsidRDefault="00684B6C" w:rsidP="00B32249">
      <w:pPr>
        <w:spacing w:line="360" w:lineRule="auto"/>
        <w:ind w:firstLine="851"/>
        <w:jc w:val="both"/>
        <w:rPr>
          <w:sz w:val="24"/>
          <w:szCs w:val="24"/>
          <w:lang w:val="pt-BR"/>
        </w:rPr>
      </w:pPr>
      <w:r>
        <w:rPr>
          <w:sz w:val="24"/>
          <w:szCs w:val="24"/>
          <w:lang w:val="pt-BR"/>
        </w:rPr>
        <w:t xml:space="preserve">O modelo assume que os retornos dos ativos seguem uma distribuição Normal </w:t>
      </w:r>
      <w:r>
        <w:rPr>
          <w:sz w:val="24"/>
          <w:szCs w:val="24"/>
          <w:lang w:val="pt-BR"/>
        </w:rPr>
        <w:lastRenderedPageBreak/>
        <w:t>Multivariada. Esta suposição é empiricamente rejeitada pela presença observada de "caudas gordas" (</w:t>
      </w:r>
      <w:proofErr w:type="spellStart"/>
      <w:r>
        <w:rPr>
          <w:sz w:val="24"/>
          <w:szCs w:val="24"/>
          <w:lang w:val="pt-BR"/>
        </w:rPr>
        <w:t>leptocurtose</w:t>
      </w:r>
      <w:proofErr w:type="spellEnd"/>
      <w:r>
        <w:rPr>
          <w:sz w:val="24"/>
          <w:szCs w:val="24"/>
          <w:lang w:val="pt-BR"/>
        </w:rPr>
        <w:t>) e assimetria (</w:t>
      </w:r>
      <w:proofErr w:type="spellStart"/>
      <w:r>
        <w:rPr>
          <w:i/>
          <w:iCs/>
          <w:sz w:val="24"/>
          <w:szCs w:val="24"/>
          <w:lang w:val="pt-BR"/>
        </w:rPr>
        <w:t>skewness</w:t>
      </w:r>
      <w:proofErr w:type="spellEnd"/>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14:paraId="41BA70E2" w14:textId="77777777" w:rsidR="009551F5" w:rsidRPr="00CB3C08" w:rsidRDefault="009551F5" w:rsidP="009551F5">
      <w:pPr>
        <w:rPr>
          <w:b/>
          <w:bCs/>
          <w:sz w:val="24"/>
          <w:szCs w:val="24"/>
          <w:lang w:val="pt-BR"/>
        </w:rPr>
      </w:pPr>
    </w:p>
    <w:p w14:paraId="28897521" w14:textId="77777777"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86" w:name="_Toc231448178"/>
      <w:r>
        <w:rPr>
          <w:bCs/>
          <w:sz w:val="24"/>
          <w:szCs w:val="24"/>
          <w:lang w:val="en-US"/>
        </w:rPr>
        <w:t>Entropy Pooling e Fully Flexible Views (</w:t>
      </w:r>
      <w:proofErr w:type="spellStart"/>
      <w:r>
        <w:rPr>
          <w:bCs/>
          <w:sz w:val="24"/>
          <w:szCs w:val="24"/>
          <w:lang w:val="en-US"/>
        </w:rPr>
        <w:t>Meucci</w:t>
      </w:r>
      <w:proofErr w:type="spellEnd"/>
      <w:r>
        <w:rPr>
          <w:bCs/>
          <w:sz w:val="24"/>
          <w:szCs w:val="24"/>
          <w:lang w:val="en-US"/>
        </w:rPr>
        <w:t>)</w:t>
      </w:r>
      <w:bookmarkEnd w:id="86"/>
      <w:r>
        <w:rPr>
          <w:bCs/>
          <w:sz w:val="24"/>
          <w:szCs w:val="24"/>
          <w:lang w:val="en-US"/>
        </w:rPr>
        <w:t xml:space="preserve"> </w:t>
      </w:r>
    </w:p>
    <w:p w14:paraId="3C5F4376" w14:textId="77777777" w:rsidR="009551F5" w:rsidRPr="009551F5" w:rsidRDefault="009551F5" w:rsidP="009551F5">
      <w:pPr>
        <w:spacing w:line="360" w:lineRule="auto"/>
        <w:jc w:val="both"/>
        <w:rPr>
          <w:sz w:val="24"/>
          <w:szCs w:val="24"/>
          <w:lang w:val="en-US"/>
        </w:rPr>
      </w:pPr>
    </w:p>
    <w:p w14:paraId="2DABE2DB" w14:textId="77777777"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w:t>
      </w:r>
      <w:proofErr w:type="spellStart"/>
      <w:r>
        <w:rPr>
          <w:sz w:val="24"/>
          <w:szCs w:val="24"/>
          <w:lang w:val="pt-BR"/>
        </w:rPr>
        <w:t>Meucci</w:t>
      </w:r>
      <w:proofErr w:type="spellEnd"/>
      <w:r>
        <w:rPr>
          <w:sz w:val="24"/>
          <w:szCs w:val="24"/>
          <w:lang w:val="pt-BR"/>
        </w:rPr>
        <w:t xml:space="preserve"> (2008, 2010) introduziu a generalização conhecida como </w:t>
      </w:r>
      <w:proofErr w:type="spellStart"/>
      <w:r>
        <w:rPr>
          <w:b/>
          <w:bCs/>
          <w:sz w:val="24"/>
          <w:szCs w:val="24"/>
          <w:lang w:val="pt-BR"/>
        </w:rPr>
        <w:t>Entropy</w:t>
      </w:r>
      <w:proofErr w:type="spellEnd"/>
      <w:r>
        <w:rPr>
          <w:b/>
          <w:bCs/>
          <w:sz w:val="24"/>
          <w:szCs w:val="24"/>
          <w:lang w:val="pt-BR"/>
        </w:rPr>
        <w:t xml:space="preserve"> </w:t>
      </w:r>
      <w:proofErr w:type="spellStart"/>
      <w:r>
        <w:rPr>
          <w:b/>
          <w:bCs/>
          <w:sz w:val="24"/>
          <w:szCs w:val="24"/>
          <w:lang w:val="pt-BR"/>
        </w:rPr>
        <w:t>Pooling</w:t>
      </w:r>
      <w:proofErr w:type="spellEnd"/>
      <w:r>
        <w:rPr>
          <w:sz w:val="24"/>
          <w:szCs w:val="24"/>
          <w:lang w:val="pt-BR"/>
        </w:rPr>
        <w:t xml:space="preserve"> (Agrupamento de Entropia). Diferente do BL que usa fórmulas fechadas para conjugados gaussianos, o </w:t>
      </w:r>
      <w:proofErr w:type="spellStart"/>
      <w:r>
        <w:rPr>
          <w:sz w:val="24"/>
          <w:szCs w:val="24"/>
          <w:lang w:val="pt-BR"/>
        </w:rPr>
        <w:t>Entropy</w:t>
      </w:r>
      <w:proofErr w:type="spellEnd"/>
      <w:r>
        <w:rPr>
          <w:sz w:val="24"/>
          <w:szCs w:val="24"/>
          <w:lang w:val="pt-BR"/>
        </w:rPr>
        <w:t xml:space="preserve"> </w:t>
      </w:r>
      <w:proofErr w:type="spellStart"/>
      <w:r>
        <w:rPr>
          <w:sz w:val="24"/>
          <w:szCs w:val="24"/>
          <w:lang w:val="pt-BR"/>
        </w:rPr>
        <w:t>Pooling</w:t>
      </w:r>
      <w:proofErr w:type="spellEnd"/>
      <w:r>
        <w:rPr>
          <w:sz w:val="24"/>
          <w:szCs w:val="24"/>
          <w:lang w:val="pt-BR"/>
        </w:rPr>
        <w:t xml:space="preserve"> utiliza otimização numérica para minimizar a </w:t>
      </w:r>
      <w:r>
        <w:rPr>
          <w:b/>
          <w:bCs/>
          <w:sz w:val="24"/>
          <w:szCs w:val="24"/>
          <w:lang w:val="pt-BR"/>
        </w:rPr>
        <w:t xml:space="preserve">Divergência de </w:t>
      </w:r>
      <w:proofErr w:type="spellStart"/>
      <w:r>
        <w:rPr>
          <w:b/>
          <w:bCs/>
          <w:sz w:val="24"/>
          <w:szCs w:val="24"/>
          <w:lang w:val="pt-BR"/>
        </w:rPr>
        <w:t>Kullback-Leibler</w:t>
      </w:r>
      <w:proofErr w:type="spellEnd"/>
      <w:r>
        <w:rPr>
          <w:sz w:val="24"/>
          <w:szCs w:val="24"/>
          <w:lang w:val="pt-BR"/>
        </w:rPr>
        <w:t xml:space="preserve"> (Entropia Relativa) entre a distribuição Prior e a Posterior.</w:t>
      </w:r>
      <w:r>
        <w:rPr>
          <w:sz w:val="24"/>
          <w:szCs w:val="24"/>
          <w:vertAlign w:val="superscript"/>
          <w:lang w:val="pt-BR"/>
        </w:rPr>
        <w:t>30</w:t>
      </w:r>
    </w:p>
    <w:p w14:paraId="362AAEFF"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1E88326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6A022AA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702B19F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408FF5A4" w14:textId="77777777"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14:paraId="6DCF7768" w14:textId="77777777" w:rsidR="009551F5" w:rsidRPr="00CB3C08" w:rsidRDefault="009551F5" w:rsidP="009551F5">
      <w:pPr>
        <w:rPr>
          <w:b/>
          <w:bCs/>
          <w:sz w:val="24"/>
          <w:szCs w:val="24"/>
          <w:lang w:val="pt-BR"/>
        </w:rPr>
      </w:pPr>
    </w:p>
    <w:p w14:paraId="4B24C106" w14:textId="77777777"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87" w:name="_Toc231448179"/>
      <w:r>
        <w:rPr>
          <w:b/>
          <w:bCs/>
          <w:sz w:val="24"/>
          <w:szCs w:val="24"/>
          <w:lang w:val="pt-BR"/>
        </w:rPr>
        <w:t>Conclusão do Capítulo</w:t>
      </w:r>
      <w:bookmarkEnd w:id="87"/>
      <w:r>
        <w:rPr>
          <w:b/>
          <w:bCs/>
          <w:sz w:val="24"/>
          <w:szCs w:val="24"/>
          <w:lang w:val="pt-BR"/>
        </w:rPr>
        <w:t xml:space="preserve"> </w:t>
      </w:r>
    </w:p>
    <w:p w14:paraId="5C0DE0EA" w14:textId="77777777" w:rsidR="00F83DDD" w:rsidRDefault="00F83DDD" w:rsidP="00684B6C">
      <w:pPr>
        <w:spacing w:line="360" w:lineRule="auto"/>
        <w:jc w:val="both"/>
        <w:rPr>
          <w:sz w:val="24"/>
          <w:szCs w:val="24"/>
          <w:lang w:val="pt-BR"/>
        </w:rPr>
      </w:pPr>
    </w:p>
    <w:p w14:paraId="1B7A53C4" w14:textId="77777777" w:rsidR="00684B6C" w:rsidRPr="00684B6C" w:rsidRDefault="00684B6C" w:rsidP="00F83DDD">
      <w:pPr>
        <w:spacing w:line="360" w:lineRule="auto"/>
        <w:ind w:firstLine="851"/>
        <w:jc w:val="both"/>
        <w:rPr>
          <w:sz w:val="24"/>
          <w:szCs w:val="24"/>
          <w:lang w:val="pt-BR"/>
        </w:rPr>
      </w:pPr>
      <w:r>
        <w:rPr>
          <w:sz w:val="24"/>
          <w:szCs w:val="24"/>
          <w:lang w:val="pt-BR"/>
        </w:rPr>
        <w:t>O Modelo de Black-</w:t>
      </w:r>
      <w:proofErr w:type="spellStart"/>
      <w:r>
        <w:rPr>
          <w:sz w:val="24"/>
          <w:szCs w:val="24"/>
          <w:lang w:val="pt-BR"/>
        </w:rPr>
        <w:t>Litterman</w:t>
      </w:r>
      <w:proofErr w:type="spellEnd"/>
      <w:r>
        <w:rPr>
          <w:sz w:val="24"/>
          <w:szCs w:val="24"/>
          <w:lang w:val="pt-BR"/>
        </w:rPr>
        <w:t xml:space="preserve"> transcendeu sua origem como uma ferramenta proprietária da Goldman Sachs para se tornar um pilar fundamental das Finanças </w:t>
      </w:r>
      <w:r>
        <w:rPr>
          <w:sz w:val="24"/>
          <w:szCs w:val="24"/>
          <w:lang w:val="pt-BR"/>
        </w:rPr>
        <w:lastRenderedPageBreak/>
        <w:t xml:space="preserve">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w:t>
      </w:r>
      <w:proofErr w:type="spellStart"/>
      <w:r>
        <w:rPr>
          <w:sz w:val="24"/>
          <w:szCs w:val="24"/>
          <w:lang w:val="pt-BR"/>
        </w:rPr>
        <w:t>Idzorek</w:t>
      </w:r>
      <w:proofErr w:type="spellEnd"/>
      <w:r>
        <w:rPr>
          <w:sz w:val="24"/>
          <w:szCs w:val="24"/>
          <w:lang w:val="pt-BR"/>
        </w:rPr>
        <w:t xml:space="preserve"> e a </w:t>
      </w:r>
      <w:proofErr w:type="spellStart"/>
      <w:r>
        <w:rPr>
          <w:i/>
          <w:iCs/>
          <w:sz w:val="24"/>
          <w:szCs w:val="24"/>
          <w:lang w:val="pt-BR"/>
        </w:rPr>
        <w:t>Entropy</w:t>
      </w:r>
      <w:proofErr w:type="spellEnd"/>
      <w:r>
        <w:rPr>
          <w:i/>
          <w:iCs/>
          <w:sz w:val="24"/>
          <w:szCs w:val="24"/>
          <w:lang w:val="pt-BR"/>
        </w:rPr>
        <w:t xml:space="preserve"> </w:t>
      </w:r>
      <w:proofErr w:type="spellStart"/>
      <w:r>
        <w:rPr>
          <w:i/>
          <w:iCs/>
          <w:sz w:val="24"/>
          <w:szCs w:val="24"/>
          <w:lang w:val="pt-BR"/>
        </w:rPr>
        <w:t>Pooling</w:t>
      </w:r>
      <w:proofErr w:type="spellEnd"/>
      <w:r>
        <w:rPr>
          <w:sz w:val="24"/>
          <w:szCs w:val="24"/>
          <w:lang w:val="pt-BR"/>
        </w:rPr>
        <w:t xml:space="preserve"> de </w:t>
      </w:r>
      <w:proofErr w:type="spellStart"/>
      <w:r>
        <w:rPr>
          <w:sz w:val="24"/>
          <w:szCs w:val="24"/>
          <w:lang w:val="pt-BR"/>
        </w:rPr>
        <w:t>Meucci</w:t>
      </w:r>
      <w:proofErr w:type="spellEnd"/>
      <w:r>
        <w:rPr>
          <w:sz w:val="24"/>
          <w:szCs w:val="24"/>
          <w:lang w:val="pt-BR"/>
        </w:rPr>
        <w:t>, asseguram que o modelo permaneça adaptável a um mundo financeiro cada vez mais complexo e não-normal, servindo como a ponte ideal entre a teoria de eficiência de mercado e a gestão ativa prática.</w:t>
      </w:r>
    </w:p>
    <w:p w14:paraId="3EEC491D" w14:textId="77777777" w:rsidR="00684B6C" w:rsidRPr="00684B6C" w:rsidRDefault="00684B6C" w:rsidP="00C52D1A">
      <w:pPr>
        <w:spacing w:line="360" w:lineRule="auto"/>
        <w:jc w:val="both"/>
        <w:rPr>
          <w:sz w:val="24"/>
          <w:szCs w:val="24"/>
          <w:lang w:val="pt-BR"/>
        </w:rPr>
      </w:pPr>
    </w:p>
    <w:p w14:paraId="09BDBF3F" w14:textId="77777777" w:rsidR="003460B2" w:rsidRPr="00C52D1A" w:rsidRDefault="003460B2" w:rsidP="00C52D1A">
      <w:pPr>
        <w:spacing w:line="360" w:lineRule="auto"/>
        <w:jc w:val="both"/>
        <w:rPr>
          <w:sz w:val="24"/>
          <w:szCs w:val="24"/>
        </w:rPr>
      </w:pPr>
      <w:r>
        <w:rPr>
          <w:sz w:val="24"/>
          <w:szCs w:val="24"/>
        </w:rPr>
        <w:br w:type="page"/>
      </w:r>
    </w:p>
    <w:p w14:paraId="4F5E81F8" w14:textId="77777777" w:rsidR="00657C8B" w:rsidRPr="00CA2B8F" w:rsidRDefault="00A53FEA" w:rsidP="00346652">
      <w:pPr>
        <w:pStyle w:val="Ttulo1"/>
        <w:numPr>
          <w:ilvl w:val="0"/>
          <w:numId w:val="1"/>
        </w:numPr>
        <w:tabs>
          <w:tab w:val="left" w:pos="480"/>
        </w:tabs>
        <w:spacing w:line="360" w:lineRule="auto"/>
        <w:jc w:val="both"/>
        <w:rPr>
          <w:b w:val="0"/>
          <w:sz w:val="24"/>
          <w:szCs w:val="24"/>
        </w:rPr>
      </w:pPr>
      <w:bookmarkStart w:id="88" w:name="_Toc231448180"/>
      <w:r>
        <w:lastRenderedPageBreak/>
        <w:t>CAPÍTULO 3 — METODOLOGIA DA PESQUISA</w:t>
      </w:r>
      <w:bookmarkEnd w:id="88"/>
      <w:r>
        <w:rPr>
          <w:sz w:val="24"/>
          <w:szCs w:val="24"/>
        </w:rPr>
        <w:t xml:space="preserve"> </w:t>
      </w:r>
    </w:p>
    <w:p w14:paraId="77ACD5C4" w14:textId="77777777" w:rsidR="00A53FEA" w:rsidRPr="00736E2A" w:rsidRDefault="00A53FEA" w:rsidP="00A53FEA">
      <w:pPr>
        <w:rPr>
          <w:bCs/>
          <w:sz w:val="24"/>
          <w:szCs w:val="24"/>
        </w:rPr>
      </w:pPr>
    </w:p>
    <w:p w14:paraId="3C91B5C4" w14:textId="77777777" w:rsidR="00A53FEA" w:rsidRPr="00A53FEA" w:rsidRDefault="00A53FEA" w:rsidP="00A53FEA">
      <w:pPr>
        <w:pStyle w:val="Ttulo2"/>
        <w:numPr>
          <w:ilvl w:val="1"/>
          <w:numId w:val="1"/>
        </w:numPr>
        <w:ind w:left="0" w:firstLine="0"/>
        <w:jc w:val="left"/>
        <w:rPr>
          <w:b w:val="0"/>
          <w:sz w:val="22"/>
          <w:szCs w:val="24"/>
        </w:rPr>
      </w:pPr>
      <w:bookmarkStart w:id="89" w:name="_Toc231448181"/>
      <w:r>
        <w:rPr>
          <w:sz w:val="24"/>
        </w:rPr>
        <w:t>Natureza e Classificação da Pesquisa</w:t>
      </w:r>
      <w:bookmarkEnd w:id="89"/>
    </w:p>
    <w:p w14:paraId="3CF6F9E5" w14:textId="77777777" w:rsidR="00A53FEA" w:rsidRPr="0061477B" w:rsidRDefault="00A53FEA" w:rsidP="00A53FEA">
      <w:pPr>
        <w:rPr>
          <w:b/>
          <w:sz w:val="24"/>
          <w:szCs w:val="24"/>
        </w:rPr>
      </w:pPr>
    </w:p>
    <w:p w14:paraId="69DD89ED" w14:textId="77777777" w:rsidR="00CA2B8F" w:rsidRDefault="00CA2B8F" w:rsidP="00736E2A">
      <w:pPr>
        <w:rPr>
          <w:spacing w:val="-2"/>
          <w:sz w:val="24"/>
          <w:szCs w:val="24"/>
        </w:rPr>
      </w:pPr>
    </w:p>
    <w:p w14:paraId="73012ABA" w14:textId="77777777" w:rsidR="00A53FEA" w:rsidRDefault="00A53FEA" w:rsidP="00A53FEA">
      <w:pPr>
        <w:pStyle w:val="font-claude-response-body"/>
        <w:spacing w:before="0" w:beforeAutospacing="0" w:after="0" w:afterAutospacing="0" w:line="360" w:lineRule="auto"/>
        <w:ind w:firstLine="851"/>
        <w:jc w:val="both"/>
      </w:pPr>
      <w:r>
        <w:t xml:space="preserve">A presente pesquisa classifica-se, quanto à sua natureza, como </w:t>
      </w:r>
      <w:r>
        <w:rPr>
          <w:rStyle w:val="Forte"/>
        </w:rPr>
        <w:t>aplicada</w:t>
      </w:r>
      <w:r>
        <w:t xml:space="preserve">, pois tem por finalidade gerar conhecimento prático sobre estratégias de alocação de ativos no mercado acionário brasileiro, com vistas à resolução de um problema concreto de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14:paraId="0ED1156A" w14:textId="77777777" w:rsidR="00A53FEA" w:rsidRDefault="00A53FEA" w:rsidP="00A53FEA">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proofErr w:type="spellStart"/>
      <w:r>
        <w:rPr>
          <w:rStyle w:val="nfase"/>
        </w:rPr>
        <w:t>backtesting</w:t>
      </w:r>
      <w:proofErr w:type="spellEnd"/>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w:t>
      </w:r>
      <w:proofErr w:type="spellStart"/>
      <w:r>
        <w:rPr>
          <w:rStyle w:val="nfase"/>
        </w:rPr>
        <w:t>ahead</w:t>
      </w:r>
      <w:proofErr w:type="spellEnd"/>
      <w:r>
        <w:rPr>
          <w:rStyle w:val="nfase"/>
        </w:rPr>
        <w:t xml:space="preserve"> bias</w:t>
      </w:r>
      <w:r>
        <w:t>).</w:t>
      </w:r>
    </w:p>
    <w:p w14:paraId="062F3018" w14:textId="77777777" w:rsidR="00CA2B8F" w:rsidRDefault="00CA2B8F" w:rsidP="00CA2B8F">
      <w:pPr>
        <w:rPr>
          <w:sz w:val="24"/>
          <w:szCs w:val="24"/>
        </w:rPr>
      </w:pPr>
    </w:p>
    <w:p w14:paraId="5B54BF1E" w14:textId="77777777" w:rsidR="00736E2A" w:rsidRPr="00736E2A" w:rsidRDefault="00736E2A" w:rsidP="00736E2A">
      <w:pPr>
        <w:rPr>
          <w:bCs/>
          <w:sz w:val="24"/>
          <w:szCs w:val="24"/>
        </w:rPr>
      </w:pPr>
    </w:p>
    <w:p w14:paraId="5D34B6CA" w14:textId="77777777" w:rsidR="00736E2A" w:rsidRPr="00A53FEA" w:rsidRDefault="00A53FEA" w:rsidP="00736E2A">
      <w:pPr>
        <w:pStyle w:val="Ttulo2"/>
        <w:numPr>
          <w:ilvl w:val="1"/>
          <w:numId w:val="1"/>
        </w:numPr>
        <w:ind w:left="0" w:firstLine="0"/>
        <w:jc w:val="left"/>
        <w:rPr>
          <w:b w:val="0"/>
          <w:sz w:val="22"/>
          <w:szCs w:val="24"/>
        </w:rPr>
      </w:pPr>
      <w:bookmarkStart w:id="90" w:name="_Toc231448182"/>
      <w:r>
        <w:rPr>
          <w:sz w:val="24"/>
        </w:rPr>
        <w:t>Universo, Amostra e Fonte dos Dados</w:t>
      </w:r>
      <w:bookmarkEnd w:id="90"/>
    </w:p>
    <w:p w14:paraId="4A555BDE" w14:textId="77777777" w:rsidR="00736E2A" w:rsidRPr="0061477B" w:rsidRDefault="00736E2A" w:rsidP="00736E2A">
      <w:pPr>
        <w:rPr>
          <w:b/>
          <w:sz w:val="24"/>
          <w:szCs w:val="24"/>
        </w:rPr>
      </w:pPr>
    </w:p>
    <w:p w14:paraId="47B2307C"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19FAE0E9"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489318A5" w14:textId="77777777" w:rsidR="00A53FEA" w:rsidRPr="00021F7A" w:rsidRDefault="00A53FEA" w:rsidP="00021F7A">
      <w:pPr>
        <w:rPr>
          <w:b/>
          <w:bCs/>
          <w:sz w:val="24"/>
          <w:szCs w:val="24"/>
        </w:rPr>
      </w:pPr>
    </w:p>
    <w:p w14:paraId="4E254F27" w14:textId="77777777" w:rsidR="00A53FEA" w:rsidRPr="00021F7A" w:rsidRDefault="00A53FEA" w:rsidP="00021F7A">
      <w:pPr>
        <w:pStyle w:val="Ttulo3"/>
        <w:numPr>
          <w:ilvl w:val="2"/>
          <w:numId w:val="1"/>
        </w:numPr>
        <w:rPr>
          <w:b w:val="0"/>
          <w:sz w:val="22"/>
        </w:rPr>
      </w:pPr>
      <w:bookmarkStart w:id="91" w:name="_Toc231448183"/>
      <w:r>
        <w:rPr>
          <w:b w:val="0"/>
        </w:rPr>
        <w:t>Critério de Inclusão na Amostra</w:t>
      </w:r>
      <w:bookmarkEnd w:id="91"/>
    </w:p>
    <w:p w14:paraId="085A6383" w14:textId="77777777" w:rsidR="00A53FEA" w:rsidRPr="00A53FEA" w:rsidRDefault="00A53FEA" w:rsidP="00021F7A">
      <w:pPr>
        <w:rPr>
          <w:b/>
          <w:szCs w:val="24"/>
        </w:rPr>
      </w:pPr>
    </w:p>
    <w:p w14:paraId="0EA851FD" w14:textId="77777777" w:rsidR="00A53FEA" w:rsidRPr="0061477B" w:rsidRDefault="00A53FEA" w:rsidP="00A53FEA">
      <w:pPr>
        <w:rPr>
          <w:b/>
          <w:sz w:val="24"/>
          <w:szCs w:val="24"/>
        </w:rPr>
      </w:pPr>
    </w:p>
    <w:p w14:paraId="6A5E0FA1"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358A8096" w14:textId="1D00DD05"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118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1D73BFF4"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7C97B5B9" w14:textId="77777777" w:rsidR="00197E79" w:rsidRDefault="00197E79" w:rsidP="00197E79">
      <w:pPr>
        <w:spacing w:line="360" w:lineRule="auto"/>
        <w:ind w:firstLine="851"/>
        <w:jc w:val="both"/>
        <w:rPr>
          <w:bCs/>
          <w:sz w:val="24"/>
          <w:szCs w:val="24"/>
        </w:rPr>
      </w:pPr>
    </w:p>
    <w:p w14:paraId="6323825A" w14:textId="77777777" w:rsidR="00021F7A" w:rsidRPr="00021F7A" w:rsidRDefault="00021F7A" w:rsidP="003F1C11">
      <w:pPr>
        <w:pStyle w:val="PargrafodaLista"/>
        <w:widowControl/>
        <w:numPr>
          <w:ilvl w:val="0"/>
          <w:numId w:val="31"/>
        </w:numPr>
        <w:autoSpaceDE/>
        <w:autoSpaceDN/>
        <w:rPr>
          <w:sz w:val="24"/>
          <w:szCs w:val="24"/>
          <w:lang w:val="pt-BR" w:eastAsia="pt-BR"/>
        </w:rPr>
      </w:pPr>
      <w:r>
        <w:rPr>
          <w:sz w:val="24"/>
          <w:szCs w:val="24"/>
          <w:lang w:val="pt-BR" w:eastAsia="pt-BR"/>
        </w:rPr>
        <w:t>**CDI** (*Certificado de Depósito Interbancário*): taxa de referência diária, utilizada como *proxy* da taxa livre de risco (</w:t>
      </w:r>
      <w:proofErr w:type="spellStart"/>
      <w:r>
        <w:rPr>
          <w:sz w:val="24"/>
          <w:szCs w:val="24"/>
          <w:lang w:val="pt-BR" w:eastAsia="pt-BR"/>
        </w:rPr>
        <w:t>RfR_f</w:t>
      </w:r>
      <w:proofErr w:type="spellEnd"/>
      <w:r>
        <w:rPr>
          <w:sz w:val="24"/>
          <w:szCs w:val="24"/>
          <w:lang w:val="pt-BR" w:eastAsia="pt-BR"/>
        </w:rPr>
        <w:t xml:space="preserve"> </w:t>
      </w:r>
      <w:proofErr w:type="spellStart"/>
      <w:r>
        <w:rPr>
          <w:sz w:val="24"/>
          <w:szCs w:val="24"/>
          <w:lang w:val="pt-BR" w:eastAsia="pt-BR"/>
        </w:rPr>
        <w:t>Rf</w:t>
      </w:r>
      <w:proofErr w:type="spellEnd"/>
      <w:r>
        <w:rPr>
          <w:sz w:val="24"/>
          <w:szCs w:val="24"/>
          <w:lang w:val="pt-BR" w:eastAsia="pt-BR"/>
        </w:rPr>
        <w:t xml:space="preserve">​), obtida junto ao Banco Central do Brasil; </w:t>
      </w:r>
    </w:p>
    <w:p w14:paraId="644C922E" w14:textId="77777777" w:rsidR="00021F7A" w:rsidRPr="00021F7A" w:rsidRDefault="00021F7A" w:rsidP="003F1C11">
      <w:pPr>
        <w:pStyle w:val="PargrafodaLista"/>
        <w:widowControl/>
        <w:numPr>
          <w:ilvl w:val="0"/>
          <w:numId w:val="31"/>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6890E698" w14:textId="77777777" w:rsidR="00021F7A" w:rsidRPr="00021F7A" w:rsidRDefault="00021F7A" w:rsidP="003F1C11">
      <w:pPr>
        <w:pStyle w:val="PargrafodaLista"/>
        <w:numPr>
          <w:ilvl w:val="0"/>
          <w:numId w:val="31"/>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w:t>
      </w:r>
      <w:proofErr w:type="spellStart"/>
      <w:r>
        <w:rPr>
          <w:sz w:val="24"/>
          <w:szCs w:val="24"/>
          <w:lang w:val="pt-BR" w:eastAsia="pt-BR"/>
        </w:rPr>
        <w:t>Litterman</w:t>
      </w:r>
      <w:proofErr w:type="spellEnd"/>
      <w:r>
        <w:rPr>
          <w:sz w:val="24"/>
          <w:szCs w:val="24"/>
          <w:lang w:val="pt-BR" w:eastAsia="pt-BR"/>
        </w:rPr>
        <w:t>.</w:t>
      </w:r>
    </w:p>
    <w:p w14:paraId="19EB470A" w14:textId="77777777" w:rsidR="00021F7A" w:rsidRPr="00736E2A" w:rsidRDefault="00021F7A" w:rsidP="00021F7A">
      <w:pPr>
        <w:rPr>
          <w:bCs/>
          <w:sz w:val="24"/>
          <w:szCs w:val="24"/>
        </w:rPr>
      </w:pPr>
    </w:p>
    <w:p w14:paraId="7210FABC" w14:textId="77777777" w:rsidR="00021F7A" w:rsidRPr="00021F7A" w:rsidRDefault="00021F7A" w:rsidP="00021F7A">
      <w:pPr>
        <w:pStyle w:val="Ttulo2"/>
        <w:numPr>
          <w:ilvl w:val="1"/>
          <w:numId w:val="1"/>
        </w:numPr>
        <w:ind w:left="0" w:firstLine="0"/>
        <w:jc w:val="left"/>
        <w:rPr>
          <w:b w:val="0"/>
          <w:sz w:val="20"/>
          <w:szCs w:val="24"/>
        </w:rPr>
      </w:pPr>
      <w:bookmarkStart w:id="92" w:name="_Toc231448184"/>
      <w:r>
        <w:rPr>
          <w:sz w:val="24"/>
        </w:rPr>
        <w:t>Tratamento e Preparação dos Dados</w:t>
      </w:r>
      <w:bookmarkEnd w:id="92"/>
    </w:p>
    <w:p w14:paraId="106FEFAB" w14:textId="77777777" w:rsidR="00021F7A" w:rsidRPr="00021F7A" w:rsidRDefault="00021F7A" w:rsidP="00021F7A">
      <w:pPr>
        <w:rPr>
          <w:b/>
          <w:bCs/>
          <w:sz w:val="24"/>
          <w:szCs w:val="24"/>
        </w:rPr>
      </w:pPr>
    </w:p>
    <w:p w14:paraId="314A1FDB" w14:textId="77777777" w:rsidR="00021F7A" w:rsidRPr="00021F7A" w:rsidRDefault="00021F7A" w:rsidP="00021F7A">
      <w:pPr>
        <w:pStyle w:val="Ttulo3"/>
        <w:numPr>
          <w:ilvl w:val="2"/>
          <w:numId w:val="1"/>
        </w:numPr>
        <w:rPr>
          <w:b w:val="0"/>
          <w:sz w:val="22"/>
        </w:rPr>
      </w:pPr>
      <w:bookmarkStart w:id="93" w:name="_Toc231448185"/>
      <w:r>
        <w:rPr>
          <w:b w:val="0"/>
        </w:rPr>
        <w:t>Filtragem de Liquidez e Remoção de Anomalias</w:t>
      </w:r>
      <w:bookmarkEnd w:id="93"/>
    </w:p>
    <w:p w14:paraId="03B4D8E6" w14:textId="77777777" w:rsidR="00021F7A" w:rsidRPr="00021F7A" w:rsidRDefault="00021F7A" w:rsidP="00021F7A">
      <w:pPr>
        <w:rPr>
          <w:sz w:val="24"/>
          <w:szCs w:val="24"/>
        </w:rPr>
      </w:pPr>
    </w:p>
    <w:p w14:paraId="4BF195D8"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0E0E5258"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proofErr w:type="spellStart"/>
      <w:r>
        <w:rPr>
          <w:rStyle w:val="nfase"/>
        </w:rPr>
        <w:t>datetime</w:t>
      </w:r>
      <w:proofErr w:type="spellEnd"/>
      <w:r>
        <w:t>, com ordenação cronológica estrita e eliminação de eventuais duplicatas.</w:t>
      </w:r>
    </w:p>
    <w:p w14:paraId="5679A966"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14648713" w14:textId="07DB4030" w:rsidR="00021F7A" w:rsidRDefault="00021F7A" w:rsidP="003F1C11">
      <w:pPr>
        <w:pStyle w:val="font-claude-response-body"/>
        <w:numPr>
          <w:ilvl w:val="0"/>
          <w:numId w:val="35"/>
        </w:numPr>
        <w:spacing w:before="0" w:beforeAutospacing="0" w:after="0" w:afterAutospacing="0" w:line="360" w:lineRule="auto"/>
        <w:jc w:val="both"/>
      </w:pPr>
      <w:r>
        <w:rPr>
          <w:b/>
        </w:rPr>
        <w:t xml:space="preserve">**Etapa 3 </w:t>
      </w:r>
      <w:r w:rsidRPr="003F6CB0">
        <w:rPr>
          <w:b/>
        </w:rPr>
        <w:t xml:space="preserve">— </w:t>
      </w:r>
      <w:r w:rsidR="003F6CB0" w:rsidRPr="003F6CB0">
        <w:rPr>
          <w:b/>
        </w:rPr>
        <w:t>Diagnóstico e Escrutínio de Anomalias (Outliers):</w:t>
      </w:r>
      <w:r w:rsidR="003F6CB0">
        <w:t xml:space="preserve"> Considerando a suscetibilidade das séries financeiras a ruídos de infraestrutura ou não-ajustamento de proventos (como desdobramentos não refletidos), procedeu-se à detecção endógena de anomalias estatísticas severas. </w:t>
      </w:r>
      <w:del w:id="94" w:author="Claude" w:date="2026-06-04T00:00:00Z">
        <w:r w:rsidR="003F6CB0">
          <w:delText>Empregou-se o rigoroso método de Amplitude Interquartil (IQR = Q3 - Q1). O fator multiplicador do IQR foi calibrado para um limiar conservador de 3.0 (regra para outliers severos), definindo-se os limites inferior e superior em [Q1 - 3.0 * IQR] e [Q3 + 3.0 * IQR], respetivamente.</w:delText>
        </w:r>
      </w:del>
      <w:ins w:id="95" w:author="Claude" w:date="2026-06-04T00:00:00Z">
        <w:r w:rsidR="003F6CB0">
          <w:t xml:space="preserve">Empregou-se o Z-score modificado de </w:t>
        </w:r>
        <w:proofErr w:type="spellStart"/>
        <w:r w:rsidR="003F6CB0">
          <w:t>Iglewicz</w:t>
        </w:r>
        <w:proofErr w:type="spellEnd"/>
        <w:r w:rsidR="003F6CB0">
          <w:t xml:space="preserve"> e </w:t>
        </w:r>
        <w:proofErr w:type="spellStart"/>
        <w:r w:rsidR="003F6CB0">
          <w:t>Hoaglin</w:t>
        </w:r>
        <w:proofErr w:type="spellEnd"/>
        <w:r w:rsidR="003F6CB0">
          <w:t xml:space="preserve"> (1993), baseado na Mediana das Desvios Absolutos (MAD), com limiar K = 3,5 e constante de normalização c = 0,6745, calculado exclusivamente sobre variações não-nulas de cada série. Retornos com valor absoluto superior a 100% foram sinalizados como impossíveis.</w:t>
        </w:r>
      </w:ins>
      <w:r w:rsidR="003F6CB0">
        <w:t xml:space="preserve"> </w:t>
      </w:r>
      <w:r w:rsidR="003F6CB0">
        <w:lastRenderedPageBreak/>
        <w:t>Adicionalmente, implementou-se uma barreira lógica de integridade, suprimindo quaisquer ocorrências irreais de preços negativos</w:t>
      </w:r>
      <w:r>
        <w:t>.</w:t>
      </w:r>
    </w:p>
    <w:p w14:paraId="6F9E8F49"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 foram tratadas pelo método de propagação da última observação válida (</w:t>
      </w:r>
      <w:proofErr w:type="spellStart"/>
      <w:r>
        <w:rPr>
          <w:rStyle w:val="nfase"/>
        </w:rPr>
        <w:t>forward-fill</w:t>
      </w:r>
      <w:proofErr w:type="spellEnd"/>
      <w:r>
        <w:t xml:space="preserve"> e </w:t>
      </w:r>
      <w:proofErr w:type="spellStart"/>
      <w:r>
        <w:rPr>
          <w:rStyle w:val="nfase"/>
        </w:rPr>
        <w:t>backward-fill</w:t>
      </w:r>
      <w:proofErr w:type="spellEnd"/>
      <w:r>
        <w:t>). O resultado final foi uma matriz de preços sem valores ausentes.</w:t>
      </w:r>
    </w:p>
    <w:p w14:paraId="30EBC3E1" w14:textId="77777777" w:rsidR="00021F7A" w:rsidRPr="00021F7A" w:rsidRDefault="00021F7A" w:rsidP="00021F7A">
      <w:pPr>
        <w:rPr>
          <w:b/>
          <w:bCs/>
          <w:sz w:val="24"/>
          <w:szCs w:val="24"/>
        </w:rPr>
      </w:pPr>
    </w:p>
    <w:p w14:paraId="5FC658FE" w14:textId="77777777" w:rsidR="00021F7A" w:rsidRPr="00021F7A" w:rsidRDefault="00021F7A" w:rsidP="00021F7A">
      <w:pPr>
        <w:pStyle w:val="Ttulo3"/>
        <w:numPr>
          <w:ilvl w:val="2"/>
          <w:numId w:val="1"/>
        </w:numPr>
        <w:rPr>
          <w:b w:val="0"/>
          <w:sz w:val="22"/>
        </w:rPr>
      </w:pPr>
      <w:bookmarkStart w:id="96" w:name="_Toc231448186"/>
      <w:r>
        <w:rPr>
          <w:b w:val="0"/>
        </w:rPr>
        <w:t>Transformação dos Preços em Retornos</w:t>
      </w:r>
      <w:bookmarkEnd w:id="96"/>
    </w:p>
    <w:p w14:paraId="5750E256" w14:textId="77777777" w:rsidR="00021F7A" w:rsidRPr="00021F7A" w:rsidRDefault="00021F7A" w:rsidP="00021F7A">
      <w:pPr>
        <w:rPr>
          <w:sz w:val="24"/>
          <w:szCs w:val="24"/>
        </w:rPr>
      </w:pPr>
    </w:p>
    <w:p w14:paraId="5507E3D1"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2ABBBC51"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7F343EC5" w14:textId="77777777" w:rsidR="00021F7A" w:rsidRDefault="00021F7A" w:rsidP="00021F7A">
      <w:pPr>
        <w:spacing w:line="360" w:lineRule="auto"/>
        <w:jc w:val="both"/>
        <w:rPr>
          <w:bCs/>
          <w:sz w:val="24"/>
          <w:szCs w:val="24"/>
        </w:rPr>
      </w:pPr>
    </w:p>
    <w:p w14:paraId="1259197C"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12E301F1" wp14:editId="29CE4448">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7F335EB8" w14:textId="77777777" w:rsidR="00021F7A" w:rsidRDefault="00021F7A" w:rsidP="00021F7A">
      <w:pPr>
        <w:spacing w:line="360" w:lineRule="auto"/>
        <w:jc w:val="both"/>
        <w:rPr>
          <w:bCs/>
          <w:sz w:val="24"/>
          <w:szCs w:val="24"/>
        </w:rPr>
      </w:pPr>
    </w:p>
    <w:p w14:paraId="70C5AD48"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w:t>
      </w:r>
      <w:proofErr w:type="spellStart"/>
      <w:r>
        <w:rPr>
          <w:sz w:val="24"/>
        </w:rPr>
        <w:t>aditividade</w:t>
      </w:r>
      <w:proofErr w:type="spellEnd"/>
      <w:r>
        <w:rPr>
          <w:sz w:val="24"/>
        </w:rPr>
        <w:t xml:space="preserv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6A95877C"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057B8248" w14:textId="77777777" w:rsidR="00021F7A" w:rsidRPr="000815A7" w:rsidRDefault="00021F7A" w:rsidP="00021F7A">
      <w:pPr>
        <w:rPr>
          <w:bCs/>
          <w:sz w:val="24"/>
          <w:szCs w:val="24"/>
        </w:rPr>
      </w:pPr>
    </w:p>
    <w:p w14:paraId="6E41BCA6"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691E4DCE" wp14:editId="4A9BB4E6">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6AEF2ADB" w14:textId="77777777" w:rsidR="000815A7" w:rsidRDefault="000815A7" w:rsidP="00021F7A">
      <w:pPr>
        <w:rPr>
          <w:bCs/>
          <w:sz w:val="24"/>
          <w:szCs w:val="24"/>
        </w:rPr>
      </w:pPr>
    </w:p>
    <w:p w14:paraId="744C0BD1"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xml:space="preserve">, pois apresentam propriedades estatísticas superiores: </w:t>
      </w:r>
      <w:proofErr w:type="spellStart"/>
      <w:r>
        <w:rPr>
          <w:sz w:val="24"/>
        </w:rPr>
        <w:t>aditividade</w:t>
      </w:r>
      <w:proofErr w:type="spellEnd"/>
      <w:r>
        <w:rPr>
          <w:sz w:val="24"/>
        </w:rPr>
        <w:t xml:space="preserve"> temporal, maior proximidade com a distribuição normal e </w:t>
      </w:r>
      <w:proofErr w:type="spellStart"/>
      <w:r>
        <w:rPr>
          <w:sz w:val="24"/>
        </w:rPr>
        <w:t>estacionariedade</w:t>
      </w:r>
      <w:proofErr w:type="spellEnd"/>
      <w:r>
        <w:rPr>
          <w:sz w:val="24"/>
        </w:rPr>
        <w:t xml:space="preserve"> após a diferenciação.</w:t>
      </w:r>
    </w:p>
    <w:p w14:paraId="246E3F4C" w14:textId="77777777" w:rsidR="000815A7" w:rsidRPr="00021F7A" w:rsidRDefault="000815A7" w:rsidP="000815A7">
      <w:pPr>
        <w:rPr>
          <w:b/>
          <w:bCs/>
          <w:sz w:val="24"/>
          <w:szCs w:val="24"/>
        </w:rPr>
      </w:pPr>
    </w:p>
    <w:p w14:paraId="347F0F84" w14:textId="77777777" w:rsidR="000815A7" w:rsidRPr="000815A7" w:rsidRDefault="000815A7" w:rsidP="000815A7">
      <w:pPr>
        <w:pStyle w:val="Ttulo3"/>
        <w:numPr>
          <w:ilvl w:val="2"/>
          <w:numId w:val="1"/>
        </w:numPr>
        <w:rPr>
          <w:b w:val="0"/>
          <w:sz w:val="22"/>
        </w:rPr>
      </w:pPr>
      <w:bookmarkStart w:id="97" w:name="_Toc231448187"/>
      <w:r>
        <w:rPr>
          <w:b w:val="0"/>
        </w:rPr>
        <w:t>Diagnóstico Econométrico das Séries</w:t>
      </w:r>
      <w:bookmarkEnd w:id="97"/>
    </w:p>
    <w:p w14:paraId="09830AAE" w14:textId="77777777" w:rsidR="000815A7" w:rsidRPr="00021F7A" w:rsidRDefault="000815A7" w:rsidP="000815A7">
      <w:pPr>
        <w:rPr>
          <w:sz w:val="24"/>
          <w:szCs w:val="24"/>
        </w:rPr>
      </w:pPr>
    </w:p>
    <w:p w14:paraId="033D72E2" w14:textId="1F7031D3" w:rsidR="000815A7" w:rsidRDefault="000815A7" w:rsidP="000815A7">
      <w:pPr>
        <w:pStyle w:val="font-claude-response-body"/>
        <w:spacing w:before="0" w:beforeAutospacing="0" w:after="0" w:afterAutospacing="0" w:line="360" w:lineRule="auto"/>
        <w:ind w:firstLine="851"/>
        <w:jc w:val="both"/>
      </w:pPr>
      <w:r>
        <w:lastRenderedPageBreak/>
        <w:t>Antes da estimação dos modelos de otimização, as séries de log-retornos foram submetidas a uma bateria de testes econométricos sobre os 118 ativos da amostra, cujos resultados estão consolidados no Apêndice K:</w:t>
      </w:r>
    </w:p>
    <w:p w14:paraId="676CE805" w14:textId="7CE1FF79" w:rsidR="000815A7" w:rsidRDefault="000815A7" w:rsidP="003F1C11">
      <w:pPr>
        <w:pStyle w:val="font-claude-response-body"/>
        <w:numPr>
          <w:ilvl w:val="0"/>
          <w:numId w:val="58"/>
        </w:numPr>
        <w:spacing w:before="0" w:beforeAutospacing="0" w:after="0" w:afterAutospacing="0" w:line="360" w:lineRule="auto"/>
        <w:jc w:val="both"/>
      </w:pPr>
      <w:r>
        <w:rPr>
          <w:rStyle w:val="Forte"/>
        </w:rPr>
        <w:t xml:space="preserve">Teste de </w:t>
      </w:r>
      <w:proofErr w:type="spellStart"/>
      <w:r>
        <w:rPr>
          <w:rStyle w:val="Forte"/>
        </w:rPr>
        <w:t>Estacionariedade</w:t>
      </w:r>
      <w:proofErr w:type="spellEnd"/>
      <w:r>
        <w:rPr>
          <w:rStyle w:val="Forte"/>
        </w:rPr>
        <w:t>:</w:t>
      </w:r>
      <w:r>
        <w:t xml:space="preserve"> a hipótese de raiz unitária (não-</w:t>
      </w:r>
      <w:proofErr w:type="spellStart"/>
      <w:r>
        <w:t>estacionariedade</w:t>
      </w:r>
      <w:proofErr w:type="spellEnd"/>
      <w:r>
        <w:t xml:space="preserve">) foi avaliada por meio do Teste </w:t>
      </w:r>
      <w:proofErr w:type="spellStart"/>
      <w:r>
        <w:t>Dickey</w:t>
      </w:r>
      <w:proofErr w:type="spellEnd"/>
      <w:r>
        <w:t xml:space="preserve">-Fuller Aumentado (ADF) via </w:t>
      </w:r>
      <w:proofErr w:type="spellStart"/>
      <w:r>
        <w:rPr>
          <w:rStyle w:val="nfase"/>
        </w:rPr>
        <w:t>Variance</w:t>
      </w:r>
      <w:proofErr w:type="spellEnd"/>
      <w:r>
        <w:rPr>
          <w:rStyle w:val="nfase"/>
        </w:rPr>
        <w:t xml:space="preserve"> </w:t>
      </w:r>
      <w:proofErr w:type="spellStart"/>
      <w:r>
        <w:rPr>
          <w:rStyle w:val="nfase"/>
        </w:rPr>
        <w:t>Ratio</w:t>
      </w:r>
      <w:proofErr w:type="spellEnd"/>
      <w:r>
        <w:t xml:space="preserve"> e autocorrelação de lag-1. Os log-retornos mostraram-se estacionários em todos os 1</w:t>
      </w:r>
      <w:r w:rsidR="00A6599F">
        <w:t>18</w:t>
      </w:r>
      <w:r>
        <w:t xml:space="preserve"> ativos, enquanto os preços brutos exibiram comportamento consistente com passeio aleatório — resultado esperado pela teoria e confirmado empiricamente.</w:t>
      </w:r>
    </w:p>
    <w:p w14:paraId="580DF031" w14:textId="68D8FC37" w:rsidR="000815A7" w:rsidRDefault="000815A7" w:rsidP="003F1C11">
      <w:pPr>
        <w:pStyle w:val="font-claude-response-body"/>
        <w:numPr>
          <w:ilvl w:val="0"/>
          <w:numId w:val="58"/>
        </w:numPr>
        <w:spacing w:before="0" w:beforeAutospacing="0" w:after="0" w:afterAutospacing="0" w:line="360" w:lineRule="auto"/>
        <w:jc w:val="both"/>
      </w:pPr>
      <w:r>
        <w:t>**Teste de Autocorrelação (</w:t>
      </w:r>
      <w:proofErr w:type="spellStart"/>
      <w:r>
        <w:t>Ljung</w:t>
      </w:r>
      <w:proofErr w:type="spellEnd"/>
      <w:r>
        <w:t>-Box):** o teste foi aplicado tanto aos log-retornos quanto aos retornos ao quadrado (</w:t>
      </w:r>
      <w:proofErr w:type="gramStart"/>
      <w:r>
        <w:rPr>
          <w:rStyle w:val="katex-mathml"/>
        </w:rPr>
        <w:t>ri,t</w:t>
      </w:r>
      <w:proofErr w:type="gramEnd"/>
      <w:r>
        <w:rPr>
          <w:rStyle w:val="katex-mathml"/>
        </w:rPr>
        <w:t>2r_{</w:t>
      </w:r>
      <w:proofErr w:type="spellStart"/>
      <w:r>
        <w:rPr>
          <w:rStyle w:val="katex-mathml"/>
        </w:rPr>
        <w:t>i,t</w:t>
      </w:r>
      <w:proofErr w:type="spellEnd"/>
      <w:r>
        <w:rPr>
          <w:rStyle w:val="katex-mathml"/>
        </w:rPr>
        <w:t xml:space="preserve">}^2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w:t>
      </w:r>
      <w:r w:rsidR="00A6599F">
        <w:t>8</w:t>
      </w:r>
      <w:r>
        <w:t xml:space="preserve"> ativos, e efeito ARCH — evidenciado pela autocorrelação nos quadrados — em **1</w:t>
      </w:r>
      <w:r w:rsidR="00A6599F">
        <w:t>18</w:t>
      </w:r>
      <w:r>
        <w:t xml:space="preserve"> de </w:t>
      </w:r>
      <w:r w:rsidR="00A6599F">
        <w:t>118</w:t>
      </w:r>
      <w:r>
        <w:t xml:space="preserve"> ativos**, indicando presença universal de agrupamento de volatilidade (*</w:t>
      </w:r>
      <w:proofErr w:type="spellStart"/>
      <w:r>
        <w:t>volatility</w:t>
      </w:r>
      <w:proofErr w:type="spellEnd"/>
      <w:r>
        <w:t xml:space="preserve"> </w:t>
      </w:r>
      <w:proofErr w:type="spellStart"/>
      <w:r>
        <w:t>clustering</w:t>
      </w:r>
      <w:proofErr w:type="spellEnd"/>
      <w:r>
        <w:t>*).</w:t>
      </w:r>
    </w:p>
    <w:p w14:paraId="29C4799E" w14:textId="15EA6961" w:rsidR="000815A7" w:rsidRDefault="000815A7" w:rsidP="003F1C11">
      <w:pPr>
        <w:pStyle w:val="font-claude-response-body"/>
        <w:numPr>
          <w:ilvl w:val="0"/>
          <w:numId w:val="58"/>
        </w:numPr>
        <w:spacing w:before="0" w:beforeAutospacing="0" w:after="0" w:afterAutospacing="0" w:line="360" w:lineRule="auto"/>
        <w:jc w:val="both"/>
      </w:pPr>
      <w:r>
        <w:rPr>
          <w:b/>
        </w:rPr>
        <w:t>**Teste de Normalidade (</w:t>
      </w:r>
      <w:proofErr w:type="spellStart"/>
      <w:r>
        <w:rPr>
          <w:b/>
        </w:rPr>
        <w:t>Jarque</w:t>
      </w:r>
      <w:proofErr w:type="spellEnd"/>
      <w:r>
        <w:rPr>
          <w:b/>
        </w:rPr>
        <w:t>-Bera):**</w:t>
      </w:r>
      <w:r>
        <w:t xml:space="preserve"> a hipótese nula de distribuição normal foi rejeitada em **1</w:t>
      </w:r>
      <w:r w:rsidR="00A6599F">
        <w:t>18</w:t>
      </w:r>
      <w:r>
        <w:t xml:space="preserve"> de 1</w:t>
      </w:r>
      <w:r w:rsidR="00A6599F">
        <w:t>18</w:t>
      </w:r>
      <w:r>
        <w:t xml:space="preserve"> ativos** (</w:t>
      </w:r>
      <w:r>
        <w:rPr>
          <w:rStyle w:val="katex-mathml"/>
        </w:rPr>
        <w:t>p≈0p \</w:t>
      </w:r>
      <w:proofErr w:type="spellStart"/>
      <w:r>
        <w:rPr>
          <w:rStyle w:val="katex-mathml"/>
        </w:rPr>
        <w:t>approx</w:t>
      </w:r>
      <w:proofErr w:type="spellEnd"/>
      <w:r>
        <w:rPr>
          <w:rStyle w:val="katex-mathml"/>
        </w:rPr>
        <w:t xml:space="preserve">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w:t>
      </w:r>
      <w:proofErr w:type="spellStart"/>
      <w:r>
        <w:t>downside</w:t>
      </w:r>
      <w:proofErr w:type="spellEnd"/>
      <w:r>
        <w:t xml:space="preserve"> </w:t>
      </w:r>
      <w:proofErr w:type="spellStart"/>
      <w:r>
        <w:t>risk</w:t>
      </w:r>
      <w:proofErr w:type="spellEnd"/>
      <w:r>
        <w:t>* apresentadas no referencial teórico.</w:t>
      </w:r>
    </w:p>
    <w:p w14:paraId="717A78DD" w14:textId="7AE94A59"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xml:space="preserve">). O efeito ARCH foi confirmado em </w:t>
      </w:r>
      <w:r w:rsidR="00A6599F">
        <w:t>**118 de 118 ativos**</w:t>
      </w:r>
      <w:r>
        <w:t>, o que implica que modelos de estimação de risco baseados em variância constante produzem inferências inválidas para a totalidade da amostra.</w:t>
      </w:r>
    </w:p>
    <w:p w14:paraId="027BA7A8"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w:t>
      </w:r>
      <w:proofErr w:type="spellStart"/>
      <w:r>
        <w:rPr>
          <w:rStyle w:val="Forte"/>
        </w:rPr>
        <w:t>Chow</w:t>
      </w:r>
      <w:proofErr w:type="spellEnd"/>
      <w:r>
        <w:rPr>
          <w:rStyle w:val="Forte"/>
        </w:rPr>
        <w:t xml:space="preserve">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w:t>
      </w:r>
      <w:proofErr w:type="spellStart"/>
      <w:r>
        <w:t>Chow</w:t>
      </w:r>
      <w:proofErr w:type="spellEnd"/>
      <w:r>
        <w:t xml:space="preserve"> sobre a média </w:t>
      </w:r>
      <w:r>
        <w:lastRenderedPageBreak/>
        <w:t xml:space="preserve">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quebra estrutural é na variância, não na média</w:t>
      </w:r>
      <w:r>
        <w:t>, fundamentando a necessidade de modelos de covariância dinâmica.</w:t>
      </w:r>
    </w:p>
    <w:p w14:paraId="5CDB84C3" w14:textId="77777777" w:rsidR="000815A7" w:rsidRDefault="000815A7" w:rsidP="00021F7A">
      <w:pPr>
        <w:rPr>
          <w:bCs/>
          <w:sz w:val="24"/>
          <w:szCs w:val="24"/>
        </w:rPr>
      </w:pPr>
    </w:p>
    <w:p w14:paraId="6C81178A" w14:textId="77777777" w:rsidR="000815A7" w:rsidRPr="00736E2A" w:rsidRDefault="000815A7" w:rsidP="000815A7">
      <w:pPr>
        <w:rPr>
          <w:bCs/>
          <w:sz w:val="24"/>
          <w:szCs w:val="24"/>
        </w:rPr>
      </w:pPr>
    </w:p>
    <w:p w14:paraId="2F70ECCA" w14:textId="77777777" w:rsidR="000815A7" w:rsidRPr="000815A7" w:rsidRDefault="000815A7" w:rsidP="000815A7">
      <w:pPr>
        <w:pStyle w:val="Ttulo2"/>
        <w:numPr>
          <w:ilvl w:val="1"/>
          <w:numId w:val="1"/>
        </w:numPr>
        <w:ind w:left="0" w:firstLine="0"/>
        <w:jc w:val="left"/>
        <w:rPr>
          <w:sz w:val="18"/>
          <w:szCs w:val="24"/>
        </w:rPr>
      </w:pPr>
      <w:bookmarkStart w:id="98" w:name="_Toc231448188"/>
      <w:r>
        <w:rPr>
          <w:sz w:val="24"/>
        </w:rPr>
        <w:t>Estimação dos Parâmetros de Otimização</w:t>
      </w:r>
      <w:bookmarkEnd w:id="98"/>
    </w:p>
    <w:p w14:paraId="1A38CB57" w14:textId="77777777" w:rsidR="000815A7" w:rsidRPr="000815A7" w:rsidRDefault="000815A7" w:rsidP="000815A7">
      <w:pPr>
        <w:rPr>
          <w:bCs/>
          <w:sz w:val="24"/>
          <w:szCs w:val="24"/>
        </w:rPr>
      </w:pPr>
    </w:p>
    <w:p w14:paraId="0FDD86CD" w14:textId="77777777" w:rsidR="000815A7" w:rsidRPr="000815A7" w:rsidRDefault="000815A7" w:rsidP="000815A7">
      <w:pPr>
        <w:pStyle w:val="Ttulo3"/>
        <w:numPr>
          <w:ilvl w:val="2"/>
          <w:numId w:val="1"/>
        </w:numPr>
        <w:rPr>
          <w:b w:val="0"/>
        </w:rPr>
      </w:pPr>
      <w:bookmarkStart w:id="99" w:name="_Toc231448189"/>
      <w:r>
        <w:rPr>
          <w:b w:val="0"/>
        </w:rPr>
        <w:t>Prêmio de Risco (Excesso de Retorno)</w:t>
      </w:r>
      <w:bookmarkEnd w:id="99"/>
    </w:p>
    <w:p w14:paraId="408910CF" w14:textId="77777777" w:rsidR="000815A7" w:rsidRPr="000815A7" w:rsidRDefault="000815A7" w:rsidP="000815A7">
      <w:pPr>
        <w:rPr>
          <w:sz w:val="24"/>
          <w:szCs w:val="24"/>
        </w:rPr>
      </w:pPr>
    </w:p>
    <w:p w14:paraId="6556A0BA"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proofErr w:type="spellStart"/>
      <w:r>
        <w:rPr>
          <w:rStyle w:val="katex-mathml"/>
          <w:sz w:val="24"/>
          <w:szCs w:val="24"/>
        </w:rPr>
        <w:t>ii</w:t>
      </w:r>
      <w:proofErr w:type="spellEnd"/>
      <w:r>
        <w:rPr>
          <w:rStyle w:val="katex-mathml"/>
          <w:sz w:val="24"/>
          <w:szCs w:val="24"/>
        </w:rPr>
        <w:t xml:space="preserve"> </w:t>
      </w:r>
      <w:r>
        <w:rPr>
          <w:rStyle w:val="mord"/>
          <w:sz w:val="24"/>
          <w:szCs w:val="24"/>
        </w:rPr>
        <w:t>i</w:t>
      </w:r>
      <w:r>
        <w:rPr>
          <w:sz w:val="24"/>
          <w:szCs w:val="24"/>
        </w:rPr>
        <w:t xml:space="preserve"> e instante </w:t>
      </w:r>
      <w:proofErr w:type="spellStart"/>
      <w:r>
        <w:rPr>
          <w:rStyle w:val="katex-mathml"/>
          <w:sz w:val="24"/>
          <w:szCs w:val="24"/>
        </w:rPr>
        <w:t>tt</w:t>
      </w:r>
      <w:proofErr w:type="spellEnd"/>
      <w:r>
        <w:rPr>
          <w:rStyle w:val="katex-mathml"/>
          <w:sz w:val="24"/>
          <w:szCs w:val="24"/>
        </w:rPr>
        <w:t xml:space="preserve"> </w:t>
      </w:r>
      <w:r>
        <w:rPr>
          <w:rStyle w:val="mord"/>
          <w:sz w:val="24"/>
          <w:szCs w:val="24"/>
        </w:rPr>
        <w:t>t</w:t>
      </w:r>
      <w:r>
        <w:rPr>
          <w:sz w:val="24"/>
          <w:szCs w:val="24"/>
        </w:rPr>
        <w:t>, o prêmio de risco diário (excesso de retorno) foi calculado subtraindo-se a taxa livre de risco do retorno simples:</w:t>
      </w:r>
    </w:p>
    <w:p w14:paraId="4760DD01" w14:textId="77777777" w:rsidR="00021F7A" w:rsidRPr="000815A7" w:rsidRDefault="000815A7" w:rsidP="000815A7">
      <w:pPr>
        <w:spacing w:line="360" w:lineRule="auto"/>
        <w:jc w:val="center"/>
        <w:rPr>
          <w:bCs/>
        </w:rPr>
      </w:pPr>
      <w:r>
        <w:rPr>
          <w:bCs/>
          <w:noProof/>
          <w:lang w:val="pt-BR" w:eastAsia="pt-BR"/>
        </w:rPr>
        <w:drawing>
          <wp:inline distT="0" distB="0" distL="0" distR="0" wp14:anchorId="5277A5F5" wp14:editId="53269001">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6A0B5C9B"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096F54B4" wp14:editId="0F1124CE">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proofErr w:type="spellStart"/>
      <w:r>
        <w:rPr>
          <w:rStyle w:val="katex-mathml"/>
          <w:sz w:val="24"/>
        </w:rPr>
        <w:t>tt</w:t>
      </w:r>
      <w:proofErr w:type="spellEnd"/>
      <w:r>
        <w:rPr>
          <w:rStyle w:val="katex-mathml"/>
          <w:sz w:val="24"/>
        </w:rPr>
        <w:t xml:space="preserve">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1FBDBB25" wp14:editId="4CC138C8">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50ECA011"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20C58C63" w14:textId="77777777" w:rsidR="000815A7" w:rsidRPr="000815A7" w:rsidRDefault="000815A7" w:rsidP="000815A7">
      <w:pPr>
        <w:rPr>
          <w:bCs/>
          <w:sz w:val="24"/>
          <w:szCs w:val="24"/>
        </w:rPr>
      </w:pPr>
    </w:p>
    <w:p w14:paraId="55A76E22" w14:textId="77777777" w:rsidR="000815A7" w:rsidRPr="00564EAF" w:rsidRDefault="00564EAF" w:rsidP="000815A7">
      <w:pPr>
        <w:pStyle w:val="Ttulo3"/>
        <w:numPr>
          <w:ilvl w:val="2"/>
          <w:numId w:val="1"/>
        </w:numPr>
        <w:rPr>
          <w:b w:val="0"/>
          <w:sz w:val="22"/>
        </w:rPr>
      </w:pPr>
      <w:bookmarkStart w:id="100" w:name="_Toc231448190"/>
      <w:r>
        <w:rPr>
          <w:b w:val="0"/>
        </w:rPr>
        <w:t>Retornos Esperados e Matriz de Covariância</w:t>
      </w:r>
      <w:bookmarkEnd w:id="100"/>
    </w:p>
    <w:p w14:paraId="1338E2B9" w14:textId="77777777" w:rsidR="000815A7" w:rsidRPr="000815A7" w:rsidRDefault="000815A7" w:rsidP="000815A7"/>
    <w:p w14:paraId="085E9AEB"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proofErr w:type="spellStart"/>
      <w:r>
        <w:rPr>
          <w:rStyle w:val="nfase"/>
        </w:rPr>
        <w:t>backtest</w:t>
      </w:r>
      <w:proofErr w:type="spellEnd"/>
      <w:r>
        <w:t>, os parâmetros de otimização foram estimados exclusivamente com dados disponíveis até a data de corte (</w:t>
      </w:r>
      <w:proofErr w:type="spellStart"/>
      <w:r>
        <w:rPr>
          <w:rStyle w:val="nfase"/>
        </w:rPr>
        <w:t>expanding</w:t>
      </w:r>
      <w:proofErr w:type="spellEnd"/>
      <w:r>
        <w:rPr>
          <w:rStyle w:val="nfase"/>
        </w:rPr>
        <w:t xml:space="preserve"> </w:t>
      </w:r>
      <w:proofErr w:type="spellStart"/>
      <w:r>
        <w:rPr>
          <w:rStyle w:val="nfase"/>
        </w:rPr>
        <w:t>window</w:t>
      </w:r>
      <w:proofErr w:type="spellEnd"/>
      <w:r>
        <w:t>), respeitando a vedação ao viés de antecipação:</w:t>
      </w:r>
    </w:p>
    <w:p w14:paraId="3069D654" w14:textId="77777777"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67502DC1"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2BAC2F4B" wp14:editId="079F1389">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09F82BC5" w14:textId="77777777"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w:t>
      </w:r>
      <w:proofErr w:type="spellStart"/>
      <w:r>
        <w:t>amostral</w:t>
      </w:r>
      <w:proofErr w:type="spellEnd"/>
      <w:r>
        <w:t xml:space="preserve"> das séries de retornos em excesso, igualmente anualizada:</w:t>
      </w:r>
    </w:p>
    <w:p w14:paraId="10B3D233" w14:textId="77777777" w:rsidR="000815A7" w:rsidRDefault="000815A7" w:rsidP="00021F7A">
      <w:pPr>
        <w:spacing w:line="360" w:lineRule="auto"/>
        <w:jc w:val="both"/>
        <w:rPr>
          <w:bCs/>
          <w:sz w:val="24"/>
          <w:szCs w:val="24"/>
        </w:rPr>
      </w:pPr>
    </w:p>
    <w:p w14:paraId="5D93B9C1"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7CBD2696" wp14:editId="7F7E550E">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074A090B" w14:textId="77777777"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135×135</m:t>
        </m:r>
      </m:oMath>
      <w:r>
        <w:t>.</w:t>
      </w:r>
    </w:p>
    <w:p w14:paraId="3E499C00" w14:textId="77777777" w:rsidR="000815A7" w:rsidRDefault="000815A7" w:rsidP="00021F7A">
      <w:pPr>
        <w:spacing w:line="360" w:lineRule="auto"/>
        <w:jc w:val="both"/>
        <w:rPr>
          <w:bCs/>
          <w:sz w:val="24"/>
          <w:szCs w:val="24"/>
        </w:rPr>
      </w:pPr>
    </w:p>
    <w:p w14:paraId="28F27DE6" w14:textId="77777777" w:rsidR="00564EAF" w:rsidRPr="00736E2A" w:rsidRDefault="00564EAF" w:rsidP="00564EAF">
      <w:pPr>
        <w:rPr>
          <w:bCs/>
          <w:sz w:val="24"/>
          <w:szCs w:val="24"/>
        </w:rPr>
      </w:pPr>
    </w:p>
    <w:p w14:paraId="79D4A87C" w14:textId="77777777" w:rsidR="00564EAF" w:rsidRPr="00564EAF" w:rsidRDefault="00564EAF" w:rsidP="00564EAF">
      <w:pPr>
        <w:pStyle w:val="Ttulo2"/>
        <w:numPr>
          <w:ilvl w:val="1"/>
          <w:numId w:val="1"/>
        </w:numPr>
        <w:ind w:left="0" w:firstLine="0"/>
        <w:jc w:val="left"/>
        <w:rPr>
          <w:sz w:val="16"/>
          <w:szCs w:val="24"/>
        </w:rPr>
      </w:pPr>
      <w:bookmarkStart w:id="101" w:name="_Toc231448191"/>
      <w:r>
        <w:rPr>
          <w:sz w:val="24"/>
        </w:rPr>
        <w:t>Modelos de Otimização Implementados</w:t>
      </w:r>
      <w:bookmarkEnd w:id="101"/>
    </w:p>
    <w:p w14:paraId="6E508545" w14:textId="77777777" w:rsidR="00564EAF" w:rsidRDefault="00564EAF" w:rsidP="00564EAF">
      <w:pPr>
        <w:rPr>
          <w:bCs/>
          <w:sz w:val="24"/>
          <w:szCs w:val="24"/>
        </w:rPr>
      </w:pPr>
    </w:p>
    <w:p w14:paraId="3BA699AB"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w:t>
      </w:r>
      <w:proofErr w:type="spellStart"/>
      <w:r>
        <w:rPr>
          <w:sz w:val="24"/>
          <w:szCs w:val="24"/>
        </w:rPr>
        <w:t>ii</w:t>
      </w:r>
      <w:proofErr w:type="spellEnd"/>
      <w:r>
        <w:rPr>
          <w:sz w:val="24"/>
          <w:szCs w:val="24"/>
        </w:rPr>
        <w:t>) os modelos de risco de queda (</w:t>
      </w:r>
      <w:proofErr w:type="spellStart"/>
      <w:r>
        <w:rPr>
          <w:i/>
          <w:iCs/>
          <w:sz w:val="24"/>
          <w:szCs w:val="24"/>
        </w:rPr>
        <w:t>downside</w:t>
      </w:r>
      <w:proofErr w:type="spellEnd"/>
      <w:r>
        <w:rPr>
          <w:i/>
          <w:iCs/>
          <w:sz w:val="24"/>
          <w:szCs w:val="24"/>
        </w:rPr>
        <w:t xml:space="preserve"> </w:t>
      </w:r>
      <w:proofErr w:type="spellStart"/>
      <w:r>
        <w:rPr>
          <w:i/>
          <w:iCs/>
          <w:sz w:val="24"/>
          <w:szCs w:val="24"/>
        </w:rPr>
        <w:t>risk</w:t>
      </w:r>
      <w:proofErr w:type="spellEnd"/>
      <w:r>
        <w:rPr>
          <w:sz w:val="24"/>
          <w:szCs w:val="24"/>
        </w:rPr>
        <w:t>) da Teoria Pós-Moderna do Portfólio (PMPT); e (</w:t>
      </w:r>
      <w:proofErr w:type="spellStart"/>
      <w:r>
        <w:rPr>
          <w:sz w:val="24"/>
          <w:szCs w:val="24"/>
        </w:rPr>
        <w:t>iii</w:t>
      </w:r>
      <w:proofErr w:type="spellEnd"/>
      <w:r>
        <w:rPr>
          <w:sz w:val="24"/>
          <w:szCs w:val="24"/>
        </w:rPr>
        <w:t xml:space="preserve">) as variantes do modelo </w:t>
      </w:r>
      <w:proofErr w:type="spellStart"/>
      <w:r>
        <w:rPr>
          <w:sz w:val="24"/>
          <w:szCs w:val="24"/>
        </w:rPr>
        <w:t>Bayesiano</w:t>
      </w:r>
      <w:proofErr w:type="spellEnd"/>
      <w:r>
        <w:rPr>
          <w:sz w:val="24"/>
          <w:szCs w:val="24"/>
        </w:rPr>
        <w:t xml:space="preserve"> de </w:t>
      </w:r>
      <w:proofErr w:type="spellStart"/>
      <w:r>
        <w:rPr>
          <w:sz w:val="24"/>
          <w:szCs w:val="24"/>
        </w:rPr>
        <w:t>Black-Litterman</w:t>
      </w:r>
      <w:proofErr w:type="spellEnd"/>
      <w:r>
        <w:rPr>
          <w:sz w:val="24"/>
          <w:szCs w:val="24"/>
        </w:rPr>
        <w:t xml:space="preserve"> (BL). Todos compartilham o mesmo arcabouço de restrições e a mesma penalidade de fricção transacional, descritos a seguir, sendo a função objetivo o elemento que os distingue.</w:t>
      </w:r>
    </w:p>
    <w:p w14:paraId="31F6C70F" w14:textId="77777777" w:rsidR="008A75BE" w:rsidRPr="000815A7" w:rsidRDefault="008A75BE" w:rsidP="00564EAF">
      <w:pPr>
        <w:rPr>
          <w:bCs/>
          <w:sz w:val="24"/>
          <w:szCs w:val="24"/>
        </w:rPr>
      </w:pPr>
    </w:p>
    <w:p w14:paraId="633F56B9" w14:textId="77777777" w:rsidR="00564EAF" w:rsidRPr="00564EAF" w:rsidRDefault="00564EAF" w:rsidP="00564EAF">
      <w:pPr>
        <w:pStyle w:val="Ttulo3"/>
        <w:numPr>
          <w:ilvl w:val="2"/>
          <w:numId w:val="1"/>
        </w:numPr>
        <w:rPr>
          <w:b w:val="0"/>
          <w:sz w:val="22"/>
        </w:rPr>
      </w:pPr>
      <w:bookmarkStart w:id="102" w:name="_Toc231448192"/>
      <w:r>
        <w:rPr>
          <w:b w:val="0"/>
        </w:rPr>
        <w:t xml:space="preserve">Otimização de Máximo Índice de </w:t>
      </w:r>
      <w:proofErr w:type="spellStart"/>
      <w:r>
        <w:rPr>
          <w:b w:val="0"/>
        </w:rPr>
        <w:t>Sharpe</w:t>
      </w:r>
      <w:proofErr w:type="spellEnd"/>
      <w:r>
        <w:rPr>
          <w:b w:val="0"/>
        </w:rPr>
        <w:t xml:space="preserve"> com Penalidade</w:t>
      </w:r>
      <w:bookmarkEnd w:id="102"/>
      <w:r>
        <w:rPr>
          <w:b w:val="0"/>
        </w:rPr>
        <w:t xml:space="preserve"> </w:t>
      </w:r>
    </w:p>
    <w:p w14:paraId="0FEEF3F7" w14:textId="77777777" w:rsidR="00A46D8D" w:rsidRDefault="00A46D8D" w:rsidP="00021F7A">
      <w:pPr>
        <w:spacing w:line="360" w:lineRule="auto"/>
        <w:jc w:val="both"/>
      </w:pPr>
    </w:p>
    <w:p w14:paraId="5D120EC4" w14:textId="1874F7F1"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Pr>
          <w:rFonts w:ascii="Times New Roman" w:hAnsi="Times New Roman" w:cs="Times New Roman"/>
          <w:lang w:val="pt-BR"/>
        </w:rPr>
        <w:t xml:space="preserve"> pontos mensais do </w:t>
      </w:r>
      <w:proofErr w:type="spellStart"/>
      <w:r>
        <w:rPr>
          <w:rFonts w:ascii="Times New Roman" w:hAnsi="Times New Roman" w:cs="Times New Roman"/>
          <w:i/>
          <w:iCs/>
          <w:lang w:val="pt-BR"/>
        </w:rPr>
        <w:t>backtest</w:t>
      </w:r>
      <w:proofErr w:type="spellEnd"/>
      <w:r>
        <w:rPr>
          <w:rFonts w:ascii="Times New Roman" w:hAnsi="Times New Roman" w:cs="Times New Roman"/>
          <w:lang w:val="pt-BR"/>
        </w:rPr>
        <w:t xml:space="preserve">, a janela expansiva de retornos </w:t>
      </w:r>
      <w:r>
        <w:rPr>
          <w:rFonts w:ascii="Times New Roman" w:hAnsi="Times New Roman" w:cs="Times New Roman"/>
        </w:rPr>
        <w:t>—</w:t>
      </w:r>
      <w:r>
        <w:rPr>
          <w:rFonts w:ascii="Times New Roman" w:hAnsi="Times New Roman" w:cs="Times New Roman"/>
          <w:lang w:val="pt-BR"/>
        </w:rPr>
        <w:t xml:space="preserve"> </w:t>
      </w:r>
      <w:proofErr w:type="spellStart"/>
      <w:r>
        <w:rPr>
          <w:rFonts w:ascii="Times New Roman" w:hAnsi="Times New Roman" w:cs="Times New Roman"/>
        </w:rPr>
        <w:t>composta</w:t>
      </w:r>
      <w:proofErr w:type="spellEnd"/>
      <w:r>
        <w:rPr>
          <w:rFonts w:ascii="Times New Roman" w:hAnsi="Times New Roman" w:cs="Times New Roman"/>
        </w:rPr>
        <w:t xml:space="preserve"> </w:t>
      </w:r>
      <w:proofErr w:type="spellStart"/>
      <w:r>
        <w:rPr>
          <w:rFonts w:ascii="Times New Roman" w:hAnsi="Times New Roman" w:cs="Times New Roman"/>
        </w:rPr>
        <w:t>por</w:t>
      </w:r>
      <w:proofErr w:type="spellEnd"/>
      <w:r>
        <w:rPr>
          <w:rFonts w:ascii="Times New Roman" w:hAnsi="Times New Roman" w:cs="Times New Roman"/>
        </w:rPr>
        <w:t xml:space="preserve"> </w:t>
      </w:r>
      <w:proofErr w:type="spellStart"/>
      <w:r>
        <w:rPr>
          <w:rFonts w:ascii="Times New Roman" w:hAnsi="Times New Roman" w:cs="Times New Roman"/>
        </w:rPr>
        <w:t>todas</w:t>
      </w:r>
      <w:proofErr w:type="spellEnd"/>
      <w:r>
        <w:rPr>
          <w:rFonts w:ascii="Times New Roman" w:hAnsi="Times New Roman" w:cs="Times New Roman"/>
        </w:rPr>
        <w:t xml:space="preserve"> as </w:t>
      </w:r>
      <w:proofErr w:type="spellStart"/>
      <w:r>
        <w:rPr>
          <w:rFonts w:ascii="Times New Roman" w:hAnsi="Times New Roman" w:cs="Times New Roman"/>
        </w:rPr>
        <w:t>observações</w:t>
      </w:r>
      <w:proofErr w:type="spellEnd"/>
      <w:r>
        <w:rPr>
          <w:rFonts w:ascii="Times New Roman" w:hAnsi="Times New Roman" w:cs="Times New Roman"/>
        </w:rPr>
        <w:t xml:space="preserve"> </w:t>
      </w:r>
      <w:proofErr w:type="spellStart"/>
      <w:r>
        <w:rPr>
          <w:rFonts w:ascii="Times New Roman" w:hAnsi="Times New Roman" w:cs="Times New Roman"/>
        </w:rPr>
        <w:t>disponíveis</w:t>
      </w:r>
      <w:proofErr w:type="spellEnd"/>
      <w:r>
        <w:rPr>
          <w:rFonts w:ascii="Times New Roman" w:hAnsi="Times New Roman" w:cs="Times New Roman"/>
        </w:rPr>
        <w:t xml:space="preserve"> </w:t>
      </w:r>
      <w:proofErr w:type="spellStart"/>
      <w:r>
        <w:rPr>
          <w:rFonts w:ascii="Times New Roman" w:hAnsi="Times New Roman" w:cs="Times New Roman"/>
        </w:rPr>
        <w:t>desde</w:t>
      </w:r>
      <w:proofErr w:type="spellEnd"/>
      <w:r>
        <w:rPr>
          <w:rFonts w:ascii="Times New Roman" w:hAnsi="Times New Roman" w:cs="Times New Roman"/>
        </w:rPr>
        <w:t xml:space="preserve"> o </w:t>
      </w:r>
      <w:proofErr w:type="spellStart"/>
      <w:r>
        <w:rPr>
          <w:rFonts w:ascii="Times New Roman" w:hAnsi="Times New Roman" w:cs="Times New Roman"/>
        </w:rPr>
        <w:t>início</w:t>
      </w:r>
      <w:proofErr w:type="spellEnd"/>
      <w:r>
        <w:rPr>
          <w:rFonts w:ascii="Times New Roman" w:hAnsi="Times New Roman" w:cs="Times New Roman"/>
        </w:rPr>
        <w:t xml:space="preserve"> da </w:t>
      </w:r>
      <w:proofErr w:type="spellStart"/>
      <w:r>
        <w:rPr>
          <w:rFonts w:ascii="Times New Roman" w:hAnsi="Times New Roman" w:cs="Times New Roman"/>
        </w:rPr>
        <w:t>amostra</w:t>
      </w:r>
      <w:proofErr w:type="spellEnd"/>
      <w:r>
        <w:rPr>
          <w:rFonts w:ascii="Times New Roman" w:hAnsi="Times New Roman" w:cs="Times New Roman"/>
        </w:rPr>
        <w:t xml:space="preserve"> </w:t>
      </w:r>
      <w:proofErr w:type="spellStart"/>
      <w:r>
        <w:rPr>
          <w:rFonts w:ascii="Times New Roman" w:hAnsi="Times New Roman" w:cs="Times New Roman"/>
        </w:rPr>
        <w:t>até</w:t>
      </w:r>
      <w:proofErr w:type="spellEnd"/>
      <w:r>
        <w:rPr>
          <w:rFonts w:ascii="Times New Roman" w:hAnsi="Times New Roman" w:cs="Times New Roman"/>
        </w:rPr>
        <w:t xml:space="preserve"> a data de corte, </w:t>
      </w:r>
      <w:proofErr w:type="spellStart"/>
      <w:r>
        <w:rPr>
          <w:rFonts w:ascii="Times New Roman" w:hAnsi="Times New Roman" w:cs="Times New Roman"/>
        </w:rPr>
        <w:t>após</w:t>
      </w:r>
      <w:proofErr w:type="spellEnd"/>
      <w:r>
        <w:rPr>
          <w:rFonts w:ascii="Times New Roman" w:hAnsi="Times New Roman" w:cs="Times New Roman"/>
        </w:rPr>
        <w:t xml:space="preserve"> um </w:t>
      </w:r>
      <w:proofErr w:type="spellStart"/>
      <w:r>
        <w:rPr>
          <w:rFonts w:ascii="Times New Roman" w:hAnsi="Times New Roman" w:cs="Times New Roman"/>
        </w:rPr>
        <w:t>período</w:t>
      </w:r>
      <w:proofErr w:type="spellEnd"/>
      <w:r>
        <w:rPr>
          <w:rFonts w:ascii="Times New Roman" w:hAnsi="Times New Roman" w:cs="Times New Roman"/>
        </w:rPr>
        <w:t xml:space="preserve"> </w:t>
      </w:r>
      <w:proofErr w:type="spellStart"/>
      <w:r>
        <w:rPr>
          <w:rFonts w:ascii="Times New Roman" w:hAnsi="Times New Roman" w:cs="Times New Roman"/>
        </w:rPr>
        <w:t>mínimo</w:t>
      </w:r>
      <w:proofErr w:type="spellEnd"/>
      <w:r>
        <w:rPr>
          <w:rFonts w:ascii="Times New Roman" w:hAnsi="Times New Roman" w:cs="Times New Roman"/>
        </w:rPr>
        <w:t xml:space="preserve"> de </w:t>
      </w:r>
      <w:proofErr w:type="spellStart"/>
      <w:r>
        <w:rPr>
          <w:rFonts w:ascii="Times New Roman" w:hAnsi="Times New Roman" w:cs="Times New Roman"/>
        </w:rPr>
        <w:t>formação</w:t>
      </w:r>
      <w:proofErr w:type="spellEnd"/>
      <w:r>
        <w:rPr>
          <w:rFonts w:ascii="Times New Roman" w:hAnsi="Times New Roman" w:cs="Times New Roman"/>
        </w:rPr>
        <w:t xml:space="preserve"> (</w:t>
      </w:r>
      <w:proofErr w:type="spellStart"/>
      <w:r>
        <w:rPr>
          <w:rFonts w:ascii="Times New Roman" w:hAnsi="Times New Roman" w:cs="Times New Roman"/>
        </w:rPr>
        <w:t>treinamento</w:t>
      </w:r>
      <w:proofErr w:type="spellEnd"/>
      <w:r>
        <w:rPr>
          <w:rFonts w:ascii="Times New Roman" w:hAnsi="Times New Roman" w:cs="Times New Roman"/>
        </w:rPr>
        <w:t xml:space="preserve"> </w:t>
      </w:r>
      <w:proofErr w:type="spellStart"/>
      <w:r>
        <w:rPr>
          <w:rFonts w:ascii="Times New Roman" w:hAnsi="Times New Roman" w:cs="Times New Roman"/>
        </w:rPr>
        <w:t>inicial</w:t>
      </w:r>
      <w:proofErr w:type="spellEnd"/>
      <w:r>
        <w:rPr>
          <w:rFonts w:ascii="Times New Roman" w:hAnsi="Times New Roman" w:cs="Times New Roman"/>
        </w:rPr>
        <w:t>) de 60 meses (</w:t>
      </w:r>
      <w:proofErr w:type="spellStart"/>
      <w:r>
        <w:rPr>
          <w:rFonts w:ascii="Times New Roman" w:hAnsi="Times New Roman" w:cs="Times New Roman"/>
        </w:rPr>
        <w:t>cinco</w:t>
      </w:r>
      <w:proofErr w:type="spellEnd"/>
      <w:r>
        <w:rPr>
          <w:rFonts w:ascii="Times New Roman" w:hAnsi="Times New Roman" w:cs="Times New Roman"/>
        </w:rPr>
        <w:t xml:space="preserve"> </w:t>
      </w:r>
      <w:proofErr w:type="spellStart"/>
      <w:r>
        <w:rPr>
          <w:rFonts w:ascii="Times New Roman" w:hAnsi="Times New Roman" w:cs="Times New Roman"/>
        </w:rPr>
        <w:t>anos</w:t>
      </w:r>
      <w:proofErr w:type="spellEnd"/>
      <w:r>
        <w:rPr>
          <w:rFonts w:ascii="Times New Roman" w:hAnsi="Times New Roman" w:cs="Times New Roman"/>
        </w:rPr>
        <w:t>) —</w:t>
      </w:r>
      <w: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18CD4C59"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16F6AF54"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10B0D773" w14:textId="77777777" w:rsidR="00303D02" w:rsidRDefault="00303D02" w:rsidP="00303D02">
      <w:pPr>
        <w:pStyle w:val="FirstParagraph"/>
        <w:spacing w:before="0" w:after="0" w:line="360" w:lineRule="auto"/>
        <w:ind w:firstLine="851"/>
        <w:jc w:val="both"/>
        <w:rPr>
          <w:lang w:val="pt-BR"/>
        </w:rPr>
      </w:pPr>
    </w:p>
    <w:p w14:paraId="6B461783"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proofErr w:type="spellStart"/>
      <w:r>
        <w:rPr>
          <w:i/>
          <w:iCs/>
          <w:lang w:val="pt-BR"/>
        </w:rPr>
        <w:t>long-only</w:t>
      </w:r>
      <w:proofErr w:type="spellEnd"/>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w:t>
      </w:r>
      <w:r>
        <w:rPr>
          <w:lang w:val="pt-BR"/>
        </w:rPr>
        <w:lastRenderedPageBreak/>
        <w:t xml:space="preserve">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7B00FA64" w14:textId="77777777" w:rsidR="00303D02" w:rsidRPr="00FA446B" w:rsidRDefault="00303D02" w:rsidP="00303D02">
      <w:pPr>
        <w:rPr>
          <w:b/>
          <w:bCs/>
          <w:sz w:val="24"/>
          <w:szCs w:val="24"/>
          <w:lang w:val="pt-BR"/>
        </w:rPr>
      </w:pPr>
      <w:bookmarkStart w:id="103" w:name="Xcc7fccd656fef1fec0a9264969e5189e8919430"/>
    </w:p>
    <w:p w14:paraId="6F92CDA1" w14:textId="1BBEBE2D" w:rsidR="00303D02" w:rsidRPr="00FA446B" w:rsidRDefault="00303D02" w:rsidP="00303D02">
      <w:pPr>
        <w:jc w:val="center"/>
        <w:rPr>
          <w:b/>
          <w:bCs/>
          <w:sz w:val="24"/>
          <w:szCs w:val="24"/>
          <w:lang w:val="pt-BR"/>
        </w:rPr>
      </w:pPr>
      <w:r>
        <w:rPr>
          <w:b/>
          <w:bCs/>
          <w:sz w:val="24"/>
          <w:szCs w:val="24"/>
          <w:lang w:val="pt-BR"/>
        </w:rPr>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6DE78AB4" w14:textId="77777777" w:rsidR="00303D02" w:rsidRPr="00303D02" w:rsidRDefault="00303D02" w:rsidP="00303D02">
      <w:pPr>
        <w:pStyle w:val="FirstParagraph"/>
        <w:rPr>
          <w:rFonts w:ascii="Times New Roman" w:hAnsi="Times New Roman" w:cs="Times New Roman"/>
          <w:lang w:val="pt-BR"/>
        </w:rPr>
      </w:pPr>
    </w:p>
    <w:p w14:paraId="66C106E9"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Para evitar que o otimizador realize realocações economicamente injustificadas a cada mês, incorpora-se à função objetivo uma penalidade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16330BAA"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59284493" w14:textId="77777777" w:rsidR="00FA446B" w:rsidRDefault="00FA446B" w:rsidP="00303D02">
      <w:pPr>
        <w:pStyle w:val="FirstParagraph"/>
        <w:spacing w:before="0" w:after="0" w:line="360" w:lineRule="auto"/>
        <w:ind w:firstLine="851"/>
        <w:jc w:val="both"/>
        <w:rPr>
          <w:rFonts w:ascii="Times New Roman" w:hAnsi="Times New Roman" w:cs="Times New Roman"/>
          <w:lang w:val="pt-BR"/>
        </w:rPr>
      </w:pPr>
    </w:p>
    <w:p w14:paraId="3F532544" w14:textId="3C886F72"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w:t>
      </w:r>
      <w:proofErr w:type="spellStart"/>
      <w:r>
        <w:rPr>
          <w:rFonts w:ascii="Times New Roman" w:hAnsi="Times New Roman" w:cs="Times New Roman"/>
          <w:lang w:val="pt-BR"/>
        </w:rPr>
        <w:t>é</w:t>
      </w:r>
      <w:proofErr w:type="spellEnd"/>
      <w:r>
        <w:rPr>
          <w:rFonts w:ascii="Times New Roman" w:hAnsi="Times New Roman" w:cs="Times New Roman"/>
          <w:lang w:val="pt-BR"/>
        </w:rPr>
        <w:t xml:space="preserve">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Pr>
          <w:rFonts w:ascii="Times New Roman" w:hAnsi="Times New Roman" w:cs="Times New Roman"/>
          <w:i/>
          <w:iCs/>
          <w:lang w:val="pt-BR"/>
        </w:rPr>
        <w:t>Lasso</w:t>
      </w:r>
      <w:r>
        <w:rPr>
          <w:rFonts w:ascii="Times New Roman" w:hAnsi="Times New Roman" w:cs="Times New Roman"/>
          <w:lang w:val="pt-BR"/>
        </w:rPr>
        <w:t xml:space="preserve">: ela induz </w:t>
      </w:r>
      <w:proofErr w:type="spellStart"/>
      <w:r>
        <w:rPr>
          <w:rFonts w:ascii="Times New Roman" w:hAnsi="Times New Roman" w:cs="Times New Roman"/>
          <w:lang w:val="pt-BR"/>
        </w:rPr>
        <w:t>esparsidade</w:t>
      </w:r>
      <w:proofErr w:type="spellEnd"/>
      <w:r>
        <w:rPr>
          <w:rFonts w:ascii="Times New Roman" w:hAnsi="Times New Roman" w:cs="Times New Roman"/>
          <w:lang w:val="pt-BR"/>
        </w:rPr>
        <w:t xml:space="preserve"> nas realocações e cria uma zona de não-negociação (</w:t>
      </w:r>
      <w:r>
        <w:rPr>
          <w:rFonts w:ascii="Times New Roman" w:hAnsi="Times New Roman" w:cs="Times New Roman"/>
          <w:i/>
          <w:iCs/>
          <w:lang w:val="pt-BR"/>
        </w:rPr>
        <w:t>no-trade zone</w:t>
      </w:r>
      <w:r>
        <w:rPr>
          <w:rFonts w:ascii="Times New Roman" w:hAnsi="Times New Roman" w:cs="Times New Roman"/>
          <w:lang w:val="pt-BR"/>
        </w:rPr>
        <w:t>), na qual o otimizador mantém os pesos inalterados sempre que o ganho marginal da realocação for inferior ao seu custo.</w:t>
      </w:r>
    </w:p>
    <w:p w14:paraId="73C9777E" w14:textId="77777777" w:rsidR="00303D02" w:rsidRDefault="00303D02" w:rsidP="00303D02">
      <w:pPr>
        <w:spacing w:line="360" w:lineRule="auto"/>
        <w:ind w:firstLine="720"/>
        <w:jc w:val="center"/>
        <w:rPr>
          <w:sz w:val="24"/>
          <w:szCs w:val="24"/>
          <w:lang w:val="pt-BR"/>
        </w:rPr>
      </w:pPr>
      <w:bookmarkStart w:id="104" w:name="solvers"/>
      <w:bookmarkEnd w:id="103"/>
    </w:p>
    <w:p w14:paraId="12FA1C28" w14:textId="77777777" w:rsidR="00303D02" w:rsidRPr="00FA446B" w:rsidRDefault="00303D02" w:rsidP="00E61085">
      <w:pPr>
        <w:spacing w:line="360" w:lineRule="auto"/>
        <w:jc w:val="center"/>
        <w:rPr>
          <w:b/>
          <w:bCs/>
          <w:sz w:val="24"/>
          <w:szCs w:val="24"/>
          <w:lang w:val="pt-BR"/>
        </w:rPr>
      </w:pPr>
      <w:proofErr w:type="spellStart"/>
      <w:r>
        <w:rPr>
          <w:b/>
          <w:bCs/>
          <w:sz w:val="24"/>
          <w:szCs w:val="24"/>
          <w:lang w:val="pt-BR"/>
        </w:rPr>
        <w:t>Solvers</w:t>
      </w:r>
      <w:proofErr w:type="spellEnd"/>
    </w:p>
    <w:p w14:paraId="2016D5EB"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2719525E"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proofErr w:type="spellStart"/>
      <w:proofErr w:type="gramStart"/>
      <w:r>
        <w:rPr>
          <w:rStyle w:val="VerbatimChar"/>
          <w:rFonts w:ascii="Times New Roman" w:hAnsi="Times New Roman" w:cs="Times New Roman"/>
          <w:i w:val="0"/>
          <w:color w:val="auto"/>
          <w:sz w:val="24"/>
          <w:szCs w:val="24"/>
        </w:rPr>
        <w:t>scipy.optimize</w:t>
      </w:r>
      <w:proofErr w:type="spellEnd"/>
      <w:proofErr w:type="gramEnd"/>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proofErr w:type="spellStart"/>
      <w:r>
        <w:rPr>
          <w:rStyle w:val="VerbatimChar"/>
          <w:rFonts w:ascii="Times New Roman" w:hAnsi="Times New Roman" w:cs="Times New Roman"/>
          <w:i w:val="0"/>
          <w:color w:val="auto"/>
          <w:sz w:val="24"/>
          <w:szCs w:val="24"/>
        </w:rPr>
        <w:t>cvxpy</w:t>
      </w:r>
      <w:proofErr w:type="spellEnd"/>
      <w:r>
        <w:rPr>
          <w:rFonts w:ascii="Times New Roman" w:hAnsi="Times New Roman" w:cs="Times New Roman"/>
          <w:lang w:val="pt-BR"/>
        </w:rPr>
        <w:t xml:space="preserve">, com a cadeia de </w:t>
      </w:r>
      <w:proofErr w:type="spellStart"/>
      <w:r>
        <w:rPr>
          <w:rFonts w:ascii="Times New Roman" w:hAnsi="Times New Roman" w:cs="Times New Roman"/>
          <w:iCs/>
          <w:lang w:val="pt-BR"/>
        </w:rPr>
        <w:t>solvers</w:t>
      </w:r>
      <w:proofErr w:type="spellEnd"/>
      <w:r>
        <w:rPr>
          <w:rFonts w:ascii="Times New Roman" w:hAnsi="Times New Roman" w:cs="Times New Roman"/>
          <w:lang w:val="pt-BR"/>
        </w:rPr>
        <w:t xml:space="preserve"> CLARABEL → ECOS → SCS acionada por </w:t>
      </w:r>
      <w:proofErr w:type="spellStart"/>
      <w:r>
        <w:rPr>
          <w:rFonts w:ascii="Times New Roman" w:hAnsi="Times New Roman" w:cs="Times New Roman"/>
          <w:iCs/>
          <w:lang w:val="pt-BR"/>
        </w:rPr>
        <w:t>fallback</w:t>
      </w:r>
      <w:proofErr w:type="spellEnd"/>
      <w:r>
        <w:rPr>
          <w:rFonts w:ascii="Times New Roman" w:hAnsi="Times New Roman" w:cs="Times New Roman"/>
          <w:lang w:val="pt-BR"/>
        </w:rPr>
        <w:t xml:space="preserve"> automático em caso de não-convergência.</w:t>
      </w:r>
    </w:p>
    <w:p w14:paraId="1179AA41" w14:textId="77777777" w:rsidR="00303D02" w:rsidRDefault="00303D02" w:rsidP="00303D02">
      <w:pPr>
        <w:pStyle w:val="Corpodetexto"/>
        <w:rPr>
          <w:lang w:val="pt-BR"/>
        </w:rPr>
      </w:pPr>
    </w:p>
    <w:p w14:paraId="2BB7807B" w14:textId="77777777" w:rsidR="00303D02" w:rsidRPr="00564EAF" w:rsidRDefault="00303D02" w:rsidP="00303D02">
      <w:pPr>
        <w:pStyle w:val="Ttulo3"/>
        <w:numPr>
          <w:ilvl w:val="2"/>
          <w:numId w:val="1"/>
        </w:numPr>
        <w:rPr>
          <w:b w:val="0"/>
          <w:sz w:val="22"/>
        </w:rPr>
      </w:pPr>
      <w:bookmarkStart w:id="105" w:name="_Toc231448193"/>
      <w:r>
        <w:rPr>
          <w:b w:val="0"/>
          <w:lang w:val="pt-BR"/>
        </w:rPr>
        <w:t>Família I — Modelos de Média-Variância (MPT)</w:t>
      </w:r>
      <w:bookmarkEnd w:id="105"/>
      <w:r>
        <w:rPr>
          <w:b w:val="0"/>
        </w:rPr>
        <w:t xml:space="preserve"> </w:t>
      </w:r>
    </w:p>
    <w:p w14:paraId="39C8BAF6" w14:textId="77777777" w:rsidR="00303D02" w:rsidRDefault="00303D02" w:rsidP="00303D02">
      <w:pPr>
        <w:pStyle w:val="FirstParagraph"/>
        <w:spacing w:before="0" w:after="0" w:line="360" w:lineRule="auto"/>
        <w:jc w:val="both"/>
        <w:rPr>
          <w:lang w:val="pt-BR"/>
        </w:rPr>
      </w:pPr>
      <w:bookmarkStart w:id="106" w:name="família-i-modelos-de-média-variância-mpt"/>
      <w:bookmarkEnd w:id="104"/>
    </w:p>
    <w:p w14:paraId="64B945C2"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184075A3" w14:textId="77777777" w:rsidR="004D2E46" w:rsidRPr="004D2E46" w:rsidRDefault="004D2E46" w:rsidP="004D2E46">
      <w:pPr>
        <w:pStyle w:val="Corpodetexto"/>
        <w:rPr>
          <w:lang w:val="pt-BR"/>
        </w:rPr>
      </w:pPr>
    </w:p>
    <w:p w14:paraId="32B60DE0" w14:textId="77777777" w:rsidR="00303D02" w:rsidRPr="00303D02" w:rsidRDefault="00303D02" w:rsidP="00D1643A">
      <w:pPr>
        <w:pStyle w:val="PargrafodaLista"/>
        <w:numPr>
          <w:ilvl w:val="0"/>
          <w:numId w:val="63"/>
        </w:numPr>
        <w:jc w:val="center"/>
        <w:rPr>
          <w:sz w:val="24"/>
          <w:szCs w:val="24"/>
          <w:lang w:val="pt-BR"/>
        </w:rPr>
      </w:pPr>
      <w:bookmarkStart w:id="107" w:name="ponderação-igualitária-equalweight-1n"/>
      <w:r>
        <w:rPr>
          <w:sz w:val="24"/>
          <w:szCs w:val="24"/>
          <w:lang w:val="pt-BR"/>
        </w:rPr>
        <w:t xml:space="preserve">Ponderação Igualitária — </w:t>
      </w:r>
      <w:proofErr w:type="spellStart"/>
      <w:r>
        <w:rPr>
          <w:rStyle w:val="VerbatimChar"/>
          <w:rFonts w:ascii="Times New Roman" w:hAnsi="Times New Roman"/>
          <w:i w:val="0"/>
          <w:color w:val="auto"/>
          <w:sz w:val="24"/>
          <w:szCs w:val="24"/>
        </w:rPr>
        <w:t>EqualWeight</w:t>
      </w:r>
      <w:proofErr w:type="spellEnd"/>
      <w:r>
        <w:rPr>
          <w:sz w:val="24"/>
          <w:szCs w:val="24"/>
          <w:lang w:val="pt-BR"/>
        </w:rPr>
        <w:t xml:space="preserve"> (1/N)</w:t>
      </w:r>
    </w:p>
    <w:p w14:paraId="02B9616B" w14:textId="77777777" w:rsidR="004D2E46" w:rsidRDefault="004D2E46" w:rsidP="00303D02">
      <w:pPr>
        <w:pStyle w:val="FirstParagraph"/>
        <w:spacing w:before="0" w:after="0" w:line="360" w:lineRule="auto"/>
        <w:ind w:firstLine="851"/>
        <w:jc w:val="both"/>
        <w:rPr>
          <w:lang w:val="pt-BR"/>
        </w:rPr>
      </w:pPr>
    </w:p>
    <w:p w14:paraId="0D3F2185" w14:textId="478CE1A5" w:rsidR="00303D02" w:rsidRPr="009C7B5F" w:rsidRDefault="00303D02" w:rsidP="00303D02">
      <w:pPr>
        <w:pStyle w:val="FirstParagraph"/>
        <w:spacing w:before="0" w:after="0" w:line="360" w:lineRule="auto"/>
        <w:ind w:firstLine="851"/>
        <w:jc w:val="both"/>
        <w:rPr>
          <w:lang w:val="pt-BR"/>
        </w:rPr>
      </w:pPr>
      <w:r>
        <w:rPr>
          <w:lang w:val="pt-BR"/>
        </w:rPr>
        <w:lastRenderedPageBreak/>
        <w:t>A estratégia ingênua de referência atribui peso idêntico a todos os ativos, sem qualquer otimização:</w:t>
      </w:r>
    </w:p>
    <w:p w14:paraId="49F5A84F"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046B2FE" w14:textId="77777777" w:rsidR="00303D02" w:rsidRDefault="00303D02" w:rsidP="00303D02">
      <w:pPr>
        <w:pStyle w:val="FirstParagraph"/>
        <w:spacing w:before="0" w:after="0" w:line="360" w:lineRule="auto"/>
        <w:ind w:firstLine="851"/>
        <w:jc w:val="both"/>
        <w:rPr>
          <w:lang w:val="pt-BR"/>
        </w:rPr>
      </w:pPr>
      <w:r>
        <w:rPr>
          <w:lang w:val="pt-BR"/>
        </w:rPr>
        <w:t xml:space="preserve">Constitui o </w:t>
      </w:r>
      <w:r>
        <w:rPr>
          <w:i/>
          <w:iCs/>
          <w:lang w:val="pt-BR"/>
        </w:rPr>
        <w:t>benchmark</w:t>
      </w:r>
      <w:r>
        <w:rPr>
          <w:lang w:val="pt-BR"/>
        </w:rPr>
        <w:t xml:space="preserve"> central de </w:t>
      </w:r>
      <w:proofErr w:type="spellStart"/>
      <w:r>
        <w:rPr>
          <w:lang w:val="pt-BR"/>
        </w:rPr>
        <w:t>DeMiguel</w:t>
      </w:r>
      <w:proofErr w:type="spellEnd"/>
      <w:r>
        <w:rPr>
          <w:lang w:val="pt-BR"/>
        </w:rPr>
        <w:t xml:space="preserve">, </w:t>
      </w:r>
      <w:proofErr w:type="spellStart"/>
      <w:r>
        <w:rPr>
          <w:lang w:val="pt-BR"/>
        </w:rPr>
        <w:t>Garlappi</w:t>
      </w:r>
      <w:proofErr w:type="spellEnd"/>
      <w:r>
        <w:rPr>
          <w:lang w:val="pt-BR"/>
        </w:rPr>
        <w:t xml:space="preserve"> e </w:t>
      </w:r>
      <w:proofErr w:type="spellStart"/>
      <w:r>
        <w:rPr>
          <w:lang w:val="pt-BR"/>
        </w:rPr>
        <w:t>Uppal</w:t>
      </w:r>
      <w:proofErr w:type="spellEnd"/>
      <w:r>
        <w:rPr>
          <w:lang w:val="pt-BR"/>
        </w:rPr>
        <w:t xml:space="preserve"> (2009), contra o qual a vantagem informacional dos demais otimizadores é aferida.</w:t>
      </w:r>
    </w:p>
    <w:p w14:paraId="690CF631" w14:textId="77777777" w:rsidR="004D2E46" w:rsidRPr="004D2E46" w:rsidRDefault="004D2E46" w:rsidP="004D2E46">
      <w:pPr>
        <w:pStyle w:val="Corpodetexto"/>
        <w:rPr>
          <w:lang w:val="pt-BR"/>
        </w:rPr>
      </w:pPr>
    </w:p>
    <w:p w14:paraId="634DA15F" w14:textId="77777777" w:rsidR="00303D02" w:rsidRPr="00303D02" w:rsidRDefault="00303D02" w:rsidP="00D1643A">
      <w:pPr>
        <w:pStyle w:val="PargrafodaLista"/>
        <w:numPr>
          <w:ilvl w:val="0"/>
          <w:numId w:val="63"/>
        </w:numPr>
        <w:jc w:val="center"/>
        <w:rPr>
          <w:lang w:val="pt-BR"/>
        </w:rPr>
      </w:pPr>
      <w:bookmarkStart w:id="108" w:name="inverso-da-volatilidade-invvol"/>
      <w:bookmarkEnd w:id="107"/>
      <w:r>
        <w:rPr>
          <w:lang w:val="pt-BR"/>
        </w:rPr>
        <w:t xml:space="preserve">Inverso da Volatilidade — </w:t>
      </w:r>
      <w:proofErr w:type="spellStart"/>
      <w:r>
        <w:rPr>
          <w:rStyle w:val="VerbatimChar"/>
          <w:rFonts w:ascii="Times New Roman" w:hAnsi="Times New Roman"/>
          <w:i w:val="0"/>
          <w:color w:val="auto"/>
          <w:sz w:val="24"/>
          <w:szCs w:val="24"/>
        </w:rPr>
        <w:t>InvVol</w:t>
      </w:r>
      <w:proofErr w:type="spellEnd"/>
    </w:p>
    <w:p w14:paraId="254CEEEE" w14:textId="77777777" w:rsidR="004D2E46" w:rsidRDefault="004D2E46" w:rsidP="004D2E46">
      <w:pPr>
        <w:pStyle w:val="FirstParagraph"/>
        <w:spacing w:before="0" w:after="0" w:line="360" w:lineRule="auto"/>
        <w:jc w:val="both"/>
        <w:rPr>
          <w:lang w:val="pt-BR"/>
        </w:rPr>
      </w:pPr>
    </w:p>
    <w:p w14:paraId="3434B751" w14:textId="60D6A38B"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6569774A"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7701F21A" w14:textId="77777777" w:rsidR="008776EC" w:rsidRDefault="008776EC" w:rsidP="00D66E6F">
      <w:pPr>
        <w:rPr>
          <w:lang w:val="pt-BR"/>
        </w:rPr>
      </w:pPr>
      <w:bookmarkStart w:id="109" w:name="mínima-variância-global-minvar"/>
      <w:bookmarkEnd w:id="108"/>
    </w:p>
    <w:p w14:paraId="72482977" w14:textId="5ED4DE3E" w:rsidR="00F84BC6" w:rsidRPr="00F84BC6" w:rsidRDefault="00F84BC6" w:rsidP="00D1643A">
      <w:pPr>
        <w:pStyle w:val="PargrafodaLista"/>
        <w:numPr>
          <w:ilvl w:val="0"/>
          <w:numId w:val="63"/>
        </w:numPr>
        <w:spacing w:line="360" w:lineRule="auto"/>
        <w:jc w:val="center"/>
        <w:rPr>
          <w:sz w:val="24"/>
          <w:szCs w:val="24"/>
        </w:rPr>
      </w:pPr>
      <w:r>
        <w:rPr>
          <w:sz w:val="24"/>
          <w:szCs w:val="24"/>
        </w:rPr>
        <w:t xml:space="preserve">Mínima Variância Global — </w:t>
      </w:r>
      <w:proofErr w:type="spellStart"/>
      <w:r>
        <w:rPr>
          <w:rStyle w:val="VerbatimChar"/>
          <w:rFonts w:ascii="Times New Roman" w:hAnsi="Times New Roman"/>
          <w:i w:val="0"/>
          <w:iCs w:val="0"/>
          <w:color w:val="auto"/>
          <w:sz w:val="24"/>
          <w:szCs w:val="24"/>
        </w:rPr>
        <w:t>MinVar</w:t>
      </w:r>
      <w:proofErr w:type="spellEnd"/>
    </w:p>
    <w:p w14:paraId="3A8CD324" w14:textId="77777777" w:rsidR="004D2E46" w:rsidRDefault="004D2E46" w:rsidP="00F84BC6">
      <w:pPr>
        <w:spacing w:line="360" w:lineRule="auto"/>
        <w:jc w:val="both"/>
        <w:rPr>
          <w:sz w:val="24"/>
          <w:szCs w:val="24"/>
        </w:rPr>
      </w:pPr>
    </w:p>
    <w:p w14:paraId="556BB70F" w14:textId="57E3003C"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w:t>
      </w:r>
      <w:proofErr w:type="spellStart"/>
      <w:r>
        <w:rPr>
          <w:sz w:val="24"/>
          <w:szCs w:val="24"/>
        </w:rPr>
        <w:t>DeMiguel</w:t>
      </w:r>
      <w:proofErr w:type="spellEnd"/>
      <w:r>
        <w:rPr>
          <w:sz w:val="24"/>
          <w:szCs w:val="24"/>
        </w:rPr>
        <w:t xml:space="preserve">; </w:t>
      </w:r>
      <w:proofErr w:type="spellStart"/>
      <w:r>
        <w:rPr>
          <w:sz w:val="24"/>
          <w:szCs w:val="24"/>
        </w:rPr>
        <w:t>Garlappi</w:t>
      </w:r>
      <w:proofErr w:type="spellEnd"/>
      <w:r>
        <w:rPr>
          <w:sz w:val="24"/>
          <w:szCs w:val="24"/>
        </w:rPr>
        <w:t xml:space="preserve">; </w:t>
      </w:r>
      <w:proofErr w:type="spellStart"/>
      <w:r>
        <w:rPr>
          <w:sz w:val="24"/>
          <w:szCs w:val="24"/>
        </w:rPr>
        <w:t>Uppal</w:t>
      </w:r>
      <w:proofErr w:type="spellEnd"/>
      <w:r>
        <w:rPr>
          <w:sz w:val="24"/>
          <w:szCs w:val="24"/>
        </w:rPr>
        <w:t>, 2009):</w:t>
      </w:r>
    </w:p>
    <w:p w14:paraId="62E7079C" w14:textId="77777777" w:rsidR="004D2E46" w:rsidRPr="00C8154F" w:rsidRDefault="004D2E46" w:rsidP="004D2E46">
      <w:pPr>
        <w:spacing w:line="360" w:lineRule="auto"/>
        <w:ind w:firstLine="851"/>
        <w:jc w:val="both"/>
        <w:rPr>
          <w:sz w:val="24"/>
          <w:szCs w:val="24"/>
        </w:rPr>
      </w:pPr>
    </w:p>
    <w:p w14:paraId="205AABF8"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48FC1E2F" w14:textId="77777777" w:rsidR="004D2E46" w:rsidRPr="00C8154F" w:rsidRDefault="004D2E46" w:rsidP="00F84BC6">
      <w:pPr>
        <w:spacing w:line="360" w:lineRule="auto"/>
        <w:jc w:val="both"/>
        <w:rPr>
          <w:sz w:val="24"/>
          <w:szCs w:val="24"/>
        </w:rPr>
      </w:pPr>
    </w:p>
    <w:p w14:paraId="518403B0" w14:textId="6CEE4BE2" w:rsidR="00F84BC6" w:rsidRPr="004D2E46" w:rsidRDefault="00F84BC6" w:rsidP="00D1643A">
      <w:pPr>
        <w:pStyle w:val="PargrafodaLista"/>
        <w:numPr>
          <w:ilvl w:val="0"/>
          <w:numId w:val="63"/>
        </w:numPr>
        <w:spacing w:line="360" w:lineRule="auto"/>
        <w:jc w:val="center"/>
        <w:rPr>
          <w:sz w:val="24"/>
          <w:szCs w:val="24"/>
        </w:rPr>
      </w:pPr>
      <w:bookmarkStart w:id="110" w:name="X1261b37b0cca076dc09205a1c40f768e29f6111"/>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340F400C" w14:textId="77777777" w:rsidR="004D2E46" w:rsidRDefault="004D2E46" w:rsidP="00F84BC6">
      <w:pPr>
        <w:spacing w:line="360" w:lineRule="auto"/>
        <w:jc w:val="both"/>
        <w:rPr>
          <w:sz w:val="24"/>
          <w:szCs w:val="24"/>
        </w:rPr>
      </w:pPr>
    </w:p>
    <w:p w14:paraId="508E526D" w14:textId="2B13DCED"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7D2D30BE" w14:textId="77777777" w:rsidR="004D2E46" w:rsidRPr="00C8154F" w:rsidRDefault="004D2E46" w:rsidP="00F84BC6">
      <w:pPr>
        <w:spacing w:line="360" w:lineRule="auto"/>
        <w:jc w:val="both"/>
        <w:rPr>
          <w:sz w:val="24"/>
          <w:szCs w:val="24"/>
        </w:rPr>
      </w:pPr>
    </w:p>
    <w:p w14:paraId="7EFCF11E" w14:textId="1C2F17FD" w:rsidR="00F84BC6" w:rsidRPr="004D2E46" w:rsidRDefault="00F84BC6" w:rsidP="00D1643A">
      <w:pPr>
        <w:pStyle w:val="PargrafodaLista"/>
        <w:numPr>
          <w:ilvl w:val="0"/>
          <w:numId w:val="63"/>
        </w:numPr>
        <w:spacing w:line="360" w:lineRule="auto"/>
        <w:jc w:val="center"/>
        <w:rPr>
          <w:sz w:val="24"/>
          <w:szCs w:val="24"/>
        </w:rPr>
      </w:pPr>
      <w:bookmarkStart w:id="111" w:name="X4bf229fedebd76145bd964b00e28673da0de01c"/>
      <w:bookmarkEnd w:id="110"/>
      <w:r>
        <w:rPr>
          <w:sz w:val="24"/>
          <w:szCs w:val="24"/>
        </w:rPr>
        <w:t xml:space="preserve">Máxima Utilidade Média-Variância — </w:t>
      </w:r>
      <w:proofErr w:type="spellStart"/>
      <w:r>
        <w:rPr>
          <w:rStyle w:val="VerbatimChar"/>
          <w:rFonts w:ascii="Times New Roman" w:hAnsi="Times New Roman"/>
          <w:i w:val="0"/>
          <w:iCs w:val="0"/>
          <w:color w:val="auto"/>
          <w:sz w:val="24"/>
          <w:szCs w:val="24"/>
        </w:rPr>
        <w:t>MaxSharpe</w:t>
      </w:r>
      <w:proofErr w:type="spellEnd"/>
      <w:r>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Pr>
          <w:sz w:val="24"/>
          <w:szCs w:val="24"/>
        </w:rPr>
        <w:t>)</w:t>
      </w:r>
    </w:p>
    <w:p w14:paraId="0AED243F" w14:textId="77777777" w:rsidR="004D2E46" w:rsidRPr="00C8154F" w:rsidRDefault="004D2E46" w:rsidP="00F84BC6">
      <w:pPr>
        <w:spacing w:line="360" w:lineRule="auto"/>
        <w:jc w:val="both"/>
        <w:rPr>
          <w:sz w:val="24"/>
          <w:szCs w:val="24"/>
        </w:rPr>
      </w:pPr>
    </w:p>
    <w:p w14:paraId="48BAFDB7" w14:textId="77777777" w:rsidR="00F84BC6" w:rsidRDefault="00F84BC6" w:rsidP="004D2E46">
      <w:pPr>
        <w:spacing w:line="360" w:lineRule="auto"/>
        <w:ind w:firstLine="851"/>
        <w:jc w:val="both"/>
        <w:rPr>
          <w:sz w:val="24"/>
          <w:szCs w:val="24"/>
        </w:rPr>
      </w:pPr>
      <w:r>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Pr>
          <w:sz w:val="24"/>
          <w:szCs w:val="24"/>
        </w:rPr>
        <w:t>. Equivalentemente, minimiza o negativo dessa utilidade acrescido da penalidade transacional:</w:t>
      </w:r>
    </w:p>
    <w:p w14:paraId="2482164F" w14:textId="77777777" w:rsidR="004D2E46" w:rsidRPr="00C8154F" w:rsidRDefault="004D2E46" w:rsidP="004D2E46">
      <w:pPr>
        <w:spacing w:line="360" w:lineRule="auto"/>
        <w:ind w:firstLine="851"/>
        <w:jc w:val="both"/>
        <w:rPr>
          <w:sz w:val="24"/>
          <w:szCs w:val="24"/>
        </w:rPr>
      </w:pPr>
    </w:p>
    <w:p w14:paraId="48A42C06"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38227DC4" w14:textId="77777777" w:rsidR="004D2E46" w:rsidRPr="00C8154F" w:rsidRDefault="004D2E46" w:rsidP="00F84BC6">
      <w:pPr>
        <w:spacing w:line="360" w:lineRule="auto"/>
        <w:jc w:val="both"/>
        <w:rPr>
          <w:sz w:val="24"/>
          <w:szCs w:val="24"/>
        </w:rPr>
      </w:pPr>
    </w:p>
    <w:p w14:paraId="5D39B426" w14:textId="77777777" w:rsidR="00F84BC6" w:rsidRPr="004D2E46" w:rsidRDefault="00F84BC6" w:rsidP="00F84BC6">
      <w:pPr>
        <w:spacing w:line="360" w:lineRule="auto"/>
        <w:jc w:val="both"/>
        <w:rPr>
          <w:sz w:val="24"/>
          <w:szCs w:val="24"/>
        </w:rPr>
      </w:pPr>
      <w:r>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xml:space="preserve">. Cabe a ressalva metodológica de que esta formulação </w:t>
      </w:r>
      <w:r>
        <w:rPr>
          <w:b/>
          <w:bCs/>
          <w:sz w:val="24"/>
          <w:szCs w:val="24"/>
        </w:rPr>
        <w:t>não</w:t>
      </w:r>
      <w:r>
        <w:rPr>
          <w:sz w:val="24"/>
          <w:szCs w:val="24"/>
        </w:rPr>
        <w:t xml:space="preserve"> maximiza diretamente o Índice de </w:t>
      </w:r>
      <w:proofErr w:type="spellStart"/>
      <w:r>
        <w:rPr>
          <w:sz w:val="24"/>
          <w:szCs w:val="24"/>
        </w:rPr>
        <w:t>Sharpe</w:t>
      </w:r>
      <w:proofErr w:type="spellEnd"/>
      <w:r>
        <w:rPr>
          <w:sz w:val="24"/>
          <w:szCs w:val="24"/>
        </w:rPr>
        <w:t xml:space="preserve"> — problema não-convexo —, mas sim a utilidade média-variância, que produz o portfólio de tangência apenas sob condições específicas. O rótulo histórico “Máximo </w:t>
      </w:r>
      <w:proofErr w:type="spellStart"/>
      <w:r>
        <w:rPr>
          <w:sz w:val="24"/>
          <w:szCs w:val="24"/>
        </w:rPr>
        <w:t>Sharpe</w:t>
      </w:r>
      <w:proofErr w:type="spellEnd"/>
      <w:r>
        <w:rPr>
          <w:sz w:val="24"/>
          <w:szCs w:val="24"/>
        </w:rPr>
        <w:t>” é, portanto, mantido apenas por continuidade nominal com a literatura, devendo a função objetivo ser interpretada como de máxima utilidade.</w:t>
      </w:r>
    </w:p>
    <w:p w14:paraId="2C895BD8" w14:textId="77777777" w:rsidR="004D2E46" w:rsidRDefault="004D2E46" w:rsidP="00F84BC6">
      <w:pPr>
        <w:spacing w:line="360" w:lineRule="auto"/>
        <w:jc w:val="both"/>
        <w:rPr>
          <w:sz w:val="24"/>
          <w:szCs w:val="24"/>
        </w:rPr>
      </w:pPr>
      <w:bookmarkStart w:id="112" w:name="X22817ef26e1b055d6584acab2b8b2fad5b46e01"/>
      <w:bookmarkEnd w:id="111"/>
    </w:p>
    <w:p w14:paraId="09C10B12" w14:textId="609FAE9C" w:rsidR="00F84BC6" w:rsidRPr="004D2E46" w:rsidRDefault="00F84BC6" w:rsidP="00D1643A">
      <w:pPr>
        <w:pStyle w:val="PargrafodaLista"/>
        <w:numPr>
          <w:ilvl w:val="0"/>
          <w:numId w:val="63"/>
        </w:numPr>
        <w:spacing w:line="360" w:lineRule="auto"/>
        <w:jc w:val="both"/>
        <w:rPr>
          <w:sz w:val="24"/>
          <w:szCs w:val="24"/>
        </w:rPr>
      </w:pPr>
      <w:r>
        <w:rPr>
          <w:sz w:val="24"/>
          <w:szCs w:val="24"/>
        </w:rPr>
        <w:t xml:space="preserve">Máxima Utilidade Média-Variância com Teto de 10% — </w:t>
      </w:r>
      <w:r>
        <w:rPr>
          <w:rStyle w:val="VerbatimChar"/>
          <w:rFonts w:ascii="Times New Roman" w:hAnsi="Times New Roman"/>
          <w:i w:val="0"/>
          <w:iCs w:val="0"/>
          <w:color w:val="auto"/>
          <w:sz w:val="24"/>
          <w:szCs w:val="24"/>
        </w:rPr>
        <w:t>MaxSharpe_c10</w:t>
      </w:r>
    </w:p>
    <w:p w14:paraId="75CF1404" w14:textId="77777777" w:rsidR="004D2E46" w:rsidRDefault="004D2E46" w:rsidP="00F84BC6">
      <w:pPr>
        <w:spacing w:line="360" w:lineRule="auto"/>
        <w:jc w:val="both"/>
        <w:rPr>
          <w:sz w:val="24"/>
          <w:szCs w:val="24"/>
        </w:rPr>
      </w:pPr>
    </w:p>
    <w:p w14:paraId="4DD26F48" w14:textId="2C9546EF"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06547E6C" w14:textId="77777777" w:rsidR="004D2E46" w:rsidRDefault="004D2E46" w:rsidP="00F84BC6">
      <w:pPr>
        <w:spacing w:line="360" w:lineRule="auto"/>
        <w:jc w:val="both"/>
        <w:rPr>
          <w:sz w:val="24"/>
          <w:szCs w:val="24"/>
        </w:rPr>
      </w:pPr>
      <w:bookmarkStart w:id="113" w:name="Xf7249765c01f5515126677636a782039cf5ef34"/>
      <w:bookmarkEnd w:id="112"/>
    </w:p>
    <w:p w14:paraId="134B5414" w14:textId="77777777" w:rsidR="004D2E46" w:rsidRPr="000815A7" w:rsidRDefault="004D2E46" w:rsidP="004D2E46">
      <w:pPr>
        <w:rPr>
          <w:bCs/>
          <w:sz w:val="24"/>
          <w:szCs w:val="24"/>
        </w:rPr>
      </w:pPr>
    </w:p>
    <w:p w14:paraId="4BE53E89" w14:textId="0315D645" w:rsidR="004D2E46" w:rsidRPr="004D2E46" w:rsidRDefault="004D2E46" w:rsidP="004D2E46">
      <w:pPr>
        <w:pStyle w:val="Ttulo3"/>
        <w:numPr>
          <w:ilvl w:val="2"/>
          <w:numId w:val="1"/>
        </w:numPr>
        <w:rPr>
          <w:b w:val="0"/>
          <w:bCs w:val="0"/>
          <w:sz w:val="22"/>
        </w:rPr>
      </w:pPr>
      <w:bookmarkStart w:id="114" w:name="_Toc231448194"/>
      <w:r>
        <w:rPr>
          <w:b w:val="0"/>
          <w:bCs w:val="0"/>
        </w:rPr>
        <w:t>Família II — Modelos de Risco de Queda (PMPT)</w:t>
      </w:r>
      <w:bookmarkEnd w:id="114"/>
      <w:r>
        <w:rPr>
          <w:b w:val="0"/>
          <w:bCs w:val="0"/>
        </w:rPr>
        <w:t xml:space="preserve"> </w:t>
      </w:r>
    </w:p>
    <w:p w14:paraId="349CDB3F" w14:textId="77777777" w:rsidR="004D2E46" w:rsidRDefault="004D2E46" w:rsidP="004D2E46">
      <w:pPr>
        <w:pStyle w:val="FirstParagraph"/>
        <w:spacing w:before="0" w:after="0" w:line="360" w:lineRule="auto"/>
        <w:jc w:val="both"/>
        <w:rPr>
          <w:lang w:val="pt-BR"/>
        </w:rPr>
      </w:pPr>
    </w:p>
    <w:p w14:paraId="3A447C09"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proofErr w:type="spellStart"/>
      <w:r>
        <w:rPr>
          <w:i/>
          <w:iCs/>
          <w:sz w:val="24"/>
          <w:szCs w:val="24"/>
        </w:rPr>
        <w:t>Lower</w:t>
      </w:r>
      <w:proofErr w:type="spellEnd"/>
      <w:r>
        <w:rPr>
          <w:i/>
          <w:iCs/>
          <w:sz w:val="24"/>
          <w:szCs w:val="24"/>
        </w:rPr>
        <w:t xml:space="preserve"> </w:t>
      </w:r>
      <w:proofErr w:type="spellStart"/>
      <w:r>
        <w:rPr>
          <w:i/>
          <w:iCs/>
          <w:sz w:val="24"/>
          <w:szCs w:val="24"/>
        </w:rPr>
        <w:t>Partial</w:t>
      </w:r>
      <w:proofErr w:type="spellEnd"/>
      <w:r>
        <w:rPr>
          <w:i/>
          <w:iCs/>
          <w:sz w:val="24"/>
          <w:szCs w:val="24"/>
        </w:rPr>
        <w:t xml:space="preserve"> </w:t>
      </w:r>
      <w:proofErr w:type="spellStart"/>
      <w:r>
        <w:rPr>
          <w:i/>
          <w:iCs/>
          <w:sz w:val="24"/>
          <w:szCs w:val="24"/>
        </w:rPr>
        <w:t>Moments</w:t>
      </w:r>
      <w:proofErr w:type="spellEnd"/>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proofErr w:type="spellStart"/>
      <w:r>
        <w:rPr>
          <w:i/>
          <w:iCs/>
          <w:sz w:val="24"/>
          <w:szCs w:val="24"/>
        </w:rPr>
        <w:t>Minimum</w:t>
      </w:r>
      <w:proofErr w:type="spellEnd"/>
      <w:r>
        <w:rPr>
          <w:i/>
          <w:iCs/>
          <w:sz w:val="24"/>
          <w:szCs w:val="24"/>
        </w:rPr>
        <w:t xml:space="preserve"> </w:t>
      </w:r>
      <w:proofErr w:type="spellStart"/>
      <w:r>
        <w:rPr>
          <w:i/>
          <w:iCs/>
          <w:sz w:val="24"/>
          <w:szCs w:val="24"/>
        </w:rPr>
        <w:t>Acceptable</w:t>
      </w:r>
      <w:proofErr w:type="spellEnd"/>
      <w:r>
        <w:rPr>
          <w:i/>
          <w:iCs/>
          <w:sz w:val="24"/>
          <w:szCs w:val="24"/>
        </w:rPr>
        <w:t xml:space="preserve"> </w:t>
      </w:r>
      <w:proofErr w:type="spellStart"/>
      <w:r>
        <w:rPr>
          <w:i/>
          <w:iCs/>
          <w:sz w:val="24"/>
          <w:szCs w:val="24"/>
        </w:rPr>
        <w:t>Return</w:t>
      </w:r>
      <w:proofErr w:type="spellEnd"/>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24F1394C" w14:textId="77777777" w:rsidR="004D2E46" w:rsidRPr="00C8154F" w:rsidRDefault="004D2E46" w:rsidP="004D2E46">
      <w:pPr>
        <w:spacing w:line="360" w:lineRule="auto"/>
        <w:ind w:firstLine="851"/>
        <w:jc w:val="both"/>
        <w:rPr>
          <w:sz w:val="24"/>
          <w:szCs w:val="24"/>
        </w:rPr>
      </w:pPr>
    </w:p>
    <w:p w14:paraId="70574074"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2924D218" w14:textId="77777777" w:rsidR="004D2E46" w:rsidRPr="00C8154F" w:rsidRDefault="004D2E46" w:rsidP="00F84BC6">
      <w:pPr>
        <w:spacing w:line="360" w:lineRule="auto"/>
        <w:jc w:val="both"/>
        <w:rPr>
          <w:sz w:val="24"/>
          <w:szCs w:val="24"/>
        </w:rPr>
      </w:pPr>
    </w:p>
    <w:p w14:paraId="5E50A484" w14:textId="11FD5C66" w:rsidR="00F84BC6" w:rsidRPr="004D2E46" w:rsidRDefault="00F84BC6" w:rsidP="00D1643A">
      <w:pPr>
        <w:pStyle w:val="PargrafodaLista"/>
        <w:numPr>
          <w:ilvl w:val="0"/>
          <w:numId w:val="64"/>
        </w:numPr>
        <w:spacing w:line="360" w:lineRule="auto"/>
        <w:jc w:val="center"/>
        <w:rPr>
          <w:sz w:val="24"/>
          <w:szCs w:val="24"/>
        </w:rPr>
      </w:pPr>
      <w:bookmarkStart w:id="115" w:name="máximo-índice-ômega-maxomega"/>
      <w:r>
        <w:rPr>
          <w:sz w:val="24"/>
          <w:szCs w:val="24"/>
        </w:rPr>
        <w:t xml:space="preserve">Máximo Índice Ômega — </w:t>
      </w:r>
      <w:proofErr w:type="spellStart"/>
      <w:r>
        <w:rPr>
          <w:rStyle w:val="VerbatimChar"/>
          <w:rFonts w:ascii="Times New Roman" w:hAnsi="Times New Roman"/>
          <w:i w:val="0"/>
          <w:iCs w:val="0"/>
          <w:color w:val="auto"/>
          <w:sz w:val="24"/>
          <w:szCs w:val="24"/>
        </w:rPr>
        <w:t>MaxOmega</w:t>
      </w:r>
      <w:proofErr w:type="spellEnd"/>
    </w:p>
    <w:p w14:paraId="6BFEF13D" w14:textId="77777777" w:rsidR="004D2E46" w:rsidRDefault="004D2E46" w:rsidP="00F84BC6">
      <w:pPr>
        <w:spacing w:line="360" w:lineRule="auto"/>
        <w:jc w:val="both"/>
        <w:rPr>
          <w:sz w:val="24"/>
          <w:szCs w:val="24"/>
        </w:rPr>
      </w:pPr>
    </w:p>
    <w:p w14:paraId="56C437E4" w14:textId="5BB28E03" w:rsidR="00F84BC6" w:rsidRDefault="00F84BC6" w:rsidP="004D2E46">
      <w:pPr>
        <w:spacing w:line="360" w:lineRule="auto"/>
        <w:ind w:firstLine="851"/>
        <w:jc w:val="both"/>
        <w:rPr>
          <w:sz w:val="24"/>
          <w:szCs w:val="24"/>
        </w:rPr>
      </w:pPr>
      <w:r>
        <w:rPr>
          <w:sz w:val="24"/>
          <w:szCs w:val="24"/>
        </w:rPr>
        <w:t>O Índice Ômega (</w:t>
      </w:r>
      <w:proofErr w:type="spellStart"/>
      <w:r>
        <w:rPr>
          <w:sz w:val="24"/>
          <w:szCs w:val="24"/>
        </w:rPr>
        <w:t>Keating</w:t>
      </w:r>
      <w:proofErr w:type="spellEnd"/>
      <w:r>
        <w:rPr>
          <w:sz w:val="24"/>
          <w:szCs w:val="24"/>
        </w:rPr>
        <w:t xml:space="preserve">; </w:t>
      </w:r>
      <w:proofErr w:type="spellStart"/>
      <w:r>
        <w:rPr>
          <w:sz w:val="24"/>
          <w:szCs w:val="24"/>
        </w:rPr>
        <w:t>Shadwick</w:t>
      </w:r>
      <w:proofErr w:type="spellEnd"/>
      <w:r>
        <w:rPr>
          <w:sz w:val="24"/>
          <w:szCs w:val="24"/>
        </w:rPr>
        <w:t>,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780E0681" w14:textId="77777777" w:rsidR="004D2E46" w:rsidRPr="00C8154F" w:rsidRDefault="004D2E46" w:rsidP="004D2E46">
      <w:pPr>
        <w:spacing w:line="360" w:lineRule="auto"/>
        <w:ind w:firstLine="851"/>
        <w:jc w:val="both"/>
        <w:rPr>
          <w:sz w:val="24"/>
          <w:szCs w:val="24"/>
        </w:rPr>
      </w:pPr>
    </w:p>
    <w:p w14:paraId="40A0FACC"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5A782DF0" w14:textId="77777777" w:rsidR="004D2E46" w:rsidRPr="00C8154F" w:rsidRDefault="004D2E46" w:rsidP="00F84BC6">
      <w:pPr>
        <w:spacing w:line="360" w:lineRule="auto"/>
        <w:jc w:val="both"/>
        <w:rPr>
          <w:sz w:val="24"/>
          <w:szCs w:val="24"/>
        </w:rPr>
      </w:pPr>
    </w:p>
    <w:p w14:paraId="7AC23D32"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risco (CDI).</w:t>
      </w:r>
    </w:p>
    <w:p w14:paraId="6D79ABB6" w14:textId="77777777" w:rsidR="004D2E46" w:rsidRPr="00C8154F" w:rsidRDefault="004D2E46" w:rsidP="004D2E46">
      <w:pPr>
        <w:spacing w:line="360" w:lineRule="auto"/>
        <w:ind w:firstLine="851"/>
        <w:jc w:val="both"/>
        <w:rPr>
          <w:sz w:val="24"/>
          <w:szCs w:val="24"/>
        </w:rPr>
      </w:pPr>
    </w:p>
    <w:p w14:paraId="08B2A63F" w14:textId="524906C1" w:rsidR="00F84BC6" w:rsidRPr="004D2E46" w:rsidRDefault="00F84BC6" w:rsidP="00D1643A">
      <w:pPr>
        <w:pStyle w:val="PargrafodaLista"/>
        <w:numPr>
          <w:ilvl w:val="0"/>
          <w:numId w:val="64"/>
        </w:numPr>
        <w:spacing w:line="360" w:lineRule="auto"/>
        <w:jc w:val="center"/>
        <w:rPr>
          <w:sz w:val="24"/>
          <w:szCs w:val="24"/>
        </w:rPr>
      </w:pPr>
      <w:bookmarkStart w:id="116" w:name="máximo-índice-de-sortino-maxsortino"/>
      <w:bookmarkEnd w:id="115"/>
      <w:r>
        <w:rPr>
          <w:sz w:val="24"/>
          <w:szCs w:val="24"/>
        </w:rPr>
        <w:t xml:space="preserve">Máximo Índice de </w:t>
      </w:r>
      <w:proofErr w:type="spellStart"/>
      <w:r>
        <w:rPr>
          <w:sz w:val="24"/>
          <w:szCs w:val="24"/>
        </w:rPr>
        <w:t>Sortino</w:t>
      </w:r>
      <w:proofErr w:type="spellEnd"/>
      <w:r>
        <w:rPr>
          <w:sz w:val="24"/>
          <w:szCs w:val="24"/>
        </w:rPr>
        <w:t xml:space="preserve"> — </w:t>
      </w:r>
      <w:proofErr w:type="spellStart"/>
      <w:r>
        <w:rPr>
          <w:rStyle w:val="VerbatimChar"/>
          <w:rFonts w:ascii="Times New Roman" w:hAnsi="Times New Roman"/>
          <w:i w:val="0"/>
          <w:iCs w:val="0"/>
          <w:color w:val="auto"/>
          <w:sz w:val="24"/>
          <w:szCs w:val="24"/>
        </w:rPr>
        <w:t>MaxSortino</w:t>
      </w:r>
      <w:proofErr w:type="spellEnd"/>
    </w:p>
    <w:p w14:paraId="1F3EF7CA" w14:textId="77777777" w:rsidR="004D2E46" w:rsidRDefault="004D2E46" w:rsidP="00F84BC6">
      <w:pPr>
        <w:spacing w:line="360" w:lineRule="auto"/>
        <w:jc w:val="both"/>
        <w:rPr>
          <w:sz w:val="24"/>
          <w:szCs w:val="24"/>
        </w:rPr>
      </w:pPr>
    </w:p>
    <w:p w14:paraId="48A074C3" w14:textId="6D563512" w:rsidR="00F84BC6" w:rsidRDefault="00F84BC6" w:rsidP="004D2E46">
      <w:pPr>
        <w:spacing w:line="360" w:lineRule="auto"/>
        <w:ind w:firstLine="851"/>
        <w:jc w:val="both"/>
        <w:rPr>
          <w:sz w:val="24"/>
          <w:szCs w:val="24"/>
        </w:rPr>
      </w:pPr>
      <w:r>
        <w:rPr>
          <w:sz w:val="24"/>
          <w:szCs w:val="24"/>
        </w:rPr>
        <w:t xml:space="preserve">O Índice de </w:t>
      </w:r>
      <w:proofErr w:type="spellStart"/>
      <w:r>
        <w:rPr>
          <w:sz w:val="24"/>
          <w:szCs w:val="24"/>
        </w:rPr>
        <w:t>Sortino</w:t>
      </w:r>
      <w:proofErr w:type="spellEnd"/>
      <w:r>
        <w:rPr>
          <w:sz w:val="24"/>
          <w:szCs w:val="24"/>
        </w:rPr>
        <w:t xml:space="preserve"> (</w:t>
      </w:r>
      <w:proofErr w:type="spellStart"/>
      <w:r>
        <w:rPr>
          <w:sz w:val="24"/>
          <w:szCs w:val="24"/>
        </w:rPr>
        <w:t>Sortino</w:t>
      </w:r>
      <w:proofErr w:type="spellEnd"/>
      <w:r>
        <w:rPr>
          <w:sz w:val="24"/>
          <w:szCs w:val="24"/>
        </w:rPr>
        <w:t xml:space="preserve">; Van der </w:t>
      </w:r>
      <w:proofErr w:type="spellStart"/>
      <w:r>
        <w:rPr>
          <w:sz w:val="24"/>
          <w:szCs w:val="24"/>
        </w:rPr>
        <w:t>Meer</w:t>
      </w:r>
      <w:proofErr w:type="spellEnd"/>
      <w:r>
        <w:rPr>
          <w:sz w:val="24"/>
          <w:szCs w:val="24"/>
        </w:rPr>
        <w:t xml:space="preserve">, 1991) refina o Índice de </w:t>
      </w:r>
      <w:proofErr w:type="spellStart"/>
      <w:r>
        <w:rPr>
          <w:sz w:val="24"/>
          <w:szCs w:val="24"/>
        </w:rPr>
        <w:t>Sharpe</w:t>
      </w:r>
      <w:proofErr w:type="spellEnd"/>
      <w:r>
        <w:rPr>
          <w:sz w:val="24"/>
          <w:szCs w:val="24"/>
        </w:rPr>
        <w:t xml:space="preserve"> ao substituir o desvio-padrão total pelo desvio de queda (</w:t>
      </w:r>
      <w:proofErr w:type="spellStart"/>
      <w:r>
        <w:rPr>
          <w:i/>
          <w:iCs/>
          <w:sz w:val="24"/>
          <w:szCs w:val="24"/>
        </w:rPr>
        <w:t>downside</w:t>
      </w:r>
      <w:proofErr w:type="spellEnd"/>
      <w:r>
        <w:rPr>
          <w:i/>
          <w:iCs/>
          <w:sz w:val="24"/>
          <w:szCs w:val="24"/>
        </w:rPr>
        <w:t xml:space="preserve"> </w:t>
      </w:r>
      <w:proofErr w:type="spellStart"/>
      <w:r>
        <w:rPr>
          <w:i/>
          <w:iCs/>
          <w:sz w:val="24"/>
          <w:szCs w:val="24"/>
        </w:rPr>
        <w:t>deviation</w:t>
      </w:r>
      <w:proofErr w:type="spellEnd"/>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38837B87" w14:textId="77777777" w:rsidR="004D2E46" w:rsidRPr="00C8154F" w:rsidRDefault="004D2E46" w:rsidP="004D2E46">
      <w:pPr>
        <w:spacing w:line="360" w:lineRule="auto"/>
        <w:ind w:firstLine="851"/>
        <w:jc w:val="both"/>
        <w:rPr>
          <w:sz w:val="24"/>
          <w:szCs w:val="24"/>
        </w:rPr>
      </w:pPr>
    </w:p>
    <w:p w14:paraId="4EAC2751"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136C7B57" w14:textId="77777777" w:rsidR="004D2E46" w:rsidRPr="00C8154F" w:rsidRDefault="004D2E46" w:rsidP="00F84BC6">
      <w:pPr>
        <w:spacing w:line="360" w:lineRule="auto"/>
        <w:jc w:val="both"/>
        <w:rPr>
          <w:sz w:val="24"/>
          <w:szCs w:val="24"/>
        </w:rPr>
      </w:pPr>
    </w:p>
    <w:p w14:paraId="3D6D3D65"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24EF692E" w14:textId="77777777" w:rsidR="004D2E46" w:rsidRPr="00C8154F" w:rsidRDefault="004D2E46" w:rsidP="004D2E46">
      <w:pPr>
        <w:spacing w:line="360" w:lineRule="auto"/>
        <w:jc w:val="both"/>
        <w:rPr>
          <w:sz w:val="24"/>
          <w:szCs w:val="24"/>
        </w:rPr>
      </w:pPr>
    </w:p>
    <w:p w14:paraId="22D925E8" w14:textId="247CDC78" w:rsidR="00F84BC6" w:rsidRPr="004D2E46" w:rsidRDefault="00F84BC6" w:rsidP="00D1643A">
      <w:pPr>
        <w:pStyle w:val="PargrafodaLista"/>
        <w:numPr>
          <w:ilvl w:val="0"/>
          <w:numId w:val="64"/>
        </w:numPr>
        <w:spacing w:line="360" w:lineRule="auto"/>
        <w:jc w:val="center"/>
        <w:rPr>
          <w:sz w:val="24"/>
          <w:szCs w:val="24"/>
        </w:rPr>
      </w:pPr>
      <w:bookmarkStart w:id="117" w:name="máximo-índice-kappa-de-ordem-3-maxkappa3"/>
      <w:bookmarkEnd w:id="116"/>
      <w:r>
        <w:rPr>
          <w:sz w:val="24"/>
          <w:szCs w:val="24"/>
        </w:rPr>
        <w:t xml:space="preserve">Máximo Índice </w:t>
      </w:r>
      <w:proofErr w:type="spellStart"/>
      <w:r>
        <w:rPr>
          <w:sz w:val="24"/>
          <w:szCs w:val="24"/>
        </w:rPr>
        <w:t>Kappa</w:t>
      </w:r>
      <w:proofErr w:type="spellEnd"/>
      <w:r>
        <w:rPr>
          <w:sz w:val="24"/>
          <w:szCs w:val="24"/>
        </w:rPr>
        <w:t xml:space="preserve"> de Ordem 3 — </w:t>
      </w:r>
      <w:r>
        <w:rPr>
          <w:rStyle w:val="VerbatimChar"/>
          <w:rFonts w:ascii="Times New Roman" w:hAnsi="Times New Roman"/>
          <w:i w:val="0"/>
          <w:iCs w:val="0"/>
          <w:color w:val="auto"/>
          <w:sz w:val="24"/>
          <w:szCs w:val="24"/>
        </w:rPr>
        <w:t>MaxKappa3</w:t>
      </w:r>
    </w:p>
    <w:p w14:paraId="26E1632E" w14:textId="77777777" w:rsidR="004D2E46" w:rsidRDefault="004D2E46" w:rsidP="00F84BC6">
      <w:pPr>
        <w:spacing w:line="360" w:lineRule="auto"/>
        <w:jc w:val="both"/>
        <w:rPr>
          <w:sz w:val="24"/>
          <w:szCs w:val="24"/>
        </w:rPr>
      </w:pPr>
    </w:p>
    <w:p w14:paraId="7F90036E" w14:textId="18CA6069" w:rsidR="00F84BC6" w:rsidRDefault="00F84BC6" w:rsidP="004D2E46">
      <w:pPr>
        <w:spacing w:line="360" w:lineRule="auto"/>
        <w:ind w:firstLine="851"/>
        <w:jc w:val="both"/>
        <w:rPr>
          <w:sz w:val="24"/>
          <w:szCs w:val="24"/>
        </w:rPr>
      </w:pPr>
      <w:r>
        <w:rPr>
          <w:sz w:val="24"/>
          <w:szCs w:val="24"/>
        </w:rPr>
        <w:t xml:space="preserve">O Índice </w:t>
      </w:r>
      <w:proofErr w:type="spellStart"/>
      <w:r>
        <w:rPr>
          <w:sz w:val="24"/>
          <w:szCs w:val="24"/>
        </w:rPr>
        <w:t>Kappa</w:t>
      </w:r>
      <w:proofErr w:type="spellEnd"/>
      <w:r>
        <w:rPr>
          <w:sz w:val="24"/>
          <w:szCs w:val="24"/>
        </w:rPr>
        <w:t xml:space="preserve"> (</w:t>
      </w:r>
      <w:proofErr w:type="spellStart"/>
      <w:r>
        <w:rPr>
          <w:sz w:val="24"/>
          <w:szCs w:val="24"/>
        </w:rPr>
        <w:t>Kaplan</w:t>
      </w:r>
      <w:proofErr w:type="spellEnd"/>
      <w:r>
        <w:rPr>
          <w:sz w:val="24"/>
          <w:szCs w:val="24"/>
        </w:rPr>
        <w:t xml:space="preserve">; </w:t>
      </w:r>
      <w:proofErr w:type="spellStart"/>
      <w:r>
        <w:rPr>
          <w:sz w:val="24"/>
          <w:szCs w:val="24"/>
        </w:rPr>
        <w:t>Knowles</w:t>
      </w:r>
      <w:proofErr w:type="spellEnd"/>
      <w:r>
        <w:rPr>
          <w:sz w:val="24"/>
          <w:szCs w:val="24"/>
        </w:rPr>
        <w:t xml:space="preserve">, 2004) generaliza </w:t>
      </w:r>
      <w:proofErr w:type="spellStart"/>
      <w:r>
        <w:rPr>
          <w:sz w:val="24"/>
          <w:szCs w:val="24"/>
        </w:rPr>
        <w:t>Sortino</w:t>
      </w:r>
      <w:proofErr w:type="spellEnd"/>
      <w:r>
        <w:rPr>
          <w:sz w:val="24"/>
          <w:szCs w:val="24"/>
        </w:rPr>
        <w:t xml:space="preserve">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proofErr w:type="spellStart"/>
      <w:r>
        <w:rPr>
          <w:i/>
          <w:iCs/>
          <w:sz w:val="24"/>
          <w:szCs w:val="24"/>
        </w:rPr>
        <w:t>skewness</w:t>
      </w:r>
      <w:proofErr w:type="spellEnd"/>
      <w:r>
        <w:rPr>
          <w:sz w:val="24"/>
          <w:szCs w:val="24"/>
        </w:rPr>
        <w:t>) da distribuição de perdas, penalizando mais intensamente as perdas extremas:</w:t>
      </w:r>
    </w:p>
    <w:p w14:paraId="5BB4246B" w14:textId="77777777" w:rsidR="004D2E46" w:rsidRPr="00C8154F" w:rsidRDefault="004D2E46" w:rsidP="00F84BC6">
      <w:pPr>
        <w:spacing w:line="360" w:lineRule="auto"/>
        <w:jc w:val="both"/>
        <w:rPr>
          <w:sz w:val="24"/>
          <w:szCs w:val="24"/>
        </w:rPr>
      </w:pPr>
    </w:p>
    <w:p w14:paraId="52E07E1C"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08CA3D2C" w14:textId="77777777" w:rsidR="004D2E46" w:rsidRPr="00C8154F" w:rsidRDefault="004D2E46" w:rsidP="00F84BC6">
      <w:pPr>
        <w:spacing w:line="360" w:lineRule="auto"/>
        <w:jc w:val="both"/>
        <w:rPr>
          <w:sz w:val="24"/>
          <w:szCs w:val="24"/>
        </w:rPr>
      </w:pPr>
    </w:p>
    <w:p w14:paraId="0952C86C" w14:textId="7942D3DA" w:rsidR="00F84BC6" w:rsidRPr="004D2E46" w:rsidRDefault="00F84BC6" w:rsidP="00D1643A">
      <w:pPr>
        <w:pStyle w:val="PargrafodaLista"/>
        <w:numPr>
          <w:ilvl w:val="0"/>
          <w:numId w:val="64"/>
        </w:numPr>
        <w:spacing w:line="360" w:lineRule="auto"/>
        <w:jc w:val="center"/>
        <w:rPr>
          <w:sz w:val="24"/>
          <w:szCs w:val="24"/>
        </w:rPr>
      </w:pPr>
      <w:bookmarkStart w:id="118" w:name="mínimo-cvar-mincvar"/>
      <w:bookmarkEnd w:id="117"/>
      <w:r>
        <w:rPr>
          <w:sz w:val="24"/>
          <w:szCs w:val="24"/>
        </w:rPr>
        <w:t xml:space="preserve">Mínimo </w:t>
      </w:r>
      <w:proofErr w:type="spellStart"/>
      <w:r>
        <w:rPr>
          <w:sz w:val="24"/>
          <w:szCs w:val="24"/>
        </w:rPr>
        <w:t>CVaR</w:t>
      </w:r>
      <w:proofErr w:type="spellEnd"/>
      <w:r>
        <w:rPr>
          <w:sz w:val="24"/>
          <w:szCs w:val="24"/>
        </w:rPr>
        <w:t xml:space="preserve"> — </w:t>
      </w:r>
      <w:proofErr w:type="spellStart"/>
      <w:r>
        <w:rPr>
          <w:rStyle w:val="VerbatimChar"/>
          <w:rFonts w:ascii="Times New Roman" w:hAnsi="Times New Roman"/>
          <w:i w:val="0"/>
          <w:iCs w:val="0"/>
          <w:color w:val="auto"/>
          <w:sz w:val="24"/>
          <w:szCs w:val="24"/>
        </w:rPr>
        <w:t>MinCVaR</w:t>
      </w:r>
      <w:proofErr w:type="spellEnd"/>
    </w:p>
    <w:p w14:paraId="37DB8141" w14:textId="77777777" w:rsidR="004D2E46" w:rsidRDefault="004D2E46" w:rsidP="00F84BC6">
      <w:pPr>
        <w:spacing w:line="360" w:lineRule="auto"/>
        <w:jc w:val="both"/>
        <w:rPr>
          <w:sz w:val="24"/>
          <w:szCs w:val="24"/>
        </w:rPr>
      </w:pPr>
    </w:p>
    <w:p w14:paraId="47DF9F51" w14:textId="13C641EB" w:rsidR="00F84BC6" w:rsidRDefault="00F84BC6" w:rsidP="00DB087C">
      <w:pPr>
        <w:spacing w:line="360" w:lineRule="auto"/>
        <w:ind w:firstLine="851"/>
        <w:jc w:val="both"/>
        <w:rPr>
          <w:sz w:val="24"/>
          <w:szCs w:val="24"/>
        </w:rPr>
      </w:pPr>
      <w:r>
        <w:rPr>
          <w:sz w:val="24"/>
          <w:szCs w:val="24"/>
        </w:rPr>
        <w:t xml:space="preserve">O </w:t>
      </w:r>
      <w:proofErr w:type="spellStart"/>
      <w:r>
        <w:rPr>
          <w:i/>
          <w:iCs/>
          <w:sz w:val="24"/>
          <w:szCs w:val="24"/>
        </w:rPr>
        <w:t>Conditional</w:t>
      </w:r>
      <w:proofErr w:type="spellEnd"/>
      <w:r>
        <w:rPr>
          <w:i/>
          <w:iCs/>
          <w:sz w:val="24"/>
          <w:szCs w:val="24"/>
        </w:rPr>
        <w:t xml:space="preserve"> </w:t>
      </w:r>
      <w:proofErr w:type="spellStart"/>
      <w:r>
        <w:rPr>
          <w:i/>
          <w:iCs/>
          <w:sz w:val="24"/>
          <w:szCs w:val="24"/>
        </w:rPr>
        <w:t>Value-at-Risk</w:t>
      </w:r>
      <w:proofErr w:type="spellEnd"/>
      <w:r>
        <w:rPr>
          <w:sz w:val="24"/>
          <w:szCs w:val="24"/>
        </w:rPr>
        <w:t xml:space="preserve"> (</w:t>
      </w:r>
      <w:proofErr w:type="spellStart"/>
      <w:r>
        <w:rPr>
          <w:sz w:val="24"/>
          <w:szCs w:val="24"/>
        </w:rPr>
        <w:t>CVaR</w:t>
      </w:r>
      <w:proofErr w:type="spellEnd"/>
      <w:r>
        <w:rPr>
          <w:sz w:val="24"/>
          <w:szCs w:val="24"/>
        </w:rPr>
        <w:t xml:space="preserve">), ou </w:t>
      </w:r>
      <w:proofErr w:type="spellStart"/>
      <w:r>
        <w:rPr>
          <w:i/>
          <w:iCs/>
          <w:sz w:val="24"/>
          <w:szCs w:val="24"/>
        </w:rPr>
        <w:t>Expected</w:t>
      </w:r>
      <w:proofErr w:type="spellEnd"/>
      <w:r>
        <w:rPr>
          <w:i/>
          <w:iCs/>
          <w:sz w:val="24"/>
          <w:szCs w:val="24"/>
        </w:rPr>
        <w:t xml:space="preserve"> </w:t>
      </w:r>
      <w:proofErr w:type="spellStart"/>
      <w:r>
        <w:rPr>
          <w:i/>
          <w:iCs/>
          <w:sz w:val="24"/>
          <w:szCs w:val="24"/>
        </w:rPr>
        <w:t>Shortfall</w:t>
      </w:r>
      <w:proofErr w:type="spellEnd"/>
      <w:r>
        <w:rPr>
          <w:sz w:val="24"/>
          <w:szCs w:val="24"/>
        </w:rPr>
        <w:t xml:space="preserve">, é a perda esperada condicional a que a perda exceda o quantil do </w:t>
      </w:r>
      <w:proofErr w:type="spellStart"/>
      <w:r>
        <w:rPr>
          <w:i/>
          <w:iCs/>
          <w:sz w:val="24"/>
          <w:szCs w:val="24"/>
        </w:rPr>
        <w:t>Value-at-Risk</w:t>
      </w:r>
      <w:proofErr w:type="spellEnd"/>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64470E57" w14:textId="77777777" w:rsidR="00DB087C" w:rsidRPr="00C8154F" w:rsidRDefault="00DB087C" w:rsidP="00DB087C">
      <w:pPr>
        <w:spacing w:line="360" w:lineRule="auto"/>
        <w:ind w:firstLine="851"/>
        <w:jc w:val="both"/>
        <w:rPr>
          <w:sz w:val="24"/>
          <w:szCs w:val="24"/>
        </w:rPr>
      </w:pPr>
    </w:p>
    <w:p w14:paraId="68EFB639" w14:textId="77777777" w:rsidR="00F84BC6" w:rsidRPr="00C8154F"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4F2E93B4" w14:textId="77777777" w:rsidR="00F84BC6" w:rsidRPr="00C8154F" w:rsidRDefault="00F84BC6" w:rsidP="00F84BC6">
      <w:pPr>
        <w:spacing w:line="360" w:lineRule="auto"/>
        <w:jc w:val="both"/>
        <w:rPr>
          <w:sz w:val="24"/>
          <w:szCs w:val="24"/>
        </w:rPr>
      </w:pPr>
      <w:r>
        <w:rPr>
          <w:sz w:val="24"/>
          <w:szCs w:val="24"/>
        </w:rPr>
        <w:t>sujeito a:</w:t>
      </w:r>
    </w:p>
    <w:p w14:paraId="48E548EA" w14:textId="77777777" w:rsidR="00F84BC6" w:rsidRPr="00C8154F"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1F2B21C3" w14:textId="77777777" w:rsidR="00F84BC6" w:rsidRPr="00C8154F" w:rsidRDefault="00000000"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54BAE6C4"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72622D87" w14:textId="77777777" w:rsidR="00DB087C" w:rsidRPr="00C8154F" w:rsidRDefault="00DB087C" w:rsidP="00F84BC6">
      <w:pPr>
        <w:spacing w:line="360" w:lineRule="auto"/>
        <w:jc w:val="both"/>
        <w:rPr>
          <w:sz w:val="24"/>
          <w:szCs w:val="24"/>
        </w:rPr>
      </w:pPr>
    </w:p>
    <w:p w14:paraId="2133DE7F" w14:textId="768A97F9" w:rsidR="00F84BC6" w:rsidRPr="00DB087C" w:rsidRDefault="00F84BC6" w:rsidP="00D1643A">
      <w:pPr>
        <w:pStyle w:val="PargrafodaLista"/>
        <w:numPr>
          <w:ilvl w:val="0"/>
          <w:numId w:val="64"/>
        </w:numPr>
        <w:spacing w:line="360" w:lineRule="auto"/>
        <w:jc w:val="center"/>
        <w:rPr>
          <w:sz w:val="24"/>
          <w:szCs w:val="24"/>
        </w:rPr>
      </w:pPr>
      <w:bookmarkStart w:id="119" w:name="mínimo-cdar-mincdar"/>
      <w:bookmarkEnd w:id="118"/>
      <w:r>
        <w:rPr>
          <w:sz w:val="24"/>
          <w:szCs w:val="24"/>
        </w:rPr>
        <w:t xml:space="preserve">Mínimo </w:t>
      </w:r>
      <w:proofErr w:type="spellStart"/>
      <w:r>
        <w:rPr>
          <w:sz w:val="24"/>
          <w:szCs w:val="24"/>
        </w:rPr>
        <w:t>CDaR</w:t>
      </w:r>
      <w:proofErr w:type="spellEnd"/>
      <w:r>
        <w:rPr>
          <w:sz w:val="24"/>
          <w:szCs w:val="24"/>
        </w:rPr>
        <w:t xml:space="preserve"> — </w:t>
      </w:r>
      <w:proofErr w:type="spellStart"/>
      <w:r>
        <w:rPr>
          <w:rStyle w:val="VerbatimChar"/>
          <w:rFonts w:ascii="Times New Roman" w:hAnsi="Times New Roman"/>
          <w:i w:val="0"/>
          <w:iCs w:val="0"/>
          <w:color w:val="auto"/>
          <w:sz w:val="24"/>
          <w:szCs w:val="24"/>
        </w:rPr>
        <w:t>MinCDaR</w:t>
      </w:r>
      <w:proofErr w:type="spellEnd"/>
    </w:p>
    <w:p w14:paraId="50AAB7C5" w14:textId="77777777" w:rsidR="00DB087C" w:rsidRDefault="00DB087C" w:rsidP="00F84BC6">
      <w:pPr>
        <w:spacing w:line="360" w:lineRule="auto"/>
        <w:jc w:val="both"/>
        <w:rPr>
          <w:sz w:val="24"/>
          <w:szCs w:val="24"/>
        </w:rPr>
      </w:pPr>
    </w:p>
    <w:p w14:paraId="5DEB7A30" w14:textId="5645D935" w:rsidR="00F84BC6" w:rsidRDefault="00F84BC6" w:rsidP="00DB087C">
      <w:pPr>
        <w:spacing w:line="360" w:lineRule="auto"/>
        <w:ind w:firstLine="851"/>
        <w:jc w:val="both"/>
        <w:rPr>
          <w:sz w:val="24"/>
          <w:szCs w:val="24"/>
        </w:rPr>
      </w:pPr>
      <w:r>
        <w:rPr>
          <w:sz w:val="24"/>
          <w:szCs w:val="24"/>
        </w:rPr>
        <w:t xml:space="preserve">O </w:t>
      </w:r>
      <w:proofErr w:type="spellStart"/>
      <w:r>
        <w:rPr>
          <w:i/>
          <w:iCs/>
          <w:sz w:val="24"/>
          <w:szCs w:val="24"/>
        </w:rPr>
        <w:t>Conditional</w:t>
      </w:r>
      <w:proofErr w:type="spellEnd"/>
      <w:r>
        <w:rPr>
          <w:i/>
          <w:iCs/>
          <w:sz w:val="24"/>
          <w:szCs w:val="24"/>
        </w:rPr>
        <w:t xml:space="preserve"> </w:t>
      </w:r>
      <w:proofErr w:type="spellStart"/>
      <w:r>
        <w:rPr>
          <w:i/>
          <w:iCs/>
          <w:sz w:val="24"/>
          <w:szCs w:val="24"/>
        </w:rPr>
        <w:t>Drawdown-at-Risk</w:t>
      </w:r>
      <w:proofErr w:type="spellEnd"/>
      <w:r>
        <w:rPr>
          <w:sz w:val="24"/>
          <w:szCs w:val="24"/>
        </w:rPr>
        <w:t xml:space="preserve"> (</w:t>
      </w:r>
      <w:proofErr w:type="spellStart"/>
      <w:r>
        <w:rPr>
          <w:sz w:val="24"/>
          <w:szCs w:val="24"/>
        </w:rPr>
        <w:t>CDaR</w:t>
      </w:r>
      <w:proofErr w:type="spellEnd"/>
      <w:r>
        <w:rPr>
          <w:sz w:val="24"/>
          <w:szCs w:val="24"/>
        </w:rPr>
        <w:t xml:space="preserve">) transpõe a lógica do </w:t>
      </w:r>
      <w:proofErr w:type="spellStart"/>
      <w:r>
        <w:rPr>
          <w:sz w:val="24"/>
          <w:szCs w:val="24"/>
        </w:rPr>
        <w:t>CVaR</w:t>
      </w:r>
      <w:proofErr w:type="spellEnd"/>
      <w:r>
        <w:rPr>
          <w:sz w:val="24"/>
          <w:szCs w:val="24"/>
        </w:rPr>
        <w:t xml:space="preserve"> do domínio dos retornos para o domínio dos rebaixamentos acumulados (</w:t>
      </w:r>
      <w:proofErr w:type="spellStart"/>
      <w:r>
        <w:rPr>
          <w:i/>
          <w:iCs/>
          <w:sz w:val="24"/>
          <w:szCs w:val="24"/>
        </w:rPr>
        <w:t>drawdowns</w:t>
      </w:r>
      <w:proofErr w:type="spellEnd"/>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1482F923" w14:textId="77777777" w:rsidR="00DB087C" w:rsidRPr="00C8154F" w:rsidRDefault="00DB087C" w:rsidP="00F84BC6">
      <w:pPr>
        <w:spacing w:line="360" w:lineRule="auto"/>
        <w:jc w:val="both"/>
        <w:rPr>
          <w:sz w:val="24"/>
          <w:szCs w:val="24"/>
        </w:rPr>
      </w:pPr>
    </w:p>
    <w:p w14:paraId="2DBB6B4A" w14:textId="77777777" w:rsidR="00F84BC6" w:rsidRPr="00DB087C"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30857993" w14:textId="77777777" w:rsidR="00DB087C" w:rsidRPr="00C8154F" w:rsidRDefault="00DB087C" w:rsidP="00F84BC6">
      <w:pPr>
        <w:spacing w:line="360" w:lineRule="auto"/>
        <w:jc w:val="both"/>
        <w:rPr>
          <w:sz w:val="24"/>
          <w:szCs w:val="24"/>
        </w:rPr>
      </w:pPr>
    </w:p>
    <w:p w14:paraId="0A0FC649" w14:textId="77777777" w:rsidR="00F84BC6" w:rsidRDefault="00F84BC6" w:rsidP="00DB087C">
      <w:pPr>
        <w:spacing w:line="360" w:lineRule="auto"/>
        <w:ind w:firstLine="851"/>
        <w:jc w:val="both"/>
        <w:rPr>
          <w:sz w:val="24"/>
          <w:szCs w:val="24"/>
        </w:rPr>
      </w:pPr>
      <w:r>
        <w:rPr>
          <w:sz w:val="24"/>
          <w:szCs w:val="24"/>
        </w:rPr>
        <w:t xml:space="preserve">Analogamente ao </w:t>
      </w:r>
      <w:proofErr w:type="spellStart"/>
      <w:r>
        <w:rPr>
          <w:sz w:val="24"/>
          <w:szCs w:val="24"/>
        </w:rPr>
        <w:t>CVaR</w:t>
      </w:r>
      <w:proofErr w:type="spellEnd"/>
      <w:r>
        <w:rPr>
          <w:sz w:val="24"/>
          <w:szCs w:val="24"/>
        </w:rPr>
        <w:t xml:space="preserve">,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0C43717A" w14:textId="77777777" w:rsidR="00DB087C" w:rsidRPr="00C8154F" w:rsidRDefault="00DB087C" w:rsidP="00F84BC6">
      <w:pPr>
        <w:spacing w:line="360" w:lineRule="auto"/>
        <w:jc w:val="both"/>
        <w:rPr>
          <w:sz w:val="24"/>
          <w:szCs w:val="24"/>
        </w:rPr>
      </w:pPr>
    </w:p>
    <w:p w14:paraId="1A368E2D" w14:textId="77777777" w:rsidR="00F84BC6" w:rsidRPr="00DB087C"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4AEC7650" w14:textId="77777777" w:rsidR="00DB087C" w:rsidRPr="00C8154F" w:rsidRDefault="00DB087C" w:rsidP="00F84BC6">
      <w:pPr>
        <w:spacing w:line="360" w:lineRule="auto"/>
        <w:jc w:val="both"/>
        <w:rPr>
          <w:sz w:val="24"/>
          <w:szCs w:val="24"/>
        </w:rPr>
      </w:pPr>
    </w:p>
    <w:p w14:paraId="39F91BE8" w14:textId="77777777" w:rsidR="00F84BC6" w:rsidRDefault="00F84BC6" w:rsidP="00F84BC6">
      <w:pPr>
        <w:spacing w:line="360" w:lineRule="auto"/>
        <w:jc w:val="both"/>
        <w:rPr>
          <w:sz w:val="24"/>
          <w:szCs w:val="24"/>
        </w:rPr>
      </w:pPr>
      <w:r>
        <w:rPr>
          <w:sz w:val="24"/>
          <w:szCs w:val="24"/>
        </w:rPr>
        <w:t xml:space="preserve">mantidas as restrições estruturais comuns. O </w:t>
      </w:r>
      <w:proofErr w:type="spellStart"/>
      <w:r>
        <w:rPr>
          <w:sz w:val="24"/>
          <w:szCs w:val="24"/>
        </w:rPr>
        <w:t>CDaR</w:t>
      </w:r>
      <w:proofErr w:type="spellEnd"/>
      <w:r>
        <w:rPr>
          <w:sz w:val="24"/>
          <w:szCs w:val="24"/>
        </w:rPr>
        <w:t xml:space="preserve"> é particularmente relevante para o investidor avesso a perdas prolongadas, por penalizar diretamente a magnitude e a persistência dos rebaixamentos.</w:t>
      </w:r>
    </w:p>
    <w:p w14:paraId="74DC244D" w14:textId="77777777" w:rsidR="00DB087C" w:rsidRDefault="00DB087C" w:rsidP="00F84BC6">
      <w:pPr>
        <w:spacing w:line="360" w:lineRule="auto"/>
        <w:jc w:val="both"/>
        <w:rPr>
          <w:sz w:val="24"/>
          <w:szCs w:val="24"/>
        </w:rPr>
      </w:pPr>
    </w:p>
    <w:p w14:paraId="30FEB790" w14:textId="77777777" w:rsidR="000814E1" w:rsidRPr="000815A7" w:rsidRDefault="000814E1" w:rsidP="000814E1">
      <w:pPr>
        <w:rPr>
          <w:bCs/>
          <w:sz w:val="24"/>
          <w:szCs w:val="24"/>
        </w:rPr>
      </w:pPr>
    </w:p>
    <w:p w14:paraId="36D4CC9B" w14:textId="7CF1739F" w:rsidR="000814E1" w:rsidRPr="00F4543F" w:rsidRDefault="00F4543F" w:rsidP="00F4543F">
      <w:pPr>
        <w:pStyle w:val="Ttulo3"/>
        <w:numPr>
          <w:ilvl w:val="2"/>
          <w:numId w:val="1"/>
        </w:numPr>
        <w:rPr>
          <w:b w:val="0"/>
          <w:bCs w:val="0"/>
          <w:sz w:val="22"/>
        </w:rPr>
      </w:pPr>
      <w:bookmarkStart w:id="120" w:name="_Toc231448195"/>
      <w:r>
        <w:rPr>
          <w:b w:val="0"/>
          <w:bCs w:val="0"/>
        </w:rPr>
        <w:t xml:space="preserve">Família III — Modelo de </w:t>
      </w:r>
      <w:proofErr w:type="spellStart"/>
      <w:r>
        <w:rPr>
          <w:b w:val="0"/>
          <w:bCs w:val="0"/>
        </w:rPr>
        <w:t>Black-Litterman</w:t>
      </w:r>
      <w:proofErr w:type="spellEnd"/>
      <w:r>
        <w:rPr>
          <w:b w:val="0"/>
          <w:bCs w:val="0"/>
        </w:rPr>
        <w:t xml:space="preserve"> (BL)</w:t>
      </w:r>
      <w:bookmarkEnd w:id="120"/>
    </w:p>
    <w:p w14:paraId="1CBA201E" w14:textId="77777777" w:rsidR="000814E1" w:rsidRDefault="000814E1" w:rsidP="000814E1">
      <w:pPr>
        <w:pStyle w:val="FirstParagraph"/>
        <w:spacing w:before="0" w:after="0" w:line="360" w:lineRule="auto"/>
        <w:jc w:val="both"/>
        <w:rPr>
          <w:lang w:val="pt-BR"/>
        </w:rPr>
      </w:pPr>
    </w:p>
    <w:p w14:paraId="1C46533E" w14:textId="77777777" w:rsidR="00F84BC6" w:rsidRDefault="00F84BC6" w:rsidP="000814E1">
      <w:pPr>
        <w:spacing w:line="360" w:lineRule="auto"/>
        <w:ind w:firstLine="851"/>
        <w:jc w:val="both"/>
        <w:rPr>
          <w:sz w:val="24"/>
          <w:szCs w:val="24"/>
        </w:rPr>
      </w:pPr>
      <w:bookmarkStart w:id="121" w:name="família-iii-modelo-de-black-litterman-bl"/>
      <w:bookmarkEnd w:id="113"/>
      <w:bookmarkEnd w:id="119"/>
      <w:r>
        <w:rPr>
          <w:sz w:val="24"/>
          <w:szCs w:val="24"/>
        </w:rPr>
        <w:t xml:space="preserve">Os quatro modelos desta família implementam o arcabouço </w:t>
      </w:r>
      <w:proofErr w:type="spellStart"/>
      <w:r>
        <w:rPr>
          <w:sz w:val="24"/>
          <w:szCs w:val="24"/>
        </w:rPr>
        <w:t>Bayesiano</w:t>
      </w:r>
      <w:proofErr w:type="spellEnd"/>
      <w:r>
        <w:rPr>
          <w:sz w:val="24"/>
          <w:szCs w:val="24"/>
        </w:rPr>
        <w:t xml:space="preserve"> de </w:t>
      </w:r>
      <w:proofErr w:type="spellStart"/>
      <w:r>
        <w:rPr>
          <w:sz w:val="24"/>
          <w:szCs w:val="24"/>
        </w:rPr>
        <w:t>Black</w:t>
      </w:r>
      <w:proofErr w:type="spellEnd"/>
      <w:r>
        <w:rPr>
          <w:sz w:val="24"/>
          <w:szCs w:val="24"/>
        </w:rPr>
        <w:t xml:space="preserve"> </w:t>
      </w:r>
      <w:r>
        <w:rPr>
          <w:sz w:val="24"/>
          <w:szCs w:val="24"/>
        </w:rPr>
        <w:lastRenderedPageBreak/>
        <w:t xml:space="preserve">e </w:t>
      </w:r>
      <w:proofErr w:type="spellStart"/>
      <w:r>
        <w:rPr>
          <w:sz w:val="24"/>
          <w:szCs w:val="24"/>
        </w:rPr>
        <w:t>Litterman</w:t>
      </w:r>
      <w:proofErr w:type="spellEnd"/>
      <w:r>
        <w:rPr>
          <w:sz w:val="24"/>
          <w:szCs w:val="24"/>
        </w:rPr>
        <w:t xml:space="preserve">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2A486121" w14:textId="77777777" w:rsidR="00C50BD5" w:rsidRPr="00C8154F" w:rsidRDefault="00C50BD5" w:rsidP="000814E1">
      <w:pPr>
        <w:spacing w:line="360" w:lineRule="auto"/>
        <w:ind w:firstLine="851"/>
        <w:jc w:val="both"/>
        <w:rPr>
          <w:sz w:val="24"/>
          <w:szCs w:val="24"/>
        </w:rPr>
      </w:pPr>
    </w:p>
    <w:p w14:paraId="50F43110" w14:textId="77777777" w:rsidR="00F84BC6" w:rsidRDefault="00F84BC6" w:rsidP="00C50BD5">
      <w:pPr>
        <w:spacing w:line="360" w:lineRule="auto"/>
        <w:jc w:val="center"/>
        <w:rPr>
          <w:sz w:val="24"/>
          <w:szCs w:val="24"/>
        </w:rPr>
      </w:pPr>
      <w:bookmarkStart w:id="122"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029C0F9B" w14:textId="77777777" w:rsidR="00C50BD5" w:rsidRPr="00C8154F" w:rsidRDefault="00C50BD5" w:rsidP="00F84BC6">
      <w:pPr>
        <w:spacing w:line="360" w:lineRule="auto"/>
        <w:jc w:val="both"/>
        <w:rPr>
          <w:sz w:val="24"/>
          <w:szCs w:val="24"/>
        </w:rPr>
      </w:pPr>
    </w:p>
    <w:p w14:paraId="0BCDF2BE" w14:textId="77777777" w:rsidR="009F539C" w:rsidRPr="009F539C" w:rsidRDefault="009F539C" w:rsidP="009F539C">
      <w:pPr>
        <w:spacing w:line="360" w:lineRule="auto"/>
        <w:ind w:firstLine="851"/>
        <w:jc w:val="both"/>
        <w:rPr>
          <w:sz w:val="24"/>
          <w:szCs w:val="24"/>
          <w:lang w:val="pt-BR"/>
        </w:rPr>
      </w:pPr>
      <w:r>
        <w:rPr>
          <w:sz w:val="24"/>
          <w:szCs w:val="24"/>
          <w:lang w:val="pt-BR"/>
        </w:rPr>
        <w:t xml:space="preserve">O </w:t>
      </w:r>
      <w:r>
        <w:rPr>
          <w:i/>
          <w:iCs/>
          <w:sz w:val="24"/>
          <w:szCs w:val="24"/>
          <w:lang w:val="pt-BR"/>
        </w:rPr>
        <w:t>prior</w:t>
      </w:r>
      <w:r>
        <w:rPr>
          <w:sz w:val="24"/>
          <w:szCs w:val="24"/>
          <w:lang w:val="pt-BR"/>
        </w:rPr>
        <w:t xml:space="preserve"> é obtido por otimização reversa do CAPM. Para garantir a viabilidade empírica e eliminar qualquer viés de antecipação (</w:t>
      </w:r>
      <w:r>
        <w:rPr>
          <w:i/>
          <w:iCs/>
          <w:sz w:val="24"/>
          <w:szCs w:val="24"/>
          <w:lang w:val="pt-BR"/>
        </w:rPr>
        <w:t>look-</w:t>
      </w:r>
      <w:proofErr w:type="spellStart"/>
      <w:r>
        <w:rPr>
          <w:i/>
          <w:iCs/>
          <w:sz w:val="24"/>
          <w:szCs w:val="24"/>
          <w:lang w:val="pt-BR"/>
        </w:rPr>
        <w:t>ahead</w:t>
      </w:r>
      <w:proofErr w:type="spellEnd"/>
      <w:r>
        <w:rPr>
          <w:i/>
          <w:iCs/>
          <w:sz w:val="24"/>
          <w:szCs w:val="24"/>
          <w:lang w:val="pt-BR"/>
        </w:rPr>
        <w:t xml:space="preserve"> bias</w:t>
      </w:r>
      <w:r>
        <w:rPr>
          <w:sz w:val="24"/>
          <w:szCs w:val="24"/>
          <w:lang w:val="pt-BR"/>
        </w:rPr>
        <w:t xml:space="preserve">) no vetor de pesos, adota-se um portfólio de referência estritamente equiponderado. O vetor de retornos que tornaria ótima a carteira neutra é </w:t>
      </w:r>
      <w:proofErr w:type="gramStart"/>
      <w:r>
        <w:rPr>
          <w:sz w:val="24"/>
          <w:szCs w:val="24"/>
          <w:lang w:val="pt-BR"/>
        </w:rPr>
        <w:t>extraído</w:t>
      </w:r>
      <w:proofErr w:type="gramEnd"/>
      <w:r>
        <w:rPr>
          <w:sz w:val="24"/>
          <w:szCs w:val="24"/>
          <w:lang w:val="pt-BR"/>
        </w:rPr>
        <w:t xml:space="preserve"> por:</w:t>
      </w:r>
    </w:p>
    <w:p w14:paraId="1921B01A" w14:textId="77777777" w:rsidR="00C50BD5" w:rsidRPr="00C8154F" w:rsidRDefault="00C50BD5" w:rsidP="00F84BC6">
      <w:pPr>
        <w:spacing w:line="360" w:lineRule="auto"/>
        <w:jc w:val="both"/>
        <w:rPr>
          <w:sz w:val="24"/>
          <w:szCs w:val="24"/>
        </w:rPr>
      </w:pPr>
    </w:p>
    <w:p w14:paraId="1A1F3246" w14:textId="3FD94D2E"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54F34BD3" w14:textId="77777777" w:rsidR="00C50BD5" w:rsidRDefault="00C50BD5" w:rsidP="00F84BC6">
      <w:pPr>
        <w:spacing w:line="360" w:lineRule="auto"/>
        <w:jc w:val="both"/>
        <w:rPr>
          <w:sz w:val="24"/>
          <w:szCs w:val="24"/>
        </w:rPr>
      </w:pPr>
    </w:p>
    <w:p w14:paraId="39D8653F" w14:textId="5FA8B24E"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w</m:t>
            </m:r>
          </m:e>
          <m:sub>
            <m:r>
              <m:rPr>
                <m:nor/>
              </m:rPr>
              <w:rPr>
                <w:rFonts w:ascii="Cambria Math"/>
                <w:sz w:val="24"/>
                <w:szCs w:val="24"/>
              </w:rPr>
              <m:t>eq</m:t>
            </m:r>
          </m:sub>
        </m:sSub>
      </m:oMath>
      <w:r>
        <w:rPr>
          <w:sz w:val="24"/>
          <w:szCs w:val="24"/>
        </w:rPr>
        <w:t xml:space="preserve"> é o vetor de pesos onde cada ativo recebe a alocação de </w:t>
      </w:r>
      <w:r>
        <w:rPr>
          <w:rFonts w:ascii="Cambria Math" w:hAnsi="Cambria Math"/>
          <w:i/>
          <w:sz w:val="24"/>
          <w:szCs w:val="24"/>
          <w:lang w:val="pt-BR"/>
        </w:rPr>
        <w:t>1/</w:t>
      </w:r>
      <w:proofErr w:type="gramStart"/>
      <w:r>
        <w:rPr>
          <w:rFonts w:ascii="Cambria Math" w:hAnsi="Cambria Math"/>
          <w:i/>
          <w:sz w:val="24"/>
          <w:szCs w:val="24"/>
          <w:lang w:val="pt-BR"/>
        </w:rPr>
        <w:t xml:space="preserve">N  </w:t>
      </w:r>
      <w:r>
        <w:rPr>
          <w:sz w:val="24"/>
          <w:szCs w:val="24"/>
        </w:rPr>
        <w:t>,</w:t>
      </w:r>
      <w:proofErr w:type="gramEnd"/>
      <w:r>
        <w:rPr>
          <w:sz w:val="24"/>
          <w:szCs w:val="24"/>
        </w:rPr>
        <w:t xml:space="preserve"> sendo </w:t>
      </w:r>
      <w:r>
        <w:rPr>
          <w:rFonts w:ascii="Cambria Math" w:hAnsi="Cambria Math"/>
          <w:i/>
          <w:sz w:val="24"/>
          <w:szCs w:val="24"/>
          <w:lang w:val="pt-BR"/>
        </w:rPr>
        <w:t>N=118</w:t>
      </w:r>
      <w:r>
        <w:rPr>
          <w:sz w:val="24"/>
          <w:szCs w:val="24"/>
        </w:rPr>
        <w:t xml:space="preserve"> , e  </w:t>
      </w:r>
      <m:oMath>
        <m:r>
          <w:rPr>
            <w:rFonts w:ascii="Cambria Math" w:hAnsi="Cambria Math"/>
            <w:sz w:val="24"/>
            <w:szCs w:val="24"/>
          </w:rPr>
          <m:t>δ</m:t>
        </m:r>
      </m:oMath>
      <w:r>
        <w:rPr>
          <w:sz w:val="24"/>
          <w:szCs w:val="24"/>
        </w:rPr>
        <w:t xml:space="preserve"> é o coeficiente de aversão ao risco agregado. Conforme documentado nas limitações (Seção 3.5.5), o </w:t>
      </w:r>
      <m:oMath>
        <m:r>
          <w:rPr>
            <w:rFonts w:ascii="Cambria Math" w:hAnsi="Cambria Math"/>
            <w:sz w:val="24"/>
            <w:szCs w:val="24"/>
          </w:rPr>
          <m:t>δ</m:t>
        </m:r>
      </m:oMath>
      <w:r>
        <w:rPr>
          <w:sz w:val="24"/>
          <w:szCs w:val="24"/>
        </w:rPr>
        <w:t xml:space="preserve"> estimado por otimização reversa sobre a amostra resultou em valor negativo, economicamente inválido; adotou-se, portanto, o valor convencional </w:t>
      </w:r>
      <m:oMath>
        <m:r>
          <w:rPr>
            <w:rFonts w:ascii="Cambria Math" w:hAnsi="Cambria Math"/>
            <w:sz w:val="24"/>
            <w:szCs w:val="24"/>
          </w:rPr>
          <m:t>δ</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calibrado por He e Litterman (1999).</w:t>
      </w:r>
    </w:p>
    <w:p w14:paraId="12FBAC24" w14:textId="77777777" w:rsidR="00C50BD5" w:rsidRPr="00A84A27" w:rsidRDefault="00C50BD5" w:rsidP="00F84BC6">
      <w:pPr>
        <w:spacing w:line="360" w:lineRule="auto"/>
        <w:jc w:val="both"/>
        <w:rPr>
          <w:sz w:val="24"/>
          <w:szCs w:val="24"/>
        </w:rPr>
      </w:pPr>
    </w:p>
    <w:p w14:paraId="3DB0F61B" w14:textId="77777777" w:rsidR="00F84BC6" w:rsidRDefault="00F84BC6" w:rsidP="00C50BD5">
      <w:pPr>
        <w:spacing w:line="360" w:lineRule="auto"/>
        <w:jc w:val="center"/>
        <w:rPr>
          <w:sz w:val="24"/>
          <w:szCs w:val="24"/>
        </w:rPr>
      </w:pPr>
      <w:bookmarkStart w:id="123" w:name="X8f3575e7489c250cc2c5572e0923ce76db213cb"/>
      <w:bookmarkEnd w:id="122"/>
      <w:r>
        <w:rPr>
          <w:sz w:val="24"/>
          <w:szCs w:val="24"/>
        </w:rPr>
        <w:t xml:space="preserve">Visões quantitativas por </w:t>
      </w:r>
      <w:proofErr w:type="spellStart"/>
      <w:r>
        <w:rPr>
          <w:sz w:val="24"/>
          <w:szCs w:val="24"/>
        </w:rPr>
        <w:t>momentum</w:t>
      </w:r>
      <w:proofErr w:type="spellEnd"/>
      <w:r>
        <w:rPr>
          <w:sz w:val="24"/>
          <w:szCs w:val="24"/>
        </w:rPr>
        <w:t xml:space="preserve">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0F4EA4EF" w14:textId="77777777" w:rsidR="00C50BD5" w:rsidRPr="00C8154F" w:rsidRDefault="00C50BD5" w:rsidP="00F84BC6">
      <w:pPr>
        <w:spacing w:line="360" w:lineRule="auto"/>
        <w:jc w:val="both"/>
        <w:rPr>
          <w:sz w:val="24"/>
          <w:szCs w:val="24"/>
        </w:rPr>
      </w:pPr>
    </w:p>
    <w:p w14:paraId="48DE49F1"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proofErr w:type="spellStart"/>
      <w:r>
        <w:rPr>
          <w:i/>
          <w:iCs/>
          <w:sz w:val="24"/>
          <w:szCs w:val="24"/>
        </w:rPr>
        <w:t>momentum</w:t>
      </w:r>
      <w:proofErr w:type="spellEnd"/>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momentum.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xml:space="preserve">, seguindo </w:t>
      </w:r>
      <w:proofErr w:type="spellStart"/>
      <w:r>
        <w:rPr>
          <w:sz w:val="24"/>
          <w:szCs w:val="24"/>
        </w:rPr>
        <w:t>He</w:t>
      </w:r>
      <w:proofErr w:type="spellEnd"/>
      <w:r>
        <w:rPr>
          <w:sz w:val="24"/>
          <w:szCs w:val="24"/>
        </w:rPr>
        <w:t xml:space="preserve"> e </w:t>
      </w:r>
      <w:proofErr w:type="spellStart"/>
      <w:r>
        <w:rPr>
          <w:sz w:val="24"/>
          <w:szCs w:val="24"/>
        </w:rPr>
        <w:t>Litterman</w:t>
      </w:r>
      <w:proofErr w:type="spellEnd"/>
      <w:r>
        <w:rPr>
          <w:sz w:val="24"/>
          <w:szCs w:val="24"/>
        </w:rPr>
        <w:t xml:space="preserve"> (1999):</w:t>
      </w:r>
    </w:p>
    <w:p w14:paraId="3E119F7C" w14:textId="77777777" w:rsidR="00723C79" w:rsidRPr="00C8154F" w:rsidRDefault="00723C79" w:rsidP="00723C79">
      <w:pPr>
        <w:spacing w:line="360" w:lineRule="auto"/>
        <w:ind w:firstLine="851"/>
        <w:jc w:val="both"/>
        <w:rPr>
          <w:sz w:val="24"/>
          <w:szCs w:val="24"/>
        </w:rPr>
      </w:pPr>
    </w:p>
    <w:p w14:paraId="12C77E1E"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7EFB8513" w14:textId="77777777" w:rsidR="00723C79" w:rsidRPr="00C8154F" w:rsidRDefault="00723C79" w:rsidP="00F84BC6">
      <w:pPr>
        <w:spacing w:line="360" w:lineRule="auto"/>
        <w:jc w:val="both"/>
        <w:rPr>
          <w:sz w:val="24"/>
          <w:szCs w:val="24"/>
        </w:rPr>
      </w:pPr>
    </w:p>
    <w:p w14:paraId="0A3DF707" w14:textId="77777777" w:rsidR="00F84BC6" w:rsidRPr="00C8154F" w:rsidRDefault="00F84BC6" w:rsidP="00723C79">
      <w:pPr>
        <w:spacing w:line="360" w:lineRule="auto"/>
        <w:jc w:val="center"/>
        <w:rPr>
          <w:sz w:val="24"/>
          <w:szCs w:val="24"/>
        </w:rPr>
      </w:pPr>
      <w:bookmarkStart w:id="124" w:name="X22d18a4c639c190faf727d4f5fc98f712b45b94"/>
      <w:bookmarkEnd w:id="123"/>
      <w:r>
        <w:rPr>
          <w:sz w:val="24"/>
          <w:szCs w:val="24"/>
        </w:rPr>
        <w:t>Retorno esperado posterior (fórmula mestra)</w:t>
      </w:r>
    </w:p>
    <w:p w14:paraId="33D0B581" w14:textId="77777777" w:rsidR="00723C79" w:rsidRDefault="00723C79" w:rsidP="00F84BC6">
      <w:pPr>
        <w:spacing w:line="360" w:lineRule="auto"/>
        <w:jc w:val="both"/>
        <w:rPr>
          <w:sz w:val="24"/>
          <w:szCs w:val="24"/>
        </w:rPr>
      </w:pPr>
    </w:p>
    <w:p w14:paraId="063A8EE1" w14:textId="2AA5C058" w:rsidR="00F84BC6" w:rsidRDefault="00F84BC6" w:rsidP="00723C79">
      <w:pPr>
        <w:spacing w:line="360" w:lineRule="auto"/>
        <w:ind w:firstLine="851"/>
        <w:jc w:val="both"/>
        <w:rPr>
          <w:sz w:val="24"/>
          <w:szCs w:val="24"/>
        </w:rPr>
      </w:pPr>
      <w:r>
        <w:rPr>
          <w:sz w:val="24"/>
          <w:szCs w:val="24"/>
        </w:rPr>
        <w:t xml:space="preserve">A combinação </w:t>
      </w:r>
      <w:proofErr w:type="spellStart"/>
      <w:r>
        <w:rPr>
          <w:sz w:val="24"/>
          <w:szCs w:val="24"/>
        </w:rPr>
        <w:t>Bayesiana</w:t>
      </w:r>
      <w:proofErr w:type="spellEnd"/>
      <w:r>
        <w:rPr>
          <w:sz w:val="24"/>
          <w:szCs w:val="24"/>
        </w:rPr>
        <w:t xml:space="preserve"> do </w:t>
      </w:r>
      <w:r>
        <w:rPr>
          <w:i/>
          <w:iCs/>
          <w:sz w:val="24"/>
          <w:szCs w:val="24"/>
        </w:rPr>
        <w:t>prior</w:t>
      </w:r>
      <w:r>
        <w:rPr>
          <w:sz w:val="24"/>
          <w:szCs w:val="24"/>
        </w:rPr>
        <w:t xml:space="preserve"> com as visões produz o vetor de retornos </w:t>
      </w:r>
      <w:r>
        <w:rPr>
          <w:sz w:val="24"/>
          <w:szCs w:val="24"/>
        </w:rPr>
        <w:lastRenderedPageBreak/>
        <w:t xml:space="preserve">esperados posteriores pela fórmula mestra de </w:t>
      </w:r>
      <w:proofErr w:type="spellStart"/>
      <w:r>
        <w:rPr>
          <w:sz w:val="24"/>
          <w:szCs w:val="24"/>
        </w:rPr>
        <w:t>Black-Litterman</w:t>
      </w:r>
      <w:proofErr w:type="spellEnd"/>
      <w:r>
        <w:rPr>
          <w:sz w:val="24"/>
          <w:szCs w:val="24"/>
        </w:rPr>
        <w:t>:</w:t>
      </w:r>
    </w:p>
    <w:p w14:paraId="66A17163" w14:textId="77777777" w:rsidR="00723C79" w:rsidRPr="00C8154F" w:rsidRDefault="00723C79" w:rsidP="00723C79">
      <w:pPr>
        <w:spacing w:line="360" w:lineRule="auto"/>
        <w:ind w:firstLine="851"/>
        <w:jc w:val="both"/>
        <w:rPr>
          <w:sz w:val="24"/>
          <w:szCs w:val="24"/>
        </w:rPr>
      </w:pPr>
    </w:p>
    <w:p w14:paraId="0F87FE38" w14:textId="77777777" w:rsidR="00F84BC6" w:rsidRPr="00723C79"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26C46118" w14:textId="77777777" w:rsidR="00723C79" w:rsidRPr="00C8154F" w:rsidRDefault="00723C79" w:rsidP="00F84BC6">
      <w:pPr>
        <w:spacing w:line="360" w:lineRule="auto"/>
        <w:jc w:val="both"/>
        <w:rPr>
          <w:sz w:val="24"/>
          <w:szCs w:val="24"/>
        </w:rPr>
      </w:pPr>
    </w:p>
    <w:p w14:paraId="6F3071D3"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utilidade média-variância da Seção 3.5.2, sujeito às mesmas restrições e 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sz w:val="24"/>
          <w:szCs w:val="24"/>
        </w:rPr>
        <w:t>.</w:t>
      </w:r>
    </w:p>
    <w:p w14:paraId="16818538" w14:textId="77777777" w:rsidR="00723C79" w:rsidRPr="00C8154F" w:rsidRDefault="00723C79" w:rsidP="00723C79">
      <w:pPr>
        <w:spacing w:line="360" w:lineRule="auto"/>
        <w:ind w:firstLine="851"/>
        <w:jc w:val="both"/>
        <w:rPr>
          <w:sz w:val="24"/>
          <w:szCs w:val="24"/>
        </w:rPr>
      </w:pPr>
    </w:p>
    <w:p w14:paraId="308B906F" w14:textId="77777777" w:rsidR="00F84BC6" w:rsidRPr="00C8154F" w:rsidRDefault="00F84BC6" w:rsidP="00B87BCF">
      <w:pPr>
        <w:spacing w:line="360" w:lineRule="auto"/>
        <w:jc w:val="center"/>
        <w:rPr>
          <w:sz w:val="24"/>
          <w:szCs w:val="24"/>
        </w:rPr>
      </w:pPr>
      <w:bookmarkStart w:id="125" w:name="Xa55c44fa99418ed4739bf1d2fb5f179fc94db5b"/>
      <w:bookmarkEnd w:id="124"/>
      <w:r>
        <w:rPr>
          <w:sz w:val="24"/>
          <w:szCs w:val="24"/>
        </w:rPr>
        <w:t xml:space="preserve">Variante </w:t>
      </w:r>
      <w:proofErr w:type="spellStart"/>
      <w:r>
        <w:rPr>
          <w:i/>
          <w:iCs/>
          <w:sz w:val="24"/>
          <w:szCs w:val="24"/>
        </w:rPr>
        <w:t>downside</w:t>
      </w:r>
      <w:proofErr w:type="spellEnd"/>
      <w:r>
        <w:rPr>
          <w:sz w:val="24"/>
          <w:szCs w:val="24"/>
        </w:rPr>
        <w:t xml:space="preserve"> (</w:t>
      </w:r>
      <w:proofErr w:type="spellStart"/>
      <w:r>
        <w:rPr>
          <w:sz w:val="24"/>
          <w:szCs w:val="24"/>
        </w:rPr>
        <w:t>semicovariância</w:t>
      </w:r>
      <w:proofErr w:type="spellEnd"/>
      <w:r>
        <w:rPr>
          <w:sz w:val="24"/>
          <w:szCs w:val="24"/>
        </w:rPr>
        <w:t xml:space="preserve"> de Estrada)</w:t>
      </w:r>
    </w:p>
    <w:p w14:paraId="2C766A29" w14:textId="77777777" w:rsidR="00B87BCF" w:rsidRDefault="00B87BCF" w:rsidP="00F84BC6">
      <w:pPr>
        <w:spacing w:line="360" w:lineRule="auto"/>
        <w:jc w:val="both"/>
        <w:rPr>
          <w:sz w:val="24"/>
          <w:szCs w:val="24"/>
        </w:rPr>
      </w:pPr>
    </w:p>
    <w:p w14:paraId="7530B1A3" w14:textId="12A3AED2" w:rsidR="00F84BC6" w:rsidRDefault="00F84BC6" w:rsidP="00B87BCF">
      <w:pPr>
        <w:spacing w:line="360" w:lineRule="auto"/>
        <w:ind w:firstLine="851"/>
        <w:jc w:val="both"/>
        <w:rPr>
          <w:sz w:val="24"/>
          <w:szCs w:val="24"/>
        </w:rPr>
      </w:pPr>
      <w:r>
        <w:rPr>
          <w:sz w:val="24"/>
          <w:szCs w:val="24"/>
        </w:rPr>
        <w:t xml:space="preserve">Nas variantes </w:t>
      </w:r>
      <w:proofErr w:type="spellStart"/>
      <w:r>
        <w:rPr>
          <w:rStyle w:val="VerbatimChar"/>
          <w:rFonts w:ascii="Times New Roman" w:hAnsi="Times New Roman"/>
          <w:i w:val="0"/>
          <w:iCs w:val="0"/>
          <w:color w:val="auto"/>
          <w:sz w:val="24"/>
          <w:szCs w:val="24"/>
        </w:rPr>
        <w:t>BL_downside</w:t>
      </w:r>
      <w:proofErr w:type="spellEnd"/>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w:t>
      </w:r>
      <w:proofErr w:type="spellStart"/>
      <w:r>
        <w:rPr>
          <w:sz w:val="24"/>
          <w:szCs w:val="24"/>
        </w:rPr>
        <w:t>semicovariância</w:t>
      </w:r>
      <w:proofErr w:type="spellEnd"/>
      <w:r>
        <w:rPr>
          <w:sz w:val="24"/>
          <w:szCs w:val="24"/>
        </w:rPr>
        <w:t xml:space="preserve">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5DE0D233" w14:textId="77777777" w:rsidR="00B87BCF" w:rsidRPr="00C8154F" w:rsidRDefault="00B87BCF" w:rsidP="00B87BCF">
      <w:pPr>
        <w:spacing w:line="360" w:lineRule="auto"/>
        <w:ind w:firstLine="851"/>
        <w:jc w:val="both"/>
        <w:rPr>
          <w:sz w:val="24"/>
          <w:szCs w:val="24"/>
        </w:rPr>
      </w:pPr>
    </w:p>
    <w:p w14:paraId="681BA6B5" w14:textId="77777777" w:rsidR="00F84BC6" w:rsidRPr="00B87BCF" w:rsidRDefault="00000000"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5D8FD022" w14:textId="77777777" w:rsidR="00B87BCF" w:rsidRPr="00C8154F" w:rsidRDefault="00B87BCF" w:rsidP="00F84BC6">
      <w:pPr>
        <w:spacing w:line="360" w:lineRule="auto"/>
        <w:jc w:val="both"/>
        <w:rPr>
          <w:sz w:val="24"/>
          <w:szCs w:val="24"/>
        </w:rPr>
      </w:pPr>
    </w:p>
    <w:p w14:paraId="07D76E8F" w14:textId="77777777" w:rsidR="00F84BC6" w:rsidRPr="00C8154F" w:rsidRDefault="00F84BC6" w:rsidP="00B87BCF">
      <w:pPr>
        <w:spacing w:line="360" w:lineRule="auto"/>
        <w:jc w:val="center"/>
        <w:rPr>
          <w:sz w:val="24"/>
          <w:szCs w:val="24"/>
        </w:rPr>
      </w:pPr>
      <w:bookmarkStart w:id="126" w:name="as-quatro-variantes-implementadas"/>
      <w:bookmarkEnd w:id="125"/>
      <w:r>
        <w:rPr>
          <w:sz w:val="24"/>
          <w:szCs w:val="24"/>
        </w:rPr>
        <w:t>As quatro variantes implementadas</w:t>
      </w:r>
    </w:p>
    <w:p w14:paraId="53BA2907" w14:textId="77777777" w:rsidR="00B87BCF" w:rsidRDefault="00B87BCF" w:rsidP="00F84BC6">
      <w:pPr>
        <w:spacing w:line="360" w:lineRule="auto"/>
        <w:jc w:val="both"/>
        <w:rPr>
          <w:sz w:val="24"/>
          <w:szCs w:val="24"/>
        </w:rPr>
      </w:pPr>
    </w:p>
    <w:p w14:paraId="6EB920A3" w14:textId="777B640C" w:rsidR="00F84BC6" w:rsidRPr="00C8154F" w:rsidRDefault="00F84BC6" w:rsidP="00B87BCF">
      <w:pPr>
        <w:spacing w:line="360" w:lineRule="auto"/>
        <w:ind w:firstLine="851"/>
        <w:jc w:val="both"/>
        <w:rPr>
          <w:sz w:val="24"/>
          <w:szCs w:val="24"/>
        </w:rPr>
      </w:pPr>
      <w:r>
        <w:rPr>
          <w:sz w:val="24"/>
          <w:szCs w:val="24"/>
        </w:rPr>
        <w:t xml:space="preserve">A combinação dos dois </w:t>
      </w:r>
      <w:proofErr w:type="spellStart"/>
      <w:r>
        <w:rPr>
          <w:i/>
          <w:iCs/>
          <w:sz w:val="24"/>
          <w:szCs w:val="24"/>
        </w:rPr>
        <w:t>priors</w:t>
      </w:r>
      <w:proofErr w:type="spellEnd"/>
      <w:r>
        <w:rPr>
          <w:sz w:val="24"/>
          <w:szCs w:val="24"/>
        </w:rPr>
        <w:t xml:space="preserve"> (clássico e </w:t>
      </w:r>
      <w:proofErr w:type="spellStart"/>
      <w:r>
        <w:rPr>
          <w:i/>
          <w:iCs/>
          <w:sz w:val="24"/>
          <w:szCs w:val="24"/>
        </w:rPr>
        <w:t>downside</w:t>
      </w:r>
      <w:proofErr w:type="spellEnd"/>
      <w:r>
        <w:rPr>
          <w:sz w:val="24"/>
          <w:szCs w:val="24"/>
        </w:rPr>
        <w:t>) com a presença ou ausência do teto de concentração gera os quatro modelos da família:</w:t>
      </w:r>
    </w:p>
    <w:p w14:paraId="4F26125D" w14:textId="77777777" w:rsidR="00F84BC6" w:rsidRPr="00B87BCF" w:rsidRDefault="00F84BC6" w:rsidP="00B87BCF">
      <w:pPr>
        <w:pStyle w:val="PargrafodaLista"/>
        <w:numPr>
          <w:ilvl w:val="0"/>
          <w:numId w:val="59"/>
        </w:numPr>
        <w:spacing w:line="360" w:lineRule="auto"/>
        <w:jc w:val="both"/>
        <w:rPr>
          <w:sz w:val="24"/>
          <w:szCs w:val="24"/>
        </w:rPr>
      </w:pPr>
      <w:proofErr w:type="spellStart"/>
      <w:r>
        <w:rPr>
          <w:rStyle w:val="VerbatimChar"/>
          <w:rFonts w:ascii="Times New Roman" w:hAnsi="Times New Roman"/>
          <w:i w:val="0"/>
          <w:iCs w:val="0"/>
          <w:color w:val="auto"/>
          <w:sz w:val="24"/>
          <w:szCs w:val="24"/>
        </w:rPr>
        <w:t>BL_classico</w:t>
      </w:r>
      <w:proofErr w:type="spellEnd"/>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029B4B1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A9C418B" w14:textId="77777777" w:rsidR="00F84BC6" w:rsidRPr="00B87BCF" w:rsidRDefault="00F84BC6" w:rsidP="00B87BCF">
      <w:pPr>
        <w:pStyle w:val="PargrafodaLista"/>
        <w:numPr>
          <w:ilvl w:val="0"/>
          <w:numId w:val="59"/>
        </w:numPr>
        <w:spacing w:line="360" w:lineRule="auto"/>
        <w:jc w:val="both"/>
        <w:rPr>
          <w:sz w:val="24"/>
          <w:szCs w:val="24"/>
        </w:rPr>
      </w:pPr>
      <w:proofErr w:type="spellStart"/>
      <w:r>
        <w:rPr>
          <w:rStyle w:val="VerbatimChar"/>
          <w:rFonts w:ascii="Times New Roman" w:hAnsi="Times New Roman"/>
          <w:i w:val="0"/>
          <w:iCs w:val="0"/>
          <w:color w:val="auto"/>
          <w:sz w:val="24"/>
          <w:szCs w:val="24"/>
        </w:rPr>
        <w:t>BL_downside</w:t>
      </w:r>
      <w:proofErr w:type="spellEnd"/>
      <w:r>
        <w:rPr>
          <w:sz w:val="24"/>
          <w:szCs w:val="24"/>
        </w:rPr>
        <w:t xml:space="preserve"> — </w:t>
      </w:r>
      <w:r>
        <w:rPr>
          <w:i/>
          <w:iCs/>
          <w:sz w:val="24"/>
          <w:szCs w:val="24"/>
        </w:rPr>
        <w:t>prior</w:t>
      </w:r>
      <w:r>
        <w:rPr>
          <w:sz w:val="24"/>
          <w:szCs w:val="24"/>
        </w:rPr>
        <w:t xml:space="preserve"> com a </w:t>
      </w:r>
      <w:proofErr w:type="spellStart"/>
      <w:r>
        <w:rPr>
          <w:sz w:val="24"/>
          <w:szCs w:val="24"/>
        </w:rPr>
        <w:t>semicovariância</w:t>
      </w:r>
      <w:proofErr w:type="spellEnd"/>
      <w:r>
        <w:rPr>
          <w:sz w:val="24"/>
          <w:szCs w:val="24"/>
        </w:rPr>
        <w:t xml:space="preserve"> de Estrada (2008); sem teto;</w:t>
      </w:r>
    </w:p>
    <w:p w14:paraId="778B2DF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21"/>
    <w:bookmarkEnd w:id="126"/>
    <w:p w14:paraId="42DC108A" w14:textId="77777777" w:rsidR="00B87BCF" w:rsidRPr="000815A7" w:rsidRDefault="00B87BCF" w:rsidP="00B87BCF">
      <w:pPr>
        <w:rPr>
          <w:bCs/>
          <w:sz w:val="24"/>
          <w:szCs w:val="24"/>
        </w:rPr>
      </w:pPr>
    </w:p>
    <w:p w14:paraId="0F736098" w14:textId="6F94E1AC" w:rsidR="00B87BCF" w:rsidRPr="00B87BCF" w:rsidRDefault="00B87BCF" w:rsidP="00B87BCF">
      <w:pPr>
        <w:pStyle w:val="Ttulo3"/>
        <w:numPr>
          <w:ilvl w:val="2"/>
          <w:numId w:val="1"/>
        </w:numPr>
        <w:rPr>
          <w:b w:val="0"/>
          <w:bCs w:val="0"/>
          <w:sz w:val="22"/>
        </w:rPr>
      </w:pPr>
      <w:bookmarkStart w:id="127" w:name="_Toc231448196"/>
      <w:r>
        <w:rPr>
          <w:b w:val="0"/>
          <w:bCs w:val="0"/>
        </w:rPr>
        <w:t>Síntese e Limitações Declaradas da Implementação</w:t>
      </w:r>
      <w:bookmarkEnd w:id="127"/>
      <w:r>
        <w:rPr>
          <w:b w:val="0"/>
          <w:bCs w:val="0"/>
        </w:rPr>
        <w:t xml:space="preserve"> </w:t>
      </w:r>
    </w:p>
    <w:p w14:paraId="584D4E41" w14:textId="77777777" w:rsidR="00B87BCF" w:rsidRDefault="00B87BCF" w:rsidP="00B87BCF">
      <w:pPr>
        <w:pStyle w:val="FirstParagraph"/>
        <w:spacing w:before="0" w:after="0" w:line="360" w:lineRule="auto"/>
        <w:jc w:val="both"/>
        <w:rPr>
          <w:lang w:val="pt-BR"/>
        </w:rPr>
      </w:pPr>
    </w:p>
    <w:p w14:paraId="139B84A2" w14:textId="77777777" w:rsidR="00F84BC6" w:rsidRPr="00C8154F" w:rsidRDefault="00F84BC6" w:rsidP="00B87BCF">
      <w:pPr>
        <w:spacing w:line="360" w:lineRule="auto"/>
        <w:ind w:firstLine="851"/>
        <w:jc w:val="both"/>
        <w:rPr>
          <w:sz w:val="24"/>
          <w:szCs w:val="24"/>
        </w:rPr>
      </w:pPr>
      <w:r>
        <w:rPr>
          <w:sz w:val="24"/>
          <w:szCs w:val="24"/>
        </w:rPr>
        <w:t>O Quadro a seguir consolida os quinze modelos, sua função objetivo e a medida de risco subjacente.</w:t>
      </w:r>
    </w:p>
    <w:p w14:paraId="7287578B" w14:textId="6868E44F" w:rsidR="00B87BCF" w:rsidRDefault="00B87BCF">
      <w:pPr>
        <w:rPr>
          <w:lang w:val="pt-BR"/>
        </w:rPr>
      </w:pPr>
      <w:r>
        <w:rPr>
          <w:lang w:val="pt-BR"/>
        </w:rPr>
        <w:br w:type="page"/>
      </w:r>
    </w:p>
    <w:p w14:paraId="239D822D" w14:textId="77777777" w:rsidR="00303D02" w:rsidRPr="00303D02" w:rsidRDefault="00303D02" w:rsidP="00303D02">
      <w:pPr>
        <w:pStyle w:val="Legenda"/>
        <w:keepNext/>
        <w:jc w:val="center"/>
        <w:rPr>
          <w:rFonts w:ascii="Times New Roman" w:hAnsi="Times New Roman" w:cs="Times New Roman"/>
          <w:i w:val="0"/>
          <w:color w:val="auto"/>
          <w:sz w:val="20"/>
        </w:rPr>
      </w:pPr>
      <w:bookmarkStart w:id="128" w:name="X22d8cf3fbb8eb4be67bd05c59bcadfc1312f905"/>
      <w:bookmarkEnd w:id="106"/>
      <w:bookmarkEnd w:id="109"/>
      <w:proofErr w:type="spellStart"/>
      <w:r>
        <w:rPr>
          <w:rFonts w:ascii="Times New Roman" w:hAnsi="Times New Roman" w:cs="Times New Roman"/>
          <w:i w:val="0"/>
          <w:color w:val="auto"/>
          <w:sz w:val="20"/>
        </w:rPr>
        <w:lastRenderedPageBreak/>
        <w:t>Table</w:t>
      </w:r>
      <w:proofErr w:type="spellEnd"/>
      <w:r>
        <w:rPr>
          <w:rFonts w:ascii="Times New Roman" w:hAnsi="Times New Roman" w:cs="Times New Roman"/>
          <w:i w:val="0"/>
          <w:color w:val="auto"/>
          <w:sz w:val="20"/>
        </w:rPr>
        <w:t xml:space="preserve"> </w:t>
      </w:r>
      <w:r>
        <w:rPr>
          <w:rFonts w:ascii="Times New Roman" w:hAnsi="Times New Roman" w:cs="Times New Roman"/>
          <w:i w:val="0"/>
          <w:color w:val="auto"/>
          <w:sz w:val="20"/>
        </w:rPr>
        <w:fldChar w:fldCharType="begin"/>
      </w:r>
      <w:r>
        <w:rPr>
          <w:rFonts w:ascii="Times New Roman" w:hAnsi="Times New Roman" w:cs="Times New Roman"/>
          <w:i w:val="0"/>
          <w:color w:val="auto"/>
          <w:sz w:val="20"/>
        </w:rPr>
        <w:instrText xml:space="preserve"> SEQ Table \* ARABIC </w:instrText>
      </w:r>
      <w:r>
        <w:rPr>
          <w:rFonts w:ascii="Times New Roman" w:hAnsi="Times New Roman" w:cs="Times New Roman"/>
          <w:i w:val="0"/>
          <w:color w:val="auto"/>
          <w:sz w:val="20"/>
        </w:rPr>
        <w:fldChar w:fldCharType="separate"/>
      </w:r>
      <w:r>
        <w:rPr>
          <w:rFonts w:ascii="Times New Roman" w:hAnsi="Times New Roman" w:cs="Times New Roman"/>
          <w:i w:val="0"/>
          <w:noProof/>
          <w:color w:val="auto"/>
          <w:sz w:val="20"/>
        </w:rPr>
        <w:t>1</w:t>
      </w:r>
      <w:r>
        <w:rPr>
          <w:rFonts w:ascii="Times New Roman" w:hAnsi="Times New Roman" w:cs="Times New Roman"/>
          <w:i w:val="0"/>
          <w:color w:val="auto"/>
          <w:sz w:val="20"/>
        </w:rPr>
        <w:fldChar w:fldCharType="end"/>
      </w:r>
      <w:r>
        <w:rPr>
          <w:rFonts w:ascii="Times New Roman" w:hAnsi="Times New Roman" w:cs="Times New Roman"/>
          <w:i w:val="0"/>
          <w:color w:val="auto"/>
          <w:sz w:val="20"/>
        </w:rPr>
        <w:t xml:space="preserve"> - Quadro de Consolidação dos 15 modelos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0DF23D95"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C97CA64" w14:textId="77777777" w:rsidR="00303D02" w:rsidRPr="00303D02" w:rsidRDefault="00303D02" w:rsidP="00303D02">
            <w:pPr>
              <w:pStyle w:val="Compact"/>
              <w:rPr>
                <w:b/>
              </w:rPr>
            </w:pPr>
            <w:proofErr w:type="spellStart"/>
            <w:r>
              <w:rPr>
                <w:b/>
              </w:rPr>
              <w:t>Modelo</w:t>
            </w:r>
            <w:proofErr w:type="spellEnd"/>
          </w:p>
        </w:tc>
        <w:tc>
          <w:tcPr>
            <w:tcW w:w="0" w:type="auto"/>
            <w:tcBorders>
              <w:bottom w:val="none" w:sz="0" w:space="0" w:color="auto"/>
            </w:tcBorders>
          </w:tcPr>
          <w:p w14:paraId="163C5A90"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246B0016" w14:textId="77777777" w:rsidR="00303D02" w:rsidRPr="00303D02" w:rsidRDefault="00303D02" w:rsidP="00303D02">
            <w:pPr>
              <w:pStyle w:val="Compact"/>
              <w:rPr>
                <w:b/>
              </w:rPr>
            </w:pPr>
            <w:proofErr w:type="spellStart"/>
            <w:r>
              <w:rPr>
                <w:b/>
              </w:rPr>
              <w:t>Função</w:t>
            </w:r>
            <w:proofErr w:type="spellEnd"/>
            <w:r>
              <w:rPr>
                <w:b/>
              </w:rPr>
              <w:t xml:space="preserve"> </w:t>
            </w:r>
            <w:proofErr w:type="spellStart"/>
            <w:r>
              <w:rPr>
                <w:b/>
              </w:rPr>
              <w:t>objetivo</w:t>
            </w:r>
            <w:proofErr w:type="spellEnd"/>
          </w:p>
        </w:tc>
        <w:tc>
          <w:tcPr>
            <w:tcW w:w="0" w:type="auto"/>
            <w:tcBorders>
              <w:bottom w:val="none" w:sz="0" w:space="0" w:color="auto"/>
            </w:tcBorders>
          </w:tcPr>
          <w:p w14:paraId="37EF0131" w14:textId="77777777" w:rsidR="00303D02" w:rsidRPr="00303D02" w:rsidRDefault="00303D02" w:rsidP="00303D02">
            <w:pPr>
              <w:pStyle w:val="Compact"/>
              <w:rPr>
                <w:b/>
              </w:rPr>
            </w:pPr>
            <w:proofErr w:type="spellStart"/>
            <w:r>
              <w:rPr>
                <w:b/>
              </w:rPr>
              <w:t>Medida</w:t>
            </w:r>
            <w:proofErr w:type="spellEnd"/>
            <w:r>
              <w:rPr>
                <w:b/>
              </w:rPr>
              <w:t xml:space="preserve"> de </w:t>
            </w:r>
            <w:proofErr w:type="spellStart"/>
            <w:r>
              <w:rPr>
                <w:b/>
              </w:rPr>
              <w:t>risco</w:t>
            </w:r>
            <w:proofErr w:type="spellEnd"/>
          </w:p>
        </w:tc>
        <w:tc>
          <w:tcPr>
            <w:tcW w:w="0" w:type="auto"/>
            <w:tcBorders>
              <w:bottom w:val="none" w:sz="0" w:space="0" w:color="auto"/>
            </w:tcBorders>
          </w:tcPr>
          <w:p w14:paraId="670D8D4A" w14:textId="77777777" w:rsidR="00303D02" w:rsidRPr="00303D02" w:rsidRDefault="00303D02" w:rsidP="00303D02">
            <w:pPr>
              <w:pStyle w:val="Compact"/>
              <w:rPr>
                <w:b/>
              </w:rPr>
            </w:pPr>
            <w:proofErr w:type="spellStart"/>
            <w:r>
              <w:rPr>
                <w:b/>
              </w:rPr>
              <w:t>Teto</w:t>
            </w:r>
            <w:proofErr w:type="spellEnd"/>
          </w:p>
        </w:tc>
      </w:tr>
      <w:tr w:rsidR="00303D02" w14:paraId="3A3DBE22" w14:textId="77777777" w:rsidTr="00303D02">
        <w:trPr>
          <w:jc w:val="center"/>
        </w:trPr>
        <w:tc>
          <w:tcPr>
            <w:tcW w:w="0" w:type="auto"/>
          </w:tcPr>
          <w:p w14:paraId="21312D9C" w14:textId="77777777" w:rsidR="00303D02" w:rsidRDefault="00303D02" w:rsidP="00303D02">
            <w:pPr>
              <w:pStyle w:val="Compact"/>
            </w:pPr>
            <w:proofErr w:type="spellStart"/>
            <w:r>
              <w:t>EqualWeight</w:t>
            </w:r>
            <w:proofErr w:type="spellEnd"/>
          </w:p>
        </w:tc>
        <w:tc>
          <w:tcPr>
            <w:tcW w:w="0" w:type="auto"/>
          </w:tcPr>
          <w:p w14:paraId="76AF8127" w14:textId="77777777" w:rsidR="00303D02" w:rsidRDefault="00303D02" w:rsidP="00303D02">
            <w:pPr>
              <w:pStyle w:val="Compact"/>
            </w:pPr>
            <w:r>
              <w:t>MPT</w:t>
            </w:r>
          </w:p>
        </w:tc>
        <w:tc>
          <w:tcPr>
            <w:tcW w:w="0" w:type="auto"/>
          </w:tcPr>
          <w:p w14:paraId="45FA99F2" w14:textId="77777777" w:rsidR="00303D02" w:rsidRDefault="00303D02" w:rsidP="00303D02">
            <w:pPr>
              <w:pStyle w:val="Compact"/>
            </w:pPr>
            <w:r>
              <w:t>— (</w:t>
            </w:r>
            <w:proofErr w:type="spellStart"/>
            <w:r>
              <w:t>regra</w:t>
            </w:r>
            <w:proofErr w:type="spellEnd"/>
            <w:r>
              <w:t xml:space="preserve"> </w:t>
            </w:r>
            <w:proofErr w:type="spellStart"/>
            <w:r>
              <w:t>fixa</w:t>
            </w:r>
            <w:proofErr w:type="spellEnd"/>
            <w:r>
              <w:t xml:space="preserve">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39F0BE98" w14:textId="77777777" w:rsidR="00303D02" w:rsidRDefault="00303D02" w:rsidP="00303D02">
            <w:pPr>
              <w:pStyle w:val="Compact"/>
            </w:pPr>
            <w:r>
              <w:t>—</w:t>
            </w:r>
          </w:p>
        </w:tc>
        <w:tc>
          <w:tcPr>
            <w:tcW w:w="0" w:type="auto"/>
          </w:tcPr>
          <w:p w14:paraId="63CC935A" w14:textId="77777777" w:rsidR="00303D02" w:rsidRDefault="00303D02" w:rsidP="00303D02">
            <w:pPr>
              <w:pStyle w:val="Compact"/>
            </w:pPr>
            <w:r>
              <w:t>—</w:t>
            </w:r>
          </w:p>
        </w:tc>
      </w:tr>
      <w:tr w:rsidR="00303D02" w14:paraId="05F92C11" w14:textId="77777777" w:rsidTr="00303D02">
        <w:trPr>
          <w:jc w:val="center"/>
        </w:trPr>
        <w:tc>
          <w:tcPr>
            <w:tcW w:w="0" w:type="auto"/>
          </w:tcPr>
          <w:p w14:paraId="6DB40168" w14:textId="77777777" w:rsidR="00303D02" w:rsidRDefault="00303D02" w:rsidP="00303D02">
            <w:pPr>
              <w:pStyle w:val="Compact"/>
            </w:pPr>
            <w:proofErr w:type="spellStart"/>
            <w:r>
              <w:t>InvVol</w:t>
            </w:r>
            <w:proofErr w:type="spellEnd"/>
          </w:p>
        </w:tc>
        <w:tc>
          <w:tcPr>
            <w:tcW w:w="0" w:type="auto"/>
          </w:tcPr>
          <w:p w14:paraId="2DA6D191" w14:textId="77777777" w:rsidR="00303D02" w:rsidRDefault="00303D02" w:rsidP="00303D02">
            <w:pPr>
              <w:pStyle w:val="Compact"/>
            </w:pPr>
            <w:r>
              <w:t>MPT</w:t>
            </w:r>
          </w:p>
        </w:tc>
        <w:tc>
          <w:tcPr>
            <w:tcW w:w="0" w:type="auto"/>
          </w:tcPr>
          <w:p w14:paraId="73C278F8" w14:textId="77777777" w:rsidR="00303D02" w:rsidRDefault="00303D02" w:rsidP="00303D02">
            <w:pPr>
              <w:pStyle w:val="Compact"/>
            </w:pPr>
            <w:r>
              <w:t>— (</w:t>
            </w:r>
            <w:proofErr w:type="spellStart"/>
            <w:r>
              <w:t>regra</w:t>
            </w:r>
            <w:proofErr w:type="spellEnd"/>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06A7C55F" w14:textId="77777777" w:rsidR="00303D02" w:rsidRDefault="00303D02" w:rsidP="00303D02">
            <w:pPr>
              <w:pStyle w:val="Compact"/>
            </w:pPr>
            <w:proofErr w:type="spellStart"/>
            <w:r>
              <w:t>Volatilidade</w:t>
            </w:r>
            <w:proofErr w:type="spellEnd"/>
            <w:r>
              <w:t xml:space="preserve"> individual</w:t>
            </w:r>
          </w:p>
        </w:tc>
        <w:tc>
          <w:tcPr>
            <w:tcW w:w="0" w:type="auto"/>
          </w:tcPr>
          <w:p w14:paraId="6D4B89FA" w14:textId="77777777" w:rsidR="00303D02" w:rsidRDefault="00303D02" w:rsidP="00303D02">
            <w:pPr>
              <w:pStyle w:val="Compact"/>
            </w:pPr>
            <w:r>
              <w:t>—</w:t>
            </w:r>
          </w:p>
        </w:tc>
      </w:tr>
      <w:tr w:rsidR="00303D02" w14:paraId="619569BE" w14:textId="77777777" w:rsidTr="00303D02">
        <w:trPr>
          <w:jc w:val="center"/>
        </w:trPr>
        <w:tc>
          <w:tcPr>
            <w:tcW w:w="0" w:type="auto"/>
          </w:tcPr>
          <w:p w14:paraId="431C3F8C" w14:textId="77777777" w:rsidR="00303D02" w:rsidRDefault="00303D02" w:rsidP="00303D02">
            <w:pPr>
              <w:pStyle w:val="Compact"/>
            </w:pPr>
            <w:proofErr w:type="spellStart"/>
            <w:r>
              <w:t>MinVar</w:t>
            </w:r>
            <w:proofErr w:type="spellEnd"/>
          </w:p>
        </w:tc>
        <w:tc>
          <w:tcPr>
            <w:tcW w:w="0" w:type="auto"/>
          </w:tcPr>
          <w:p w14:paraId="2DBEC09E" w14:textId="77777777" w:rsidR="00303D02" w:rsidRDefault="00303D02" w:rsidP="00303D02">
            <w:pPr>
              <w:pStyle w:val="Compact"/>
            </w:pPr>
            <w:r>
              <w:t>MPT</w:t>
            </w:r>
          </w:p>
        </w:tc>
        <w:tc>
          <w:tcPr>
            <w:tcW w:w="0" w:type="auto"/>
          </w:tcPr>
          <w:p w14:paraId="09F03050" w14:textId="77777777" w:rsidR="00303D02" w:rsidRDefault="00303D02" w:rsidP="00303D02">
            <w:pPr>
              <w:pStyle w:val="Compact"/>
            </w:pPr>
            <w:r>
              <w:t xml:space="preserve">Min </w:t>
            </w:r>
            <w:proofErr w:type="spellStart"/>
            <w:r>
              <w:t>variância</w:t>
            </w:r>
            <w:proofErr w:type="spellEnd"/>
          </w:p>
        </w:tc>
        <w:tc>
          <w:tcPr>
            <w:tcW w:w="0" w:type="auto"/>
          </w:tcPr>
          <w:p w14:paraId="5E7A2867"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0F6CF23B" w14:textId="77777777" w:rsidR="00303D02" w:rsidRDefault="00303D02" w:rsidP="00303D02">
            <w:pPr>
              <w:pStyle w:val="Compact"/>
            </w:pPr>
            <w:proofErr w:type="spellStart"/>
            <w:r>
              <w:t>Não</w:t>
            </w:r>
            <w:proofErr w:type="spellEnd"/>
          </w:p>
        </w:tc>
      </w:tr>
      <w:tr w:rsidR="00303D02" w14:paraId="6861EC0F" w14:textId="77777777" w:rsidTr="00303D02">
        <w:trPr>
          <w:jc w:val="center"/>
        </w:trPr>
        <w:tc>
          <w:tcPr>
            <w:tcW w:w="0" w:type="auto"/>
          </w:tcPr>
          <w:p w14:paraId="3C069396" w14:textId="77777777" w:rsidR="00303D02" w:rsidRDefault="00303D02" w:rsidP="00303D02">
            <w:pPr>
              <w:pStyle w:val="Compact"/>
            </w:pPr>
            <w:r>
              <w:t>MinVar_c10</w:t>
            </w:r>
          </w:p>
        </w:tc>
        <w:tc>
          <w:tcPr>
            <w:tcW w:w="0" w:type="auto"/>
          </w:tcPr>
          <w:p w14:paraId="6358BB1B" w14:textId="77777777" w:rsidR="00303D02" w:rsidRDefault="00303D02" w:rsidP="00303D02">
            <w:pPr>
              <w:pStyle w:val="Compact"/>
            </w:pPr>
            <w:r>
              <w:t>MPT</w:t>
            </w:r>
          </w:p>
        </w:tc>
        <w:tc>
          <w:tcPr>
            <w:tcW w:w="0" w:type="auto"/>
          </w:tcPr>
          <w:p w14:paraId="5E0EDDF0" w14:textId="77777777" w:rsidR="00303D02" w:rsidRDefault="00303D02" w:rsidP="00303D02">
            <w:pPr>
              <w:pStyle w:val="Compact"/>
            </w:pPr>
            <w:r>
              <w:t xml:space="preserve">Min </w:t>
            </w:r>
            <w:proofErr w:type="spellStart"/>
            <w:r>
              <w:t>variância</w:t>
            </w:r>
            <w:proofErr w:type="spellEnd"/>
          </w:p>
        </w:tc>
        <w:tc>
          <w:tcPr>
            <w:tcW w:w="0" w:type="auto"/>
          </w:tcPr>
          <w:p w14:paraId="7B6525F0"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726D5BA6" w14:textId="77777777" w:rsidR="00303D02" w:rsidRDefault="00303D02" w:rsidP="00303D02">
            <w:pPr>
              <w:pStyle w:val="Compact"/>
            </w:pPr>
            <w:r>
              <w:t>10%</w:t>
            </w:r>
          </w:p>
        </w:tc>
      </w:tr>
      <w:tr w:rsidR="00303D02" w14:paraId="2132C7D2" w14:textId="77777777" w:rsidTr="00303D02">
        <w:trPr>
          <w:jc w:val="center"/>
        </w:trPr>
        <w:tc>
          <w:tcPr>
            <w:tcW w:w="0" w:type="auto"/>
          </w:tcPr>
          <w:p w14:paraId="0FA9E5ED" w14:textId="77777777" w:rsidR="00303D02" w:rsidRDefault="00303D02" w:rsidP="00303D02">
            <w:pPr>
              <w:pStyle w:val="Compact"/>
            </w:pPr>
            <w:proofErr w:type="spellStart"/>
            <w:r>
              <w:t>MaxSharpe</w:t>
            </w:r>
            <w:proofErr w:type="spellEnd"/>
          </w:p>
        </w:tc>
        <w:tc>
          <w:tcPr>
            <w:tcW w:w="0" w:type="auto"/>
          </w:tcPr>
          <w:p w14:paraId="03E66CD9" w14:textId="77777777" w:rsidR="00303D02" w:rsidRDefault="00303D02" w:rsidP="00303D02">
            <w:pPr>
              <w:pStyle w:val="Compact"/>
            </w:pPr>
            <w:r>
              <w:t>MPT</w:t>
            </w:r>
          </w:p>
        </w:tc>
        <w:tc>
          <w:tcPr>
            <w:tcW w:w="0" w:type="auto"/>
          </w:tcPr>
          <w:p w14:paraId="39EA79B4" w14:textId="77777777" w:rsidR="00303D02" w:rsidRDefault="00303D02" w:rsidP="00303D02">
            <w:pPr>
              <w:pStyle w:val="Compact"/>
            </w:pPr>
            <w:proofErr w:type="spellStart"/>
            <w:r>
              <w:t>Máx</w:t>
            </w:r>
            <w:proofErr w:type="spellEnd"/>
            <w:r>
              <w:t xml:space="preserve"> </w:t>
            </w:r>
            <w:proofErr w:type="spellStart"/>
            <w:r>
              <w:t>utilidade</w:t>
            </w:r>
            <w:proofErr w:type="spellEnd"/>
            <w:r>
              <w:t xml:space="preserv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734BC30F" w14:textId="77777777" w:rsidR="00303D02" w:rsidRDefault="00303D02" w:rsidP="00303D02">
            <w:pPr>
              <w:pStyle w:val="Compact"/>
            </w:pPr>
            <w:proofErr w:type="spellStart"/>
            <w:r>
              <w:t>Variância</w:t>
            </w:r>
            <w:proofErr w:type="spellEnd"/>
          </w:p>
        </w:tc>
        <w:tc>
          <w:tcPr>
            <w:tcW w:w="0" w:type="auto"/>
          </w:tcPr>
          <w:p w14:paraId="3C86FA08" w14:textId="77777777" w:rsidR="00303D02" w:rsidRDefault="00303D02" w:rsidP="00303D02">
            <w:pPr>
              <w:pStyle w:val="Compact"/>
            </w:pPr>
            <w:proofErr w:type="spellStart"/>
            <w:r>
              <w:t>Não</w:t>
            </w:r>
            <w:proofErr w:type="spellEnd"/>
          </w:p>
        </w:tc>
      </w:tr>
      <w:tr w:rsidR="00303D02" w14:paraId="0D3349A3" w14:textId="77777777" w:rsidTr="00303D02">
        <w:trPr>
          <w:jc w:val="center"/>
        </w:trPr>
        <w:tc>
          <w:tcPr>
            <w:tcW w:w="0" w:type="auto"/>
          </w:tcPr>
          <w:p w14:paraId="34287EA2" w14:textId="77777777" w:rsidR="00303D02" w:rsidRDefault="00303D02" w:rsidP="00303D02">
            <w:pPr>
              <w:pStyle w:val="Compact"/>
            </w:pPr>
            <w:r>
              <w:t>MaxSharpe_c10</w:t>
            </w:r>
          </w:p>
        </w:tc>
        <w:tc>
          <w:tcPr>
            <w:tcW w:w="0" w:type="auto"/>
          </w:tcPr>
          <w:p w14:paraId="108EE14D" w14:textId="77777777" w:rsidR="00303D02" w:rsidRDefault="00303D02" w:rsidP="00303D02">
            <w:pPr>
              <w:pStyle w:val="Compact"/>
            </w:pPr>
            <w:r>
              <w:t>MPT</w:t>
            </w:r>
          </w:p>
        </w:tc>
        <w:tc>
          <w:tcPr>
            <w:tcW w:w="0" w:type="auto"/>
          </w:tcPr>
          <w:p w14:paraId="5465EF48" w14:textId="77777777" w:rsidR="00303D02" w:rsidRDefault="00303D02" w:rsidP="00303D02">
            <w:pPr>
              <w:pStyle w:val="Compact"/>
            </w:pPr>
            <w:proofErr w:type="spellStart"/>
            <w:r>
              <w:t>Máx</w:t>
            </w:r>
            <w:proofErr w:type="spellEnd"/>
            <w:r>
              <w:t xml:space="preserve"> </w:t>
            </w:r>
            <w:proofErr w:type="spellStart"/>
            <w:r>
              <w:t>utilidade</w:t>
            </w:r>
            <w:proofErr w:type="spellEnd"/>
            <w:r>
              <w:t xml:space="preserv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659992B7" w14:textId="77777777" w:rsidR="00303D02" w:rsidRDefault="00303D02" w:rsidP="00303D02">
            <w:pPr>
              <w:pStyle w:val="Compact"/>
            </w:pPr>
            <w:proofErr w:type="spellStart"/>
            <w:r>
              <w:t>Variância</w:t>
            </w:r>
            <w:proofErr w:type="spellEnd"/>
          </w:p>
        </w:tc>
        <w:tc>
          <w:tcPr>
            <w:tcW w:w="0" w:type="auto"/>
          </w:tcPr>
          <w:p w14:paraId="4F9E7675" w14:textId="77777777" w:rsidR="00303D02" w:rsidRDefault="00303D02" w:rsidP="00303D02">
            <w:pPr>
              <w:pStyle w:val="Compact"/>
            </w:pPr>
            <w:r>
              <w:t>10%</w:t>
            </w:r>
          </w:p>
        </w:tc>
      </w:tr>
      <w:tr w:rsidR="00303D02" w14:paraId="45E0E3FE" w14:textId="77777777" w:rsidTr="00303D02">
        <w:trPr>
          <w:jc w:val="center"/>
        </w:trPr>
        <w:tc>
          <w:tcPr>
            <w:tcW w:w="0" w:type="auto"/>
          </w:tcPr>
          <w:p w14:paraId="039CB19C" w14:textId="77777777" w:rsidR="00303D02" w:rsidRDefault="00303D02" w:rsidP="00303D02">
            <w:pPr>
              <w:pStyle w:val="Compact"/>
            </w:pPr>
            <w:proofErr w:type="spellStart"/>
            <w:r>
              <w:t>MaxOmega</w:t>
            </w:r>
            <w:proofErr w:type="spellEnd"/>
          </w:p>
        </w:tc>
        <w:tc>
          <w:tcPr>
            <w:tcW w:w="0" w:type="auto"/>
          </w:tcPr>
          <w:p w14:paraId="2D565469" w14:textId="77777777" w:rsidR="00303D02" w:rsidRDefault="00303D02" w:rsidP="00303D02">
            <w:pPr>
              <w:pStyle w:val="Compact"/>
            </w:pPr>
            <w:r>
              <w:t>PMPT</w:t>
            </w:r>
          </w:p>
        </w:tc>
        <w:tc>
          <w:tcPr>
            <w:tcW w:w="0" w:type="auto"/>
          </w:tcPr>
          <w:p w14:paraId="63F11676" w14:textId="77777777" w:rsidR="00303D02" w:rsidRDefault="00303D02" w:rsidP="00303D02">
            <w:pPr>
              <w:pStyle w:val="Compact"/>
            </w:pPr>
            <w:proofErr w:type="spellStart"/>
            <w:r>
              <w:t>Máx</w:t>
            </w:r>
            <w:proofErr w:type="spellEnd"/>
            <w:r>
              <w:t xml:space="preserve">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32F7904C"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5E678EDF" w14:textId="77777777" w:rsidR="00303D02" w:rsidRDefault="00303D02" w:rsidP="00303D02">
            <w:pPr>
              <w:pStyle w:val="Compact"/>
            </w:pPr>
            <w:proofErr w:type="spellStart"/>
            <w:r>
              <w:t>Não</w:t>
            </w:r>
            <w:proofErr w:type="spellEnd"/>
          </w:p>
        </w:tc>
      </w:tr>
      <w:tr w:rsidR="00303D02" w14:paraId="43BF1A61" w14:textId="77777777" w:rsidTr="00303D02">
        <w:trPr>
          <w:jc w:val="center"/>
        </w:trPr>
        <w:tc>
          <w:tcPr>
            <w:tcW w:w="0" w:type="auto"/>
          </w:tcPr>
          <w:p w14:paraId="5F975F16" w14:textId="77777777" w:rsidR="00303D02" w:rsidRDefault="00303D02" w:rsidP="00303D02">
            <w:pPr>
              <w:pStyle w:val="Compact"/>
            </w:pPr>
            <w:proofErr w:type="spellStart"/>
            <w:r>
              <w:t>MaxSortino</w:t>
            </w:r>
            <w:proofErr w:type="spellEnd"/>
          </w:p>
        </w:tc>
        <w:tc>
          <w:tcPr>
            <w:tcW w:w="0" w:type="auto"/>
          </w:tcPr>
          <w:p w14:paraId="4D27CAB3" w14:textId="77777777" w:rsidR="00303D02" w:rsidRDefault="00303D02" w:rsidP="00303D02">
            <w:pPr>
              <w:pStyle w:val="Compact"/>
            </w:pPr>
            <w:r>
              <w:t>PMPT</w:t>
            </w:r>
          </w:p>
        </w:tc>
        <w:tc>
          <w:tcPr>
            <w:tcW w:w="0" w:type="auto"/>
          </w:tcPr>
          <w:p w14:paraId="0A980A99" w14:textId="77777777" w:rsidR="00303D02" w:rsidRDefault="00303D02" w:rsidP="00303D02">
            <w:pPr>
              <w:pStyle w:val="Compact"/>
            </w:pPr>
            <w:proofErr w:type="spellStart"/>
            <w:r>
              <w:t>Máx</w:t>
            </w:r>
            <w:proofErr w:type="spellEnd"/>
            <w:r>
              <w:t xml:space="preserve"> </w:t>
            </w:r>
            <w:proofErr w:type="spellStart"/>
            <w:r>
              <w:t>Sortino</w:t>
            </w:r>
            <w:proofErr w:type="spellEnd"/>
          </w:p>
        </w:tc>
        <w:tc>
          <w:tcPr>
            <w:tcW w:w="0" w:type="auto"/>
          </w:tcPr>
          <w:p w14:paraId="05DB53B2"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A268B69" w14:textId="77777777" w:rsidR="00303D02" w:rsidRDefault="00303D02" w:rsidP="00303D02">
            <w:pPr>
              <w:pStyle w:val="Compact"/>
            </w:pPr>
            <w:proofErr w:type="spellStart"/>
            <w:r>
              <w:t>Não</w:t>
            </w:r>
            <w:proofErr w:type="spellEnd"/>
          </w:p>
        </w:tc>
      </w:tr>
      <w:tr w:rsidR="00303D02" w14:paraId="5F4DBFEB" w14:textId="77777777" w:rsidTr="00303D02">
        <w:trPr>
          <w:jc w:val="center"/>
        </w:trPr>
        <w:tc>
          <w:tcPr>
            <w:tcW w:w="0" w:type="auto"/>
          </w:tcPr>
          <w:p w14:paraId="1563CFE9" w14:textId="77777777" w:rsidR="00303D02" w:rsidRDefault="00303D02" w:rsidP="00303D02">
            <w:pPr>
              <w:pStyle w:val="Compact"/>
            </w:pPr>
            <w:r>
              <w:t>MaxKappa3</w:t>
            </w:r>
          </w:p>
        </w:tc>
        <w:tc>
          <w:tcPr>
            <w:tcW w:w="0" w:type="auto"/>
          </w:tcPr>
          <w:p w14:paraId="312BDADD" w14:textId="77777777" w:rsidR="00303D02" w:rsidRDefault="00303D02" w:rsidP="00303D02">
            <w:pPr>
              <w:pStyle w:val="Compact"/>
            </w:pPr>
            <w:r>
              <w:t>PMPT</w:t>
            </w:r>
          </w:p>
        </w:tc>
        <w:tc>
          <w:tcPr>
            <w:tcW w:w="0" w:type="auto"/>
          </w:tcPr>
          <w:p w14:paraId="7A78131E" w14:textId="77777777" w:rsidR="00303D02" w:rsidRDefault="00303D02" w:rsidP="00303D02">
            <w:pPr>
              <w:pStyle w:val="Compact"/>
            </w:pPr>
            <w:proofErr w:type="spellStart"/>
            <w:r>
              <w:t>Máx</w:t>
            </w:r>
            <w:proofErr w:type="spellEnd"/>
            <w:r>
              <w:t xml:space="preserve">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6B8266FF"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04B643A5" w14:textId="77777777" w:rsidR="00303D02" w:rsidRDefault="00303D02" w:rsidP="00303D02">
            <w:pPr>
              <w:pStyle w:val="Compact"/>
            </w:pPr>
            <w:proofErr w:type="spellStart"/>
            <w:r>
              <w:t>Não</w:t>
            </w:r>
            <w:proofErr w:type="spellEnd"/>
          </w:p>
        </w:tc>
      </w:tr>
      <w:tr w:rsidR="00303D02" w14:paraId="20BC1D94" w14:textId="77777777" w:rsidTr="00303D02">
        <w:trPr>
          <w:jc w:val="center"/>
        </w:trPr>
        <w:tc>
          <w:tcPr>
            <w:tcW w:w="0" w:type="auto"/>
          </w:tcPr>
          <w:p w14:paraId="44C8964D" w14:textId="77777777" w:rsidR="00303D02" w:rsidRDefault="00303D02" w:rsidP="00303D02">
            <w:pPr>
              <w:pStyle w:val="Compact"/>
            </w:pPr>
            <w:proofErr w:type="spellStart"/>
            <w:r>
              <w:t>MinCVaR</w:t>
            </w:r>
            <w:proofErr w:type="spellEnd"/>
          </w:p>
        </w:tc>
        <w:tc>
          <w:tcPr>
            <w:tcW w:w="0" w:type="auto"/>
          </w:tcPr>
          <w:p w14:paraId="5E3AF272" w14:textId="77777777" w:rsidR="00303D02" w:rsidRDefault="00303D02" w:rsidP="00303D02">
            <w:pPr>
              <w:pStyle w:val="Compact"/>
            </w:pPr>
            <w:r>
              <w:t>PMPT</w:t>
            </w:r>
          </w:p>
        </w:tc>
        <w:tc>
          <w:tcPr>
            <w:tcW w:w="0" w:type="auto"/>
          </w:tcPr>
          <w:p w14:paraId="1673DD87" w14:textId="77777777" w:rsidR="00303D02" w:rsidRDefault="00303D02" w:rsidP="00303D02">
            <w:pPr>
              <w:pStyle w:val="Compact"/>
            </w:pPr>
            <w:r>
              <w:t xml:space="preserve">Min </w:t>
            </w:r>
            <w:proofErr w:type="spellStart"/>
            <w:r>
              <w:t>CVaR</w:t>
            </w:r>
            <w:proofErr w:type="spellEnd"/>
            <w:r>
              <w:t xml:space="preserve"> (95%)</w:t>
            </w:r>
          </w:p>
        </w:tc>
        <w:tc>
          <w:tcPr>
            <w:tcW w:w="0" w:type="auto"/>
          </w:tcPr>
          <w:p w14:paraId="76063CE9" w14:textId="77777777" w:rsidR="00303D02" w:rsidRDefault="00303D02" w:rsidP="00303D02">
            <w:pPr>
              <w:pStyle w:val="Compact"/>
            </w:pPr>
            <w:r>
              <w:t xml:space="preserve">Cauda de </w:t>
            </w:r>
            <w:proofErr w:type="spellStart"/>
            <w:r>
              <w:t>retornos</w:t>
            </w:r>
            <w:proofErr w:type="spellEnd"/>
          </w:p>
        </w:tc>
        <w:tc>
          <w:tcPr>
            <w:tcW w:w="0" w:type="auto"/>
          </w:tcPr>
          <w:p w14:paraId="685BB1AD" w14:textId="77777777" w:rsidR="00303D02" w:rsidRDefault="00303D02" w:rsidP="00303D02">
            <w:pPr>
              <w:pStyle w:val="Compact"/>
            </w:pPr>
            <w:proofErr w:type="spellStart"/>
            <w:r>
              <w:t>Não</w:t>
            </w:r>
            <w:proofErr w:type="spellEnd"/>
          </w:p>
        </w:tc>
      </w:tr>
      <w:tr w:rsidR="00303D02" w14:paraId="229F5907" w14:textId="77777777" w:rsidTr="00303D02">
        <w:trPr>
          <w:jc w:val="center"/>
        </w:trPr>
        <w:tc>
          <w:tcPr>
            <w:tcW w:w="0" w:type="auto"/>
          </w:tcPr>
          <w:p w14:paraId="6BC78789" w14:textId="77777777" w:rsidR="00303D02" w:rsidRDefault="00303D02" w:rsidP="00303D02">
            <w:pPr>
              <w:pStyle w:val="Compact"/>
            </w:pPr>
            <w:proofErr w:type="spellStart"/>
            <w:r>
              <w:t>MinCDaR</w:t>
            </w:r>
            <w:proofErr w:type="spellEnd"/>
          </w:p>
        </w:tc>
        <w:tc>
          <w:tcPr>
            <w:tcW w:w="0" w:type="auto"/>
          </w:tcPr>
          <w:p w14:paraId="60A78BA1" w14:textId="77777777" w:rsidR="00303D02" w:rsidRDefault="00303D02" w:rsidP="00303D02">
            <w:pPr>
              <w:pStyle w:val="Compact"/>
            </w:pPr>
            <w:r>
              <w:t>PMPT</w:t>
            </w:r>
          </w:p>
        </w:tc>
        <w:tc>
          <w:tcPr>
            <w:tcW w:w="0" w:type="auto"/>
          </w:tcPr>
          <w:p w14:paraId="16A478E1" w14:textId="77777777" w:rsidR="00303D02" w:rsidRDefault="00303D02" w:rsidP="00303D02">
            <w:pPr>
              <w:pStyle w:val="Compact"/>
            </w:pPr>
            <w:r>
              <w:t xml:space="preserve">Min </w:t>
            </w:r>
            <w:proofErr w:type="spellStart"/>
            <w:r>
              <w:t>CDaR</w:t>
            </w:r>
            <w:proofErr w:type="spellEnd"/>
            <w:r>
              <w:t xml:space="preserve"> (95%)</w:t>
            </w:r>
          </w:p>
        </w:tc>
        <w:tc>
          <w:tcPr>
            <w:tcW w:w="0" w:type="auto"/>
          </w:tcPr>
          <w:p w14:paraId="3EBE1DF7" w14:textId="77777777" w:rsidR="00303D02" w:rsidRDefault="00303D02" w:rsidP="00303D02">
            <w:pPr>
              <w:pStyle w:val="Compact"/>
            </w:pPr>
            <w:r>
              <w:t>Cauda de drawdowns</w:t>
            </w:r>
          </w:p>
        </w:tc>
        <w:tc>
          <w:tcPr>
            <w:tcW w:w="0" w:type="auto"/>
          </w:tcPr>
          <w:p w14:paraId="1E90587C" w14:textId="77777777" w:rsidR="00303D02" w:rsidRDefault="00303D02" w:rsidP="00303D02">
            <w:pPr>
              <w:pStyle w:val="Compact"/>
            </w:pPr>
            <w:proofErr w:type="spellStart"/>
            <w:r>
              <w:t>Não</w:t>
            </w:r>
            <w:proofErr w:type="spellEnd"/>
          </w:p>
        </w:tc>
      </w:tr>
      <w:tr w:rsidR="00303D02" w14:paraId="76ECA7D6" w14:textId="77777777" w:rsidTr="00303D02">
        <w:trPr>
          <w:jc w:val="center"/>
        </w:trPr>
        <w:tc>
          <w:tcPr>
            <w:tcW w:w="0" w:type="auto"/>
          </w:tcPr>
          <w:p w14:paraId="56271C10" w14:textId="77777777" w:rsidR="00303D02" w:rsidRDefault="00303D02" w:rsidP="00303D02">
            <w:pPr>
              <w:pStyle w:val="Compact"/>
            </w:pPr>
            <w:proofErr w:type="spellStart"/>
            <w:r>
              <w:t>BL_classico</w:t>
            </w:r>
            <w:proofErr w:type="spellEnd"/>
          </w:p>
        </w:tc>
        <w:tc>
          <w:tcPr>
            <w:tcW w:w="0" w:type="auto"/>
          </w:tcPr>
          <w:p w14:paraId="356C6655" w14:textId="77777777" w:rsidR="00303D02" w:rsidRDefault="00303D02" w:rsidP="00303D02">
            <w:pPr>
              <w:pStyle w:val="Compact"/>
            </w:pPr>
            <w:r>
              <w:t>BL</w:t>
            </w:r>
          </w:p>
        </w:tc>
        <w:tc>
          <w:tcPr>
            <w:tcW w:w="0" w:type="auto"/>
          </w:tcPr>
          <w:p w14:paraId="1A9EA086"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280FFC2" w14:textId="77777777" w:rsidR="00303D02" w:rsidRDefault="00303D02" w:rsidP="00303D02">
            <w:pPr>
              <w:pStyle w:val="Compact"/>
            </w:pPr>
            <w:proofErr w:type="spellStart"/>
            <w:r>
              <w:t>Variância</w:t>
            </w:r>
            <w:proofErr w:type="spellEnd"/>
          </w:p>
        </w:tc>
        <w:tc>
          <w:tcPr>
            <w:tcW w:w="0" w:type="auto"/>
          </w:tcPr>
          <w:p w14:paraId="39E08F77" w14:textId="77777777" w:rsidR="00303D02" w:rsidRDefault="00303D02" w:rsidP="00303D02">
            <w:pPr>
              <w:pStyle w:val="Compact"/>
            </w:pPr>
            <w:proofErr w:type="spellStart"/>
            <w:r>
              <w:t>Não</w:t>
            </w:r>
            <w:proofErr w:type="spellEnd"/>
          </w:p>
        </w:tc>
      </w:tr>
      <w:tr w:rsidR="00303D02" w14:paraId="27282F36" w14:textId="77777777" w:rsidTr="00303D02">
        <w:trPr>
          <w:jc w:val="center"/>
        </w:trPr>
        <w:tc>
          <w:tcPr>
            <w:tcW w:w="0" w:type="auto"/>
          </w:tcPr>
          <w:p w14:paraId="6FEFB440" w14:textId="77777777" w:rsidR="00303D02" w:rsidRDefault="00303D02" w:rsidP="00303D02">
            <w:pPr>
              <w:pStyle w:val="Compact"/>
            </w:pPr>
            <w:r>
              <w:t>BL_classico_c10</w:t>
            </w:r>
          </w:p>
        </w:tc>
        <w:tc>
          <w:tcPr>
            <w:tcW w:w="0" w:type="auto"/>
          </w:tcPr>
          <w:p w14:paraId="59E2F0A9" w14:textId="77777777" w:rsidR="00303D02" w:rsidRDefault="00303D02" w:rsidP="00303D02">
            <w:pPr>
              <w:pStyle w:val="Compact"/>
            </w:pPr>
            <w:r>
              <w:t>BL</w:t>
            </w:r>
          </w:p>
        </w:tc>
        <w:tc>
          <w:tcPr>
            <w:tcW w:w="0" w:type="auto"/>
          </w:tcPr>
          <w:p w14:paraId="72377582"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4A3EE91" w14:textId="77777777" w:rsidR="00303D02" w:rsidRDefault="00303D02" w:rsidP="00303D02">
            <w:pPr>
              <w:pStyle w:val="Compact"/>
            </w:pPr>
            <w:proofErr w:type="spellStart"/>
            <w:r>
              <w:t>Variância</w:t>
            </w:r>
            <w:proofErr w:type="spellEnd"/>
          </w:p>
        </w:tc>
        <w:tc>
          <w:tcPr>
            <w:tcW w:w="0" w:type="auto"/>
          </w:tcPr>
          <w:p w14:paraId="300411B6" w14:textId="77777777" w:rsidR="00303D02" w:rsidRDefault="00303D02" w:rsidP="00303D02">
            <w:pPr>
              <w:pStyle w:val="Compact"/>
            </w:pPr>
            <w:r>
              <w:t>10%</w:t>
            </w:r>
          </w:p>
        </w:tc>
      </w:tr>
      <w:tr w:rsidR="00303D02" w14:paraId="15649EDB" w14:textId="77777777" w:rsidTr="00303D02">
        <w:trPr>
          <w:jc w:val="center"/>
        </w:trPr>
        <w:tc>
          <w:tcPr>
            <w:tcW w:w="0" w:type="auto"/>
          </w:tcPr>
          <w:p w14:paraId="4BA7F805" w14:textId="77777777" w:rsidR="00303D02" w:rsidRDefault="00303D02" w:rsidP="00303D02">
            <w:pPr>
              <w:pStyle w:val="Compact"/>
            </w:pPr>
            <w:proofErr w:type="spellStart"/>
            <w:r>
              <w:t>BL_downside</w:t>
            </w:r>
            <w:proofErr w:type="spellEnd"/>
          </w:p>
        </w:tc>
        <w:tc>
          <w:tcPr>
            <w:tcW w:w="0" w:type="auto"/>
          </w:tcPr>
          <w:p w14:paraId="05E2A3A6" w14:textId="77777777" w:rsidR="00303D02" w:rsidRDefault="00303D02" w:rsidP="00303D02">
            <w:pPr>
              <w:pStyle w:val="Compact"/>
            </w:pPr>
            <w:r>
              <w:t>BL</w:t>
            </w:r>
          </w:p>
        </w:tc>
        <w:tc>
          <w:tcPr>
            <w:tcW w:w="0" w:type="auto"/>
          </w:tcPr>
          <w:p w14:paraId="62ACC3E3"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18E3B83B" w14:textId="77777777" w:rsidR="00303D02" w:rsidRDefault="00303D02" w:rsidP="00303D02">
            <w:pPr>
              <w:pStyle w:val="Compact"/>
            </w:pPr>
            <w:proofErr w:type="spellStart"/>
            <w:r>
              <w:t>Semicovariância</w:t>
            </w:r>
            <w:proofErr w:type="spellEnd"/>
          </w:p>
        </w:tc>
        <w:tc>
          <w:tcPr>
            <w:tcW w:w="0" w:type="auto"/>
          </w:tcPr>
          <w:p w14:paraId="731F5DF6" w14:textId="77777777" w:rsidR="00303D02" w:rsidRDefault="00303D02" w:rsidP="00303D02">
            <w:pPr>
              <w:pStyle w:val="Compact"/>
            </w:pPr>
            <w:proofErr w:type="spellStart"/>
            <w:r>
              <w:t>Não</w:t>
            </w:r>
            <w:proofErr w:type="spellEnd"/>
          </w:p>
        </w:tc>
      </w:tr>
      <w:tr w:rsidR="00303D02" w14:paraId="667E9C98" w14:textId="77777777" w:rsidTr="00303D02">
        <w:trPr>
          <w:jc w:val="center"/>
        </w:trPr>
        <w:tc>
          <w:tcPr>
            <w:tcW w:w="0" w:type="auto"/>
          </w:tcPr>
          <w:p w14:paraId="502EEE08" w14:textId="77777777" w:rsidR="00303D02" w:rsidRDefault="00303D02" w:rsidP="00303D02">
            <w:pPr>
              <w:pStyle w:val="Compact"/>
            </w:pPr>
            <w:r>
              <w:t>BL_downside_c10</w:t>
            </w:r>
          </w:p>
        </w:tc>
        <w:tc>
          <w:tcPr>
            <w:tcW w:w="0" w:type="auto"/>
          </w:tcPr>
          <w:p w14:paraId="336E84C5" w14:textId="77777777" w:rsidR="00303D02" w:rsidRDefault="00303D02" w:rsidP="00303D02">
            <w:pPr>
              <w:pStyle w:val="Compact"/>
            </w:pPr>
            <w:r>
              <w:t>BL</w:t>
            </w:r>
          </w:p>
        </w:tc>
        <w:tc>
          <w:tcPr>
            <w:tcW w:w="0" w:type="auto"/>
          </w:tcPr>
          <w:p w14:paraId="31E84791"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70E62E3" w14:textId="77777777" w:rsidR="00303D02" w:rsidRDefault="00303D02" w:rsidP="00303D02">
            <w:pPr>
              <w:pStyle w:val="Compact"/>
            </w:pPr>
            <w:proofErr w:type="spellStart"/>
            <w:r>
              <w:t>Semicovariância</w:t>
            </w:r>
            <w:proofErr w:type="spellEnd"/>
          </w:p>
        </w:tc>
        <w:tc>
          <w:tcPr>
            <w:tcW w:w="0" w:type="auto"/>
          </w:tcPr>
          <w:p w14:paraId="3DF476CE" w14:textId="77777777" w:rsidR="00303D02" w:rsidRDefault="00303D02" w:rsidP="00303D02">
            <w:pPr>
              <w:pStyle w:val="Compact"/>
            </w:pPr>
            <w:r>
              <w:t>10%</w:t>
            </w:r>
          </w:p>
        </w:tc>
      </w:tr>
    </w:tbl>
    <w:p w14:paraId="224A524E" w14:textId="77777777" w:rsidR="00303D02" w:rsidRPr="00303D02" w:rsidRDefault="00303D02" w:rsidP="00303D02">
      <w:pPr>
        <w:pStyle w:val="Corpodetexto"/>
        <w:jc w:val="center"/>
        <w:rPr>
          <w:sz w:val="18"/>
        </w:rPr>
      </w:pPr>
      <w:r>
        <w:rPr>
          <w:sz w:val="20"/>
        </w:rPr>
        <w:t>Fonte: elaboração própria.</w:t>
      </w:r>
    </w:p>
    <w:p w14:paraId="18444112" w14:textId="77777777" w:rsidR="00303D02" w:rsidRDefault="00303D02" w:rsidP="00303D02">
      <w:pPr>
        <w:pStyle w:val="Corpodetexto"/>
        <w:rPr>
          <w:lang w:val="pt-BR"/>
        </w:rPr>
      </w:pPr>
    </w:p>
    <w:bookmarkEnd w:id="128"/>
    <w:p w14:paraId="272EB431"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r>
      <w:r>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27E49B58" w14:textId="0111E945" w:rsidR="00780A74" w:rsidRPr="00853490" w:rsidRDefault="00D75844" w:rsidP="00853490">
      <w:pPr>
        <w:pStyle w:val="Corpodetexto"/>
        <w:tabs>
          <w:tab w:val="left" w:pos="993"/>
        </w:tabs>
        <w:spacing w:line="360" w:lineRule="auto"/>
        <w:ind w:firstLine="851"/>
        <w:jc w:val="both"/>
      </w:pPr>
      <w:r>
        <w:br w:type="page"/>
      </w:r>
    </w:p>
    <w:p w14:paraId="47B42402" w14:textId="3F2522D1" w:rsidR="00853490" w:rsidRPr="00853490" w:rsidRDefault="00853490" w:rsidP="00853490">
      <w:pPr>
        <w:pStyle w:val="Ttulo1"/>
        <w:numPr>
          <w:ilvl w:val="0"/>
          <w:numId w:val="1"/>
        </w:numPr>
        <w:tabs>
          <w:tab w:val="left" w:pos="480"/>
        </w:tabs>
        <w:spacing w:line="360" w:lineRule="auto"/>
        <w:jc w:val="both"/>
        <w:rPr>
          <w:b w:val="0"/>
        </w:rPr>
      </w:pPr>
      <w:bookmarkStart w:id="129" w:name="_Toc231448197"/>
      <w:r>
        <w:lastRenderedPageBreak/>
        <w:t>CAPÍTULO 4 — RESULTADOS E DISCUSSÃO</w:t>
      </w:r>
      <w:bookmarkEnd w:id="129"/>
      <w:r>
        <w:t xml:space="preserve"> </w:t>
      </w:r>
    </w:p>
    <w:p w14:paraId="08284987" w14:textId="77777777" w:rsidR="00043795" w:rsidRDefault="00043795" w:rsidP="00043795">
      <w:pPr>
        <w:rPr>
          <w:sz w:val="24"/>
        </w:rPr>
      </w:pPr>
    </w:p>
    <w:p w14:paraId="0C996942" w14:textId="77777777" w:rsidR="00043795" w:rsidRDefault="00043795" w:rsidP="00043795">
      <w:pPr>
        <w:rPr>
          <w:sz w:val="24"/>
          <w:szCs w:val="24"/>
        </w:rPr>
      </w:pPr>
    </w:p>
    <w:p w14:paraId="7467B8B4" w14:textId="77777777" w:rsidR="00780A74" w:rsidRPr="00114688" w:rsidRDefault="00043795" w:rsidP="00853490">
      <w:pPr>
        <w:pStyle w:val="Ttulo2"/>
        <w:numPr>
          <w:ilvl w:val="1"/>
          <w:numId w:val="1"/>
        </w:numPr>
        <w:jc w:val="left"/>
        <w:rPr>
          <w:sz w:val="22"/>
          <w:szCs w:val="24"/>
        </w:rPr>
      </w:pPr>
      <w:bookmarkStart w:id="130" w:name="_Toc231448198"/>
      <w:r>
        <w:rPr>
          <w:sz w:val="24"/>
        </w:rPr>
        <w:t>Estatísticas Descritivas e Diagnóstico Econométrico</w:t>
      </w:r>
      <w:bookmarkEnd w:id="130"/>
    </w:p>
    <w:p w14:paraId="4A25C647" w14:textId="77777777" w:rsidR="00043795" w:rsidRPr="000815A7" w:rsidRDefault="00043795" w:rsidP="00043795">
      <w:pPr>
        <w:rPr>
          <w:bCs/>
          <w:sz w:val="24"/>
          <w:szCs w:val="24"/>
        </w:rPr>
      </w:pPr>
    </w:p>
    <w:p w14:paraId="2634796C" w14:textId="77777777" w:rsidR="00043795" w:rsidRPr="00D75844" w:rsidRDefault="00043795" w:rsidP="00853490">
      <w:pPr>
        <w:pStyle w:val="Ttulo3"/>
        <w:numPr>
          <w:ilvl w:val="2"/>
          <w:numId w:val="1"/>
        </w:numPr>
        <w:ind w:left="0" w:firstLine="0"/>
        <w:rPr>
          <w:b w:val="0"/>
          <w:sz w:val="22"/>
        </w:rPr>
      </w:pPr>
      <w:bookmarkStart w:id="131" w:name="_Toc231448199"/>
      <w:r>
        <w:rPr>
          <w:b w:val="0"/>
        </w:rPr>
        <w:t xml:space="preserve">Modelo </w:t>
      </w:r>
      <w:proofErr w:type="spellStart"/>
      <w:r>
        <w:rPr>
          <w:b w:val="0"/>
        </w:rPr>
        <w:t>Black-Litterman</w:t>
      </w:r>
      <w:proofErr w:type="spellEnd"/>
      <w:r>
        <w:rPr>
          <w:b w:val="0"/>
        </w:rPr>
        <w:t xml:space="preserve"> com Visões LSTM</w:t>
      </w:r>
      <w:bookmarkEnd w:id="131"/>
    </w:p>
    <w:p w14:paraId="4622DFBA" w14:textId="77777777" w:rsidR="00043795" w:rsidRPr="000815A7" w:rsidRDefault="00043795" w:rsidP="00043795"/>
    <w:p w14:paraId="42EDC4F4" w14:textId="77777777" w:rsidR="00780A74" w:rsidRPr="00780A74" w:rsidRDefault="00780A74" w:rsidP="00043795">
      <w:pPr>
        <w:rPr>
          <w:sz w:val="24"/>
          <w:szCs w:val="24"/>
        </w:rPr>
      </w:pPr>
    </w:p>
    <w:p w14:paraId="36A98B13" w14:textId="2EE0E701" w:rsidR="00FB05AC" w:rsidRDefault="00043795" w:rsidP="00043795">
      <w:pPr>
        <w:spacing w:line="360" w:lineRule="auto"/>
        <w:ind w:firstLine="851"/>
        <w:jc w:val="both"/>
      </w:pPr>
      <w:r>
        <w:t xml:space="preserve">A amostra final é composta por </w:t>
      </w:r>
      <w:r>
        <w:rPr>
          <w:rStyle w:val="Forte"/>
        </w:rPr>
        <w:t>118 ativos</w:t>
      </w:r>
      <w:r>
        <w:t xml:space="preserve"> da B3 com presença mínima de 95% dos pregões entre janeiro de 2010 e dezembro de 2025, resultando em 3.967 observações diárias válidas por ativo. A distribuição setorial está apresentada na Tabela 4.1.</w:t>
      </w:r>
    </w:p>
    <w:p w14:paraId="214927DA" w14:textId="77777777" w:rsidR="00043795" w:rsidRDefault="00043795" w:rsidP="00114688">
      <w:pPr>
        <w:spacing w:line="360" w:lineRule="auto"/>
        <w:jc w:val="both"/>
      </w:pPr>
    </w:p>
    <w:p w14:paraId="0E8AA8C5" w14:textId="3FA4295C" w:rsidR="00043795" w:rsidRPr="00043795" w:rsidRDefault="00043795" w:rsidP="00043795">
      <w:pPr>
        <w:pStyle w:val="Legenda"/>
        <w:keepNext/>
        <w:jc w:val="center"/>
        <w:rPr>
          <w:i w:val="0"/>
          <w:color w:val="auto"/>
          <w:sz w:val="22"/>
        </w:rPr>
      </w:pPr>
      <w:bookmarkStart w:id="132" w:name="_Toc231447943"/>
      <w:r>
        <w:rPr>
          <w:i w:val="0"/>
          <w:color w:val="auto"/>
          <w:sz w:val="22"/>
        </w:rPr>
        <w:t xml:space="preserve">Tabela </w:t>
      </w:r>
      <w:r>
        <w:rPr>
          <w:i w:val="0"/>
          <w:color w:val="auto"/>
          <w:sz w:val="22"/>
        </w:rPr>
        <w:fldChar w:fldCharType="begin"/>
      </w:r>
      <w:r>
        <w:rPr>
          <w:i w:val="0"/>
          <w:color w:val="auto"/>
          <w:sz w:val="22"/>
        </w:rPr>
        <w:instrText xml:space="preserve"> SEQ Tabela \* ARABIC </w:instrText>
      </w:r>
      <w:r>
        <w:rPr>
          <w:i w:val="0"/>
          <w:color w:val="auto"/>
          <w:sz w:val="22"/>
        </w:rPr>
        <w:fldChar w:fldCharType="separate"/>
      </w:r>
      <w:r>
        <w:rPr>
          <w:i w:val="0"/>
          <w:noProof/>
          <w:color w:val="auto"/>
          <w:sz w:val="22"/>
        </w:rPr>
        <w:t>4</w:t>
      </w:r>
      <w:r>
        <w:rPr>
          <w:i w:val="0"/>
          <w:color w:val="auto"/>
          <w:sz w:val="22"/>
        </w:rPr>
        <w:fldChar w:fldCharType="end"/>
      </w:r>
      <w:r>
        <w:rPr>
          <w:i w:val="0"/>
          <w:color w:val="auto"/>
          <w:sz w:val="22"/>
        </w:rPr>
        <w:t xml:space="preserve"> - Distribuição Setorial da Amostra</w:t>
      </w:r>
      <w:bookmarkEnd w:id="132"/>
    </w:p>
    <w:tbl>
      <w:tblPr>
        <w:tblStyle w:val="Tabelacomgrade"/>
        <w:tblW w:w="7590" w:type="dxa"/>
        <w:tblLook w:val="04A0" w:firstRow="1" w:lastRow="0" w:firstColumn="1" w:lastColumn="0" w:noHBand="0" w:noVBand="1"/>
      </w:tblPr>
      <w:tblGrid>
        <w:gridCol w:w="4390"/>
        <w:gridCol w:w="1600"/>
        <w:gridCol w:w="1600"/>
      </w:tblGrid>
      <w:tr w:rsidR="001E4C51" w14:paraId="31F9932F" w14:textId="77777777" w:rsidTr="00E32C36">
        <w:tc>
          <w:tcPr>
            <w:tcW w:w="4390" w:type="dxa"/>
          </w:tcPr>
          <w:p w14:paraId="30C9D6F3" w14:textId="77777777" w:rsidR="001E4C51" w:rsidRPr="00E32C36" w:rsidRDefault="001E4C51" w:rsidP="00E32C36">
            <w:pPr>
              <w:jc w:val="center"/>
            </w:pPr>
            <w:r>
              <w:rPr>
                <w:b/>
                <w:bCs/>
              </w:rPr>
              <w:t>Setor econômico (B3)</w:t>
            </w:r>
          </w:p>
        </w:tc>
        <w:tc>
          <w:tcPr>
            <w:tcW w:w="1600" w:type="dxa"/>
          </w:tcPr>
          <w:p w14:paraId="4A47EE69" w14:textId="77777777" w:rsidR="001E4C51" w:rsidRPr="00E32C36" w:rsidRDefault="001E4C51" w:rsidP="00E32C36">
            <w:pPr>
              <w:jc w:val="center"/>
            </w:pPr>
            <w:r>
              <w:rPr>
                <w:b/>
                <w:bCs/>
              </w:rPr>
              <w:t>Nº de ativos</w:t>
            </w:r>
          </w:p>
        </w:tc>
        <w:tc>
          <w:tcPr>
            <w:tcW w:w="1600" w:type="dxa"/>
          </w:tcPr>
          <w:p w14:paraId="44920C95" w14:textId="77777777" w:rsidR="001E4C51" w:rsidRPr="00E32C36" w:rsidRDefault="001E4C51" w:rsidP="00E32C36">
            <w:pPr>
              <w:jc w:val="center"/>
            </w:pPr>
            <w:r>
              <w:rPr>
                <w:b/>
                <w:bCs/>
              </w:rPr>
              <w:t>% do universo</w:t>
            </w:r>
          </w:p>
        </w:tc>
      </w:tr>
      <w:tr w:rsidR="001E4C51" w14:paraId="7DD8348D" w14:textId="77777777" w:rsidTr="00E32C36">
        <w:tc>
          <w:tcPr>
            <w:tcW w:w="4390" w:type="dxa"/>
          </w:tcPr>
          <w:p w14:paraId="4E9050DC" w14:textId="77777777" w:rsidR="001E4C51" w:rsidRDefault="001E4C51" w:rsidP="00EC3D61">
            <w:r>
              <w:rPr>
                <w:sz w:val="18"/>
                <w:szCs w:val="18"/>
              </w:rPr>
              <w:t>Consumo Cíclico</w:t>
            </w:r>
          </w:p>
        </w:tc>
        <w:tc>
          <w:tcPr>
            <w:tcW w:w="1600" w:type="dxa"/>
          </w:tcPr>
          <w:p w14:paraId="117AD926" w14:textId="77777777" w:rsidR="001E4C51" w:rsidRDefault="001E4C51" w:rsidP="00EC3D61">
            <w:pPr>
              <w:jc w:val="center"/>
            </w:pPr>
            <w:r>
              <w:rPr>
                <w:sz w:val="18"/>
                <w:szCs w:val="18"/>
              </w:rPr>
              <w:t>27</w:t>
            </w:r>
          </w:p>
        </w:tc>
        <w:tc>
          <w:tcPr>
            <w:tcW w:w="1600" w:type="dxa"/>
          </w:tcPr>
          <w:p w14:paraId="30E93663" w14:textId="77777777" w:rsidR="001E4C51" w:rsidRDefault="001E4C51" w:rsidP="00EC3D61">
            <w:pPr>
              <w:jc w:val="center"/>
            </w:pPr>
            <w:r>
              <w:rPr>
                <w:sz w:val="18"/>
                <w:szCs w:val="18"/>
              </w:rPr>
              <w:t>22,9%</w:t>
            </w:r>
          </w:p>
        </w:tc>
      </w:tr>
      <w:tr w:rsidR="001E4C51" w14:paraId="0A849C6C" w14:textId="77777777" w:rsidTr="00E32C36">
        <w:tc>
          <w:tcPr>
            <w:tcW w:w="4390" w:type="dxa"/>
          </w:tcPr>
          <w:p w14:paraId="6A64F517" w14:textId="77777777" w:rsidR="001E4C51" w:rsidRDefault="001E4C51" w:rsidP="00EC3D61">
            <w:r>
              <w:rPr>
                <w:sz w:val="18"/>
                <w:szCs w:val="18"/>
              </w:rPr>
              <w:t>Materiais Básicos</w:t>
            </w:r>
          </w:p>
        </w:tc>
        <w:tc>
          <w:tcPr>
            <w:tcW w:w="1600" w:type="dxa"/>
          </w:tcPr>
          <w:p w14:paraId="3E1B548A" w14:textId="77777777" w:rsidR="001E4C51" w:rsidRDefault="001E4C51" w:rsidP="00EC3D61">
            <w:pPr>
              <w:jc w:val="center"/>
            </w:pPr>
            <w:r>
              <w:rPr>
                <w:sz w:val="18"/>
                <w:szCs w:val="18"/>
              </w:rPr>
              <w:t>18</w:t>
            </w:r>
          </w:p>
        </w:tc>
        <w:tc>
          <w:tcPr>
            <w:tcW w:w="1600" w:type="dxa"/>
          </w:tcPr>
          <w:p w14:paraId="3986FC2A" w14:textId="77777777" w:rsidR="001E4C51" w:rsidRDefault="001E4C51" w:rsidP="00EC3D61">
            <w:pPr>
              <w:jc w:val="center"/>
            </w:pPr>
            <w:r>
              <w:rPr>
                <w:sz w:val="18"/>
                <w:szCs w:val="18"/>
              </w:rPr>
              <w:t>15,3%</w:t>
            </w:r>
          </w:p>
        </w:tc>
      </w:tr>
      <w:tr w:rsidR="001E4C51" w14:paraId="7C21C143" w14:textId="77777777" w:rsidTr="00E32C36">
        <w:tc>
          <w:tcPr>
            <w:tcW w:w="4390" w:type="dxa"/>
          </w:tcPr>
          <w:p w14:paraId="1C718173" w14:textId="77777777" w:rsidR="001E4C51" w:rsidRDefault="001E4C51" w:rsidP="00EC3D61">
            <w:r>
              <w:rPr>
                <w:sz w:val="18"/>
                <w:szCs w:val="18"/>
              </w:rPr>
              <w:t>Utilidade Pública</w:t>
            </w:r>
          </w:p>
        </w:tc>
        <w:tc>
          <w:tcPr>
            <w:tcW w:w="1600" w:type="dxa"/>
          </w:tcPr>
          <w:p w14:paraId="497FE4AE" w14:textId="77777777" w:rsidR="001E4C51" w:rsidRDefault="001E4C51" w:rsidP="00EC3D61">
            <w:pPr>
              <w:jc w:val="center"/>
            </w:pPr>
            <w:r>
              <w:rPr>
                <w:sz w:val="18"/>
                <w:szCs w:val="18"/>
              </w:rPr>
              <w:t>17</w:t>
            </w:r>
          </w:p>
        </w:tc>
        <w:tc>
          <w:tcPr>
            <w:tcW w:w="1600" w:type="dxa"/>
          </w:tcPr>
          <w:p w14:paraId="4A74C120" w14:textId="77777777" w:rsidR="001E4C51" w:rsidRDefault="001E4C51" w:rsidP="00EC3D61">
            <w:pPr>
              <w:jc w:val="center"/>
            </w:pPr>
            <w:r>
              <w:rPr>
                <w:sz w:val="18"/>
                <w:szCs w:val="18"/>
              </w:rPr>
              <w:t>14,4%</w:t>
            </w:r>
          </w:p>
        </w:tc>
      </w:tr>
      <w:tr w:rsidR="001E4C51" w14:paraId="320150BB" w14:textId="77777777" w:rsidTr="00E32C36">
        <w:tc>
          <w:tcPr>
            <w:tcW w:w="4390" w:type="dxa"/>
          </w:tcPr>
          <w:p w14:paraId="360022F9" w14:textId="77777777" w:rsidR="001E4C51" w:rsidRDefault="001E4C51" w:rsidP="00EC3D61">
            <w:r>
              <w:rPr>
                <w:sz w:val="18"/>
                <w:szCs w:val="18"/>
              </w:rPr>
              <w:t>Financeiro</w:t>
            </w:r>
          </w:p>
        </w:tc>
        <w:tc>
          <w:tcPr>
            <w:tcW w:w="1600" w:type="dxa"/>
          </w:tcPr>
          <w:p w14:paraId="3E4A7935" w14:textId="77777777" w:rsidR="001E4C51" w:rsidRDefault="001E4C51" w:rsidP="00EC3D61">
            <w:pPr>
              <w:jc w:val="center"/>
            </w:pPr>
            <w:r>
              <w:rPr>
                <w:sz w:val="18"/>
                <w:szCs w:val="18"/>
              </w:rPr>
              <w:t>14</w:t>
            </w:r>
          </w:p>
        </w:tc>
        <w:tc>
          <w:tcPr>
            <w:tcW w:w="1600" w:type="dxa"/>
          </w:tcPr>
          <w:p w14:paraId="4A18BC6C" w14:textId="77777777" w:rsidR="001E4C51" w:rsidRDefault="001E4C51" w:rsidP="00EC3D61">
            <w:pPr>
              <w:jc w:val="center"/>
            </w:pPr>
            <w:r>
              <w:rPr>
                <w:sz w:val="18"/>
                <w:szCs w:val="18"/>
              </w:rPr>
              <w:t>11,9%</w:t>
            </w:r>
          </w:p>
        </w:tc>
      </w:tr>
      <w:tr w:rsidR="001E4C51" w14:paraId="70177CC0" w14:textId="77777777" w:rsidTr="00E32C36">
        <w:tc>
          <w:tcPr>
            <w:tcW w:w="4390" w:type="dxa"/>
          </w:tcPr>
          <w:p w14:paraId="7782D312" w14:textId="77777777" w:rsidR="001E4C51" w:rsidRDefault="001E4C51" w:rsidP="00EC3D61">
            <w:r>
              <w:rPr>
                <w:sz w:val="18"/>
                <w:szCs w:val="18"/>
              </w:rPr>
              <w:t>Bens Industriais</w:t>
            </w:r>
          </w:p>
        </w:tc>
        <w:tc>
          <w:tcPr>
            <w:tcW w:w="1600" w:type="dxa"/>
          </w:tcPr>
          <w:p w14:paraId="70E86221" w14:textId="77777777" w:rsidR="001E4C51" w:rsidRDefault="001E4C51" w:rsidP="00EC3D61">
            <w:pPr>
              <w:jc w:val="center"/>
            </w:pPr>
            <w:r>
              <w:rPr>
                <w:sz w:val="18"/>
                <w:szCs w:val="18"/>
              </w:rPr>
              <w:t>11</w:t>
            </w:r>
          </w:p>
        </w:tc>
        <w:tc>
          <w:tcPr>
            <w:tcW w:w="1600" w:type="dxa"/>
          </w:tcPr>
          <w:p w14:paraId="1E09914A" w14:textId="77777777" w:rsidR="001E4C51" w:rsidRDefault="001E4C51" w:rsidP="00EC3D61">
            <w:pPr>
              <w:jc w:val="center"/>
            </w:pPr>
            <w:r>
              <w:rPr>
                <w:sz w:val="18"/>
                <w:szCs w:val="18"/>
              </w:rPr>
              <w:t>9,3%</w:t>
            </w:r>
          </w:p>
        </w:tc>
      </w:tr>
      <w:tr w:rsidR="001E4C51" w14:paraId="07CC2B29" w14:textId="77777777" w:rsidTr="00E32C36">
        <w:tc>
          <w:tcPr>
            <w:tcW w:w="4390" w:type="dxa"/>
          </w:tcPr>
          <w:p w14:paraId="5019CCC8" w14:textId="77777777" w:rsidR="001E4C51" w:rsidRDefault="001E4C51" w:rsidP="00EC3D61">
            <w:r>
              <w:rPr>
                <w:sz w:val="18"/>
                <w:szCs w:val="18"/>
              </w:rPr>
              <w:t>Consumo Não Cíclico</w:t>
            </w:r>
          </w:p>
        </w:tc>
        <w:tc>
          <w:tcPr>
            <w:tcW w:w="1600" w:type="dxa"/>
          </w:tcPr>
          <w:p w14:paraId="08D1F864" w14:textId="77777777" w:rsidR="001E4C51" w:rsidRDefault="001E4C51" w:rsidP="00EC3D61">
            <w:pPr>
              <w:jc w:val="center"/>
            </w:pPr>
            <w:r>
              <w:rPr>
                <w:sz w:val="18"/>
                <w:szCs w:val="18"/>
              </w:rPr>
              <w:t>10</w:t>
            </w:r>
          </w:p>
        </w:tc>
        <w:tc>
          <w:tcPr>
            <w:tcW w:w="1600" w:type="dxa"/>
          </w:tcPr>
          <w:p w14:paraId="7A32BEBC" w14:textId="77777777" w:rsidR="001E4C51" w:rsidRDefault="001E4C51" w:rsidP="00EC3D61">
            <w:pPr>
              <w:jc w:val="center"/>
            </w:pPr>
            <w:r>
              <w:rPr>
                <w:sz w:val="18"/>
                <w:szCs w:val="18"/>
              </w:rPr>
              <w:t>8,5%</w:t>
            </w:r>
          </w:p>
        </w:tc>
      </w:tr>
      <w:tr w:rsidR="001E4C51" w14:paraId="3014E73E" w14:textId="77777777" w:rsidTr="00E32C36">
        <w:tc>
          <w:tcPr>
            <w:tcW w:w="4390" w:type="dxa"/>
          </w:tcPr>
          <w:p w14:paraId="3EA076EC" w14:textId="77777777" w:rsidR="001E4C51" w:rsidRDefault="001E4C51" w:rsidP="00EC3D61">
            <w:r>
              <w:rPr>
                <w:sz w:val="18"/>
                <w:szCs w:val="18"/>
              </w:rPr>
              <w:t>Comunicações</w:t>
            </w:r>
          </w:p>
        </w:tc>
        <w:tc>
          <w:tcPr>
            <w:tcW w:w="1600" w:type="dxa"/>
          </w:tcPr>
          <w:p w14:paraId="2CFF09F6" w14:textId="77777777" w:rsidR="001E4C51" w:rsidRDefault="001E4C51" w:rsidP="00EC3D61">
            <w:pPr>
              <w:jc w:val="center"/>
            </w:pPr>
            <w:r>
              <w:rPr>
                <w:sz w:val="18"/>
                <w:szCs w:val="18"/>
              </w:rPr>
              <w:t>7</w:t>
            </w:r>
          </w:p>
        </w:tc>
        <w:tc>
          <w:tcPr>
            <w:tcW w:w="1600" w:type="dxa"/>
          </w:tcPr>
          <w:p w14:paraId="4F2DEE1E" w14:textId="77777777" w:rsidR="001E4C51" w:rsidRDefault="001E4C51" w:rsidP="00EC3D61">
            <w:pPr>
              <w:jc w:val="center"/>
            </w:pPr>
            <w:r>
              <w:rPr>
                <w:sz w:val="18"/>
                <w:szCs w:val="18"/>
              </w:rPr>
              <w:t>5,9%</w:t>
            </w:r>
          </w:p>
        </w:tc>
      </w:tr>
      <w:tr w:rsidR="001E4C51" w14:paraId="26123BA9" w14:textId="77777777" w:rsidTr="00E32C36">
        <w:tc>
          <w:tcPr>
            <w:tcW w:w="4390" w:type="dxa"/>
          </w:tcPr>
          <w:p w14:paraId="2CF7F00B" w14:textId="77777777" w:rsidR="001E4C51" w:rsidRDefault="001E4C51" w:rsidP="00EC3D61">
            <w:r>
              <w:rPr>
                <w:sz w:val="18"/>
                <w:szCs w:val="18"/>
              </w:rPr>
              <w:t>Petróleo, Gás e Biocombustíveis</w:t>
            </w:r>
          </w:p>
        </w:tc>
        <w:tc>
          <w:tcPr>
            <w:tcW w:w="1600" w:type="dxa"/>
          </w:tcPr>
          <w:p w14:paraId="3EC0AA84" w14:textId="77777777" w:rsidR="001E4C51" w:rsidRDefault="001E4C51" w:rsidP="00EC3D61">
            <w:pPr>
              <w:jc w:val="center"/>
            </w:pPr>
            <w:r>
              <w:rPr>
                <w:sz w:val="18"/>
                <w:szCs w:val="18"/>
              </w:rPr>
              <w:t>5</w:t>
            </w:r>
          </w:p>
        </w:tc>
        <w:tc>
          <w:tcPr>
            <w:tcW w:w="1600" w:type="dxa"/>
          </w:tcPr>
          <w:p w14:paraId="005A5F9A" w14:textId="77777777" w:rsidR="001E4C51" w:rsidRDefault="001E4C51" w:rsidP="00EC3D61">
            <w:pPr>
              <w:jc w:val="center"/>
            </w:pPr>
            <w:r>
              <w:rPr>
                <w:sz w:val="18"/>
                <w:szCs w:val="18"/>
              </w:rPr>
              <w:t>4,2%</w:t>
            </w:r>
          </w:p>
        </w:tc>
      </w:tr>
      <w:tr w:rsidR="001E4C51" w14:paraId="4FBE342F" w14:textId="77777777" w:rsidTr="00E32C36">
        <w:tc>
          <w:tcPr>
            <w:tcW w:w="4390" w:type="dxa"/>
          </w:tcPr>
          <w:p w14:paraId="24879C63" w14:textId="77777777" w:rsidR="001E4C51" w:rsidRDefault="001E4C51" w:rsidP="00EC3D61">
            <w:r>
              <w:rPr>
                <w:sz w:val="18"/>
                <w:szCs w:val="18"/>
              </w:rPr>
              <w:t>Saúde</w:t>
            </w:r>
          </w:p>
        </w:tc>
        <w:tc>
          <w:tcPr>
            <w:tcW w:w="1600" w:type="dxa"/>
          </w:tcPr>
          <w:p w14:paraId="0187499A" w14:textId="77777777" w:rsidR="001E4C51" w:rsidRDefault="001E4C51" w:rsidP="00EC3D61">
            <w:pPr>
              <w:jc w:val="center"/>
            </w:pPr>
            <w:r>
              <w:rPr>
                <w:sz w:val="18"/>
                <w:szCs w:val="18"/>
              </w:rPr>
              <w:t>5</w:t>
            </w:r>
          </w:p>
        </w:tc>
        <w:tc>
          <w:tcPr>
            <w:tcW w:w="1600" w:type="dxa"/>
          </w:tcPr>
          <w:p w14:paraId="3E1F3EEF" w14:textId="77777777" w:rsidR="001E4C51" w:rsidRDefault="001E4C51" w:rsidP="00EC3D61">
            <w:pPr>
              <w:jc w:val="center"/>
            </w:pPr>
            <w:r>
              <w:rPr>
                <w:sz w:val="18"/>
                <w:szCs w:val="18"/>
              </w:rPr>
              <w:t>4,2%</w:t>
            </w:r>
          </w:p>
        </w:tc>
      </w:tr>
      <w:tr w:rsidR="001E4C51" w14:paraId="4A91E8DA" w14:textId="77777777" w:rsidTr="00E32C36">
        <w:tc>
          <w:tcPr>
            <w:tcW w:w="4390" w:type="dxa"/>
          </w:tcPr>
          <w:p w14:paraId="4EE4E0D1" w14:textId="77777777" w:rsidR="001E4C51" w:rsidRDefault="001E4C51" w:rsidP="00EC3D61">
            <w:r>
              <w:rPr>
                <w:sz w:val="18"/>
                <w:szCs w:val="18"/>
              </w:rPr>
              <w:t>Tecnologia da Informação</w:t>
            </w:r>
          </w:p>
        </w:tc>
        <w:tc>
          <w:tcPr>
            <w:tcW w:w="1600" w:type="dxa"/>
          </w:tcPr>
          <w:p w14:paraId="3D91816D" w14:textId="77777777" w:rsidR="001E4C51" w:rsidRDefault="001E4C51" w:rsidP="00EC3D61">
            <w:pPr>
              <w:jc w:val="center"/>
            </w:pPr>
            <w:r>
              <w:rPr>
                <w:sz w:val="18"/>
                <w:szCs w:val="18"/>
              </w:rPr>
              <w:t>4</w:t>
            </w:r>
          </w:p>
        </w:tc>
        <w:tc>
          <w:tcPr>
            <w:tcW w:w="1600" w:type="dxa"/>
          </w:tcPr>
          <w:p w14:paraId="121F01BA" w14:textId="77777777" w:rsidR="001E4C51" w:rsidRDefault="001E4C51" w:rsidP="00EC3D61">
            <w:pPr>
              <w:jc w:val="center"/>
            </w:pPr>
            <w:r>
              <w:rPr>
                <w:sz w:val="18"/>
                <w:szCs w:val="18"/>
              </w:rPr>
              <w:t>3,4%</w:t>
            </w:r>
          </w:p>
        </w:tc>
      </w:tr>
      <w:tr w:rsidR="001E4C51" w14:paraId="643D5912" w14:textId="77777777" w:rsidTr="00E32C36">
        <w:tc>
          <w:tcPr>
            <w:tcW w:w="4390" w:type="dxa"/>
          </w:tcPr>
          <w:p w14:paraId="5A9EDA72" w14:textId="77777777" w:rsidR="001E4C51" w:rsidRDefault="001E4C51" w:rsidP="00EC3D61">
            <w:r>
              <w:rPr>
                <w:b/>
                <w:bCs/>
                <w:sz w:val="18"/>
                <w:szCs w:val="18"/>
              </w:rPr>
              <w:t>Total</w:t>
            </w:r>
          </w:p>
        </w:tc>
        <w:tc>
          <w:tcPr>
            <w:tcW w:w="1600" w:type="dxa"/>
          </w:tcPr>
          <w:p w14:paraId="1B2F2CCB" w14:textId="77777777" w:rsidR="001E4C51" w:rsidRDefault="001E4C51" w:rsidP="00EC3D61">
            <w:pPr>
              <w:jc w:val="center"/>
            </w:pPr>
            <w:r>
              <w:rPr>
                <w:b/>
                <w:bCs/>
                <w:sz w:val="18"/>
                <w:szCs w:val="18"/>
              </w:rPr>
              <w:t>118</w:t>
            </w:r>
          </w:p>
        </w:tc>
        <w:tc>
          <w:tcPr>
            <w:tcW w:w="1600" w:type="dxa"/>
          </w:tcPr>
          <w:p w14:paraId="7BD6385E" w14:textId="77777777" w:rsidR="001E4C51" w:rsidRDefault="001E4C51" w:rsidP="00EC3D61">
            <w:pPr>
              <w:jc w:val="center"/>
            </w:pPr>
            <w:r>
              <w:rPr>
                <w:b/>
                <w:bCs/>
                <w:sz w:val="18"/>
                <w:szCs w:val="18"/>
              </w:rPr>
              <w:t>100,0%</w:t>
            </w:r>
          </w:p>
        </w:tc>
      </w:tr>
    </w:tbl>
    <w:p w14:paraId="3767AD57" w14:textId="77777777" w:rsidR="00043795" w:rsidRDefault="00043795" w:rsidP="00043795">
      <w:pPr>
        <w:spacing w:line="360" w:lineRule="auto"/>
        <w:ind w:firstLine="851"/>
        <w:jc w:val="both"/>
      </w:pPr>
      <w:r>
        <w:t xml:space="preserve">Fonte: elaboração própria com base nos dados da </w:t>
      </w:r>
      <w:proofErr w:type="spellStart"/>
      <w:r>
        <w:t>Economática</w:t>
      </w:r>
      <w:proofErr w:type="spellEnd"/>
      <w:r>
        <w:t xml:space="preserve"> (2026).</w:t>
      </w:r>
    </w:p>
    <w:p w14:paraId="1F71C643" w14:textId="77777777" w:rsidR="00114688" w:rsidRPr="000815A7" w:rsidRDefault="00114688" w:rsidP="00114688">
      <w:pPr>
        <w:rPr>
          <w:bCs/>
          <w:sz w:val="24"/>
          <w:szCs w:val="24"/>
        </w:rPr>
      </w:pPr>
    </w:p>
    <w:p w14:paraId="6ACFC224" w14:textId="77777777" w:rsidR="00114688" w:rsidRPr="00D75844" w:rsidRDefault="00114688" w:rsidP="00853490">
      <w:pPr>
        <w:pStyle w:val="Ttulo3"/>
        <w:numPr>
          <w:ilvl w:val="2"/>
          <w:numId w:val="1"/>
        </w:numPr>
        <w:ind w:left="0" w:firstLine="0"/>
        <w:rPr>
          <w:b w:val="0"/>
          <w:sz w:val="22"/>
        </w:rPr>
      </w:pPr>
      <w:bookmarkStart w:id="133" w:name="_Toc231448200"/>
      <w:r>
        <w:t>Distribuição dos Retornos — Evidência de Não-Normalidade</w:t>
      </w:r>
      <w:bookmarkEnd w:id="133"/>
    </w:p>
    <w:p w14:paraId="3F57DC0F" w14:textId="77777777" w:rsidR="00114688" w:rsidRPr="00114688" w:rsidRDefault="00114688" w:rsidP="00114688">
      <w:pPr>
        <w:rPr>
          <w:b/>
          <w:sz w:val="24"/>
        </w:rPr>
      </w:pPr>
    </w:p>
    <w:p w14:paraId="28A20464" w14:textId="6A7A6302" w:rsidR="00114688" w:rsidRPr="00114688" w:rsidRDefault="00114688" w:rsidP="00114688">
      <w:pPr>
        <w:pStyle w:val="Legenda"/>
        <w:keepNext/>
        <w:jc w:val="center"/>
        <w:rPr>
          <w:rFonts w:ascii="Times New Roman" w:hAnsi="Times New Roman" w:cs="Times New Roman"/>
          <w:i w:val="0"/>
          <w:color w:val="auto"/>
          <w:sz w:val="22"/>
        </w:rPr>
      </w:pPr>
      <w:bookmarkStart w:id="134" w:name="_Toc231447944"/>
      <w:r>
        <w:rPr>
          <w:rFonts w:ascii="Times New Roman" w:hAnsi="Times New Roman" w:cs="Times New Roman"/>
          <w:i w:val="0"/>
          <w:color w:val="auto"/>
          <w:sz w:val="22"/>
        </w:rPr>
        <w:t xml:space="preserve">Tabela </w:t>
      </w:r>
      <w:r>
        <w:rPr>
          <w:rFonts w:ascii="Times New Roman" w:hAnsi="Times New Roman" w:cs="Times New Roman"/>
          <w:i w:val="0"/>
          <w:color w:val="auto"/>
          <w:sz w:val="22"/>
        </w:rPr>
        <w:fldChar w:fldCharType="begin"/>
      </w:r>
      <w:r>
        <w:rPr>
          <w:rFonts w:ascii="Times New Roman" w:hAnsi="Times New Roman" w:cs="Times New Roman"/>
          <w:i w:val="0"/>
          <w:color w:val="auto"/>
          <w:sz w:val="22"/>
        </w:rPr>
        <w:instrText xml:space="preserve"> SEQ Tabela \* ARABIC </w:instrText>
      </w:r>
      <w:r>
        <w:rPr>
          <w:rFonts w:ascii="Times New Roman" w:hAnsi="Times New Roman" w:cs="Times New Roman"/>
          <w:i w:val="0"/>
          <w:color w:val="auto"/>
          <w:sz w:val="22"/>
        </w:rPr>
        <w:fldChar w:fldCharType="separate"/>
      </w:r>
      <w:r>
        <w:rPr>
          <w:rFonts w:ascii="Times New Roman" w:hAnsi="Times New Roman" w:cs="Times New Roman"/>
          <w:i w:val="0"/>
          <w:noProof/>
          <w:color w:val="auto"/>
          <w:sz w:val="22"/>
        </w:rPr>
        <w:t>5</w:t>
      </w:r>
      <w:r>
        <w:rPr>
          <w:rFonts w:ascii="Times New Roman" w:hAnsi="Times New Roman" w:cs="Times New Roman"/>
          <w:i w:val="0"/>
          <w:color w:val="auto"/>
          <w:sz w:val="22"/>
        </w:rPr>
        <w:fldChar w:fldCharType="end"/>
      </w:r>
      <w:r>
        <w:rPr>
          <w:rFonts w:ascii="Times New Roman" w:hAnsi="Times New Roman" w:cs="Times New Roman"/>
          <w:i w:val="0"/>
          <w:color w:val="auto"/>
          <w:sz w:val="22"/>
        </w:rPr>
        <w:t xml:space="preserve"> - Estatísticas Descritivas dos Log-Retornos Diários (130 ativos)</w:t>
      </w:r>
      <w:bookmarkEnd w:id="134"/>
    </w:p>
    <w:tbl>
      <w:tblPr>
        <w:tblW w:w="9014" w:type="dxa"/>
        <w:jc w:val="center"/>
        <w:tblCellMar>
          <w:left w:w="70" w:type="dxa"/>
          <w:right w:w="70" w:type="dxa"/>
        </w:tblCellMar>
        <w:tblLook w:val="04A0" w:firstRow="1" w:lastRow="0" w:firstColumn="1" w:lastColumn="0" w:noHBand="0" w:noVBand="1"/>
      </w:tblPr>
      <w:tblGrid>
        <w:gridCol w:w="3280"/>
        <w:gridCol w:w="1760"/>
        <w:gridCol w:w="2020"/>
        <w:gridCol w:w="1060"/>
        <w:gridCol w:w="894"/>
      </w:tblGrid>
      <w:tr w:rsidR="00114688" w:rsidRPr="00114688" w14:paraId="3A6AAAC5" w14:textId="77777777" w:rsidTr="00114688">
        <w:trPr>
          <w:trHeight w:val="300"/>
          <w:jc w:val="center"/>
        </w:trPr>
        <w:tc>
          <w:tcPr>
            <w:tcW w:w="32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A8F3B1B"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Estatística</w:t>
            </w:r>
          </w:p>
        </w:tc>
        <w:tc>
          <w:tcPr>
            <w:tcW w:w="1760" w:type="dxa"/>
            <w:tcBorders>
              <w:top w:val="single" w:sz="8" w:space="0" w:color="auto"/>
              <w:left w:val="nil"/>
              <w:bottom w:val="single" w:sz="4" w:space="0" w:color="auto"/>
              <w:right w:val="single" w:sz="4" w:space="0" w:color="auto"/>
            </w:tcBorders>
            <w:shd w:val="clear" w:color="auto" w:fill="auto"/>
            <w:noWrap/>
            <w:vAlign w:val="center"/>
            <w:hideMark/>
          </w:tcPr>
          <w:p w14:paraId="13DB5F4A"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Média transversal</w:t>
            </w:r>
          </w:p>
        </w:tc>
        <w:tc>
          <w:tcPr>
            <w:tcW w:w="2020" w:type="dxa"/>
            <w:tcBorders>
              <w:top w:val="single" w:sz="8" w:space="0" w:color="auto"/>
              <w:left w:val="nil"/>
              <w:bottom w:val="single" w:sz="4" w:space="0" w:color="auto"/>
              <w:right w:val="single" w:sz="4" w:space="0" w:color="auto"/>
            </w:tcBorders>
            <w:shd w:val="clear" w:color="auto" w:fill="auto"/>
            <w:noWrap/>
            <w:vAlign w:val="center"/>
            <w:hideMark/>
          </w:tcPr>
          <w:p w14:paraId="61E3639C"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Mediana transversal</w:t>
            </w:r>
          </w:p>
        </w:tc>
        <w:tc>
          <w:tcPr>
            <w:tcW w:w="1060" w:type="dxa"/>
            <w:tcBorders>
              <w:top w:val="single" w:sz="8" w:space="0" w:color="auto"/>
              <w:left w:val="nil"/>
              <w:bottom w:val="single" w:sz="4" w:space="0" w:color="auto"/>
              <w:right w:val="single" w:sz="4" w:space="0" w:color="auto"/>
            </w:tcBorders>
            <w:shd w:val="clear" w:color="auto" w:fill="auto"/>
            <w:noWrap/>
            <w:vAlign w:val="center"/>
            <w:hideMark/>
          </w:tcPr>
          <w:p w14:paraId="6B714DAE"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Mínimo</w:t>
            </w:r>
          </w:p>
        </w:tc>
        <w:tc>
          <w:tcPr>
            <w:tcW w:w="894" w:type="dxa"/>
            <w:tcBorders>
              <w:top w:val="single" w:sz="8" w:space="0" w:color="auto"/>
              <w:left w:val="nil"/>
              <w:bottom w:val="single" w:sz="4" w:space="0" w:color="auto"/>
              <w:right w:val="single" w:sz="8" w:space="0" w:color="auto"/>
            </w:tcBorders>
            <w:shd w:val="clear" w:color="auto" w:fill="auto"/>
            <w:noWrap/>
            <w:vAlign w:val="center"/>
            <w:hideMark/>
          </w:tcPr>
          <w:p w14:paraId="74BE0FA2"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Máximo</w:t>
            </w:r>
          </w:p>
        </w:tc>
      </w:tr>
      <w:tr w:rsidR="00114688" w:rsidRPr="00114688" w14:paraId="1C8DB703"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29261738"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Retorno médio diário</w:t>
            </w:r>
          </w:p>
        </w:tc>
        <w:tc>
          <w:tcPr>
            <w:tcW w:w="1760" w:type="dxa"/>
            <w:tcBorders>
              <w:top w:val="nil"/>
              <w:left w:val="nil"/>
              <w:bottom w:val="single" w:sz="4" w:space="0" w:color="auto"/>
              <w:right w:val="single" w:sz="4" w:space="0" w:color="auto"/>
            </w:tcBorders>
            <w:shd w:val="clear" w:color="auto" w:fill="auto"/>
            <w:noWrap/>
            <w:vAlign w:val="bottom"/>
            <w:hideMark/>
          </w:tcPr>
          <w:p w14:paraId="3555760B"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0,049%</w:t>
            </w:r>
          </w:p>
        </w:tc>
        <w:tc>
          <w:tcPr>
            <w:tcW w:w="2020" w:type="dxa"/>
            <w:tcBorders>
              <w:top w:val="nil"/>
              <w:left w:val="nil"/>
              <w:bottom w:val="single" w:sz="4" w:space="0" w:color="auto"/>
              <w:right w:val="single" w:sz="4" w:space="0" w:color="auto"/>
            </w:tcBorders>
            <w:shd w:val="clear" w:color="auto" w:fill="auto"/>
            <w:noWrap/>
            <w:vAlign w:val="bottom"/>
            <w:hideMark/>
          </w:tcPr>
          <w:p w14:paraId="2A9E4E67"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0,038%</w:t>
            </w:r>
          </w:p>
        </w:tc>
        <w:tc>
          <w:tcPr>
            <w:tcW w:w="1060" w:type="dxa"/>
            <w:tcBorders>
              <w:top w:val="nil"/>
              <w:left w:val="nil"/>
              <w:bottom w:val="single" w:sz="4" w:space="0" w:color="auto"/>
              <w:right w:val="single" w:sz="4" w:space="0" w:color="auto"/>
            </w:tcBorders>
            <w:shd w:val="clear" w:color="auto" w:fill="auto"/>
            <w:noWrap/>
            <w:vAlign w:val="bottom"/>
            <w:hideMark/>
          </w:tcPr>
          <w:p w14:paraId="1632870F"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-0,021%</w:t>
            </w:r>
          </w:p>
        </w:tc>
        <w:tc>
          <w:tcPr>
            <w:tcW w:w="894" w:type="dxa"/>
            <w:tcBorders>
              <w:top w:val="nil"/>
              <w:left w:val="nil"/>
              <w:bottom w:val="single" w:sz="4" w:space="0" w:color="auto"/>
              <w:right w:val="single" w:sz="8" w:space="0" w:color="auto"/>
            </w:tcBorders>
            <w:shd w:val="clear" w:color="auto" w:fill="auto"/>
            <w:noWrap/>
            <w:vAlign w:val="bottom"/>
            <w:hideMark/>
          </w:tcPr>
          <w:p w14:paraId="2B74026C"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0,241%</w:t>
            </w:r>
          </w:p>
        </w:tc>
      </w:tr>
      <w:tr w:rsidR="00114688" w:rsidRPr="00114688" w14:paraId="27431621"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03B2B666"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Volatilidade anualizada</w:t>
            </w:r>
          </w:p>
        </w:tc>
        <w:tc>
          <w:tcPr>
            <w:tcW w:w="1760" w:type="dxa"/>
            <w:tcBorders>
              <w:top w:val="nil"/>
              <w:left w:val="nil"/>
              <w:bottom w:val="single" w:sz="4" w:space="0" w:color="auto"/>
              <w:right w:val="single" w:sz="4" w:space="0" w:color="auto"/>
            </w:tcBorders>
            <w:shd w:val="clear" w:color="auto" w:fill="auto"/>
            <w:noWrap/>
            <w:vAlign w:val="bottom"/>
            <w:hideMark/>
          </w:tcPr>
          <w:p w14:paraId="7A0C2564"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38,40%</w:t>
            </w:r>
          </w:p>
        </w:tc>
        <w:tc>
          <w:tcPr>
            <w:tcW w:w="2020" w:type="dxa"/>
            <w:tcBorders>
              <w:top w:val="nil"/>
              <w:left w:val="nil"/>
              <w:bottom w:val="single" w:sz="4" w:space="0" w:color="auto"/>
              <w:right w:val="single" w:sz="4" w:space="0" w:color="auto"/>
            </w:tcBorders>
            <w:shd w:val="clear" w:color="auto" w:fill="auto"/>
            <w:noWrap/>
            <w:vAlign w:val="bottom"/>
            <w:hideMark/>
          </w:tcPr>
          <w:p w14:paraId="3F037254"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35,10%</w:t>
            </w:r>
          </w:p>
        </w:tc>
        <w:tc>
          <w:tcPr>
            <w:tcW w:w="1060" w:type="dxa"/>
            <w:tcBorders>
              <w:top w:val="nil"/>
              <w:left w:val="nil"/>
              <w:bottom w:val="single" w:sz="4" w:space="0" w:color="auto"/>
              <w:right w:val="single" w:sz="4" w:space="0" w:color="auto"/>
            </w:tcBorders>
            <w:shd w:val="clear" w:color="auto" w:fill="auto"/>
            <w:noWrap/>
            <w:vAlign w:val="bottom"/>
            <w:hideMark/>
          </w:tcPr>
          <w:p w14:paraId="0245C3E1"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14,20%</w:t>
            </w:r>
          </w:p>
        </w:tc>
        <w:tc>
          <w:tcPr>
            <w:tcW w:w="894" w:type="dxa"/>
            <w:tcBorders>
              <w:top w:val="nil"/>
              <w:left w:val="nil"/>
              <w:bottom w:val="single" w:sz="4" w:space="0" w:color="auto"/>
              <w:right w:val="single" w:sz="8" w:space="0" w:color="auto"/>
            </w:tcBorders>
            <w:shd w:val="clear" w:color="auto" w:fill="auto"/>
            <w:noWrap/>
            <w:vAlign w:val="bottom"/>
            <w:hideMark/>
          </w:tcPr>
          <w:p w14:paraId="49784D87"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94,70%</w:t>
            </w:r>
          </w:p>
        </w:tc>
      </w:tr>
      <w:tr w:rsidR="00114688" w:rsidRPr="00114688" w14:paraId="009DD096"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53B4B18D"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Assimetria</w:t>
            </w:r>
          </w:p>
        </w:tc>
        <w:tc>
          <w:tcPr>
            <w:tcW w:w="1760" w:type="dxa"/>
            <w:tcBorders>
              <w:top w:val="nil"/>
              <w:left w:val="nil"/>
              <w:bottom w:val="single" w:sz="4" w:space="0" w:color="auto"/>
              <w:right w:val="single" w:sz="4" w:space="0" w:color="auto"/>
            </w:tcBorders>
            <w:shd w:val="clear" w:color="auto" w:fill="auto"/>
            <w:noWrap/>
            <w:vAlign w:val="bottom"/>
            <w:hideMark/>
          </w:tcPr>
          <w:p w14:paraId="560C4597"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+ 0,12</w:t>
            </w:r>
          </w:p>
        </w:tc>
        <w:tc>
          <w:tcPr>
            <w:tcW w:w="2020" w:type="dxa"/>
            <w:tcBorders>
              <w:top w:val="nil"/>
              <w:left w:val="nil"/>
              <w:bottom w:val="single" w:sz="4" w:space="0" w:color="auto"/>
              <w:right w:val="single" w:sz="4" w:space="0" w:color="auto"/>
            </w:tcBorders>
            <w:shd w:val="clear" w:color="auto" w:fill="auto"/>
            <w:noWrap/>
            <w:vAlign w:val="bottom"/>
            <w:hideMark/>
          </w:tcPr>
          <w:p w14:paraId="2FD683C1"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+ 0,08</w:t>
            </w:r>
          </w:p>
        </w:tc>
        <w:tc>
          <w:tcPr>
            <w:tcW w:w="1060" w:type="dxa"/>
            <w:tcBorders>
              <w:top w:val="nil"/>
              <w:left w:val="nil"/>
              <w:bottom w:val="single" w:sz="4" w:space="0" w:color="auto"/>
              <w:right w:val="single" w:sz="4" w:space="0" w:color="auto"/>
            </w:tcBorders>
            <w:shd w:val="clear" w:color="auto" w:fill="auto"/>
            <w:noWrap/>
            <w:vAlign w:val="bottom"/>
            <w:hideMark/>
          </w:tcPr>
          <w:p w14:paraId="53894B0B"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-3,21</w:t>
            </w:r>
          </w:p>
        </w:tc>
        <w:tc>
          <w:tcPr>
            <w:tcW w:w="894" w:type="dxa"/>
            <w:tcBorders>
              <w:top w:val="nil"/>
              <w:left w:val="nil"/>
              <w:bottom w:val="single" w:sz="4" w:space="0" w:color="auto"/>
              <w:right w:val="single" w:sz="8" w:space="0" w:color="auto"/>
            </w:tcBorders>
            <w:shd w:val="clear" w:color="auto" w:fill="auto"/>
            <w:noWrap/>
            <w:vAlign w:val="bottom"/>
            <w:hideMark/>
          </w:tcPr>
          <w:p w14:paraId="5510CD38"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+ 4,47</w:t>
            </w:r>
          </w:p>
        </w:tc>
      </w:tr>
      <w:tr w:rsidR="00114688" w:rsidRPr="00114688" w14:paraId="74917F37"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4157CBE8"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Curtose excedente</w:t>
            </w:r>
          </w:p>
        </w:tc>
        <w:tc>
          <w:tcPr>
            <w:tcW w:w="1760" w:type="dxa"/>
            <w:tcBorders>
              <w:top w:val="nil"/>
              <w:left w:val="nil"/>
              <w:bottom w:val="single" w:sz="4" w:space="0" w:color="auto"/>
              <w:right w:val="single" w:sz="4" w:space="0" w:color="auto"/>
            </w:tcBorders>
            <w:shd w:val="clear" w:color="auto" w:fill="auto"/>
            <w:noWrap/>
            <w:vAlign w:val="bottom"/>
            <w:hideMark/>
          </w:tcPr>
          <w:p w14:paraId="60364CB6"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19,0</w:t>
            </w:r>
          </w:p>
        </w:tc>
        <w:tc>
          <w:tcPr>
            <w:tcW w:w="2020" w:type="dxa"/>
            <w:tcBorders>
              <w:top w:val="nil"/>
              <w:left w:val="nil"/>
              <w:bottom w:val="single" w:sz="4" w:space="0" w:color="auto"/>
              <w:right w:val="single" w:sz="4" w:space="0" w:color="auto"/>
            </w:tcBorders>
            <w:shd w:val="clear" w:color="auto" w:fill="auto"/>
            <w:noWrap/>
            <w:vAlign w:val="bottom"/>
            <w:hideMark/>
          </w:tcPr>
          <w:p w14:paraId="1E29C7B9"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8,69</w:t>
            </w:r>
          </w:p>
        </w:tc>
        <w:tc>
          <w:tcPr>
            <w:tcW w:w="1060" w:type="dxa"/>
            <w:tcBorders>
              <w:top w:val="nil"/>
              <w:left w:val="nil"/>
              <w:bottom w:val="single" w:sz="4" w:space="0" w:color="auto"/>
              <w:right w:val="single" w:sz="4" w:space="0" w:color="auto"/>
            </w:tcBorders>
            <w:shd w:val="clear" w:color="auto" w:fill="auto"/>
            <w:noWrap/>
            <w:vAlign w:val="bottom"/>
            <w:hideMark/>
          </w:tcPr>
          <w:p w14:paraId="43DFC35F"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1,42</w:t>
            </w:r>
          </w:p>
        </w:tc>
        <w:tc>
          <w:tcPr>
            <w:tcW w:w="894" w:type="dxa"/>
            <w:tcBorders>
              <w:top w:val="nil"/>
              <w:left w:val="nil"/>
              <w:bottom w:val="single" w:sz="4" w:space="0" w:color="auto"/>
              <w:right w:val="single" w:sz="8" w:space="0" w:color="auto"/>
            </w:tcBorders>
            <w:shd w:val="clear" w:color="auto" w:fill="auto"/>
            <w:noWrap/>
            <w:vAlign w:val="bottom"/>
            <w:hideMark/>
          </w:tcPr>
          <w:p w14:paraId="7A56F211"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640</w:t>
            </w:r>
          </w:p>
        </w:tc>
      </w:tr>
      <w:tr w:rsidR="00114688" w:rsidRPr="00114688" w14:paraId="15331439" w14:textId="77777777" w:rsidTr="00114688">
        <w:trPr>
          <w:trHeight w:val="315"/>
          <w:jc w:val="center"/>
        </w:trPr>
        <w:tc>
          <w:tcPr>
            <w:tcW w:w="3280" w:type="dxa"/>
            <w:tcBorders>
              <w:top w:val="nil"/>
              <w:left w:val="single" w:sz="8" w:space="0" w:color="auto"/>
              <w:bottom w:val="single" w:sz="8" w:space="0" w:color="auto"/>
              <w:right w:val="single" w:sz="4" w:space="0" w:color="auto"/>
            </w:tcBorders>
            <w:shd w:val="clear" w:color="auto" w:fill="auto"/>
            <w:noWrap/>
            <w:vAlign w:val="bottom"/>
            <w:hideMark/>
          </w:tcPr>
          <w:p w14:paraId="0CCA69BA"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Ativos com curtose &gt; 3</w:t>
            </w:r>
          </w:p>
        </w:tc>
        <w:tc>
          <w:tcPr>
            <w:tcW w:w="1760" w:type="dxa"/>
            <w:tcBorders>
              <w:top w:val="nil"/>
              <w:left w:val="nil"/>
              <w:bottom w:val="single" w:sz="8" w:space="0" w:color="auto"/>
              <w:right w:val="single" w:sz="4" w:space="0" w:color="auto"/>
            </w:tcBorders>
            <w:shd w:val="clear" w:color="auto" w:fill="auto"/>
            <w:noWrap/>
            <w:vAlign w:val="bottom"/>
            <w:hideMark/>
          </w:tcPr>
          <w:p w14:paraId="4C46CB14"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125/130 (96,2%)</w:t>
            </w:r>
          </w:p>
        </w:tc>
        <w:tc>
          <w:tcPr>
            <w:tcW w:w="2020" w:type="dxa"/>
            <w:tcBorders>
              <w:top w:val="nil"/>
              <w:left w:val="nil"/>
              <w:bottom w:val="single" w:sz="8" w:space="0" w:color="auto"/>
              <w:right w:val="single" w:sz="4" w:space="0" w:color="auto"/>
            </w:tcBorders>
            <w:shd w:val="clear" w:color="auto" w:fill="auto"/>
            <w:noWrap/>
            <w:vAlign w:val="bottom"/>
            <w:hideMark/>
          </w:tcPr>
          <w:p w14:paraId="52E9952E"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c>
          <w:tcPr>
            <w:tcW w:w="1060" w:type="dxa"/>
            <w:tcBorders>
              <w:top w:val="nil"/>
              <w:left w:val="nil"/>
              <w:bottom w:val="single" w:sz="8" w:space="0" w:color="auto"/>
              <w:right w:val="single" w:sz="4" w:space="0" w:color="auto"/>
            </w:tcBorders>
            <w:shd w:val="clear" w:color="auto" w:fill="auto"/>
            <w:noWrap/>
            <w:vAlign w:val="bottom"/>
            <w:hideMark/>
          </w:tcPr>
          <w:p w14:paraId="660CFA86"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c>
          <w:tcPr>
            <w:tcW w:w="894" w:type="dxa"/>
            <w:tcBorders>
              <w:top w:val="nil"/>
              <w:left w:val="nil"/>
              <w:bottom w:val="single" w:sz="8" w:space="0" w:color="auto"/>
              <w:right w:val="single" w:sz="8" w:space="0" w:color="auto"/>
            </w:tcBorders>
            <w:shd w:val="clear" w:color="auto" w:fill="auto"/>
            <w:noWrap/>
            <w:vAlign w:val="bottom"/>
            <w:hideMark/>
          </w:tcPr>
          <w:p w14:paraId="1AF3C757"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r>
    </w:tbl>
    <w:p w14:paraId="639B8A59" w14:textId="77777777" w:rsidR="00043795" w:rsidRPr="00114688" w:rsidRDefault="00114688" w:rsidP="00114688">
      <w:pPr>
        <w:spacing w:line="360" w:lineRule="auto"/>
        <w:jc w:val="both"/>
        <w:rPr>
          <w:b/>
          <w:sz w:val="24"/>
        </w:rPr>
      </w:pPr>
      <w:r>
        <w:t>Fonte: elaboração própria.</w:t>
      </w:r>
    </w:p>
    <w:p w14:paraId="611768A6" w14:textId="77777777" w:rsidR="00114688" w:rsidRDefault="00114688" w:rsidP="00114688">
      <w:pPr>
        <w:pStyle w:val="font-claude-response-body"/>
        <w:spacing w:before="0" w:beforeAutospacing="0" w:after="0" w:afterAutospacing="0" w:line="360" w:lineRule="auto"/>
        <w:ind w:firstLine="851"/>
        <w:jc w:val="both"/>
      </w:pPr>
      <w:r>
        <w:t xml:space="preserve">Os resultados confirmam, de forma conclusiva, a inadequação da hipótese de normalidade para a totalidade da amostra. A curtose excedente mediana de 8,69 indica que a distribuição empírica dos retornos brasileiros é aproximadamente 4,5 vezes mais </w:t>
      </w:r>
      <w:proofErr w:type="spellStart"/>
      <w:r>
        <w:t>leptocúrtica</w:t>
      </w:r>
      <w:proofErr w:type="spellEnd"/>
      <w:r>
        <w:t xml:space="preserve"> do que a distribuição normal, o que implica frequência significativamente maior de eventos extremos — tanto ganhos quanto perdas — em relação ao previsto pelo modelo gaussiano. Esse fenômeno é documentado para mercados emergentes por </w:t>
      </w:r>
      <w:proofErr w:type="spellStart"/>
      <w:r>
        <w:t>Damodaran</w:t>
      </w:r>
      <w:proofErr w:type="spellEnd"/>
      <w:r>
        <w:t xml:space="preserve"> (2007) e constitui uma das principais motivações para o emprego de métricas </w:t>
      </w:r>
      <w:r>
        <w:lastRenderedPageBreak/>
        <w:t xml:space="preserve">de risco assimétricas, como o </w:t>
      </w:r>
      <w:proofErr w:type="spellStart"/>
      <w:r>
        <w:t>CVaR</w:t>
      </w:r>
      <w:proofErr w:type="spellEnd"/>
      <w:r>
        <w:t xml:space="preserve"> e o índice de </w:t>
      </w:r>
      <w:proofErr w:type="spellStart"/>
      <w:r>
        <w:t>Sortino</w:t>
      </w:r>
      <w:proofErr w:type="spellEnd"/>
      <w:r>
        <w:t>, abordadas no referencial teórico.</w:t>
      </w:r>
    </w:p>
    <w:p w14:paraId="5A168CDB" w14:textId="77777777" w:rsidR="00114688" w:rsidRDefault="00114688" w:rsidP="00114688">
      <w:pPr>
        <w:pStyle w:val="font-claude-response-body"/>
        <w:spacing w:before="0" w:beforeAutospacing="0" w:after="0" w:afterAutospacing="0" w:line="360" w:lineRule="auto"/>
        <w:ind w:firstLine="851"/>
        <w:jc w:val="both"/>
      </w:pPr>
      <w:r>
        <w:t xml:space="preserve">A assimetria média ligeiramente positiva (+0,12) mascara heterogeneidade relevante: 78 dos 130 ativos (60,0%) apresentaram assimetria negativa, indicando que perdas extremas são mais frequentes do que ganhos de mesma magnitude — comportamento consistente com a aversão à perda descrita pela Teoria da Perspectiva de Kahneman e </w:t>
      </w:r>
      <w:proofErr w:type="spellStart"/>
      <w:r>
        <w:t>Tversky</w:t>
      </w:r>
      <w:proofErr w:type="spellEnd"/>
      <w:r>
        <w:t xml:space="preserve"> (1979).</w:t>
      </w:r>
    </w:p>
    <w:p w14:paraId="2E26A49F" w14:textId="77777777" w:rsidR="00114688" w:rsidRPr="000815A7" w:rsidRDefault="00114688" w:rsidP="00114688">
      <w:pPr>
        <w:rPr>
          <w:bCs/>
          <w:sz w:val="24"/>
          <w:szCs w:val="24"/>
        </w:rPr>
      </w:pPr>
    </w:p>
    <w:p w14:paraId="1B86334B" w14:textId="77777777" w:rsidR="00114688" w:rsidRPr="00D75844" w:rsidRDefault="00114688" w:rsidP="00853490">
      <w:pPr>
        <w:pStyle w:val="Ttulo3"/>
        <w:numPr>
          <w:ilvl w:val="2"/>
          <w:numId w:val="1"/>
        </w:numPr>
        <w:ind w:left="0" w:firstLine="0"/>
        <w:rPr>
          <w:b w:val="0"/>
          <w:sz w:val="22"/>
        </w:rPr>
      </w:pPr>
      <w:bookmarkStart w:id="135" w:name="_Toc231448201"/>
      <w:r>
        <w:t>Comportamento da Volatilidade por Subperíodo</w:t>
      </w:r>
      <w:bookmarkEnd w:id="135"/>
    </w:p>
    <w:p w14:paraId="066A7B52" w14:textId="77777777" w:rsidR="00114688" w:rsidRPr="00114688" w:rsidRDefault="00114688" w:rsidP="00114688">
      <w:pPr>
        <w:rPr>
          <w:b/>
          <w:sz w:val="24"/>
        </w:rPr>
      </w:pPr>
    </w:p>
    <w:p w14:paraId="3E09BFAC" w14:textId="77777777" w:rsidR="00043795" w:rsidRDefault="00114688" w:rsidP="00114688">
      <w:pPr>
        <w:spacing w:line="360" w:lineRule="auto"/>
        <w:ind w:firstLine="851"/>
        <w:jc w:val="both"/>
      </w:pPr>
      <w:r>
        <w:t>A Tabela 4.3 apresenta a volatilidade média anualizada da amostra por ano calendário, revelando a presença de múltiplos regimes de volatilidade no período.</w:t>
      </w:r>
    </w:p>
    <w:p w14:paraId="170AFCE2" w14:textId="77777777" w:rsidR="00114688" w:rsidRPr="00114688" w:rsidRDefault="00114688" w:rsidP="00043795">
      <w:pPr>
        <w:rPr>
          <w:sz w:val="24"/>
        </w:rPr>
      </w:pPr>
    </w:p>
    <w:p w14:paraId="1B9423F3" w14:textId="77777777" w:rsidR="00114688" w:rsidRPr="00114688" w:rsidRDefault="00114688" w:rsidP="00043795">
      <w:pPr>
        <w:rPr>
          <w:sz w:val="24"/>
          <w:szCs w:val="24"/>
        </w:rPr>
      </w:pPr>
    </w:p>
    <w:p w14:paraId="1D33DD72" w14:textId="67868864" w:rsidR="00114688" w:rsidRPr="00114688" w:rsidRDefault="00114688" w:rsidP="00114688">
      <w:pPr>
        <w:pStyle w:val="Legenda"/>
        <w:keepNext/>
        <w:jc w:val="center"/>
        <w:rPr>
          <w:rFonts w:ascii="Times New Roman" w:hAnsi="Times New Roman" w:cs="Times New Roman"/>
          <w:i w:val="0"/>
          <w:color w:val="auto"/>
          <w:sz w:val="24"/>
        </w:rPr>
      </w:pPr>
      <w:bookmarkStart w:id="136" w:name="_Toc231447945"/>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6</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Tabela 4.3 — Volatilidade Média Anualizada por Ano (</w:t>
      </w:r>
      <w:proofErr w:type="spellStart"/>
      <w:r>
        <w:rPr>
          <w:rFonts w:ascii="Times New Roman" w:hAnsi="Times New Roman" w:cs="Times New Roman"/>
          <w:i w:val="0"/>
          <w:color w:val="auto"/>
          <w:sz w:val="24"/>
        </w:rPr>
        <w:t>cross-section</w:t>
      </w:r>
      <w:proofErr w:type="spellEnd"/>
      <w:r>
        <w:rPr>
          <w:rFonts w:ascii="Times New Roman" w:hAnsi="Times New Roman" w:cs="Times New Roman"/>
          <w:i w:val="0"/>
          <w:color w:val="auto"/>
          <w:sz w:val="24"/>
        </w:rPr>
        <w:t xml:space="preserve"> de 130 ativos)</w:t>
      </w:r>
      <w:bookmarkEnd w:id="136"/>
    </w:p>
    <w:tbl>
      <w:tblPr>
        <w:tblW w:w="7660" w:type="dxa"/>
        <w:jc w:val="center"/>
        <w:tblCellMar>
          <w:left w:w="70" w:type="dxa"/>
          <w:right w:w="70" w:type="dxa"/>
        </w:tblCellMar>
        <w:tblLook w:val="04A0" w:firstRow="1" w:lastRow="0" w:firstColumn="1" w:lastColumn="0" w:noHBand="0" w:noVBand="1"/>
      </w:tblPr>
      <w:tblGrid>
        <w:gridCol w:w="1360"/>
        <w:gridCol w:w="1480"/>
        <w:gridCol w:w="4820"/>
      </w:tblGrid>
      <w:tr w:rsidR="00114688" w:rsidRPr="00114688" w14:paraId="63C03E11" w14:textId="77777777" w:rsidTr="00114688">
        <w:trPr>
          <w:trHeight w:val="315"/>
          <w:jc w:val="center"/>
        </w:trPr>
        <w:tc>
          <w:tcPr>
            <w:tcW w:w="136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9C332C8"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Ano</w:t>
            </w:r>
          </w:p>
        </w:tc>
        <w:tc>
          <w:tcPr>
            <w:tcW w:w="1480" w:type="dxa"/>
            <w:tcBorders>
              <w:top w:val="single" w:sz="8" w:space="0" w:color="auto"/>
              <w:left w:val="nil"/>
              <w:bottom w:val="single" w:sz="4" w:space="0" w:color="auto"/>
              <w:right w:val="single" w:sz="4" w:space="0" w:color="auto"/>
            </w:tcBorders>
            <w:shd w:val="clear" w:color="auto" w:fill="auto"/>
            <w:noWrap/>
            <w:vAlign w:val="center"/>
            <w:hideMark/>
          </w:tcPr>
          <w:p w14:paraId="008010BB"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Vol. Média</w:t>
            </w:r>
          </w:p>
        </w:tc>
        <w:tc>
          <w:tcPr>
            <w:tcW w:w="4820" w:type="dxa"/>
            <w:tcBorders>
              <w:top w:val="single" w:sz="8" w:space="0" w:color="auto"/>
              <w:left w:val="nil"/>
              <w:bottom w:val="single" w:sz="4" w:space="0" w:color="auto"/>
              <w:right w:val="single" w:sz="8" w:space="0" w:color="auto"/>
            </w:tcBorders>
            <w:shd w:val="clear" w:color="auto" w:fill="auto"/>
            <w:noWrap/>
            <w:vAlign w:val="center"/>
            <w:hideMark/>
          </w:tcPr>
          <w:p w14:paraId="4C0E82E4"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Evento Relevante</w:t>
            </w:r>
          </w:p>
        </w:tc>
      </w:tr>
      <w:tr w:rsidR="00114688" w:rsidRPr="00114688" w14:paraId="5FF3795F"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611A044A"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2010–2013</w:t>
            </w:r>
          </w:p>
        </w:tc>
        <w:tc>
          <w:tcPr>
            <w:tcW w:w="1480" w:type="dxa"/>
            <w:tcBorders>
              <w:top w:val="nil"/>
              <w:left w:val="nil"/>
              <w:bottom w:val="single" w:sz="4" w:space="0" w:color="auto"/>
              <w:right w:val="single" w:sz="4" w:space="0" w:color="auto"/>
            </w:tcBorders>
            <w:shd w:val="clear" w:color="auto" w:fill="auto"/>
            <w:noWrap/>
            <w:vAlign w:val="bottom"/>
            <w:hideMark/>
          </w:tcPr>
          <w:p w14:paraId="3E237D39"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28,30%</w:t>
            </w:r>
          </w:p>
        </w:tc>
        <w:tc>
          <w:tcPr>
            <w:tcW w:w="4820" w:type="dxa"/>
            <w:tcBorders>
              <w:top w:val="nil"/>
              <w:left w:val="nil"/>
              <w:bottom w:val="single" w:sz="4" w:space="0" w:color="auto"/>
              <w:right w:val="single" w:sz="8" w:space="0" w:color="auto"/>
            </w:tcBorders>
            <w:shd w:val="clear" w:color="auto" w:fill="auto"/>
            <w:noWrap/>
            <w:vAlign w:val="bottom"/>
            <w:hideMark/>
          </w:tcPr>
          <w:p w14:paraId="7287D496"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Período de expansão econômica</w:t>
            </w:r>
          </w:p>
        </w:tc>
      </w:tr>
      <w:tr w:rsidR="00114688" w:rsidRPr="00114688" w14:paraId="76BCA0D1"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1A842D85"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2014–2016</w:t>
            </w:r>
          </w:p>
        </w:tc>
        <w:tc>
          <w:tcPr>
            <w:tcW w:w="1480" w:type="dxa"/>
            <w:tcBorders>
              <w:top w:val="nil"/>
              <w:left w:val="nil"/>
              <w:bottom w:val="single" w:sz="4" w:space="0" w:color="auto"/>
              <w:right w:val="single" w:sz="4" w:space="0" w:color="auto"/>
            </w:tcBorders>
            <w:shd w:val="clear" w:color="auto" w:fill="auto"/>
            <w:noWrap/>
            <w:vAlign w:val="bottom"/>
            <w:hideMark/>
          </w:tcPr>
          <w:p w14:paraId="5BD31265"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38,70%</w:t>
            </w:r>
          </w:p>
        </w:tc>
        <w:tc>
          <w:tcPr>
            <w:tcW w:w="4820" w:type="dxa"/>
            <w:tcBorders>
              <w:top w:val="nil"/>
              <w:left w:val="nil"/>
              <w:bottom w:val="single" w:sz="4" w:space="0" w:color="auto"/>
              <w:right w:val="single" w:sz="8" w:space="0" w:color="auto"/>
            </w:tcBorders>
            <w:shd w:val="clear" w:color="auto" w:fill="auto"/>
            <w:noWrap/>
            <w:vAlign w:val="bottom"/>
            <w:hideMark/>
          </w:tcPr>
          <w:p w14:paraId="4B7586AE"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Recessão + crise política + Lava-Jato</w:t>
            </w:r>
          </w:p>
        </w:tc>
      </w:tr>
      <w:tr w:rsidR="00114688" w:rsidRPr="00114688" w14:paraId="7F78509C"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3D726970"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2017–2019</w:t>
            </w:r>
          </w:p>
        </w:tc>
        <w:tc>
          <w:tcPr>
            <w:tcW w:w="1480" w:type="dxa"/>
            <w:tcBorders>
              <w:top w:val="nil"/>
              <w:left w:val="nil"/>
              <w:bottom w:val="single" w:sz="4" w:space="0" w:color="auto"/>
              <w:right w:val="single" w:sz="4" w:space="0" w:color="auto"/>
            </w:tcBorders>
            <w:shd w:val="clear" w:color="auto" w:fill="auto"/>
            <w:noWrap/>
            <w:vAlign w:val="bottom"/>
            <w:hideMark/>
          </w:tcPr>
          <w:p w14:paraId="6943BCBC"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29,10%</w:t>
            </w:r>
          </w:p>
        </w:tc>
        <w:tc>
          <w:tcPr>
            <w:tcW w:w="4820" w:type="dxa"/>
            <w:tcBorders>
              <w:top w:val="nil"/>
              <w:left w:val="nil"/>
              <w:bottom w:val="single" w:sz="4" w:space="0" w:color="auto"/>
              <w:right w:val="single" w:sz="8" w:space="0" w:color="auto"/>
            </w:tcBorders>
            <w:shd w:val="clear" w:color="auto" w:fill="auto"/>
            <w:noWrap/>
            <w:vAlign w:val="bottom"/>
            <w:hideMark/>
          </w:tcPr>
          <w:p w14:paraId="66AC6A56"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Recuperação gradual</w:t>
            </w:r>
          </w:p>
        </w:tc>
      </w:tr>
      <w:tr w:rsidR="00114688" w:rsidRPr="00114688" w14:paraId="07061E57"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45B97C0A"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2020</w:t>
            </w:r>
          </w:p>
        </w:tc>
        <w:tc>
          <w:tcPr>
            <w:tcW w:w="1480" w:type="dxa"/>
            <w:tcBorders>
              <w:top w:val="nil"/>
              <w:left w:val="nil"/>
              <w:bottom w:val="single" w:sz="4" w:space="0" w:color="auto"/>
              <w:right w:val="single" w:sz="4" w:space="0" w:color="auto"/>
            </w:tcBorders>
            <w:shd w:val="clear" w:color="auto" w:fill="auto"/>
            <w:noWrap/>
            <w:vAlign w:val="bottom"/>
            <w:hideMark/>
          </w:tcPr>
          <w:p w14:paraId="77D85FC6"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55,20%</w:t>
            </w:r>
          </w:p>
        </w:tc>
        <w:tc>
          <w:tcPr>
            <w:tcW w:w="4820" w:type="dxa"/>
            <w:tcBorders>
              <w:top w:val="nil"/>
              <w:left w:val="nil"/>
              <w:bottom w:val="single" w:sz="4" w:space="0" w:color="auto"/>
              <w:right w:val="single" w:sz="8" w:space="0" w:color="auto"/>
            </w:tcBorders>
            <w:shd w:val="clear" w:color="auto" w:fill="auto"/>
            <w:noWrap/>
            <w:vAlign w:val="bottom"/>
            <w:hideMark/>
          </w:tcPr>
          <w:p w14:paraId="42DF2E75" w14:textId="77777777" w:rsidR="00114688" w:rsidRPr="00114688" w:rsidRDefault="00114688" w:rsidP="00114688">
            <w:pPr>
              <w:widowControl/>
              <w:autoSpaceDE/>
              <w:autoSpaceDN/>
              <w:rPr>
                <w:rFonts w:ascii="Calibri" w:hAnsi="Calibri" w:cs="Calibri"/>
                <w:i/>
                <w:iCs/>
                <w:color w:val="000000"/>
                <w:lang w:val="pt-BR" w:eastAsia="pt-BR"/>
              </w:rPr>
            </w:pPr>
            <w:r>
              <w:rPr>
                <w:rFonts w:ascii="Calibri" w:hAnsi="Calibri" w:cs="Calibri"/>
                <w:i/>
                <w:iCs/>
                <w:color w:val="000000"/>
                <w:lang w:val="pt-BR" w:eastAsia="pt-BR"/>
              </w:rPr>
              <w:t>Crash</w:t>
            </w:r>
            <w:r>
              <w:rPr>
                <w:rFonts w:ascii="Calibri" w:hAnsi="Calibri" w:cs="Calibri"/>
                <w:color w:val="000000"/>
                <w:lang w:val="pt-BR" w:eastAsia="pt-BR"/>
              </w:rPr>
              <w:t xml:space="preserve"> COVID-19 (março: pico de 93,7% em PETR4)</w:t>
            </w:r>
          </w:p>
        </w:tc>
      </w:tr>
      <w:tr w:rsidR="00114688" w:rsidRPr="00114688" w14:paraId="595CE40F"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10C6AF4C"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2021–2022</w:t>
            </w:r>
          </w:p>
        </w:tc>
        <w:tc>
          <w:tcPr>
            <w:tcW w:w="1480" w:type="dxa"/>
            <w:tcBorders>
              <w:top w:val="nil"/>
              <w:left w:val="nil"/>
              <w:bottom w:val="single" w:sz="4" w:space="0" w:color="auto"/>
              <w:right w:val="single" w:sz="4" w:space="0" w:color="auto"/>
            </w:tcBorders>
            <w:shd w:val="clear" w:color="auto" w:fill="auto"/>
            <w:noWrap/>
            <w:vAlign w:val="bottom"/>
            <w:hideMark/>
          </w:tcPr>
          <w:p w14:paraId="313FB939"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34,60%</w:t>
            </w:r>
          </w:p>
        </w:tc>
        <w:tc>
          <w:tcPr>
            <w:tcW w:w="4820" w:type="dxa"/>
            <w:tcBorders>
              <w:top w:val="nil"/>
              <w:left w:val="nil"/>
              <w:bottom w:val="single" w:sz="4" w:space="0" w:color="auto"/>
              <w:right w:val="single" w:sz="8" w:space="0" w:color="auto"/>
            </w:tcBorders>
            <w:shd w:val="clear" w:color="auto" w:fill="auto"/>
            <w:noWrap/>
            <w:vAlign w:val="bottom"/>
            <w:hideMark/>
          </w:tcPr>
          <w:p w14:paraId="74B1858A"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Ciclo de juros extremo (Selic &gt; 13%)</w:t>
            </w:r>
          </w:p>
        </w:tc>
      </w:tr>
      <w:tr w:rsidR="00114688" w:rsidRPr="00114688" w14:paraId="3C5673CC" w14:textId="77777777" w:rsidTr="00114688">
        <w:trPr>
          <w:trHeight w:val="315"/>
          <w:jc w:val="center"/>
        </w:trPr>
        <w:tc>
          <w:tcPr>
            <w:tcW w:w="1360" w:type="dxa"/>
            <w:tcBorders>
              <w:top w:val="nil"/>
              <w:left w:val="single" w:sz="8" w:space="0" w:color="auto"/>
              <w:bottom w:val="single" w:sz="8" w:space="0" w:color="auto"/>
              <w:right w:val="single" w:sz="4" w:space="0" w:color="auto"/>
            </w:tcBorders>
            <w:shd w:val="clear" w:color="auto" w:fill="auto"/>
            <w:noWrap/>
            <w:vAlign w:val="bottom"/>
            <w:hideMark/>
          </w:tcPr>
          <w:p w14:paraId="5BA60710"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2023–2025</w:t>
            </w:r>
          </w:p>
        </w:tc>
        <w:tc>
          <w:tcPr>
            <w:tcW w:w="1480" w:type="dxa"/>
            <w:tcBorders>
              <w:top w:val="nil"/>
              <w:left w:val="nil"/>
              <w:bottom w:val="single" w:sz="8" w:space="0" w:color="auto"/>
              <w:right w:val="single" w:sz="4" w:space="0" w:color="auto"/>
            </w:tcBorders>
            <w:shd w:val="clear" w:color="auto" w:fill="auto"/>
            <w:noWrap/>
            <w:vAlign w:val="bottom"/>
            <w:hideMark/>
          </w:tcPr>
          <w:p w14:paraId="0B69D512"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30,80%</w:t>
            </w:r>
          </w:p>
        </w:tc>
        <w:tc>
          <w:tcPr>
            <w:tcW w:w="4820" w:type="dxa"/>
            <w:tcBorders>
              <w:top w:val="nil"/>
              <w:left w:val="nil"/>
              <w:bottom w:val="single" w:sz="8" w:space="0" w:color="auto"/>
              <w:right w:val="single" w:sz="8" w:space="0" w:color="auto"/>
            </w:tcBorders>
            <w:shd w:val="clear" w:color="auto" w:fill="auto"/>
            <w:noWrap/>
            <w:vAlign w:val="bottom"/>
            <w:hideMark/>
          </w:tcPr>
          <w:p w14:paraId="761FC85C"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Normalização relativa</w:t>
            </w:r>
          </w:p>
        </w:tc>
      </w:tr>
    </w:tbl>
    <w:p w14:paraId="5BA5350C" w14:textId="77777777" w:rsidR="00114688" w:rsidRPr="00114688" w:rsidRDefault="00114688" w:rsidP="00114688">
      <w:pPr>
        <w:jc w:val="center"/>
        <w:rPr>
          <w:sz w:val="24"/>
          <w:szCs w:val="24"/>
        </w:rPr>
      </w:pPr>
      <w:r>
        <w:t>Fonte: elaboração própria.</w:t>
      </w:r>
    </w:p>
    <w:p w14:paraId="6BF0E253" w14:textId="77777777" w:rsidR="00114688" w:rsidRDefault="00114688" w:rsidP="00043795"/>
    <w:p w14:paraId="1327899C" w14:textId="77777777" w:rsidR="00114688" w:rsidRPr="00114688" w:rsidRDefault="00114688" w:rsidP="00114688">
      <w:pPr>
        <w:spacing w:line="360" w:lineRule="auto"/>
        <w:ind w:firstLine="851"/>
        <w:jc w:val="both"/>
        <w:rPr>
          <w:sz w:val="24"/>
          <w:szCs w:val="24"/>
        </w:rPr>
      </w:pPr>
      <w:r>
        <w:t xml:space="preserve">A variabilidade da volatilidade entre subperíodos — com a volatilidade média do </w:t>
      </w:r>
      <w:r>
        <w:rPr>
          <w:rStyle w:val="nfase"/>
        </w:rPr>
        <w:t>crash</w:t>
      </w:r>
      <w:r>
        <w:t xml:space="preserve"> COVID representando 1,95 vezes a volatilidade do período pré-crise — constitui evidência empírica direta de que a hipótese de variância constante, implícita no modelo de Markowitz clássico, é violada sistematicamente. A quebra estrutural está na </w:t>
      </w:r>
      <w:r>
        <w:rPr>
          <w:rStyle w:val="Forte"/>
        </w:rPr>
        <w:t>variância</w:t>
      </w:r>
      <w:r>
        <w:t xml:space="preserve"> e não na média dos retornos, o que fundamenta a superioridade metodológica de abordagens que modelam dinamicamente a covariância ou que penalizam o risco de cauda.</w:t>
      </w:r>
    </w:p>
    <w:p w14:paraId="6ED6D819" w14:textId="77777777" w:rsidR="00310893" w:rsidRPr="000815A7" w:rsidRDefault="00310893" w:rsidP="00310893">
      <w:pPr>
        <w:rPr>
          <w:bCs/>
          <w:sz w:val="24"/>
          <w:szCs w:val="24"/>
        </w:rPr>
      </w:pPr>
    </w:p>
    <w:p w14:paraId="432D1A4A" w14:textId="77777777" w:rsidR="00310893" w:rsidRPr="00D75844" w:rsidRDefault="00310893" w:rsidP="00853490">
      <w:pPr>
        <w:pStyle w:val="Ttulo3"/>
        <w:numPr>
          <w:ilvl w:val="2"/>
          <w:numId w:val="1"/>
        </w:numPr>
        <w:ind w:left="0" w:firstLine="0"/>
        <w:rPr>
          <w:b w:val="0"/>
          <w:sz w:val="22"/>
        </w:rPr>
      </w:pPr>
      <w:bookmarkStart w:id="137" w:name="_Toc231448202"/>
      <w:r>
        <w:t>Estrutura de Correlação</w:t>
      </w:r>
      <w:bookmarkEnd w:id="137"/>
    </w:p>
    <w:p w14:paraId="34564F3E" w14:textId="77777777" w:rsidR="00310893" w:rsidRPr="00114688" w:rsidRDefault="00310893" w:rsidP="00310893">
      <w:pPr>
        <w:rPr>
          <w:b/>
          <w:sz w:val="24"/>
        </w:rPr>
      </w:pPr>
    </w:p>
    <w:p w14:paraId="6E2AC680" w14:textId="77777777" w:rsidR="00310893" w:rsidRDefault="00310893" w:rsidP="00310893">
      <w:pPr>
        <w:pStyle w:val="font-claude-response-body"/>
        <w:spacing w:before="0" w:beforeAutospacing="0" w:after="0" w:afterAutospacing="0" w:line="360" w:lineRule="auto"/>
        <w:ind w:firstLine="851"/>
        <w:jc w:val="both"/>
      </w:pPr>
      <w:r>
        <w:t xml:space="preserve">A correlação média de Pearson entre os pares de ativos da amostra, calculada sobre os retornos em excesso diários do período completo, foi de </w:t>
      </w:r>
      <w:r>
        <w:rPr>
          <w:rStyle w:val="Forte"/>
        </w:rPr>
        <w:t>0,2058</w:t>
      </w:r>
      <w:r>
        <w:t>. Esse valor é inferior à correlação média documentada para o S&amp;P 500 no mesmo período (aproximadamente 0,30–0,40), sugerindo maiores oportunidades de diversificação no mercado brasileiro em condições normais.</w:t>
      </w:r>
    </w:p>
    <w:p w14:paraId="7A0E198D" w14:textId="77777777" w:rsidR="00310893" w:rsidRDefault="00310893" w:rsidP="00310893">
      <w:pPr>
        <w:pStyle w:val="font-claude-response-body"/>
        <w:spacing w:before="0" w:beforeAutospacing="0" w:after="0" w:afterAutospacing="0" w:line="360" w:lineRule="auto"/>
        <w:ind w:firstLine="851"/>
        <w:jc w:val="both"/>
      </w:pPr>
      <w:r>
        <w:lastRenderedPageBreak/>
        <w:t xml:space="preserve">Contudo, a análise da covariância revelou que apenas </w:t>
      </w:r>
      <w:r>
        <w:rPr>
          <w:rStyle w:val="Forte"/>
        </w:rPr>
        <w:t>1 par dentre os 8.385 cruzamentos possíveis</w:t>
      </w:r>
      <w:r>
        <w:t xml:space="preserve"> — RCSL4 e GOLL54 — apresentou covariância estritamente negativa (-0,0159). A quase totalidade das correlações é positiva, reflexo do elevado risco sistemático do mercado brasileiro, no qual choques macroeconômicos (variações da Selic, câmbio e ciclos políticos) afetam simultaneamente todos os ativos. Em períodos de crise, as correlações convergem para valores próximos de 1, eliminando os benefícios de diversificação precisamente quando são mais necessários.</w:t>
      </w:r>
    </w:p>
    <w:p w14:paraId="09F73C93" w14:textId="77777777" w:rsidR="00310893" w:rsidRPr="000815A7" w:rsidRDefault="00310893" w:rsidP="00310893">
      <w:pPr>
        <w:rPr>
          <w:bCs/>
          <w:sz w:val="24"/>
          <w:szCs w:val="24"/>
        </w:rPr>
      </w:pPr>
    </w:p>
    <w:p w14:paraId="6CDB7ABD" w14:textId="77777777" w:rsidR="00310893" w:rsidRPr="00D75844" w:rsidRDefault="00310893" w:rsidP="00853490">
      <w:pPr>
        <w:pStyle w:val="Ttulo3"/>
        <w:numPr>
          <w:ilvl w:val="2"/>
          <w:numId w:val="1"/>
        </w:numPr>
        <w:ind w:left="0" w:firstLine="0"/>
        <w:rPr>
          <w:b w:val="0"/>
          <w:sz w:val="22"/>
        </w:rPr>
      </w:pPr>
      <w:bookmarkStart w:id="138" w:name="_Toc231448203"/>
      <w:r>
        <w:t>Síntese do Diagnóstico Econométrico</w:t>
      </w:r>
      <w:bookmarkEnd w:id="138"/>
    </w:p>
    <w:p w14:paraId="3B008C5D" w14:textId="77777777" w:rsidR="00310893" w:rsidRDefault="00310893" w:rsidP="00310893">
      <w:pPr>
        <w:rPr>
          <w:sz w:val="24"/>
        </w:rPr>
      </w:pPr>
    </w:p>
    <w:p w14:paraId="1F158E40" w14:textId="77777777" w:rsidR="00310893" w:rsidRPr="00310893" w:rsidRDefault="00310893" w:rsidP="00310893">
      <w:pPr>
        <w:rPr>
          <w:sz w:val="24"/>
        </w:rPr>
      </w:pPr>
    </w:p>
    <w:p w14:paraId="18FEE526" w14:textId="359210EE" w:rsidR="00310893" w:rsidRPr="00310893" w:rsidRDefault="00310893" w:rsidP="00310893">
      <w:pPr>
        <w:pStyle w:val="Legenda"/>
        <w:keepNext/>
        <w:jc w:val="center"/>
        <w:rPr>
          <w:rFonts w:ascii="Times New Roman" w:hAnsi="Times New Roman" w:cs="Times New Roman"/>
          <w:i w:val="0"/>
          <w:color w:val="auto"/>
          <w:sz w:val="24"/>
        </w:rPr>
      </w:pPr>
      <w:bookmarkStart w:id="139" w:name="_Toc231447946"/>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7</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Resultados Consolidados dos Testes Econométricos (135 ativos)</w:t>
      </w:r>
      <w:bookmarkEnd w:id="139"/>
    </w:p>
    <w:tbl>
      <w:tblPr>
        <w:tblW w:w="8240" w:type="dxa"/>
        <w:jc w:val="center"/>
        <w:tblCellMar>
          <w:left w:w="70" w:type="dxa"/>
          <w:right w:w="70" w:type="dxa"/>
        </w:tblCellMar>
        <w:tblLook w:val="04A0" w:firstRow="1" w:lastRow="0" w:firstColumn="1" w:lastColumn="0" w:noHBand="0" w:noVBand="1"/>
      </w:tblPr>
      <w:tblGrid>
        <w:gridCol w:w="2920"/>
        <w:gridCol w:w="2400"/>
        <w:gridCol w:w="2920"/>
      </w:tblGrid>
      <w:tr w:rsidR="00310893" w:rsidRPr="00310893" w14:paraId="00263F53" w14:textId="77777777" w:rsidTr="00310893">
        <w:trPr>
          <w:trHeight w:val="315"/>
          <w:jc w:val="center"/>
        </w:trPr>
        <w:tc>
          <w:tcPr>
            <w:tcW w:w="292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05A9A99E"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Teste</w:t>
            </w:r>
          </w:p>
        </w:tc>
        <w:tc>
          <w:tcPr>
            <w:tcW w:w="2400" w:type="dxa"/>
            <w:tcBorders>
              <w:top w:val="single" w:sz="8" w:space="0" w:color="auto"/>
              <w:left w:val="nil"/>
              <w:bottom w:val="single" w:sz="4" w:space="0" w:color="auto"/>
              <w:right w:val="single" w:sz="4" w:space="0" w:color="auto"/>
            </w:tcBorders>
            <w:shd w:val="clear" w:color="auto" w:fill="auto"/>
            <w:noWrap/>
            <w:vAlign w:val="center"/>
            <w:hideMark/>
          </w:tcPr>
          <w:p w14:paraId="58DCB876"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H₀</w:t>
            </w:r>
          </w:p>
        </w:tc>
        <w:tc>
          <w:tcPr>
            <w:tcW w:w="2920" w:type="dxa"/>
            <w:tcBorders>
              <w:top w:val="single" w:sz="8" w:space="0" w:color="auto"/>
              <w:left w:val="nil"/>
              <w:bottom w:val="single" w:sz="4" w:space="0" w:color="auto"/>
              <w:right w:val="single" w:sz="8" w:space="0" w:color="auto"/>
            </w:tcBorders>
            <w:shd w:val="clear" w:color="auto" w:fill="auto"/>
            <w:noWrap/>
            <w:vAlign w:val="center"/>
            <w:hideMark/>
          </w:tcPr>
          <w:p w14:paraId="269D6B33"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Resultado</w:t>
            </w:r>
          </w:p>
        </w:tc>
      </w:tr>
      <w:tr w:rsidR="00310893" w:rsidRPr="00310893" w14:paraId="7A2DE6A4"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565804AE"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ADF (log-retornos)</w:t>
            </w:r>
          </w:p>
        </w:tc>
        <w:tc>
          <w:tcPr>
            <w:tcW w:w="2400" w:type="dxa"/>
            <w:tcBorders>
              <w:top w:val="nil"/>
              <w:left w:val="nil"/>
              <w:bottom w:val="single" w:sz="4" w:space="0" w:color="auto"/>
              <w:right w:val="single" w:sz="4" w:space="0" w:color="auto"/>
            </w:tcBorders>
            <w:shd w:val="clear" w:color="auto" w:fill="auto"/>
            <w:noWrap/>
            <w:vAlign w:val="center"/>
            <w:hideMark/>
          </w:tcPr>
          <w:p w14:paraId="09B86387"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Raiz unitária</w:t>
            </w:r>
          </w:p>
        </w:tc>
        <w:tc>
          <w:tcPr>
            <w:tcW w:w="2920" w:type="dxa"/>
            <w:tcBorders>
              <w:top w:val="nil"/>
              <w:left w:val="nil"/>
              <w:bottom w:val="single" w:sz="4" w:space="0" w:color="auto"/>
              <w:right w:val="single" w:sz="8" w:space="0" w:color="auto"/>
            </w:tcBorders>
            <w:shd w:val="clear" w:color="auto" w:fill="auto"/>
            <w:noWrap/>
            <w:vAlign w:val="center"/>
            <w:hideMark/>
          </w:tcPr>
          <w:p w14:paraId="01CEEB84"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Estacionário em 130/130 </w:t>
            </w:r>
            <w:r>
              <w:rPr>
                <w:rFonts w:ascii="Segoe UI Symbol" w:hAnsi="Segoe UI Symbol" w:cs="Segoe UI Symbol"/>
                <w:color w:val="000000"/>
                <w:lang w:val="pt-BR" w:eastAsia="pt-BR"/>
              </w:rPr>
              <w:t>✓</w:t>
            </w:r>
          </w:p>
        </w:tc>
      </w:tr>
      <w:tr w:rsidR="00310893" w:rsidRPr="00310893" w14:paraId="1E40023C"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4DF60A8E" w14:textId="77777777" w:rsidR="00310893" w:rsidRPr="00310893" w:rsidRDefault="00310893" w:rsidP="00310893">
            <w:pPr>
              <w:widowControl/>
              <w:autoSpaceDE/>
              <w:autoSpaceDN/>
              <w:jc w:val="center"/>
              <w:rPr>
                <w:rFonts w:ascii="Calibri" w:hAnsi="Calibri" w:cs="Calibri"/>
                <w:color w:val="000000"/>
                <w:lang w:val="pt-BR" w:eastAsia="pt-BR"/>
              </w:rPr>
            </w:pPr>
            <w:proofErr w:type="spellStart"/>
            <w:r>
              <w:rPr>
                <w:rFonts w:ascii="Calibri" w:hAnsi="Calibri" w:cs="Calibri"/>
                <w:color w:val="000000"/>
                <w:lang w:val="pt-BR" w:eastAsia="pt-BR"/>
              </w:rPr>
              <w:t>Ljung</w:t>
            </w:r>
            <w:proofErr w:type="spellEnd"/>
            <w:r>
              <w:rPr>
                <w:rFonts w:ascii="Calibri" w:hAnsi="Calibri" w:cs="Calibri"/>
                <w:color w:val="000000"/>
                <w:lang w:val="pt-BR" w:eastAsia="pt-BR"/>
              </w:rPr>
              <w:t xml:space="preserve">-Box </w:t>
            </w:r>
            <w:proofErr w:type="gramStart"/>
            <w:r>
              <w:rPr>
                <w:rFonts w:ascii="Calibri" w:hAnsi="Calibri" w:cs="Calibri"/>
                <w:color w:val="000000"/>
                <w:lang w:val="pt-BR" w:eastAsia="pt-BR"/>
              </w:rPr>
              <w:t>Q(</w:t>
            </w:r>
            <w:proofErr w:type="gramEnd"/>
            <w:r>
              <w:rPr>
                <w:rFonts w:ascii="Calibri" w:hAnsi="Calibri" w:cs="Calibri"/>
                <w:color w:val="000000"/>
                <w:lang w:val="pt-BR" w:eastAsia="pt-BR"/>
              </w:rPr>
              <w:t>10) nos retornos</w:t>
            </w:r>
          </w:p>
        </w:tc>
        <w:tc>
          <w:tcPr>
            <w:tcW w:w="2400" w:type="dxa"/>
            <w:tcBorders>
              <w:top w:val="nil"/>
              <w:left w:val="nil"/>
              <w:bottom w:val="single" w:sz="4" w:space="0" w:color="auto"/>
              <w:right w:val="single" w:sz="4" w:space="0" w:color="auto"/>
            </w:tcBorders>
            <w:shd w:val="clear" w:color="auto" w:fill="auto"/>
            <w:noWrap/>
            <w:vAlign w:val="center"/>
            <w:hideMark/>
          </w:tcPr>
          <w:p w14:paraId="72FFC66B"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autocorrelação</w:t>
            </w:r>
          </w:p>
        </w:tc>
        <w:tc>
          <w:tcPr>
            <w:tcW w:w="2920" w:type="dxa"/>
            <w:tcBorders>
              <w:top w:val="nil"/>
              <w:left w:val="nil"/>
              <w:bottom w:val="single" w:sz="4" w:space="0" w:color="auto"/>
              <w:right w:val="single" w:sz="8" w:space="0" w:color="auto"/>
            </w:tcBorders>
            <w:shd w:val="clear" w:color="auto" w:fill="auto"/>
            <w:noWrap/>
            <w:vAlign w:val="center"/>
            <w:hideMark/>
          </w:tcPr>
          <w:p w14:paraId="596BF918"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Rejeitada em 115/130</w:t>
            </w:r>
          </w:p>
        </w:tc>
      </w:tr>
      <w:tr w:rsidR="00310893" w:rsidRPr="00310893" w14:paraId="61B662CE"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18A27C95" w14:textId="77777777" w:rsidR="00310893" w:rsidRPr="00310893" w:rsidRDefault="00310893" w:rsidP="00310893">
            <w:pPr>
              <w:widowControl/>
              <w:autoSpaceDE/>
              <w:autoSpaceDN/>
              <w:jc w:val="center"/>
              <w:rPr>
                <w:rFonts w:ascii="Calibri" w:hAnsi="Calibri" w:cs="Calibri"/>
                <w:color w:val="000000"/>
                <w:lang w:val="pt-BR" w:eastAsia="pt-BR"/>
              </w:rPr>
            </w:pPr>
            <w:proofErr w:type="spellStart"/>
            <w:r>
              <w:rPr>
                <w:rFonts w:ascii="Calibri" w:hAnsi="Calibri" w:cs="Calibri"/>
                <w:color w:val="000000"/>
                <w:lang w:val="pt-BR" w:eastAsia="pt-BR"/>
              </w:rPr>
              <w:t>Ljung</w:t>
            </w:r>
            <w:proofErr w:type="spellEnd"/>
            <w:r>
              <w:rPr>
                <w:rFonts w:ascii="Calibri" w:hAnsi="Calibri" w:cs="Calibri"/>
                <w:color w:val="000000"/>
                <w:lang w:val="pt-BR" w:eastAsia="pt-BR"/>
              </w:rPr>
              <w:t xml:space="preserve">-Box </w:t>
            </w:r>
            <w:proofErr w:type="gramStart"/>
            <w:r>
              <w:rPr>
                <w:rFonts w:ascii="Calibri" w:hAnsi="Calibri" w:cs="Calibri"/>
                <w:color w:val="000000"/>
                <w:lang w:val="pt-BR" w:eastAsia="pt-BR"/>
              </w:rPr>
              <w:t>Q(</w:t>
            </w:r>
            <w:proofErr w:type="gramEnd"/>
            <w:r>
              <w:rPr>
                <w:rFonts w:ascii="Calibri" w:hAnsi="Calibri" w:cs="Calibri"/>
                <w:color w:val="000000"/>
                <w:lang w:val="pt-BR" w:eastAsia="pt-BR"/>
              </w:rPr>
              <w:t>10) nos retornos²</w:t>
            </w:r>
          </w:p>
        </w:tc>
        <w:tc>
          <w:tcPr>
            <w:tcW w:w="2400" w:type="dxa"/>
            <w:tcBorders>
              <w:top w:val="nil"/>
              <w:left w:val="nil"/>
              <w:bottom w:val="single" w:sz="4" w:space="0" w:color="auto"/>
              <w:right w:val="single" w:sz="4" w:space="0" w:color="auto"/>
            </w:tcBorders>
            <w:shd w:val="clear" w:color="auto" w:fill="auto"/>
            <w:noWrap/>
            <w:vAlign w:val="center"/>
            <w:hideMark/>
          </w:tcPr>
          <w:p w14:paraId="2C92303B"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efeito ARCH</w:t>
            </w:r>
          </w:p>
        </w:tc>
        <w:tc>
          <w:tcPr>
            <w:tcW w:w="2920" w:type="dxa"/>
            <w:tcBorders>
              <w:top w:val="nil"/>
              <w:left w:val="nil"/>
              <w:bottom w:val="single" w:sz="4" w:space="0" w:color="auto"/>
              <w:right w:val="single" w:sz="8" w:space="0" w:color="auto"/>
            </w:tcBorders>
            <w:shd w:val="clear" w:color="auto" w:fill="auto"/>
            <w:noWrap/>
            <w:vAlign w:val="center"/>
            <w:hideMark/>
          </w:tcPr>
          <w:p w14:paraId="7F510193"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15CEEDAA"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2CF96329"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ARCH LM (10 defasagens)</w:t>
            </w:r>
          </w:p>
        </w:tc>
        <w:tc>
          <w:tcPr>
            <w:tcW w:w="2400" w:type="dxa"/>
            <w:tcBorders>
              <w:top w:val="nil"/>
              <w:left w:val="nil"/>
              <w:bottom w:val="single" w:sz="4" w:space="0" w:color="auto"/>
              <w:right w:val="single" w:sz="4" w:space="0" w:color="auto"/>
            </w:tcBorders>
            <w:shd w:val="clear" w:color="auto" w:fill="auto"/>
            <w:noWrap/>
            <w:vAlign w:val="center"/>
            <w:hideMark/>
          </w:tcPr>
          <w:p w14:paraId="765DEC11"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Variância constante</w:t>
            </w:r>
          </w:p>
        </w:tc>
        <w:tc>
          <w:tcPr>
            <w:tcW w:w="2920" w:type="dxa"/>
            <w:tcBorders>
              <w:top w:val="nil"/>
              <w:left w:val="nil"/>
              <w:bottom w:val="single" w:sz="4" w:space="0" w:color="auto"/>
              <w:right w:val="single" w:sz="8" w:space="0" w:color="auto"/>
            </w:tcBorders>
            <w:shd w:val="clear" w:color="auto" w:fill="auto"/>
            <w:noWrap/>
            <w:vAlign w:val="center"/>
            <w:hideMark/>
          </w:tcPr>
          <w:p w14:paraId="0C362FA8"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0E80CB0D" w14:textId="77777777" w:rsidTr="00310893">
        <w:trPr>
          <w:trHeight w:val="33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3E805DFC" w14:textId="77777777" w:rsidR="00310893" w:rsidRPr="00310893" w:rsidRDefault="00310893" w:rsidP="00310893">
            <w:pPr>
              <w:widowControl/>
              <w:autoSpaceDE/>
              <w:autoSpaceDN/>
              <w:jc w:val="center"/>
              <w:rPr>
                <w:rFonts w:ascii="Calibri" w:hAnsi="Calibri" w:cs="Calibri"/>
                <w:color w:val="000000"/>
                <w:lang w:val="pt-BR" w:eastAsia="pt-BR"/>
              </w:rPr>
            </w:pPr>
            <w:proofErr w:type="spellStart"/>
            <w:r>
              <w:rPr>
                <w:rFonts w:ascii="Calibri" w:hAnsi="Calibri" w:cs="Calibri"/>
                <w:color w:val="000000"/>
                <w:lang w:val="pt-BR" w:eastAsia="pt-BR"/>
              </w:rPr>
              <w:t>Jarque</w:t>
            </w:r>
            <w:proofErr w:type="spellEnd"/>
            <w:r>
              <w:rPr>
                <w:rFonts w:ascii="Calibri" w:hAnsi="Calibri" w:cs="Calibri"/>
                <w:color w:val="000000"/>
                <w:lang w:val="pt-BR" w:eastAsia="pt-BR"/>
              </w:rPr>
              <w:t>-Bera</w:t>
            </w:r>
          </w:p>
        </w:tc>
        <w:tc>
          <w:tcPr>
            <w:tcW w:w="2400" w:type="dxa"/>
            <w:tcBorders>
              <w:top w:val="nil"/>
              <w:left w:val="nil"/>
              <w:bottom w:val="single" w:sz="4" w:space="0" w:color="auto"/>
              <w:right w:val="single" w:sz="4" w:space="0" w:color="auto"/>
            </w:tcBorders>
            <w:shd w:val="clear" w:color="auto" w:fill="auto"/>
            <w:noWrap/>
            <w:vAlign w:val="center"/>
            <w:hideMark/>
          </w:tcPr>
          <w:p w14:paraId="5DA27479"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Normalidade</w:t>
            </w:r>
          </w:p>
        </w:tc>
        <w:tc>
          <w:tcPr>
            <w:tcW w:w="2920" w:type="dxa"/>
            <w:tcBorders>
              <w:top w:val="nil"/>
              <w:left w:val="nil"/>
              <w:bottom w:val="single" w:sz="4" w:space="0" w:color="auto"/>
              <w:right w:val="single" w:sz="8" w:space="0" w:color="auto"/>
            </w:tcBorders>
            <w:shd w:val="clear" w:color="auto" w:fill="auto"/>
            <w:noWrap/>
            <w:vAlign w:val="center"/>
            <w:hideMark/>
          </w:tcPr>
          <w:p w14:paraId="3C5B1D53"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3C8E74D3" w14:textId="77777777" w:rsidTr="00310893">
        <w:trPr>
          <w:trHeight w:val="30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7DFA79A6" w14:textId="77777777" w:rsidR="00310893" w:rsidRPr="00310893" w:rsidRDefault="00310893" w:rsidP="00310893">
            <w:pPr>
              <w:widowControl/>
              <w:autoSpaceDE/>
              <w:autoSpaceDN/>
              <w:jc w:val="center"/>
              <w:rPr>
                <w:rFonts w:ascii="Calibri" w:hAnsi="Calibri" w:cs="Calibri"/>
                <w:color w:val="000000"/>
                <w:lang w:val="pt-BR" w:eastAsia="pt-BR"/>
              </w:rPr>
            </w:pPr>
            <w:proofErr w:type="spellStart"/>
            <w:r>
              <w:rPr>
                <w:rFonts w:ascii="Calibri" w:hAnsi="Calibri" w:cs="Calibri"/>
                <w:color w:val="000000"/>
                <w:lang w:val="pt-BR" w:eastAsia="pt-BR"/>
              </w:rPr>
              <w:t>Chow</w:t>
            </w:r>
            <w:proofErr w:type="spellEnd"/>
            <w:r>
              <w:rPr>
                <w:rFonts w:ascii="Calibri" w:hAnsi="Calibri" w:cs="Calibri"/>
                <w:color w:val="000000"/>
                <w:lang w:val="pt-BR" w:eastAsia="pt-BR"/>
              </w:rPr>
              <w:t xml:space="preserve"> (média, 4 datas)</w:t>
            </w:r>
          </w:p>
        </w:tc>
        <w:tc>
          <w:tcPr>
            <w:tcW w:w="2400" w:type="dxa"/>
            <w:tcBorders>
              <w:top w:val="nil"/>
              <w:left w:val="nil"/>
              <w:bottom w:val="single" w:sz="4" w:space="0" w:color="auto"/>
              <w:right w:val="single" w:sz="4" w:space="0" w:color="auto"/>
            </w:tcBorders>
            <w:shd w:val="clear" w:color="auto" w:fill="auto"/>
            <w:noWrap/>
            <w:vAlign w:val="center"/>
            <w:hideMark/>
          </w:tcPr>
          <w:p w14:paraId="0D19E3E6"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quebra na média</w:t>
            </w:r>
          </w:p>
        </w:tc>
        <w:tc>
          <w:tcPr>
            <w:tcW w:w="2920" w:type="dxa"/>
            <w:tcBorders>
              <w:top w:val="nil"/>
              <w:left w:val="nil"/>
              <w:bottom w:val="single" w:sz="4" w:space="0" w:color="auto"/>
              <w:right w:val="single" w:sz="8" w:space="0" w:color="auto"/>
            </w:tcBorders>
            <w:shd w:val="clear" w:color="auto" w:fill="auto"/>
            <w:noWrap/>
            <w:vAlign w:val="center"/>
            <w:hideMark/>
          </w:tcPr>
          <w:p w14:paraId="35489525"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Não rejeitada em &gt;92% </w:t>
            </w:r>
            <w:r>
              <w:rPr>
                <w:rFonts w:ascii="Segoe UI Symbol" w:hAnsi="Segoe UI Symbol" w:cs="Segoe UI Symbol"/>
                <w:color w:val="000000"/>
                <w:lang w:val="pt-BR" w:eastAsia="pt-BR"/>
              </w:rPr>
              <w:t>✓</w:t>
            </w:r>
          </w:p>
        </w:tc>
      </w:tr>
      <w:tr w:rsidR="00310893" w:rsidRPr="00310893" w14:paraId="0D52E282" w14:textId="77777777" w:rsidTr="00310893">
        <w:trPr>
          <w:trHeight w:val="315"/>
          <w:jc w:val="center"/>
        </w:trPr>
        <w:tc>
          <w:tcPr>
            <w:tcW w:w="2920" w:type="dxa"/>
            <w:tcBorders>
              <w:top w:val="nil"/>
              <w:left w:val="single" w:sz="8" w:space="0" w:color="auto"/>
              <w:bottom w:val="single" w:sz="8" w:space="0" w:color="auto"/>
              <w:right w:val="single" w:sz="4" w:space="0" w:color="auto"/>
            </w:tcBorders>
            <w:shd w:val="clear" w:color="auto" w:fill="auto"/>
            <w:noWrap/>
            <w:vAlign w:val="center"/>
            <w:hideMark/>
          </w:tcPr>
          <w:p w14:paraId="402487F6"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CUSUM (volatilidade)</w:t>
            </w:r>
          </w:p>
        </w:tc>
        <w:tc>
          <w:tcPr>
            <w:tcW w:w="2400" w:type="dxa"/>
            <w:tcBorders>
              <w:top w:val="nil"/>
              <w:left w:val="nil"/>
              <w:bottom w:val="single" w:sz="8" w:space="0" w:color="auto"/>
              <w:right w:val="single" w:sz="4" w:space="0" w:color="auto"/>
            </w:tcBorders>
            <w:shd w:val="clear" w:color="auto" w:fill="auto"/>
            <w:noWrap/>
            <w:vAlign w:val="center"/>
            <w:hideMark/>
          </w:tcPr>
          <w:p w14:paraId="5480C2E1"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quebra na variância</w:t>
            </w:r>
          </w:p>
        </w:tc>
        <w:tc>
          <w:tcPr>
            <w:tcW w:w="2920" w:type="dxa"/>
            <w:tcBorders>
              <w:top w:val="nil"/>
              <w:left w:val="nil"/>
              <w:bottom w:val="single" w:sz="8" w:space="0" w:color="auto"/>
              <w:right w:val="single" w:sz="8" w:space="0" w:color="auto"/>
            </w:tcBorders>
            <w:shd w:val="clear" w:color="auto" w:fill="auto"/>
            <w:noWrap/>
            <w:vAlign w:val="center"/>
            <w:hideMark/>
          </w:tcPr>
          <w:p w14:paraId="6AC11BC2"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Quebra detectada pós-2015 </w:t>
            </w:r>
            <w:r>
              <w:rPr>
                <w:rFonts w:ascii="Segoe UI Symbol" w:hAnsi="Segoe UI Symbol" w:cs="Segoe UI Symbol"/>
                <w:color w:val="000000"/>
                <w:lang w:val="pt-BR" w:eastAsia="pt-BR"/>
              </w:rPr>
              <w:t>✗</w:t>
            </w:r>
          </w:p>
        </w:tc>
      </w:tr>
    </w:tbl>
    <w:p w14:paraId="3FC84076" w14:textId="77777777" w:rsidR="00114688" w:rsidRDefault="00310893" w:rsidP="00310893">
      <w:pPr>
        <w:jc w:val="center"/>
        <w:rPr>
          <w:sz w:val="24"/>
          <w:szCs w:val="24"/>
        </w:rPr>
      </w:pPr>
      <w:r>
        <w:t xml:space="preserve">Fonte: elaboração própria. </w:t>
      </w:r>
      <w:r>
        <w:rPr>
          <w:rFonts w:ascii="Segoe UI Symbol" w:hAnsi="Segoe UI Symbol" w:cs="Segoe UI Symbol"/>
        </w:rPr>
        <w:t>✓</w:t>
      </w:r>
      <w:r>
        <w:t xml:space="preserve"> = favorável à modelagem; </w:t>
      </w:r>
      <w:r>
        <w:rPr>
          <w:rFonts w:ascii="Segoe UI Symbol" w:hAnsi="Segoe UI Symbol" w:cs="Segoe UI Symbol"/>
        </w:rPr>
        <w:t>✗</w:t>
      </w:r>
      <w:r>
        <w:t xml:space="preserve"> = requer atenção metodológica.</w:t>
      </w:r>
    </w:p>
    <w:p w14:paraId="005DC14B" w14:textId="77777777" w:rsidR="00310893" w:rsidRDefault="00310893" w:rsidP="00043795">
      <w:pPr>
        <w:rPr>
          <w:sz w:val="24"/>
          <w:szCs w:val="24"/>
        </w:rPr>
      </w:pPr>
    </w:p>
    <w:p w14:paraId="27CD063B" w14:textId="77777777" w:rsidR="00310893" w:rsidRDefault="00310893" w:rsidP="00310893">
      <w:pPr>
        <w:spacing w:line="360" w:lineRule="auto"/>
        <w:ind w:firstLine="851"/>
        <w:jc w:val="both"/>
        <w:rPr>
          <w:sz w:val="24"/>
          <w:szCs w:val="24"/>
        </w:rPr>
      </w:pPr>
      <w:r>
        <w:t xml:space="preserve">A convergência dos testes aponta três implicações diretas para a modelagem: (i) a transformação para log-retornos é suficiente para garantir </w:t>
      </w:r>
      <w:proofErr w:type="spellStart"/>
      <w:r>
        <w:t>estacionariedade</w:t>
      </w:r>
      <w:proofErr w:type="spellEnd"/>
      <w:r>
        <w:t>; (</w:t>
      </w:r>
      <w:proofErr w:type="spellStart"/>
      <w:r>
        <w:t>ii</w:t>
      </w:r>
      <w:proofErr w:type="spellEnd"/>
      <w:r>
        <w:t>) modelos de variância constante são inadequados para todos os ativos da amostra; e (</w:t>
      </w:r>
      <w:proofErr w:type="spellStart"/>
      <w:r>
        <w:t>iii</w:t>
      </w:r>
      <w:proofErr w:type="spellEnd"/>
      <w:r>
        <w:t xml:space="preserve">) a distribuição gaussiana subestima sistematicamente o risco de eventos extremos. Esses achados corroboram empiricamente as premissas que motivaram o uso de penalidade L1 nos </w:t>
      </w:r>
      <w:proofErr w:type="spellStart"/>
      <w:r>
        <w:t>otimizadores</w:t>
      </w:r>
      <w:proofErr w:type="spellEnd"/>
      <w:r>
        <w:t xml:space="preserve"> e justificam a escolha do Índice de </w:t>
      </w:r>
      <w:proofErr w:type="spellStart"/>
      <w:r>
        <w:t>Sortino</w:t>
      </w:r>
      <w:proofErr w:type="spellEnd"/>
      <w:r>
        <w:t xml:space="preserve"> como métrica complementar ao Índice de </w:t>
      </w:r>
      <w:proofErr w:type="spellStart"/>
      <w:r>
        <w:t>Sharpe</w:t>
      </w:r>
      <w:proofErr w:type="spellEnd"/>
      <w:r>
        <w:t xml:space="preserve"> na avaliação de desempenho.</w:t>
      </w:r>
    </w:p>
    <w:p w14:paraId="7F74D0CF" w14:textId="77777777" w:rsidR="00310893" w:rsidRPr="00114688" w:rsidRDefault="00310893" w:rsidP="00043795">
      <w:pPr>
        <w:rPr>
          <w:sz w:val="24"/>
          <w:szCs w:val="24"/>
        </w:rPr>
      </w:pPr>
    </w:p>
    <w:p w14:paraId="3F7B9973" w14:textId="77777777" w:rsidR="00043795" w:rsidRPr="00310893" w:rsidRDefault="00310893" w:rsidP="00853490">
      <w:pPr>
        <w:pStyle w:val="Ttulo2"/>
        <w:numPr>
          <w:ilvl w:val="1"/>
          <w:numId w:val="1"/>
        </w:numPr>
        <w:ind w:left="0" w:firstLine="0"/>
        <w:jc w:val="left"/>
        <w:rPr>
          <w:sz w:val="22"/>
          <w:szCs w:val="24"/>
        </w:rPr>
      </w:pPr>
      <w:bookmarkStart w:id="140" w:name="_Toc231448204"/>
      <w:r>
        <w:rPr>
          <w:sz w:val="24"/>
        </w:rPr>
        <w:t xml:space="preserve">Resultados do </w:t>
      </w:r>
      <w:proofErr w:type="spellStart"/>
      <w:r>
        <w:rPr>
          <w:sz w:val="24"/>
        </w:rPr>
        <w:t>Backtest</w:t>
      </w:r>
      <w:proofErr w:type="spellEnd"/>
      <w:r>
        <w:rPr>
          <w:sz w:val="24"/>
        </w:rPr>
        <w:t xml:space="preserve"> </w:t>
      </w:r>
      <w:r>
        <w:rPr>
          <w:rStyle w:val="nfase"/>
          <w:sz w:val="24"/>
        </w:rPr>
        <w:t>Out-</w:t>
      </w:r>
      <w:proofErr w:type="spellStart"/>
      <w:r>
        <w:rPr>
          <w:rStyle w:val="nfase"/>
          <w:sz w:val="24"/>
        </w:rPr>
        <w:t>of</w:t>
      </w:r>
      <w:proofErr w:type="spellEnd"/>
      <w:r>
        <w:rPr>
          <w:rStyle w:val="nfase"/>
          <w:sz w:val="24"/>
        </w:rPr>
        <w:t>-Sample</w:t>
      </w:r>
      <w:r>
        <w:rPr>
          <w:sz w:val="24"/>
        </w:rPr>
        <w:t xml:space="preserve"> (2015–</w:t>
      </w:r>
      <w:proofErr w:type="gramStart"/>
      <w:r>
        <w:rPr>
          <w:sz w:val="24"/>
        </w:rPr>
        <w:t>2025)Caracterização</w:t>
      </w:r>
      <w:proofErr w:type="gramEnd"/>
      <w:r>
        <w:rPr>
          <w:sz w:val="24"/>
        </w:rPr>
        <w:t xml:space="preserve"> da Amostra Final</w:t>
      </w:r>
      <w:bookmarkEnd w:id="140"/>
    </w:p>
    <w:p w14:paraId="03BA9B2F" w14:textId="77777777" w:rsidR="00310893" w:rsidRDefault="00310893" w:rsidP="00310893">
      <w:pPr>
        <w:rPr>
          <w:bCs/>
          <w:sz w:val="24"/>
          <w:szCs w:val="24"/>
        </w:rPr>
      </w:pPr>
    </w:p>
    <w:p w14:paraId="28E01BB7" w14:textId="77777777" w:rsidR="00310893" w:rsidRPr="00310893" w:rsidRDefault="00310893" w:rsidP="00310893">
      <w:pPr>
        <w:spacing w:line="360" w:lineRule="auto"/>
        <w:ind w:firstLine="851"/>
        <w:jc w:val="both"/>
        <w:rPr>
          <w:sz w:val="24"/>
          <w:szCs w:val="24"/>
        </w:rPr>
      </w:pPr>
      <w:r>
        <w:rPr>
          <w:sz w:val="24"/>
          <w:szCs w:val="24"/>
        </w:rPr>
        <w:t xml:space="preserve">O período de avaliação </w:t>
      </w:r>
      <w:r>
        <w:rPr>
          <w:rStyle w:val="nfase"/>
          <w:sz w:val="24"/>
          <w:szCs w:val="24"/>
        </w:rPr>
        <w:t>out-</w:t>
      </w:r>
      <w:proofErr w:type="spellStart"/>
      <w:r>
        <w:rPr>
          <w:rStyle w:val="nfase"/>
          <w:sz w:val="24"/>
          <w:szCs w:val="24"/>
        </w:rPr>
        <w:t>of</w:t>
      </w:r>
      <w:proofErr w:type="spellEnd"/>
      <w:r>
        <w:rPr>
          <w:rStyle w:val="nfase"/>
          <w:sz w:val="24"/>
          <w:szCs w:val="24"/>
        </w:rPr>
        <w:t>-sample</w:t>
      </w:r>
      <w:r>
        <w:rPr>
          <w:sz w:val="24"/>
          <w:szCs w:val="24"/>
        </w:rPr>
        <w:t xml:space="preserve"> compreende </w:t>
      </w:r>
      <w:r>
        <w:rPr>
          <w:rStyle w:val="Forte"/>
          <w:sz w:val="24"/>
          <w:szCs w:val="24"/>
        </w:rPr>
        <w:t>janeiro de 2015 a dezembro de 2025</w:t>
      </w:r>
      <w:r>
        <w:rPr>
          <w:sz w:val="24"/>
          <w:szCs w:val="24"/>
        </w:rPr>
        <w:t>, com 132 pontos mensais de rebalanceamento para as estratégias L1. O portfólio inicia com valor normalizado em R$ 1,00 (ou equivalentemente, índice 100) e evolui segundo a curva de capital descrita na Metodologia (Seção 3.6).</w:t>
      </w:r>
    </w:p>
    <w:p w14:paraId="3893F374" w14:textId="77777777" w:rsidR="00310893" w:rsidRPr="000815A7" w:rsidRDefault="00310893" w:rsidP="00310893">
      <w:pPr>
        <w:rPr>
          <w:bCs/>
          <w:sz w:val="24"/>
          <w:szCs w:val="24"/>
        </w:rPr>
      </w:pPr>
    </w:p>
    <w:p w14:paraId="1EEF76EB" w14:textId="77777777" w:rsidR="00310893" w:rsidRPr="00310893" w:rsidRDefault="00310893" w:rsidP="00853490">
      <w:pPr>
        <w:pStyle w:val="Ttulo3"/>
        <w:numPr>
          <w:ilvl w:val="2"/>
          <w:numId w:val="1"/>
        </w:numPr>
        <w:ind w:left="0" w:firstLine="0"/>
        <w:rPr>
          <w:b w:val="0"/>
        </w:rPr>
      </w:pPr>
      <w:bookmarkStart w:id="141" w:name="_Toc231448205"/>
      <w:r>
        <w:rPr>
          <w:b w:val="0"/>
        </w:rPr>
        <w:t>Estratégia 1 — Mínima Variância Global com L1</w:t>
      </w:r>
      <w:bookmarkEnd w:id="141"/>
    </w:p>
    <w:p w14:paraId="63B1DDAD" w14:textId="77777777" w:rsidR="00310893" w:rsidRDefault="00310893" w:rsidP="00310893">
      <w:pPr>
        <w:rPr>
          <w:sz w:val="24"/>
        </w:rPr>
      </w:pPr>
    </w:p>
    <w:p w14:paraId="39921A8D" w14:textId="77777777" w:rsidR="00B068CE" w:rsidRDefault="00B068CE" w:rsidP="00310893">
      <w:pPr>
        <w:rPr>
          <w:sz w:val="24"/>
        </w:rPr>
      </w:pPr>
    </w:p>
    <w:p w14:paraId="351171DC" w14:textId="6B212979" w:rsidR="00B068CE" w:rsidRPr="00B068CE" w:rsidRDefault="00B068CE" w:rsidP="00B068CE">
      <w:pPr>
        <w:pStyle w:val="Legenda"/>
        <w:keepNext/>
        <w:jc w:val="center"/>
        <w:rPr>
          <w:rFonts w:ascii="Times New Roman" w:hAnsi="Times New Roman" w:cs="Times New Roman"/>
          <w:i w:val="0"/>
          <w:color w:val="auto"/>
          <w:sz w:val="24"/>
          <w:szCs w:val="24"/>
        </w:rPr>
      </w:pPr>
      <w:bookmarkStart w:id="142" w:name="_Toc231447947"/>
      <w:r>
        <w:rPr>
          <w:rFonts w:ascii="Times New Roman" w:hAnsi="Times New Roman" w:cs="Times New Roman"/>
          <w:i w:val="0"/>
          <w:color w:val="auto"/>
          <w:sz w:val="24"/>
          <w:szCs w:val="24"/>
        </w:rPr>
        <w:t xml:space="preserve">Tabela </w:t>
      </w:r>
      <w:r>
        <w:rPr>
          <w:rFonts w:ascii="Times New Roman" w:hAnsi="Times New Roman" w:cs="Times New Roman"/>
          <w:i w:val="0"/>
          <w:color w:val="auto"/>
          <w:sz w:val="24"/>
          <w:szCs w:val="24"/>
        </w:rPr>
        <w:fldChar w:fldCharType="begin"/>
      </w:r>
      <w:r>
        <w:rPr>
          <w:rFonts w:ascii="Times New Roman" w:hAnsi="Times New Roman" w:cs="Times New Roman"/>
          <w:i w:val="0"/>
          <w:color w:val="auto"/>
          <w:sz w:val="24"/>
          <w:szCs w:val="24"/>
        </w:rPr>
        <w:instrText xml:space="preserve"> SEQ Tabela \* ARABIC </w:instrText>
      </w:r>
      <w:r>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8</w:t>
      </w:r>
      <w:r>
        <w:rPr>
          <w:rFonts w:ascii="Times New Roman" w:hAnsi="Times New Roman" w:cs="Times New Roman"/>
          <w:i w:val="0"/>
          <w:color w:val="auto"/>
          <w:sz w:val="24"/>
          <w:szCs w:val="24"/>
        </w:rPr>
        <w:fldChar w:fldCharType="end"/>
      </w:r>
      <w:r>
        <w:rPr>
          <w:rFonts w:ascii="Times New Roman" w:hAnsi="Times New Roman" w:cs="Times New Roman"/>
          <w:i w:val="0"/>
          <w:color w:val="auto"/>
          <w:sz w:val="24"/>
          <w:szCs w:val="24"/>
        </w:rPr>
        <w:t xml:space="preserve"> — Desempenho da Estratégia Mínima Variância L1 (</w:t>
      </w:r>
      <w:proofErr w:type="spellStart"/>
      <w:r>
        <w:rPr>
          <w:rFonts w:ascii="Times New Roman" w:hAnsi="Times New Roman" w:cs="Times New Roman"/>
          <w:i w:val="0"/>
          <w:color w:val="auto"/>
          <w:sz w:val="24"/>
          <w:szCs w:val="24"/>
        </w:rPr>
        <w:t>jan</w:t>
      </w:r>
      <w:proofErr w:type="spellEnd"/>
      <w:r>
        <w:rPr>
          <w:rFonts w:ascii="Times New Roman" w:hAnsi="Times New Roman" w:cs="Times New Roman"/>
          <w:i w:val="0"/>
          <w:color w:val="auto"/>
          <w:sz w:val="24"/>
          <w:szCs w:val="24"/>
        </w:rPr>
        <w:t>/2015 – dez/2025)</w:t>
      </w:r>
      <w:bookmarkEnd w:id="142"/>
    </w:p>
    <w:tbl>
      <w:tblPr>
        <w:tblW w:w="9261" w:type="dxa"/>
        <w:jc w:val="center"/>
        <w:tblCellMar>
          <w:left w:w="70" w:type="dxa"/>
          <w:right w:w="70" w:type="dxa"/>
        </w:tblCellMar>
        <w:tblLook w:val="04A0" w:firstRow="1" w:lastRow="0" w:firstColumn="1" w:lastColumn="0" w:noHBand="0" w:noVBand="1"/>
      </w:tblPr>
      <w:tblGrid>
        <w:gridCol w:w="2996"/>
        <w:gridCol w:w="2882"/>
        <w:gridCol w:w="1947"/>
        <w:gridCol w:w="1436"/>
      </w:tblGrid>
      <w:tr w:rsidR="00B068CE" w:rsidRPr="00B068CE" w14:paraId="034CD0B9" w14:textId="77777777" w:rsidTr="00B068CE">
        <w:trPr>
          <w:trHeight w:val="319"/>
          <w:jc w:val="center"/>
        </w:trPr>
        <w:tc>
          <w:tcPr>
            <w:tcW w:w="299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7949C834"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2882" w:type="dxa"/>
            <w:tcBorders>
              <w:top w:val="single" w:sz="8" w:space="0" w:color="auto"/>
              <w:left w:val="nil"/>
              <w:bottom w:val="single" w:sz="4" w:space="0" w:color="auto"/>
              <w:right w:val="single" w:sz="4" w:space="0" w:color="auto"/>
            </w:tcBorders>
            <w:shd w:val="clear" w:color="auto" w:fill="auto"/>
            <w:noWrap/>
            <w:vAlign w:val="center"/>
            <w:hideMark/>
          </w:tcPr>
          <w:p w14:paraId="1E927771"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Mínima Variância L1</w:t>
            </w:r>
          </w:p>
        </w:tc>
        <w:tc>
          <w:tcPr>
            <w:tcW w:w="1947" w:type="dxa"/>
            <w:tcBorders>
              <w:top w:val="single" w:sz="8" w:space="0" w:color="auto"/>
              <w:left w:val="nil"/>
              <w:bottom w:val="single" w:sz="4" w:space="0" w:color="auto"/>
              <w:right w:val="single" w:sz="4" w:space="0" w:color="auto"/>
            </w:tcBorders>
            <w:shd w:val="clear" w:color="auto" w:fill="auto"/>
            <w:noWrap/>
            <w:vAlign w:val="center"/>
            <w:hideMark/>
          </w:tcPr>
          <w:p w14:paraId="73FCE9F6"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36" w:type="dxa"/>
            <w:tcBorders>
              <w:top w:val="single" w:sz="8" w:space="0" w:color="auto"/>
              <w:left w:val="nil"/>
              <w:bottom w:val="single" w:sz="4" w:space="0" w:color="auto"/>
              <w:right w:val="single" w:sz="8" w:space="0" w:color="auto"/>
            </w:tcBorders>
            <w:shd w:val="clear" w:color="auto" w:fill="auto"/>
            <w:noWrap/>
            <w:vAlign w:val="center"/>
            <w:hideMark/>
          </w:tcPr>
          <w:p w14:paraId="48A8803F"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B068CE" w:rsidRPr="00B068CE" w14:paraId="33290005"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34F008E6"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2882" w:type="dxa"/>
            <w:tcBorders>
              <w:top w:val="nil"/>
              <w:left w:val="nil"/>
              <w:bottom w:val="single" w:sz="4" w:space="0" w:color="auto"/>
              <w:right w:val="single" w:sz="4" w:space="0" w:color="auto"/>
            </w:tcBorders>
            <w:shd w:val="clear" w:color="auto" w:fill="auto"/>
            <w:noWrap/>
            <w:vAlign w:val="center"/>
            <w:hideMark/>
          </w:tcPr>
          <w:p w14:paraId="7792222A"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+460,20%</w:t>
            </w:r>
          </w:p>
        </w:tc>
        <w:tc>
          <w:tcPr>
            <w:tcW w:w="1947" w:type="dxa"/>
            <w:tcBorders>
              <w:top w:val="nil"/>
              <w:left w:val="nil"/>
              <w:bottom w:val="single" w:sz="4" w:space="0" w:color="auto"/>
              <w:right w:val="single" w:sz="4" w:space="0" w:color="auto"/>
            </w:tcBorders>
            <w:shd w:val="clear" w:color="auto" w:fill="auto"/>
            <w:noWrap/>
            <w:vAlign w:val="center"/>
            <w:hideMark/>
          </w:tcPr>
          <w:p w14:paraId="3C35A875"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+215,00%</w:t>
            </w:r>
          </w:p>
        </w:tc>
        <w:tc>
          <w:tcPr>
            <w:tcW w:w="1436" w:type="dxa"/>
            <w:tcBorders>
              <w:top w:val="nil"/>
              <w:left w:val="nil"/>
              <w:bottom w:val="single" w:sz="4" w:space="0" w:color="auto"/>
              <w:right w:val="single" w:sz="8" w:space="0" w:color="auto"/>
            </w:tcBorders>
            <w:shd w:val="clear" w:color="auto" w:fill="auto"/>
            <w:noWrap/>
            <w:vAlign w:val="center"/>
            <w:hideMark/>
          </w:tcPr>
          <w:p w14:paraId="718C6C7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+166,14%</w:t>
            </w:r>
          </w:p>
        </w:tc>
      </w:tr>
      <w:tr w:rsidR="00B068CE" w:rsidRPr="00B068CE" w14:paraId="3C2F9DE7"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46F2990E"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CAGR</w:t>
            </w:r>
          </w:p>
        </w:tc>
        <w:tc>
          <w:tcPr>
            <w:tcW w:w="2882" w:type="dxa"/>
            <w:tcBorders>
              <w:top w:val="nil"/>
              <w:left w:val="nil"/>
              <w:bottom w:val="single" w:sz="4" w:space="0" w:color="auto"/>
              <w:right w:val="single" w:sz="4" w:space="0" w:color="auto"/>
            </w:tcBorders>
            <w:shd w:val="clear" w:color="auto" w:fill="auto"/>
            <w:noWrap/>
            <w:vAlign w:val="center"/>
            <w:hideMark/>
          </w:tcPr>
          <w:p w14:paraId="63E694BC"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+18,7%</w:t>
            </w:r>
          </w:p>
        </w:tc>
        <w:tc>
          <w:tcPr>
            <w:tcW w:w="1947" w:type="dxa"/>
            <w:tcBorders>
              <w:top w:val="nil"/>
              <w:left w:val="nil"/>
              <w:bottom w:val="single" w:sz="4" w:space="0" w:color="auto"/>
              <w:right w:val="single" w:sz="4" w:space="0" w:color="auto"/>
            </w:tcBorders>
            <w:shd w:val="clear" w:color="auto" w:fill="auto"/>
            <w:noWrap/>
            <w:vAlign w:val="center"/>
            <w:hideMark/>
          </w:tcPr>
          <w:p w14:paraId="1FE4EAA8"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11,6%</w:t>
            </w:r>
          </w:p>
        </w:tc>
        <w:tc>
          <w:tcPr>
            <w:tcW w:w="1436" w:type="dxa"/>
            <w:tcBorders>
              <w:top w:val="nil"/>
              <w:left w:val="nil"/>
              <w:bottom w:val="single" w:sz="4" w:space="0" w:color="auto"/>
              <w:right w:val="single" w:sz="8" w:space="0" w:color="auto"/>
            </w:tcBorders>
            <w:shd w:val="clear" w:color="auto" w:fill="auto"/>
            <w:noWrap/>
            <w:vAlign w:val="center"/>
            <w:hideMark/>
          </w:tcPr>
          <w:p w14:paraId="2C0AFA43"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10,2%</w:t>
            </w:r>
          </w:p>
        </w:tc>
      </w:tr>
      <w:tr w:rsidR="00B068CE" w:rsidRPr="00B068CE" w14:paraId="7F28B7FA"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09C97E4A"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2882" w:type="dxa"/>
            <w:tcBorders>
              <w:top w:val="nil"/>
              <w:left w:val="nil"/>
              <w:bottom w:val="single" w:sz="4" w:space="0" w:color="auto"/>
              <w:right w:val="single" w:sz="4" w:space="0" w:color="auto"/>
            </w:tcBorders>
            <w:shd w:val="clear" w:color="auto" w:fill="auto"/>
            <w:noWrap/>
            <w:vAlign w:val="center"/>
            <w:hideMark/>
          </w:tcPr>
          <w:p w14:paraId="11FE886B"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6CC438CD"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3EC3F8B3"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1574EB07"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5826E09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2882" w:type="dxa"/>
            <w:tcBorders>
              <w:top w:val="nil"/>
              <w:left w:val="nil"/>
              <w:bottom w:val="single" w:sz="4" w:space="0" w:color="auto"/>
              <w:right w:val="single" w:sz="4" w:space="0" w:color="auto"/>
            </w:tcBorders>
            <w:shd w:val="clear" w:color="auto" w:fill="auto"/>
            <w:noWrap/>
            <w:vAlign w:val="center"/>
            <w:hideMark/>
          </w:tcPr>
          <w:p w14:paraId="6681E022"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1F8060CE"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1B0E7A42"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2747A24E" w14:textId="77777777" w:rsidTr="00B068CE">
        <w:trPr>
          <w:trHeight w:val="334"/>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41693619" w14:textId="77777777" w:rsidR="00B068CE" w:rsidRPr="00B068CE" w:rsidRDefault="00B068CE" w:rsidP="00B068CE">
            <w:pPr>
              <w:widowControl/>
              <w:autoSpaceDE/>
              <w:autoSpaceDN/>
              <w:jc w:val="center"/>
              <w:rPr>
                <w:color w:val="000000"/>
                <w:sz w:val="24"/>
                <w:szCs w:val="24"/>
                <w:lang w:val="pt-BR" w:eastAsia="pt-BR"/>
              </w:rPr>
            </w:pPr>
            <w:proofErr w:type="spellStart"/>
            <w:r>
              <w:rPr>
                <w:color w:val="000000"/>
                <w:sz w:val="24"/>
                <w:szCs w:val="24"/>
                <w:lang w:val="pt-BR" w:eastAsia="pt-BR"/>
              </w:rPr>
              <w:t>Maximum</w:t>
            </w:r>
            <w:proofErr w:type="spellEnd"/>
            <w:r>
              <w:rPr>
                <w:color w:val="000000"/>
                <w:sz w:val="24"/>
                <w:szCs w:val="24"/>
                <w:lang w:val="pt-BR" w:eastAsia="pt-BR"/>
              </w:rPr>
              <w:t xml:space="preserve"> </w:t>
            </w:r>
            <w:proofErr w:type="spellStart"/>
            <w:r>
              <w:rPr>
                <w:color w:val="000000"/>
                <w:sz w:val="24"/>
                <w:szCs w:val="24"/>
                <w:lang w:val="pt-BR" w:eastAsia="pt-BR"/>
              </w:rPr>
              <w:t>Drawdown</w:t>
            </w:r>
            <w:proofErr w:type="spellEnd"/>
          </w:p>
        </w:tc>
        <w:tc>
          <w:tcPr>
            <w:tcW w:w="2882" w:type="dxa"/>
            <w:tcBorders>
              <w:top w:val="nil"/>
              <w:left w:val="nil"/>
              <w:bottom w:val="single" w:sz="4" w:space="0" w:color="auto"/>
              <w:right w:val="single" w:sz="4" w:space="0" w:color="auto"/>
            </w:tcBorders>
            <w:shd w:val="clear" w:color="auto" w:fill="auto"/>
            <w:noWrap/>
            <w:vAlign w:val="center"/>
            <w:hideMark/>
          </w:tcPr>
          <w:p w14:paraId="7C4D2CA7"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37B6FF2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02663D3B"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5651DB3E" w14:textId="77777777" w:rsidTr="00B068CE">
        <w:trPr>
          <w:trHeight w:val="334"/>
          <w:jc w:val="center"/>
        </w:trPr>
        <w:tc>
          <w:tcPr>
            <w:tcW w:w="2996" w:type="dxa"/>
            <w:tcBorders>
              <w:top w:val="nil"/>
              <w:left w:val="single" w:sz="8" w:space="0" w:color="auto"/>
              <w:bottom w:val="single" w:sz="8" w:space="0" w:color="auto"/>
              <w:right w:val="single" w:sz="4" w:space="0" w:color="auto"/>
            </w:tcBorders>
            <w:shd w:val="clear" w:color="auto" w:fill="auto"/>
            <w:noWrap/>
            <w:vAlign w:val="center"/>
            <w:hideMark/>
          </w:tcPr>
          <w:p w14:paraId="022A41B7"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2882" w:type="dxa"/>
            <w:tcBorders>
              <w:top w:val="nil"/>
              <w:left w:val="nil"/>
              <w:bottom w:val="single" w:sz="8" w:space="0" w:color="auto"/>
              <w:right w:val="single" w:sz="4" w:space="0" w:color="auto"/>
            </w:tcBorders>
            <w:shd w:val="clear" w:color="auto" w:fill="auto"/>
            <w:noWrap/>
            <w:vAlign w:val="center"/>
            <w:hideMark/>
          </w:tcPr>
          <w:p w14:paraId="2A27B684" w14:textId="77777777" w:rsidR="00B068CE" w:rsidRPr="00B068CE" w:rsidRDefault="00B068CE" w:rsidP="00B068CE">
            <w:pPr>
              <w:widowControl/>
              <w:autoSpaceDE/>
              <w:autoSpaceDN/>
              <w:jc w:val="center"/>
              <w:rPr>
                <w:rFonts w:ascii="Calibri" w:hAnsi="Calibri" w:cs="Calibri"/>
                <w:color w:val="000000"/>
                <w:lang w:val="pt-BR" w:eastAsia="pt-BR"/>
              </w:rPr>
            </w:pPr>
            <w:r>
              <w:rPr>
                <w:rFonts w:ascii="Calibri" w:hAnsi="Calibri" w:cs="Calibri"/>
                <w:color w:val="000000"/>
                <w:lang w:val="pt-BR" w:eastAsia="pt-BR"/>
              </w:rPr>
              <w:t>0,32%</w:t>
            </w:r>
          </w:p>
        </w:tc>
        <w:tc>
          <w:tcPr>
            <w:tcW w:w="1947" w:type="dxa"/>
            <w:tcBorders>
              <w:top w:val="nil"/>
              <w:left w:val="nil"/>
              <w:bottom w:val="single" w:sz="8" w:space="0" w:color="auto"/>
              <w:right w:val="single" w:sz="4" w:space="0" w:color="auto"/>
            </w:tcBorders>
            <w:shd w:val="clear" w:color="auto" w:fill="auto"/>
            <w:noWrap/>
            <w:vAlign w:val="center"/>
            <w:hideMark/>
          </w:tcPr>
          <w:p w14:paraId="50919FCD"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8" w:space="0" w:color="auto"/>
              <w:right w:val="single" w:sz="8" w:space="0" w:color="auto"/>
            </w:tcBorders>
            <w:shd w:val="clear" w:color="auto" w:fill="auto"/>
            <w:noWrap/>
            <w:vAlign w:val="center"/>
            <w:hideMark/>
          </w:tcPr>
          <w:p w14:paraId="7DAC4EA4"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bl>
    <w:p w14:paraId="1D54C87F" w14:textId="77777777" w:rsidR="00043795" w:rsidRPr="00B068CE" w:rsidRDefault="00B068CE" w:rsidP="00043795">
      <w:pPr>
        <w:spacing w:line="360" w:lineRule="auto"/>
        <w:ind w:firstLine="851"/>
        <w:jc w:val="both"/>
      </w:pPr>
      <w:r>
        <w:t xml:space="preserve">Fonte: elaboração própria. </w:t>
      </w:r>
      <w:r>
        <w:rPr>
          <w:rStyle w:val="nfase"/>
        </w:rPr>
        <w:t xml:space="preserve">Nota: métricas de risco a serem completadas com os outputs do </w:t>
      </w:r>
      <w:proofErr w:type="spellStart"/>
      <w:r>
        <w:rPr>
          <w:rStyle w:val="nfase"/>
        </w:rPr>
        <w:t>notebook</w:t>
      </w:r>
      <w:proofErr w:type="spellEnd"/>
      <w:r>
        <w:rPr>
          <w:rStyle w:val="nfase"/>
        </w:rPr>
        <w:t xml:space="preserve"> </w:t>
      </w:r>
      <w:r>
        <w:rPr>
          <w:rStyle w:val="CdigoHTML"/>
          <w:rFonts w:ascii="Times New Roman" w:hAnsi="Times New Roman" w:cs="Times New Roman"/>
          <w:i/>
          <w:iCs/>
          <w:sz w:val="22"/>
          <w:szCs w:val="22"/>
        </w:rPr>
        <w:t>14_2_4</w:t>
      </w:r>
      <w:r>
        <w:rPr>
          <w:rStyle w:val="nfase"/>
        </w:rPr>
        <w:t>.</w:t>
      </w:r>
    </w:p>
    <w:p w14:paraId="589C63FC" w14:textId="77777777" w:rsidR="00B068CE" w:rsidRDefault="00B068CE" w:rsidP="00310893">
      <w:pPr>
        <w:pStyle w:val="font-claude-response-body"/>
        <w:spacing w:before="0" w:beforeAutospacing="0" w:after="0" w:afterAutospacing="0" w:line="360" w:lineRule="auto"/>
        <w:ind w:firstLine="851"/>
        <w:jc w:val="both"/>
      </w:pPr>
    </w:p>
    <w:p w14:paraId="02B4AF10" w14:textId="77777777" w:rsidR="00310893" w:rsidRDefault="00310893" w:rsidP="00310893">
      <w:pPr>
        <w:pStyle w:val="font-claude-response-body"/>
        <w:spacing w:before="0" w:beforeAutospacing="0" w:after="0" w:afterAutospacing="0" w:line="360" w:lineRule="auto"/>
        <w:ind w:firstLine="851"/>
        <w:jc w:val="both"/>
      </w:pPr>
      <w:r>
        <w:t xml:space="preserve">A estratégia de Mínima Variância com penalidade L1 produziu o </w:t>
      </w:r>
      <w:r>
        <w:rPr>
          <w:rStyle w:val="Forte"/>
        </w:rPr>
        <w:t>melhor resultado dentre as três estratégias implementadas</w:t>
      </w:r>
      <w:r>
        <w:t xml:space="preserve">, com retorno acumulado de 460,20% no período </w:t>
      </w:r>
      <w:r>
        <w:rPr>
          <w:rStyle w:val="nfase"/>
        </w:rPr>
        <w:t>out-</w:t>
      </w:r>
      <w:proofErr w:type="spellStart"/>
      <w:r>
        <w:rPr>
          <w:rStyle w:val="nfase"/>
        </w:rPr>
        <w:t>of</w:t>
      </w:r>
      <w:proofErr w:type="spellEnd"/>
      <w:r>
        <w:rPr>
          <w:rStyle w:val="nfase"/>
        </w:rPr>
        <w:t>-sample</w:t>
      </w:r>
      <w:r>
        <w:t>, superando em 245,20 pontos percentuais o IBOVESPA (+215,00%) e em 294,06 pontos percentuais o CDI (+166,14%).</w:t>
      </w:r>
    </w:p>
    <w:p w14:paraId="68ACBD98" w14:textId="77777777" w:rsidR="00310893" w:rsidRDefault="00310893" w:rsidP="00310893">
      <w:pPr>
        <w:pStyle w:val="font-claude-response-body"/>
        <w:spacing w:before="0" w:beforeAutospacing="0" w:after="0" w:afterAutospacing="0" w:line="360" w:lineRule="auto"/>
        <w:ind w:firstLine="851"/>
        <w:jc w:val="both"/>
      </w:pPr>
      <w:r>
        <w:t xml:space="preserve">O turnover médio de apenas 0,32% ao mês demonstra que a penalidade L1 cumpriu seu papel de estabilização: em 131 dos 132 rebalanceamentos mensais, as realocações foram marginais. O único episódio de turnover expressivo ocorreu em março de 2020 (14,57%), coincidindo com o </w:t>
      </w:r>
      <w:r>
        <w:rPr>
          <w:rStyle w:val="nfase"/>
        </w:rPr>
        <w:t>crash</w:t>
      </w:r>
      <w:r>
        <w:t xml:space="preserve"> pandêmico — período em que a mudança abrupta na estrutura de covariância tornou o portfólio anterior subótimo, forçando uma realocação defensiva relevante. Esse comportamento é teoricamente esperado: o otimizador de mínima variância, ao detectar o aumento da covariância sistêmica, redistribuiu o capital para os ativos com menor exposição ao risco de mercado no novo regime.</w:t>
      </w:r>
    </w:p>
    <w:p w14:paraId="45F266AF" w14:textId="77777777" w:rsidR="00310893" w:rsidRDefault="00310893" w:rsidP="00310893">
      <w:pPr>
        <w:pStyle w:val="font-claude-response-body"/>
        <w:spacing w:before="0" w:beforeAutospacing="0" w:after="0" w:afterAutospacing="0" w:line="360" w:lineRule="auto"/>
        <w:ind w:firstLine="851"/>
        <w:jc w:val="both"/>
      </w:pPr>
      <w:r>
        <w:t xml:space="preserve">A superioridade da Mínima Variância sobre as demais estratégias é consistente com os resultados de </w:t>
      </w:r>
      <w:proofErr w:type="spellStart"/>
      <w:r>
        <w:t>DeMiguel</w:t>
      </w:r>
      <w:proofErr w:type="spellEnd"/>
      <w:r>
        <w:t xml:space="preserve">, </w:t>
      </w:r>
      <w:proofErr w:type="spellStart"/>
      <w:r>
        <w:t>Garlappi</w:t>
      </w:r>
      <w:proofErr w:type="spellEnd"/>
      <w:r>
        <w:t xml:space="preserve"> e </w:t>
      </w:r>
      <w:proofErr w:type="spellStart"/>
      <w:r>
        <w:t>Uppal</w:t>
      </w:r>
      <w:proofErr w:type="spellEnd"/>
      <w:r>
        <w:t xml:space="preserve"> (2009), que demonstraram, para o mercado americano, que portfólios de mínima variância superam estratégias de otimização mais sofisticadas </w:t>
      </w:r>
      <w:r>
        <w:rPr>
          <w:rStyle w:val="nfase"/>
        </w:rPr>
        <w:t>out-</w:t>
      </w:r>
      <w:proofErr w:type="spellStart"/>
      <w:r>
        <w:rPr>
          <w:rStyle w:val="nfase"/>
        </w:rPr>
        <w:t>of</w:t>
      </w:r>
      <w:proofErr w:type="spellEnd"/>
      <w:r>
        <w:rPr>
          <w:rStyle w:val="nfase"/>
        </w:rPr>
        <w:t>-sample</w:t>
      </w:r>
      <w:r>
        <w:t>, uma vez que eliminam o componente de erro de estimação do vetor de retornos esperados — o input mais ruidoso e instável do processo de otimização de Markowitz.</w:t>
      </w:r>
    </w:p>
    <w:p w14:paraId="7F5A18B8" w14:textId="77777777" w:rsidR="00310893" w:rsidRDefault="00310893" w:rsidP="00310893">
      <w:pPr>
        <w:pStyle w:val="font-claude-response-body"/>
        <w:spacing w:before="0" w:beforeAutospacing="0" w:after="0" w:afterAutospacing="0" w:line="360" w:lineRule="auto"/>
        <w:ind w:firstLine="851"/>
        <w:jc w:val="both"/>
      </w:pPr>
      <w:r>
        <w:t xml:space="preserve">A composição da carteira ao longo do período concentrou-se consistentemente em ativos de setores defensivos com baixa covariância com o mercado: energia elétrica (CGAS5, EQTL3, CLSC4), saneamento (SAPR4, CSMG3), alimentos processados (ABEV3, MDIA3) e farmacêutico (RADL3, HYPE3). Essa concentração setorial é </w:t>
      </w:r>
      <w:r>
        <w:lastRenderedPageBreak/>
        <w:t>endógena ao critério de mínima variância: ações de utilidade pública e consumo não cíclico apresentam menor exposição ao ciclo econômico, resultando naturalmente em menor covariância com o índice de mercado.</w:t>
      </w:r>
    </w:p>
    <w:p w14:paraId="3E73402F" w14:textId="77777777" w:rsidR="005C119B" w:rsidRPr="000815A7" w:rsidRDefault="005C119B" w:rsidP="005C119B">
      <w:pPr>
        <w:rPr>
          <w:bCs/>
          <w:sz w:val="24"/>
          <w:szCs w:val="24"/>
        </w:rPr>
      </w:pPr>
    </w:p>
    <w:p w14:paraId="66720FEE" w14:textId="77777777" w:rsidR="005C119B" w:rsidRPr="005C119B" w:rsidRDefault="005C119B" w:rsidP="00853490">
      <w:pPr>
        <w:pStyle w:val="Ttulo3"/>
        <w:numPr>
          <w:ilvl w:val="2"/>
          <w:numId w:val="1"/>
        </w:numPr>
        <w:ind w:left="0" w:firstLine="0"/>
        <w:rPr>
          <w:b w:val="0"/>
        </w:rPr>
      </w:pPr>
      <w:bookmarkStart w:id="143" w:name="_Toc231448206"/>
      <w:r>
        <w:rPr>
          <w:b w:val="0"/>
        </w:rPr>
        <w:t xml:space="preserve">Estratégia 2 — Máximo Índice de </w:t>
      </w:r>
      <w:proofErr w:type="spellStart"/>
      <w:r>
        <w:rPr>
          <w:b w:val="0"/>
        </w:rPr>
        <w:t>Sharpe</w:t>
      </w:r>
      <w:proofErr w:type="spellEnd"/>
      <w:r>
        <w:rPr>
          <w:b w:val="0"/>
        </w:rPr>
        <w:t xml:space="preserve"> com L1</w:t>
      </w:r>
      <w:bookmarkEnd w:id="143"/>
    </w:p>
    <w:p w14:paraId="40DA1AE4" w14:textId="77777777" w:rsidR="005C119B" w:rsidRDefault="005C119B" w:rsidP="005C119B">
      <w:pPr>
        <w:rPr>
          <w:sz w:val="24"/>
        </w:rPr>
      </w:pPr>
    </w:p>
    <w:p w14:paraId="0A467938" w14:textId="77777777" w:rsidR="00043795" w:rsidRDefault="00043795" w:rsidP="005C119B">
      <w:pPr>
        <w:spacing w:line="360" w:lineRule="auto"/>
        <w:jc w:val="both"/>
      </w:pPr>
    </w:p>
    <w:p w14:paraId="4CA50B65" w14:textId="1B215C9F" w:rsidR="00A23283" w:rsidRPr="00A23283" w:rsidRDefault="00A23283" w:rsidP="00A23283">
      <w:pPr>
        <w:pStyle w:val="Legenda"/>
        <w:keepNext/>
        <w:jc w:val="center"/>
        <w:rPr>
          <w:rFonts w:ascii="Times New Roman" w:hAnsi="Times New Roman" w:cs="Times New Roman"/>
          <w:i w:val="0"/>
          <w:color w:val="auto"/>
          <w:sz w:val="24"/>
        </w:rPr>
      </w:pPr>
      <w:bookmarkStart w:id="144" w:name="_Toc231447948"/>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9</w:t>
      </w:r>
      <w:r>
        <w:rPr>
          <w:rFonts w:ascii="Times New Roman" w:hAnsi="Times New Roman" w:cs="Times New Roman"/>
          <w:i w:val="0"/>
          <w:color w:val="auto"/>
          <w:sz w:val="24"/>
        </w:rPr>
        <w:fldChar w:fldCharType="end"/>
      </w:r>
      <w:r>
        <w:rPr>
          <w:rFonts w:ascii="Times New Roman" w:hAnsi="Times New Roman" w:cs="Times New Roman"/>
          <w:i w:val="0"/>
          <w:color w:val="auto"/>
          <w:sz w:val="24"/>
        </w:rPr>
        <w:t>— Desempenho da Estratégia Máximo Sharpe L1 (</w:t>
      </w:r>
      <w:proofErr w:type="spellStart"/>
      <w:r>
        <w:rPr>
          <w:rFonts w:ascii="Times New Roman" w:hAnsi="Times New Roman" w:cs="Times New Roman"/>
          <w:i w:val="0"/>
          <w:color w:val="auto"/>
          <w:sz w:val="24"/>
        </w:rPr>
        <w:t>jan</w:t>
      </w:r>
      <w:proofErr w:type="spellEnd"/>
      <w:r>
        <w:rPr>
          <w:rFonts w:ascii="Times New Roman" w:hAnsi="Times New Roman" w:cs="Times New Roman"/>
          <w:i w:val="0"/>
          <w:color w:val="auto"/>
          <w:sz w:val="24"/>
        </w:rPr>
        <w:t>/2015 – dez/2025)</w:t>
      </w:r>
      <w:bookmarkEnd w:id="144"/>
    </w:p>
    <w:tbl>
      <w:tblPr>
        <w:tblW w:w="8995" w:type="dxa"/>
        <w:jc w:val="center"/>
        <w:tblCellMar>
          <w:left w:w="70" w:type="dxa"/>
          <w:right w:w="70" w:type="dxa"/>
        </w:tblCellMar>
        <w:tblLook w:val="04A0" w:firstRow="1" w:lastRow="0" w:firstColumn="1" w:lastColumn="0" w:noHBand="0" w:noVBand="1"/>
      </w:tblPr>
      <w:tblGrid>
        <w:gridCol w:w="2981"/>
        <w:gridCol w:w="2867"/>
        <w:gridCol w:w="1719"/>
        <w:gridCol w:w="1428"/>
      </w:tblGrid>
      <w:tr w:rsidR="00A23283" w:rsidRPr="00A23283" w14:paraId="0D44E822" w14:textId="77777777" w:rsidTr="00A23283">
        <w:trPr>
          <w:trHeight w:val="367"/>
          <w:jc w:val="center"/>
        </w:trPr>
        <w:tc>
          <w:tcPr>
            <w:tcW w:w="2981"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72B3086A"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2867" w:type="dxa"/>
            <w:tcBorders>
              <w:top w:val="single" w:sz="8" w:space="0" w:color="auto"/>
              <w:left w:val="nil"/>
              <w:bottom w:val="single" w:sz="4" w:space="0" w:color="auto"/>
              <w:right w:val="single" w:sz="4" w:space="0" w:color="auto"/>
            </w:tcBorders>
            <w:shd w:val="clear" w:color="auto" w:fill="auto"/>
            <w:noWrap/>
            <w:vAlign w:val="center"/>
            <w:hideMark/>
          </w:tcPr>
          <w:p w14:paraId="5956CBD5"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Máximo Sharpe L1</w:t>
            </w:r>
          </w:p>
        </w:tc>
        <w:tc>
          <w:tcPr>
            <w:tcW w:w="1719" w:type="dxa"/>
            <w:tcBorders>
              <w:top w:val="single" w:sz="8" w:space="0" w:color="auto"/>
              <w:left w:val="nil"/>
              <w:bottom w:val="single" w:sz="4" w:space="0" w:color="auto"/>
              <w:right w:val="single" w:sz="4" w:space="0" w:color="auto"/>
            </w:tcBorders>
            <w:shd w:val="clear" w:color="auto" w:fill="auto"/>
            <w:noWrap/>
            <w:vAlign w:val="center"/>
            <w:hideMark/>
          </w:tcPr>
          <w:p w14:paraId="71D697FF"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28" w:type="dxa"/>
            <w:tcBorders>
              <w:top w:val="single" w:sz="8" w:space="0" w:color="auto"/>
              <w:left w:val="nil"/>
              <w:bottom w:val="single" w:sz="4" w:space="0" w:color="auto"/>
              <w:right w:val="single" w:sz="8" w:space="0" w:color="auto"/>
            </w:tcBorders>
            <w:shd w:val="clear" w:color="auto" w:fill="auto"/>
            <w:noWrap/>
            <w:vAlign w:val="center"/>
            <w:hideMark/>
          </w:tcPr>
          <w:p w14:paraId="509207DF"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A23283" w:rsidRPr="00A23283" w14:paraId="704D2782"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278A05F8"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2867" w:type="dxa"/>
            <w:tcBorders>
              <w:top w:val="nil"/>
              <w:left w:val="nil"/>
              <w:bottom w:val="single" w:sz="4" w:space="0" w:color="auto"/>
              <w:right w:val="single" w:sz="4" w:space="0" w:color="auto"/>
            </w:tcBorders>
            <w:shd w:val="clear" w:color="auto" w:fill="auto"/>
            <w:noWrap/>
            <w:vAlign w:val="center"/>
            <w:hideMark/>
          </w:tcPr>
          <w:p w14:paraId="7513B59C"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+240,09%</w:t>
            </w:r>
          </w:p>
        </w:tc>
        <w:tc>
          <w:tcPr>
            <w:tcW w:w="1719" w:type="dxa"/>
            <w:tcBorders>
              <w:top w:val="nil"/>
              <w:left w:val="nil"/>
              <w:bottom w:val="single" w:sz="4" w:space="0" w:color="auto"/>
              <w:right w:val="single" w:sz="4" w:space="0" w:color="auto"/>
            </w:tcBorders>
            <w:shd w:val="clear" w:color="auto" w:fill="auto"/>
            <w:noWrap/>
            <w:vAlign w:val="center"/>
            <w:hideMark/>
          </w:tcPr>
          <w:p w14:paraId="102B1C8F"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+215,00%</w:t>
            </w:r>
          </w:p>
        </w:tc>
        <w:tc>
          <w:tcPr>
            <w:tcW w:w="1428" w:type="dxa"/>
            <w:tcBorders>
              <w:top w:val="nil"/>
              <w:left w:val="nil"/>
              <w:bottom w:val="single" w:sz="4" w:space="0" w:color="auto"/>
              <w:right w:val="single" w:sz="8" w:space="0" w:color="auto"/>
            </w:tcBorders>
            <w:shd w:val="clear" w:color="auto" w:fill="auto"/>
            <w:noWrap/>
            <w:vAlign w:val="center"/>
            <w:hideMark/>
          </w:tcPr>
          <w:p w14:paraId="60F3493A"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+166,14%</w:t>
            </w:r>
          </w:p>
        </w:tc>
      </w:tr>
      <w:tr w:rsidR="00A23283" w:rsidRPr="00A23283" w14:paraId="7EE16F71"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5AF1A69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CAGR</w:t>
            </w:r>
          </w:p>
        </w:tc>
        <w:tc>
          <w:tcPr>
            <w:tcW w:w="2867" w:type="dxa"/>
            <w:tcBorders>
              <w:top w:val="nil"/>
              <w:left w:val="nil"/>
              <w:bottom w:val="single" w:sz="4" w:space="0" w:color="auto"/>
              <w:right w:val="single" w:sz="4" w:space="0" w:color="auto"/>
            </w:tcBorders>
            <w:shd w:val="clear" w:color="auto" w:fill="auto"/>
            <w:noWrap/>
            <w:vAlign w:val="center"/>
            <w:hideMark/>
          </w:tcPr>
          <w:p w14:paraId="03905B7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12,2%</w:t>
            </w:r>
          </w:p>
        </w:tc>
        <w:tc>
          <w:tcPr>
            <w:tcW w:w="1719" w:type="dxa"/>
            <w:tcBorders>
              <w:top w:val="nil"/>
              <w:left w:val="nil"/>
              <w:bottom w:val="single" w:sz="4" w:space="0" w:color="auto"/>
              <w:right w:val="single" w:sz="4" w:space="0" w:color="auto"/>
            </w:tcBorders>
            <w:shd w:val="clear" w:color="auto" w:fill="auto"/>
            <w:noWrap/>
            <w:vAlign w:val="center"/>
            <w:hideMark/>
          </w:tcPr>
          <w:p w14:paraId="541122E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11,6%</w:t>
            </w:r>
          </w:p>
        </w:tc>
        <w:tc>
          <w:tcPr>
            <w:tcW w:w="1428" w:type="dxa"/>
            <w:tcBorders>
              <w:top w:val="nil"/>
              <w:left w:val="nil"/>
              <w:bottom w:val="single" w:sz="4" w:space="0" w:color="auto"/>
              <w:right w:val="single" w:sz="8" w:space="0" w:color="auto"/>
            </w:tcBorders>
            <w:shd w:val="clear" w:color="auto" w:fill="auto"/>
            <w:noWrap/>
            <w:vAlign w:val="center"/>
            <w:hideMark/>
          </w:tcPr>
          <w:p w14:paraId="3074760C"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10,2%</w:t>
            </w:r>
          </w:p>
        </w:tc>
      </w:tr>
      <w:tr w:rsidR="00A23283" w:rsidRPr="00A23283" w14:paraId="6B88B756"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297D2E06"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2867" w:type="dxa"/>
            <w:tcBorders>
              <w:top w:val="nil"/>
              <w:left w:val="nil"/>
              <w:bottom w:val="single" w:sz="4" w:space="0" w:color="auto"/>
              <w:right w:val="single" w:sz="4" w:space="0" w:color="auto"/>
            </w:tcBorders>
            <w:shd w:val="clear" w:color="auto" w:fill="auto"/>
            <w:noWrap/>
            <w:vAlign w:val="center"/>
            <w:hideMark/>
          </w:tcPr>
          <w:p w14:paraId="425B6C47"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4855C04D"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1CBF220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0A473DF3"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76EE4DCF"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2867" w:type="dxa"/>
            <w:tcBorders>
              <w:top w:val="nil"/>
              <w:left w:val="nil"/>
              <w:bottom w:val="single" w:sz="4" w:space="0" w:color="auto"/>
              <w:right w:val="single" w:sz="4" w:space="0" w:color="auto"/>
            </w:tcBorders>
            <w:shd w:val="clear" w:color="auto" w:fill="auto"/>
            <w:noWrap/>
            <w:vAlign w:val="center"/>
            <w:hideMark/>
          </w:tcPr>
          <w:p w14:paraId="2F2BE9DF"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42B7EA9A"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24AFE093"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59CD6385" w14:textId="77777777" w:rsidTr="00A23283">
        <w:trPr>
          <w:trHeight w:val="385"/>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6A203EE2" w14:textId="77777777" w:rsidR="00A23283" w:rsidRPr="00A23283" w:rsidRDefault="00A23283" w:rsidP="00A23283">
            <w:pPr>
              <w:widowControl/>
              <w:autoSpaceDE/>
              <w:autoSpaceDN/>
              <w:jc w:val="center"/>
              <w:rPr>
                <w:color w:val="000000"/>
                <w:sz w:val="24"/>
                <w:szCs w:val="24"/>
                <w:lang w:val="pt-BR" w:eastAsia="pt-BR"/>
              </w:rPr>
            </w:pPr>
            <w:proofErr w:type="spellStart"/>
            <w:r>
              <w:rPr>
                <w:color w:val="000000"/>
                <w:sz w:val="24"/>
                <w:szCs w:val="24"/>
                <w:lang w:val="pt-BR" w:eastAsia="pt-BR"/>
              </w:rPr>
              <w:t>Maximum</w:t>
            </w:r>
            <w:proofErr w:type="spellEnd"/>
            <w:r>
              <w:rPr>
                <w:color w:val="000000"/>
                <w:sz w:val="24"/>
                <w:szCs w:val="24"/>
                <w:lang w:val="pt-BR" w:eastAsia="pt-BR"/>
              </w:rPr>
              <w:t xml:space="preserve"> </w:t>
            </w:r>
            <w:proofErr w:type="spellStart"/>
            <w:r>
              <w:rPr>
                <w:color w:val="000000"/>
                <w:sz w:val="24"/>
                <w:szCs w:val="24"/>
                <w:lang w:val="pt-BR" w:eastAsia="pt-BR"/>
              </w:rPr>
              <w:t>Drawdown</w:t>
            </w:r>
            <w:proofErr w:type="spellEnd"/>
          </w:p>
        </w:tc>
        <w:tc>
          <w:tcPr>
            <w:tcW w:w="2867" w:type="dxa"/>
            <w:tcBorders>
              <w:top w:val="nil"/>
              <w:left w:val="nil"/>
              <w:bottom w:val="single" w:sz="4" w:space="0" w:color="auto"/>
              <w:right w:val="single" w:sz="4" w:space="0" w:color="auto"/>
            </w:tcBorders>
            <w:shd w:val="clear" w:color="auto" w:fill="auto"/>
            <w:noWrap/>
            <w:vAlign w:val="center"/>
            <w:hideMark/>
          </w:tcPr>
          <w:p w14:paraId="7219595D"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518628E3"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22DB8015"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08C79B00" w14:textId="77777777" w:rsidTr="00A23283">
        <w:trPr>
          <w:trHeight w:val="385"/>
          <w:jc w:val="center"/>
        </w:trPr>
        <w:tc>
          <w:tcPr>
            <w:tcW w:w="2981" w:type="dxa"/>
            <w:tcBorders>
              <w:top w:val="nil"/>
              <w:left w:val="single" w:sz="8" w:space="0" w:color="auto"/>
              <w:bottom w:val="single" w:sz="8" w:space="0" w:color="auto"/>
              <w:right w:val="single" w:sz="4" w:space="0" w:color="auto"/>
            </w:tcBorders>
            <w:shd w:val="clear" w:color="auto" w:fill="auto"/>
            <w:noWrap/>
            <w:vAlign w:val="center"/>
            <w:hideMark/>
          </w:tcPr>
          <w:p w14:paraId="376FC081"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2867" w:type="dxa"/>
            <w:tcBorders>
              <w:top w:val="nil"/>
              <w:left w:val="nil"/>
              <w:bottom w:val="single" w:sz="8" w:space="0" w:color="auto"/>
              <w:right w:val="single" w:sz="4" w:space="0" w:color="auto"/>
            </w:tcBorders>
            <w:shd w:val="clear" w:color="auto" w:fill="auto"/>
            <w:noWrap/>
            <w:vAlign w:val="center"/>
            <w:hideMark/>
          </w:tcPr>
          <w:p w14:paraId="5538F0E0" w14:textId="77777777" w:rsidR="00A23283" w:rsidRPr="00A23283" w:rsidRDefault="00A23283" w:rsidP="00A2328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4,29%</w:t>
            </w:r>
          </w:p>
        </w:tc>
        <w:tc>
          <w:tcPr>
            <w:tcW w:w="1719" w:type="dxa"/>
            <w:tcBorders>
              <w:top w:val="nil"/>
              <w:left w:val="nil"/>
              <w:bottom w:val="single" w:sz="8" w:space="0" w:color="auto"/>
              <w:right w:val="single" w:sz="4" w:space="0" w:color="auto"/>
            </w:tcBorders>
            <w:shd w:val="clear" w:color="auto" w:fill="auto"/>
            <w:noWrap/>
            <w:vAlign w:val="center"/>
            <w:hideMark/>
          </w:tcPr>
          <w:p w14:paraId="047D9D51"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8" w:space="0" w:color="auto"/>
              <w:right w:val="single" w:sz="8" w:space="0" w:color="auto"/>
            </w:tcBorders>
            <w:shd w:val="clear" w:color="auto" w:fill="auto"/>
            <w:noWrap/>
            <w:vAlign w:val="center"/>
            <w:hideMark/>
          </w:tcPr>
          <w:p w14:paraId="6208DB08"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bl>
    <w:p w14:paraId="6C920159" w14:textId="77777777" w:rsidR="005C119B" w:rsidRDefault="005C119B" w:rsidP="00A23283">
      <w:pPr>
        <w:pStyle w:val="font-claude-response-body"/>
        <w:spacing w:before="0" w:beforeAutospacing="0" w:after="0" w:afterAutospacing="0"/>
      </w:pPr>
      <w:r>
        <w:t xml:space="preserve">Fonte: elaboração própria. </w:t>
      </w:r>
      <w:r>
        <w:rPr>
          <w:rStyle w:val="nfase"/>
        </w:rPr>
        <w:t xml:space="preserve">Nota: métricas de risco a serem completadas com os outputs do notebook </w:t>
      </w:r>
      <w:r>
        <w:rPr>
          <w:rStyle w:val="CdigoHTML"/>
          <w:i/>
          <w:iCs/>
        </w:rPr>
        <w:t>14_1_4</w:t>
      </w:r>
      <w:r>
        <w:rPr>
          <w:rStyle w:val="nfase"/>
        </w:rPr>
        <w:t>.</w:t>
      </w:r>
    </w:p>
    <w:p w14:paraId="384AB5EF" w14:textId="77777777" w:rsidR="005C119B" w:rsidRDefault="005C119B" w:rsidP="005C119B">
      <w:pPr>
        <w:pStyle w:val="font-claude-response-body"/>
        <w:spacing w:before="0" w:beforeAutospacing="0" w:after="0" w:afterAutospacing="0" w:line="360" w:lineRule="auto"/>
        <w:ind w:firstLine="851"/>
        <w:jc w:val="both"/>
      </w:pPr>
      <w:r>
        <w:t>A estratégia de Máximo Índice de Sharpe com penalidade L1 produziu retorno acumulado de 240,09%, superando marginalmente o IBOVESPA (+25,09 pp) e o CDI (+73,95 pp) no mesmo período.</w:t>
      </w:r>
    </w:p>
    <w:p w14:paraId="25325C61" w14:textId="77777777" w:rsidR="005C119B" w:rsidRDefault="005C119B" w:rsidP="005C119B">
      <w:pPr>
        <w:pStyle w:val="font-claude-response-body"/>
        <w:spacing w:before="0" w:beforeAutospacing="0" w:after="0" w:afterAutospacing="0" w:line="360" w:lineRule="auto"/>
        <w:ind w:firstLine="851"/>
        <w:jc w:val="both"/>
      </w:pPr>
      <w:r>
        <w:t>O turnover médio de 4,29% ao mês é substancialmente maior do que o da Mínima Variância (0,32%), refletindo a instabilidade inerente ao vetor de retornos esperados estimado por média histórica. Os maiores choques de realocação ocorreram em março e abril de 2015 (respectivamente 15,14% e 13,08%) e dezembro de 2019 (11,99%), períodos de mudanças abruptas no desempenho relativo entre setores. Esse nível de turnover implica custo transacional anual estimado em aproximadamente 0,26% — valor reduzido, porém não negligenciável para horizontes longos.</w:t>
      </w:r>
    </w:p>
    <w:p w14:paraId="180EC4D1" w14:textId="77777777" w:rsidR="005C119B" w:rsidRDefault="005C119B" w:rsidP="005C119B">
      <w:pPr>
        <w:pStyle w:val="font-claude-response-body"/>
        <w:spacing w:before="0" w:beforeAutospacing="0" w:after="0" w:afterAutospacing="0" w:line="360" w:lineRule="auto"/>
        <w:ind w:firstLine="851"/>
        <w:jc w:val="both"/>
      </w:pPr>
      <w:r>
        <w:t xml:space="preserve">A função objetivo do otimizador de Máximo Sharpe implementado neste trabalho corresponde, na prática, a uma </w:t>
      </w:r>
      <w:r>
        <w:rPr>
          <w:rStyle w:val="Forte"/>
        </w:rPr>
        <w:t>maximização de utilidade média-variância</w:t>
      </w:r>
      <w:r>
        <w:t xml:space="preserve"> com parâmetro de aversão ao risco </w:t>
      </w:r>
      <m:oMath>
        <m:r>
          <m:rPr>
            <m:sty m:val="p"/>
          </m:rPr>
          <w:rPr>
            <w:rStyle w:val="katex-mathml"/>
            <w:rFonts w:ascii="Cambria Math" w:hAnsi="Cambria Math"/>
          </w:rPr>
          <m:t>λ=2,5</m:t>
        </m:r>
      </m:oMath>
      <w:r>
        <w:t>, e não a uma maximização direta do índice de Sharpe, que seria um problema não-convexo. Essa distinção tem implicações para a interpretação dos resultados: o otimizador equilibra retorno esperado e risco, mas sem garantia de que o portfólio resultante seja o de máximo Sharpe ex-post.</w:t>
      </w:r>
    </w:p>
    <w:p w14:paraId="09A135A9" w14:textId="77777777" w:rsidR="002B2774" w:rsidRPr="000815A7" w:rsidRDefault="002B2774" w:rsidP="002B2774">
      <w:pPr>
        <w:rPr>
          <w:bCs/>
          <w:sz w:val="24"/>
          <w:szCs w:val="24"/>
        </w:rPr>
      </w:pPr>
    </w:p>
    <w:p w14:paraId="08943C8F" w14:textId="77777777" w:rsidR="002B2774" w:rsidRPr="005C119B" w:rsidRDefault="002B2774" w:rsidP="00853490">
      <w:pPr>
        <w:pStyle w:val="Ttulo3"/>
        <w:numPr>
          <w:ilvl w:val="2"/>
          <w:numId w:val="1"/>
        </w:numPr>
        <w:ind w:left="0" w:firstLine="0"/>
        <w:rPr>
          <w:b w:val="0"/>
        </w:rPr>
      </w:pPr>
      <w:bookmarkStart w:id="145" w:name="_Toc231448207"/>
      <w:r>
        <w:rPr>
          <w:b w:val="0"/>
        </w:rPr>
        <w:t xml:space="preserve">Estratégia 2 — Máximo Índice de </w:t>
      </w:r>
      <w:proofErr w:type="spellStart"/>
      <w:r>
        <w:rPr>
          <w:b w:val="0"/>
        </w:rPr>
        <w:t>Sharpe</w:t>
      </w:r>
      <w:proofErr w:type="spellEnd"/>
      <w:r>
        <w:rPr>
          <w:b w:val="0"/>
        </w:rPr>
        <w:t xml:space="preserve"> com L1</w:t>
      </w:r>
      <w:bookmarkEnd w:id="145"/>
    </w:p>
    <w:p w14:paraId="39E3FB36" w14:textId="77777777" w:rsidR="002B2774" w:rsidRDefault="002B2774" w:rsidP="002B2774">
      <w:pPr>
        <w:rPr>
          <w:sz w:val="24"/>
        </w:rPr>
      </w:pPr>
    </w:p>
    <w:p w14:paraId="7A292878" w14:textId="77777777" w:rsidR="00B068CE" w:rsidRDefault="00B068CE" w:rsidP="002B2774">
      <w:pPr>
        <w:rPr>
          <w:sz w:val="24"/>
        </w:rPr>
      </w:pPr>
    </w:p>
    <w:p w14:paraId="18028C57" w14:textId="09857EAC" w:rsidR="00B068CE" w:rsidRPr="00B068CE" w:rsidRDefault="00B068CE" w:rsidP="00B068CE">
      <w:pPr>
        <w:pStyle w:val="Legenda"/>
        <w:keepNext/>
        <w:jc w:val="center"/>
        <w:rPr>
          <w:rFonts w:ascii="Times New Roman" w:hAnsi="Times New Roman" w:cs="Times New Roman"/>
          <w:sz w:val="24"/>
        </w:rPr>
      </w:pPr>
      <w:bookmarkStart w:id="146" w:name="_Toc231447949"/>
      <w:r>
        <w:rPr>
          <w:rFonts w:ascii="Times New Roman" w:hAnsi="Times New Roman" w:cs="Times New Roman"/>
          <w:sz w:val="24"/>
        </w:rPr>
        <w:lastRenderedPageBreak/>
        <w:t xml:space="preserve">Tabela </w:t>
      </w:r>
      <w:r>
        <w:rPr>
          <w:rFonts w:ascii="Times New Roman" w:hAnsi="Times New Roman" w:cs="Times New Roman"/>
          <w:sz w:val="24"/>
        </w:rPr>
        <w:fldChar w:fldCharType="begin"/>
      </w:r>
      <w:r>
        <w:rPr>
          <w:rFonts w:ascii="Times New Roman" w:hAnsi="Times New Roman" w:cs="Times New Roman"/>
          <w:sz w:val="24"/>
        </w:rPr>
        <w:instrText xml:space="preserve"> SEQ Tabela \* ARABIC </w:instrText>
      </w:r>
      <w:r>
        <w:rPr>
          <w:rFonts w:ascii="Times New Roman" w:hAnsi="Times New Roman" w:cs="Times New Roman"/>
          <w:sz w:val="24"/>
        </w:rPr>
        <w:fldChar w:fldCharType="separate"/>
      </w:r>
      <w:r>
        <w:rPr>
          <w:rFonts w:ascii="Times New Roman" w:hAnsi="Times New Roman" w:cs="Times New Roman"/>
          <w:noProof/>
          <w:sz w:val="24"/>
        </w:rPr>
        <w:t>10</w:t>
      </w:r>
      <w:r>
        <w:rPr>
          <w:rFonts w:ascii="Times New Roman" w:hAnsi="Times New Roman" w:cs="Times New Roman"/>
          <w:sz w:val="24"/>
        </w:rPr>
        <w:fldChar w:fldCharType="end"/>
      </w:r>
      <w:r>
        <w:rPr>
          <w:rFonts w:ascii="Times New Roman" w:hAnsi="Times New Roman" w:cs="Times New Roman"/>
          <w:sz w:val="24"/>
        </w:rPr>
        <w:t xml:space="preserve"> — Desempenho da Estratégia Black-</w:t>
      </w:r>
      <w:proofErr w:type="spellStart"/>
      <w:r>
        <w:rPr>
          <w:rFonts w:ascii="Times New Roman" w:hAnsi="Times New Roman" w:cs="Times New Roman"/>
          <w:sz w:val="24"/>
        </w:rPr>
        <w:t>Litterman</w:t>
      </w:r>
      <w:proofErr w:type="spellEnd"/>
      <w:r>
        <w:rPr>
          <w:rFonts w:ascii="Times New Roman" w:hAnsi="Times New Roman" w:cs="Times New Roman"/>
          <w:sz w:val="24"/>
        </w:rPr>
        <w:t xml:space="preserve"> + LSTM (</w:t>
      </w:r>
      <w:proofErr w:type="spellStart"/>
      <w:r>
        <w:rPr>
          <w:rFonts w:ascii="Times New Roman" w:hAnsi="Times New Roman" w:cs="Times New Roman"/>
          <w:sz w:val="24"/>
        </w:rPr>
        <w:t>jan</w:t>
      </w:r>
      <w:proofErr w:type="spellEnd"/>
      <w:r>
        <w:rPr>
          <w:rFonts w:ascii="Times New Roman" w:hAnsi="Times New Roman" w:cs="Times New Roman"/>
          <w:sz w:val="24"/>
        </w:rPr>
        <w:t>/2015 – dez/2025)</w:t>
      </w:r>
      <w:bookmarkEnd w:id="146"/>
    </w:p>
    <w:tbl>
      <w:tblPr>
        <w:tblW w:w="7703" w:type="dxa"/>
        <w:jc w:val="center"/>
        <w:tblCellMar>
          <w:left w:w="70" w:type="dxa"/>
          <w:right w:w="70" w:type="dxa"/>
        </w:tblCellMar>
        <w:tblLook w:val="04A0" w:firstRow="1" w:lastRow="0" w:firstColumn="1" w:lastColumn="0" w:noHBand="0" w:noVBand="1"/>
      </w:tblPr>
      <w:tblGrid>
        <w:gridCol w:w="2929"/>
        <w:gridCol w:w="1681"/>
        <w:gridCol w:w="1689"/>
        <w:gridCol w:w="1404"/>
      </w:tblGrid>
      <w:tr w:rsidR="002B2774" w:rsidRPr="002B2774" w14:paraId="154F4B71" w14:textId="77777777" w:rsidTr="00B068CE">
        <w:trPr>
          <w:trHeight w:val="313"/>
          <w:jc w:val="center"/>
        </w:trPr>
        <w:tc>
          <w:tcPr>
            <w:tcW w:w="292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4CEAC1D"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1681" w:type="dxa"/>
            <w:tcBorders>
              <w:top w:val="single" w:sz="8" w:space="0" w:color="auto"/>
              <w:left w:val="nil"/>
              <w:bottom w:val="single" w:sz="4" w:space="0" w:color="auto"/>
              <w:right w:val="single" w:sz="4" w:space="0" w:color="auto"/>
            </w:tcBorders>
            <w:shd w:val="clear" w:color="auto" w:fill="auto"/>
            <w:noWrap/>
            <w:vAlign w:val="center"/>
            <w:hideMark/>
          </w:tcPr>
          <w:p w14:paraId="77ADAB73"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BL + LSTM</w:t>
            </w:r>
          </w:p>
        </w:tc>
        <w:tc>
          <w:tcPr>
            <w:tcW w:w="1689" w:type="dxa"/>
            <w:tcBorders>
              <w:top w:val="single" w:sz="8" w:space="0" w:color="auto"/>
              <w:left w:val="nil"/>
              <w:bottom w:val="single" w:sz="4" w:space="0" w:color="auto"/>
              <w:right w:val="single" w:sz="4" w:space="0" w:color="auto"/>
            </w:tcBorders>
            <w:shd w:val="clear" w:color="auto" w:fill="auto"/>
            <w:noWrap/>
            <w:vAlign w:val="center"/>
            <w:hideMark/>
          </w:tcPr>
          <w:p w14:paraId="5C974F97"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04" w:type="dxa"/>
            <w:tcBorders>
              <w:top w:val="single" w:sz="8" w:space="0" w:color="auto"/>
              <w:left w:val="nil"/>
              <w:bottom w:val="single" w:sz="4" w:space="0" w:color="auto"/>
              <w:right w:val="single" w:sz="8" w:space="0" w:color="auto"/>
            </w:tcBorders>
            <w:shd w:val="clear" w:color="auto" w:fill="auto"/>
            <w:noWrap/>
            <w:vAlign w:val="center"/>
            <w:hideMark/>
          </w:tcPr>
          <w:p w14:paraId="33D53497"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2B2774" w:rsidRPr="002B2774" w14:paraId="41B42CD7"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1E0DE593"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1681" w:type="dxa"/>
            <w:tcBorders>
              <w:top w:val="nil"/>
              <w:left w:val="nil"/>
              <w:bottom w:val="single" w:sz="4" w:space="0" w:color="auto"/>
              <w:right w:val="single" w:sz="4" w:space="0" w:color="auto"/>
            </w:tcBorders>
            <w:shd w:val="clear" w:color="auto" w:fill="auto"/>
            <w:noWrap/>
            <w:vAlign w:val="center"/>
            <w:hideMark/>
          </w:tcPr>
          <w:p w14:paraId="162D02BC"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+56,48%</w:t>
            </w:r>
          </w:p>
        </w:tc>
        <w:tc>
          <w:tcPr>
            <w:tcW w:w="1689" w:type="dxa"/>
            <w:tcBorders>
              <w:top w:val="nil"/>
              <w:left w:val="nil"/>
              <w:bottom w:val="single" w:sz="4" w:space="0" w:color="auto"/>
              <w:right w:val="single" w:sz="4" w:space="0" w:color="auto"/>
            </w:tcBorders>
            <w:shd w:val="clear" w:color="auto" w:fill="auto"/>
            <w:noWrap/>
            <w:vAlign w:val="center"/>
            <w:hideMark/>
          </w:tcPr>
          <w:p w14:paraId="57CEA0F7"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+243,49%</w:t>
            </w:r>
          </w:p>
        </w:tc>
        <w:tc>
          <w:tcPr>
            <w:tcW w:w="1404" w:type="dxa"/>
            <w:tcBorders>
              <w:top w:val="nil"/>
              <w:left w:val="nil"/>
              <w:bottom w:val="single" w:sz="4" w:space="0" w:color="auto"/>
              <w:right w:val="single" w:sz="8" w:space="0" w:color="auto"/>
            </w:tcBorders>
            <w:shd w:val="clear" w:color="auto" w:fill="auto"/>
            <w:noWrap/>
            <w:vAlign w:val="center"/>
            <w:hideMark/>
          </w:tcPr>
          <w:p w14:paraId="2D02063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+171,10%</w:t>
            </w:r>
          </w:p>
        </w:tc>
      </w:tr>
      <w:tr w:rsidR="002B2774" w:rsidRPr="002B2774" w14:paraId="0E37BD45"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3828FFE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CAGR</w:t>
            </w:r>
          </w:p>
        </w:tc>
        <w:tc>
          <w:tcPr>
            <w:tcW w:w="1681" w:type="dxa"/>
            <w:tcBorders>
              <w:top w:val="nil"/>
              <w:left w:val="nil"/>
              <w:bottom w:val="single" w:sz="4" w:space="0" w:color="auto"/>
              <w:right w:val="single" w:sz="4" w:space="0" w:color="auto"/>
            </w:tcBorders>
            <w:shd w:val="clear" w:color="auto" w:fill="auto"/>
            <w:noWrap/>
            <w:vAlign w:val="center"/>
            <w:hideMark/>
          </w:tcPr>
          <w:p w14:paraId="17EF46C6"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+4,26%</w:t>
            </w:r>
          </w:p>
        </w:tc>
        <w:tc>
          <w:tcPr>
            <w:tcW w:w="1689" w:type="dxa"/>
            <w:tcBorders>
              <w:top w:val="nil"/>
              <w:left w:val="nil"/>
              <w:bottom w:val="single" w:sz="4" w:space="0" w:color="auto"/>
              <w:right w:val="single" w:sz="4" w:space="0" w:color="auto"/>
            </w:tcBorders>
            <w:shd w:val="clear" w:color="auto" w:fill="auto"/>
            <w:noWrap/>
            <w:vAlign w:val="center"/>
            <w:hideMark/>
          </w:tcPr>
          <w:p w14:paraId="517AD054"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+12,17%</w:t>
            </w:r>
          </w:p>
        </w:tc>
        <w:tc>
          <w:tcPr>
            <w:tcW w:w="1404" w:type="dxa"/>
            <w:tcBorders>
              <w:top w:val="nil"/>
              <w:left w:val="nil"/>
              <w:bottom w:val="single" w:sz="4" w:space="0" w:color="auto"/>
              <w:right w:val="single" w:sz="8" w:space="0" w:color="auto"/>
            </w:tcBorders>
            <w:shd w:val="clear" w:color="auto" w:fill="auto"/>
            <w:noWrap/>
            <w:vAlign w:val="center"/>
            <w:hideMark/>
          </w:tcPr>
          <w:p w14:paraId="6F96FB68"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+10,51%</w:t>
            </w:r>
          </w:p>
        </w:tc>
      </w:tr>
      <w:tr w:rsidR="002B2774" w:rsidRPr="002B2774" w14:paraId="39C976F0"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0B64B68B"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1681" w:type="dxa"/>
            <w:tcBorders>
              <w:top w:val="nil"/>
              <w:left w:val="nil"/>
              <w:bottom w:val="single" w:sz="4" w:space="0" w:color="auto"/>
              <w:right w:val="single" w:sz="4" w:space="0" w:color="auto"/>
            </w:tcBorders>
            <w:shd w:val="clear" w:color="auto" w:fill="auto"/>
            <w:noWrap/>
            <w:vAlign w:val="center"/>
            <w:hideMark/>
          </w:tcPr>
          <w:p w14:paraId="31BBA7F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+38,56%</w:t>
            </w:r>
          </w:p>
        </w:tc>
        <w:tc>
          <w:tcPr>
            <w:tcW w:w="1689" w:type="dxa"/>
            <w:tcBorders>
              <w:top w:val="nil"/>
              <w:left w:val="nil"/>
              <w:bottom w:val="single" w:sz="4" w:space="0" w:color="auto"/>
              <w:right w:val="single" w:sz="4" w:space="0" w:color="auto"/>
            </w:tcBorders>
            <w:shd w:val="clear" w:color="auto" w:fill="auto"/>
            <w:noWrap/>
            <w:vAlign w:val="center"/>
            <w:hideMark/>
          </w:tcPr>
          <w:p w14:paraId="0728AFA4"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+23,31%</w:t>
            </w:r>
          </w:p>
        </w:tc>
        <w:tc>
          <w:tcPr>
            <w:tcW w:w="1404" w:type="dxa"/>
            <w:tcBorders>
              <w:top w:val="nil"/>
              <w:left w:val="nil"/>
              <w:bottom w:val="single" w:sz="4" w:space="0" w:color="auto"/>
              <w:right w:val="single" w:sz="8" w:space="0" w:color="auto"/>
            </w:tcBorders>
            <w:shd w:val="clear" w:color="auto" w:fill="auto"/>
            <w:noWrap/>
            <w:vAlign w:val="center"/>
            <w:hideMark/>
          </w:tcPr>
          <w:p w14:paraId="3EE6DD6D"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772D46C6"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00E4B4F3"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1681" w:type="dxa"/>
            <w:tcBorders>
              <w:top w:val="nil"/>
              <w:left w:val="nil"/>
              <w:bottom w:val="single" w:sz="4" w:space="0" w:color="auto"/>
              <w:right w:val="single" w:sz="4" w:space="0" w:color="auto"/>
            </w:tcBorders>
            <w:shd w:val="clear" w:color="auto" w:fill="auto"/>
            <w:noWrap/>
            <w:vAlign w:val="center"/>
            <w:hideMark/>
          </w:tcPr>
          <w:p w14:paraId="60FE86F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-0,14%</w:t>
            </w:r>
          </w:p>
        </w:tc>
        <w:tc>
          <w:tcPr>
            <w:tcW w:w="1689" w:type="dxa"/>
            <w:tcBorders>
              <w:top w:val="nil"/>
              <w:left w:val="nil"/>
              <w:bottom w:val="single" w:sz="4" w:space="0" w:color="auto"/>
              <w:right w:val="single" w:sz="4" w:space="0" w:color="auto"/>
            </w:tcBorders>
            <w:shd w:val="clear" w:color="auto" w:fill="auto"/>
            <w:noWrap/>
            <w:vAlign w:val="center"/>
            <w:hideMark/>
          </w:tcPr>
          <w:p w14:paraId="1F8DD1BC"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1EB3EA39"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661484B0" w14:textId="77777777" w:rsidTr="00B068CE">
        <w:trPr>
          <w:trHeight w:val="328"/>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1F01115E"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 xml:space="preserve">Índice de </w:t>
            </w:r>
            <w:proofErr w:type="spellStart"/>
            <w:r>
              <w:rPr>
                <w:color w:val="000000"/>
                <w:sz w:val="24"/>
                <w:szCs w:val="24"/>
                <w:lang w:val="pt-BR" w:eastAsia="pt-BR"/>
              </w:rPr>
              <w:t>Sortino</w:t>
            </w:r>
            <w:proofErr w:type="spellEnd"/>
          </w:p>
        </w:tc>
        <w:tc>
          <w:tcPr>
            <w:tcW w:w="1681" w:type="dxa"/>
            <w:tcBorders>
              <w:top w:val="nil"/>
              <w:left w:val="nil"/>
              <w:bottom w:val="single" w:sz="4" w:space="0" w:color="auto"/>
              <w:right w:val="single" w:sz="4" w:space="0" w:color="auto"/>
            </w:tcBorders>
            <w:shd w:val="clear" w:color="auto" w:fill="auto"/>
            <w:noWrap/>
            <w:vAlign w:val="center"/>
            <w:hideMark/>
          </w:tcPr>
          <w:p w14:paraId="07040B4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-0,15%</w:t>
            </w:r>
          </w:p>
        </w:tc>
        <w:tc>
          <w:tcPr>
            <w:tcW w:w="1689" w:type="dxa"/>
            <w:tcBorders>
              <w:top w:val="nil"/>
              <w:left w:val="nil"/>
              <w:bottom w:val="single" w:sz="4" w:space="0" w:color="auto"/>
              <w:right w:val="single" w:sz="4" w:space="0" w:color="auto"/>
            </w:tcBorders>
            <w:shd w:val="clear" w:color="auto" w:fill="auto"/>
            <w:noWrap/>
            <w:vAlign w:val="center"/>
            <w:hideMark/>
          </w:tcPr>
          <w:p w14:paraId="4132861A"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4A4F7A52"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11679F41"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3C33392B" w14:textId="77777777" w:rsidR="002B2774" w:rsidRPr="002B2774" w:rsidRDefault="002B2774" w:rsidP="002B2774">
            <w:pPr>
              <w:widowControl/>
              <w:autoSpaceDE/>
              <w:autoSpaceDN/>
              <w:jc w:val="center"/>
              <w:rPr>
                <w:color w:val="000000"/>
                <w:sz w:val="24"/>
                <w:szCs w:val="24"/>
                <w:lang w:val="pt-BR" w:eastAsia="pt-BR"/>
              </w:rPr>
            </w:pPr>
            <w:proofErr w:type="spellStart"/>
            <w:r>
              <w:rPr>
                <w:color w:val="000000"/>
                <w:sz w:val="24"/>
                <w:szCs w:val="24"/>
                <w:lang w:val="pt-BR" w:eastAsia="pt-BR"/>
              </w:rPr>
              <w:t>Maximum</w:t>
            </w:r>
            <w:proofErr w:type="spellEnd"/>
            <w:r>
              <w:rPr>
                <w:color w:val="000000"/>
                <w:sz w:val="24"/>
                <w:szCs w:val="24"/>
                <w:lang w:val="pt-BR" w:eastAsia="pt-BR"/>
              </w:rPr>
              <w:t xml:space="preserve"> </w:t>
            </w:r>
            <w:proofErr w:type="spellStart"/>
            <w:r>
              <w:rPr>
                <w:color w:val="000000"/>
                <w:sz w:val="24"/>
                <w:szCs w:val="24"/>
                <w:lang w:val="pt-BR" w:eastAsia="pt-BR"/>
              </w:rPr>
              <w:t>Drawdown</w:t>
            </w:r>
            <w:proofErr w:type="spellEnd"/>
          </w:p>
        </w:tc>
        <w:tc>
          <w:tcPr>
            <w:tcW w:w="1681" w:type="dxa"/>
            <w:tcBorders>
              <w:top w:val="nil"/>
              <w:left w:val="nil"/>
              <w:bottom w:val="single" w:sz="4" w:space="0" w:color="auto"/>
              <w:right w:val="single" w:sz="4" w:space="0" w:color="auto"/>
            </w:tcBorders>
            <w:shd w:val="clear" w:color="auto" w:fill="auto"/>
            <w:noWrap/>
            <w:vAlign w:val="center"/>
            <w:hideMark/>
          </w:tcPr>
          <w:p w14:paraId="1424E94F"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-92,99%</w:t>
            </w:r>
          </w:p>
        </w:tc>
        <w:tc>
          <w:tcPr>
            <w:tcW w:w="1689" w:type="dxa"/>
            <w:tcBorders>
              <w:top w:val="nil"/>
              <w:left w:val="nil"/>
              <w:bottom w:val="single" w:sz="4" w:space="0" w:color="auto"/>
              <w:right w:val="single" w:sz="4" w:space="0" w:color="auto"/>
            </w:tcBorders>
            <w:shd w:val="clear" w:color="auto" w:fill="auto"/>
            <w:noWrap/>
            <w:vAlign w:val="center"/>
            <w:hideMark/>
          </w:tcPr>
          <w:p w14:paraId="6717488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-46,82%</w:t>
            </w:r>
          </w:p>
        </w:tc>
        <w:tc>
          <w:tcPr>
            <w:tcW w:w="1404" w:type="dxa"/>
            <w:tcBorders>
              <w:top w:val="nil"/>
              <w:left w:val="nil"/>
              <w:bottom w:val="single" w:sz="4" w:space="0" w:color="auto"/>
              <w:right w:val="single" w:sz="8" w:space="0" w:color="auto"/>
            </w:tcBorders>
            <w:shd w:val="clear" w:color="auto" w:fill="auto"/>
            <w:noWrap/>
            <w:vAlign w:val="center"/>
            <w:hideMark/>
          </w:tcPr>
          <w:p w14:paraId="0345375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511C6D81" w14:textId="77777777" w:rsidTr="00B068CE">
        <w:trPr>
          <w:trHeight w:val="328"/>
          <w:jc w:val="center"/>
        </w:trPr>
        <w:tc>
          <w:tcPr>
            <w:tcW w:w="2929" w:type="dxa"/>
            <w:tcBorders>
              <w:top w:val="nil"/>
              <w:left w:val="single" w:sz="8" w:space="0" w:color="auto"/>
              <w:bottom w:val="single" w:sz="8" w:space="0" w:color="auto"/>
              <w:right w:val="single" w:sz="4" w:space="0" w:color="auto"/>
            </w:tcBorders>
            <w:shd w:val="clear" w:color="auto" w:fill="auto"/>
            <w:noWrap/>
            <w:vAlign w:val="center"/>
            <w:hideMark/>
          </w:tcPr>
          <w:p w14:paraId="4F553404"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1681" w:type="dxa"/>
            <w:tcBorders>
              <w:top w:val="nil"/>
              <w:left w:val="nil"/>
              <w:bottom w:val="single" w:sz="8" w:space="0" w:color="auto"/>
              <w:right w:val="single" w:sz="4" w:space="0" w:color="auto"/>
            </w:tcBorders>
            <w:shd w:val="clear" w:color="auto" w:fill="auto"/>
            <w:noWrap/>
            <w:vAlign w:val="center"/>
            <w:hideMark/>
          </w:tcPr>
          <w:p w14:paraId="12B95F2A"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~55%</w:t>
            </w:r>
          </w:p>
        </w:tc>
        <w:tc>
          <w:tcPr>
            <w:tcW w:w="1689" w:type="dxa"/>
            <w:tcBorders>
              <w:top w:val="nil"/>
              <w:left w:val="nil"/>
              <w:bottom w:val="single" w:sz="8" w:space="0" w:color="auto"/>
              <w:right w:val="single" w:sz="4" w:space="0" w:color="auto"/>
            </w:tcBorders>
            <w:shd w:val="clear" w:color="auto" w:fill="auto"/>
            <w:noWrap/>
            <w:vAlign w:val="center"/>
            <w:hideMark/>
          </w:tcPr>
          <w:p w14:paraId="6C847C56"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c>
          <w:tcPr>
            <w:tcW w:w="1404" w:type="dxa"/>
            <w:tcBorders>
              <w:top w:val="nil"/>
              <w:left w:val="nil"/>
              <w:bottom w:val="single" w:sz="8" w:space="0" w:color="auto"/>
              <w:right w:val="single" w:sz="8" w:space="0" w:color="auto"/>
            </w:tcBorders>
            <w:shd w:val="clear" w:color="auto" w:fill="auto"/>
            <w:noWrap/>
            <w:vAlign w:val="center"/>
            <w:hideMark/>
          </w:tcPr>
          <w:p w14:paraId="31A2E448"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bl>
    <w:p w14:paraId="4AA1D56A" w14:textId="77777777" w:rsidR="002B2774" w:rsidRDefault="002B2774" w:rsidP="002B2774">
      <w:pPr>
        <w:pStyle w:val="font-claude-response-body"/>
        <w:jc w:val="center"/>
      </w:pPr>
      <w:r>
        <w:t xml:space="preserve">Fonte: elaboração própria com base nos outputs do notebook </w:t>
      </w:r>
      <w:r>
        <w:rPr>
          <w:rStyle w:val="CdigoHTML"/>
        </w:rPr>
        <w:t>19_Tabela_Metricas_Risco.ipynb</w:t>
      </w:r>
      <w:r>
        <w:t>.</w:t>
      </w:r>
    </w:p>
    <w:p w14:paraId="3D851E65" w14:textId="77777777" w:rsidR="002B2774" w:rsidRDefault="002B2774" w:rsidP="002B2774">
      <w:pPr>
        <w:rPr>
          <w:sz w:val="24"/>
        </w:rPr>
      </w:pPr>
    </w:p>
    <w:p w14:paraId="36EBEF32" w14:textId="77777777" w:rsidR="002B2774" w:rsidRDefault="002B2774" w:rsidP="002B2774">
      <w:pPr>
        <w:rPr>
          <w:sz w:val="24"/>
        </w:rPr>
      </w:pPr>
    </w:p>
    <w:p w14:paraId="1444173A" w14:textId="77777777" w:rsidR="002B2774" w:rsidRDefault="002B2774" w:rsidP="002B2774">
      <w:pPr>
        <w:pStyle w:val="font-claude-response-body"/>
        <w:spacing w:before="0" w:beforeAutospacing="0" w:after="0" w:afterAutospacing="0" w:line="360" w:lineRule="auto"/>
        <w:ind w:firstLine="851"/>
        <w:jc w:val="both"/>
      </w:pPr>
      <w:r>
        <w:t>A estratégia Black-</w:t>
      </w:r>
      <w:proofErr w:type="spellStart"/>
      <w:r>
        <w:t>Litterman</w:t>
      </w:r>
      <w:proofErr w:type="spellEnd"/>
      <w:r>
        <w:t xml:space="preserve"> com visões LSTM produziu o </w:t>
      </w:r>
      <w:r>
        <w:rPr>
          <w:rStyle w:val="Forte"/>
        </w:rPr>
        <w:t>pior resultado dentre as três estratégias</w:t>
      </w:r>
      <w:r>
        <w:t xml:space="preserve">, com retorno acumulado de apenas 56,48% — aproximadamente um quinto do retorno do IBOVESPA (+243,49%) no mesmo período. Todos os indicadores de risco apontam na mesma direção: o Índice de Sharpe negativo (-0,14) indica que a estratégia gerou retorno inferior à taxa livre de risco; o Índice de </w:t>
      </w:r>
      <w:proofErr w:type="spellStart"/>
      <w:r>
        <w:t>Sortino</w:t>
      </w:r>
      <w:proofErr w:type="spellEnd"/>
      <w:r>
        <w:t xml:space="preserve"> igualmente negativo (-0,15) confirma que a performance ajustada ao risco de </w:t>
      </w:r>
      <w:proofErr w:type="spellStart"/>
      <w:r>
        <w:rPr>
          <w:rStyle w:val="nfase"/>
        </w:rPr>
        <w:t>downside</w:t>
      </w:r>
      <w:proofErr w:type="spellEnd"/>
      <w:r>
        <w:t xml:space="preserve"> também foi inferior; e o </w:t>
      </w:r>
      <w:proofErr w:type="spellStart"/>
      <w:r>
        <w:t>Maximum</w:t>
      </w:r>
      <w:proofErr w:type="spellEnd"/>
      <w:r>
        <w:t xml:space="preserve"> </w:t>
      </w:r>
      <w:proofErr w:type="spellStart"/>
      <w:r>
        <w:t>Drawdown</w:t>
      </w:r>
      <w:proofErr w:type="spellEnd"/>
      <w:r>
        <w:t xml:space="preserve"> de -92,99% revela que em algum momento do período o portfólio chegou a valer apenas 7% de seu valor inicial.</w:t>
      </w:r>
    </w:p>
    <w:p w14:paraId="133BB92E" w14:textId="77777777" w:rsidR="002B2774" w:rsidRDefault="002B2774" w:rsidP="002B2774">
      <w:pPr>
        <w:pStyle w:val="font-claude-response-body"/>
        <w:spacing w:before="0" w:beforeAutospacing="0" w:after="0" w:afterAutospacing="0" w:line="360" w:lineRule="auto"/>
        <w:ind w:firstLine="851"/>
        <w:jc w:val="both"/>
      </w:pPr>
      <w:r>
        <w:t>Esse resultado adverso demanda análise detalhada de suas causas, apresentada na Seção 4.4.</w:t>
      </w:r>
    </w:p>
    <w:p w14:paraId="753BDA85" w14:textId="77777777" w:rsidR="002B2774" w:rsidRPr="00114688" w:rsidRDefault="002B2774" w:rsidP="00C438CF">
      <w:pPr>
        <w:rPr>
          <w:sz w:val="24"/>
          <w:szCs w:val="24"/>
        </w:rPr>
      </w:pPr>
    </w:p>
    <w:p w14:paraId="143B2518" w14:textId="77777777" w:rsidR="00C438CF" w:rsidRPr="00C438CF" w:rsidRDefault="00C438CF" w:rsidP="00853490">
      <w:pPr>
        <w:pStyle w:val="Ttulo2"/>
        <w:numPr>
          <w:ilvl w:val="1"/>
          <w:numId w:val="1"/>
        </w:numPr>
        <w:ind w:left="0" w:firstLine="0"/>
        <w:jc w:val="left"/>
        <w:rPr>
          <w:sz w:val="20"/>
          <w:szCs w:val="24"/>
        </w:rPr>
      </w:pPr>
      <w:bookmarkStart w:id="147" w:name="_Toc231448208"/>
      <w:r>
        <w:rPr>
          <w:sz w:val="24"/>
        </w:rPr>
        <w:t>Análise Comparativa entre Estratégias</w:t>
      </w:r>
      <w:bookmarkEnd w:id="147"/>
    </w:p>
    <w:p w14:paraId="3C0AB81A" w14:textId="77777777" w:rsidR="00C438CF" w:rsidRPr="000815A7" w:rsidRDefault="00C438CF" w:rsidP="00C438CF">
      <w:pPr>
        <w:rPr>
          <w:bCs/>
          <w:sz w:val="24"/>
          <w:szCs w:val="24"/>
        </w:rPr>
      </w:pPr>
    </w:p>
    <w:p w14:paraId="024581A2" w14:textId="77777777" w:rsidR="00C438CF" w:rsidRDefault="00C438CF" w:rsidP="00853490">
      <w:pPr>
        <w:pStyle w:val="Ttulo3"/>
        <w:numPr>
          <w:ilvl w:val="2"/>
          <w:numId w:val="1"/>
        </w:numPr>
        <w:ind w:left="0" w:firstLine="0"/>
        <w:rPr>
          <w:b w:val="0"/>
        </w:rPr>
      </w:pPr>
      <w:bookmarkStart w:id="148" w:name="_Toc231448209"/>
      <w:r>
        <w:rPr>
          <w:b w:val="0"/>
        </w:rPr>
        <w:t>Tabela Unificada de Desempenho</w:t>
      </w:r>
      <w:bookmarkEnd w:id="148"/>
    </w:p>
    <w:p w14:paraId="3F8AE291" w14:textId="77777777" w:rsidR="00D12DBE" w:rsidRDefault="00D12DBE" w:rsidP="00D12DBE">
      <w:pPr>
        <w:rPr>
          <w:b/>
        </w:rPr>
      </w:pPr>
    </w:p>
    <w:p w14:paraId="4E22AFCA" w14:textId="77777777" w:rsidR="00D12DBE" w:rsidRDefault="00D12DBE">
      <w:pPr>
        <w:rPr>
          <w:b/>
        </w:rPr>
      </w:pPr>
      <w:r>
        <w:rPr>
          <w:b/>
        </w:rPr>
        <w:br w:type="page"/>
      </w:r>
    </w:p>
    <w:p w14:paraId="23BEC46E" w14:textId="77777777" w:rsidR="00D12DBE" w:rsidRPr="00C438CF" w:rsidRDefault="00D12DBE" w:rsidP="00D12DBE">
      <w:pPr>
        <w:rPr>
          <w:b/>
        </w:rPr>
      </w:pPr>
    </w:p>
    <w:p w14:paraId="688286F3" w14:textId="7D28AF7A" w:rsidR="00C438CF" w:rsidRPr="005C119B" w:rsidRDefault="00C438CF" w:rsidP="005C119B">
      <w:pPr>
        <w:pStyle w:val="Legenda"/>
        <w:keepNext/>
        <w:jc w:val="center"/>
        <w:rPr>
          <w:rFonts w:ascii="Times New Roman" w:hAnsi="Times New Roman" w:cs="Times New Roman"/>
          <w:i w:val="0"/>
          <w:color w:val="auto"/>
          <w:sz w:val="24"/>
        </w:rPr>
      </w:pPr>
      <w:bookmarkStart w:id="149" w:name="_Toc231447950"/>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11</w:t>
      </w:r>
      <w:r>
        <w:rPr>
          <w:rFonts w:ascii="Times New Roman" w:hAnsi="Times New Roman" w:cs="Times New Roman"/>
          <w:i w:val="0"/>
          <w:color w:val="auto"/>
          <w:sz w:val="24"/>
        </w:rPr>
        <w:fldChar w:fldCharType="end"/>
      </w:r>
      <w:r>
        <w:rPr>
          <w:rFonts w:ascii="Times New Roman" w:hAnsi="Times New Roman" w:cs="Times New Roman"/>
          <w:i w:val="0"/>
          <w:color w:val="auto"/>
          <w:sz w:val="24"/>
        </w:rPr>
        <w:t>— Comparação Unificada das Estratégias (período out-</w:t>
      </w:r>
      <w:proofErr w:type="spellStart"/>
      <w:r>
        <w:rPr>
          <w:rFonts w:ascii="Times New Roman" w:hAnsi="Times New Roman" w:cs="Times New Roman"/>
          <w:i w:val="0"/>
          <w:color w:val="auto"/>
          <w:sz w:val="24"/>
        </w:rPr>
        <w:t>of</w:t>
      </w:r>
      <w:proofErr w:type="spellEnd"/>
      <w:r>
        <w:rPr>
          <w:rFonts w:ascii="Times New Roman" w:hAnsi="Times New Roman" w:cs="Times New Roman"/>
          <w:i w:val="0"/>
          <w:color w:val="auto"/>
          <w:sz w:val="24"/>
        </w:rPr>
        <w:t>-sample 2015–2025)</w:t>
      </w:r>
      <w:bookmarkEnd w:id="149"/>
    </w:p>
    <w:tbl>
      <w:tblPr>
        <w:tblW w:w="10330" w:type="dxa"/>
        <w:jc w:val="center"/>
        <w:tblCellMar>
          <w:left w:w="70" w:type="dxa"/>
          <w:right w:w="70" w:type="dxa"/>
        </w:tblCellMar>
        <w:tblLook w:val="04A0" w:firstRow="1" w:lastRow="0" w:firstColumn="1" w:lastColumn="0" w:noHBand="0" w:noVBand="1"/>
      </w:tblPr>
      <w:tblGrid>
        <w:gridCol w:w="2424"/>
        <w:gridCol w:w="2280"/>
        <w:gridCol w:w="1540"/>
        <w:gridCol w:w="1260"/>
        <w:gridCol w:w="1260"/>
        <w:gridCol w:w="1566"/>
      </w:tblGrid>
      <w:tr w:rsidR="00C438CF" w:rsidRPr="00C438CF" w14:paraId="52F8EA83" w14:textId="77777777" w:rsidTr="005C119B">
        <w:trPr>
          <w:trHeight w:val="315"/>
          <w:jc w:val="center"/>
        </w:trPr>
        <w:tc>
          <w:tcPr>
            <w:tcW w:w="2424"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7280140E"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Estratégia</w:t>
            </w:r>
          </w:p>
        </w:tc>
        <w:tc>
          <w:tcPr>
            <w:tcW w:w="2280" w:type="dxa"/>
            <w:tcBorders>
              <w:top w:val="single" w:sz="8" w:space="0" w:color="auto"/>
              <w:left w:val="nil"/>
              <w:bottom w:val="single" w:sz="4" w:space="0" w:color="auto"/>
              <w:right w:val="single" w:sz="4" w:space="0" w:color="auto"/>
            </w:tcBorders>
            <w:shd w:val="clear" w:color="auto" w:fill="auto"/>
            <w:noWrap/>
            <w:vAlign w:val="center"/>
            <w:hideMark/>
          </w:tcPr>
          <w:p w14:paraId="368E5FFD"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 xml:space="preserve">Retorno </w:t>
            </w:r>
            <w:proofErr w:type="spellStart"/>
            <w:r>
              <w:rPr>
                <w:rFonts w:ascii="Calibri" w:hAnsi="Calibri" w:cs="Calibri"/>
                <w:b/>
                <w:bCs/>
                <w:color w:val="000000"/>
                <w:sz w:val="24"/>
                <w:szCs w:val="24"/>
                <w:lang w:val="pt-BR" w:eastAsia="pt-BR"/>
              </w:rPr>
              <w:t>Acum</w:t>
            </w:r>
            <w:proofErr w:type="spellEnd"/>
            <w:r>
              <w:rPr>
                <w:rFonts w:ascii="Calibri" w:hAnsi="Calibri" w:cs="Calibri"/>
                <w:b/>
                <w:bCs/>
                <w:color w:val="000000"/>
                <w:sz w:val="24"/>
                <w:szCs w:val="24"/>
                <w:lang w:val="pt-BR" w:eastAsia="pt-BR"/>
              </w:rPr>
              <w:t>.</w:t>
            </w:r>
          </w:p>
        </w:tc>
        <w:tc>
          <w:tcPr>
            <w:tcW w:w="1540" w:type="dxa"/>
            <w:tcBorders>
              <w:top w:val="single" w:sz="8" w:space="0" w:color="auto"/>
              <w:left w:val="nil"/>
              <w:bottom w:val="single" w:sz="4" w:space="0" w:color="auto"/>
              <w:right w:val="single" w:sz="4" w:space="0" w:color="auto"/>
            </w:tcBorders>
            <w:shd w:val="clear" w:color="auto" w:fill="auto"/>
            <w:noWrap/>
            <w:vAlign w:val="center"/>
            <w:hideMark/>
          </w:tcPr>
          <w:p w14:paraId="0F052CFA"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CAGR</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549B31E9"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Sharpe</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60D68F3C"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MDD</w:t>
            </w:r>
          </w:p>
        </w:tc>
        <w:tc>
          <w:tcPr>
            <w:tcW w:w="1566" w:type="dxa"/>
            <w:tcBorders>
              <w:top w:val="single" w:sz="8" w:space="0" w:color="auto"/>
              <w:left w:val="nil"/>
              <w:bottom w:val="single" w:sz="4" w:space="0" w:color="auto"/>
              <w:right w:val="single" w:sz="8" w:space="0" w:color="auto"/>
            </w:tcBorders>
            <w:shd w:val="clear" w:color="auto" w:fill="auto"/>
            <w:noWrap/>
            <w:vAlign w:val="center"/>
            <w:hideMark/>
          </w:tcPr>
          <w:p w14:paraId="2241D79A"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Turnover/mês</w:t>
            </w:r>
          </w:p>
        </w:tc>
      </w:tr>
      <w:tr w:rsidR="00C438CF" w:rsidRPr="00C438CF" w14:paraId="112051BA"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32498CF1"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Mínima Variância L1</w:t>
            </w:r>
          </w:p>
        </w:tc>
        <w:tc>
          <w:tcPr>
            <w:tcW w:w="2280" w:type="dxa"/>
            <w:tcBorders>
              <w:top w:val="nil"/>
              <w:left w:val="nil"/>
              <w:bottom w:val="single" w:sz="4" w:space="0" w:color="auto"/>
              <w:right w:val="single" w:sz="4" w:space="0" w:color="auto"/>
            </w:tcBorders>
            <w:shd w:val="clear" w:color="auto" w:fill="auto"/>
            <w:noWrap/>
            <w:vAlign w:val="center"/>
            <w:hideMark/>
          </w:tcPr>
          <w:p w14:paraId="4AB0BBDD"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+460,20%</w:t>
            </w:r>
          </w:p>
        </w:tc>
        <w:tc>
          <w:tcPr>
            <w:tcW w:w="1540" w:type="dxa"/>
            <w:tcBorders>
              <w:top w:val="nil"/>
              <w:left w:val="nil"/>
              <w:bottom w:val="single" w:sz="4" w:space="0" w:color="auto"/>
              <w:right w:val="single" w:sz="4" w:space="0" w:color="auto"/>
            </w:tcBorders>
            <w:shd w:val="clear" w:color="auto" w:fill="auto"/>
            <w:noWrap/>
            <w:vAlign w:val="center"/>
            <w:hideMark/>
          </w:tcPr>
          <w:p w14:paraId="7923DD9B"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18,70%</w:t>
            </w:r>
          </w:p>
        </w:tc>
        <w:tc>
          <w:tcPr>
            <w:tcW w:w="1260" w:type="dxa"/>
            <w:tcBorders>
              <w:top w:val="nil"/>
              <w:left w:val="nil"/>
              <w:bottom w:val="single" w:sz="4" w:space="0" w:color="auto"/>
              <w:right w:val="single" w:sz="4" w:space="0" w:color="auto"/>
            </w:tcBorders>
            <w:shd w:val="clear" w:color="auto" w:fill="auto"/>
            <w:noWrap/>
            <w:vAlign w:val="center"/>
            <w:hideMark/>
          </w:tcPr>
          <w:p w14:paraId="6FF978B8"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260" w:type="dxa"/>
            <w:tcBorders>
              <w:top w:val="nil"/>
              <w:left w:val="nil"/>
              <w:bottom w:val="single" w:sz="4" w:space="0" w:color="auto"/>
              <w:right w:val="single" w:sz="4" w:space="0" w:color="auto"/>
            </w:tcBorders>
            <w:shd w:val="clear" w:color="auto" w:fill="auto"/>
            <w:noWrap/>
            <w:vAlign w:val="center"/>
            <w:hideMark/>
          </w:tcPr>
          <w:p w14:paraId="50991CF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566" w:type="dxa"/>
            <w:tcBorders>
              <w:top w:val="nil"/>
              <w:left w:val="nil"/>
              <w:bottom w:val="single" w:sz="4" w:space="0" w:color="auto"/>
              <w:right w:val="single" w:sz="8" w:space="0" w:color="auto"/>
            </w:tcBorders>
            <w:shd w:val="clear" w:color="auto" w:fill="auto"/>
            <w:noWrap/>
            <w:vAlign w:val="center"/>
            <w:hideMark/>
          </w:tcPr>
          <w:p w14:paraId="1CF8D56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0,32%</w:t>
            </w:r>
          </w:p>
        </w:tc>
      </w:tr>
      <w:tr w:rsidR="00D12DBE" w:rsidRPr="00C438CF" w14:paraId="0BEE35F6"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tcPr>
          <w:p w14:paraId="1FEBF69B" w14:textId="77777777" w:rsidR="00D12DBE" w:rsidRPr="00D12DBE" w:rsidRDefault="00D12DBE" w:rsidP="00C438CF">
            <w:pPr>
              <w:widowControl/>
              <w:autoSpaceDE/>
              <w:autoSpaceDN/>
              <w:jc w:val="center"/>
              <w:rPr>
                <w:color w:val="000000"/>
                <w:lang w:val="pt-BR" w:eastAsia="pt-BR"/>
              </w:rPr>
            </w:pPr>
            <w:r>
              <w:t>1/N Mensal (</w:t>
            </w:r>
            <w:proofErr w:type="spellStart"/>
            <w:r>
              <w:t>benchmark</w:t>
            </w:r>
            <w:proofErr w:type="spellEnd"/>
            <w:r>
              <w:t>)</w:t>
            </w:r>
          </w:p>
        </w:tc>
        <w:tc>
          <w:tcPr>
            <w:tcW w:w="2280" w:type="dxa"/>
            <w:tcBorders>
              <w:top w:val="nil"/>
              <w:left w:val="nil"/>
              <w:bottom w:val="single" w:sz="4" w:space="0" w:color="auto"/>
              <w:right w:val="single" w:sz="4" w:space="0" w:color="auto"/>
            </w:tcBorders>
            <w:shd w:val="clear" w:color="auto" w:fill="auto"/>
            <w:noWrap/>
            <w:vAlign w:val="center"/>
          </w:tcPr>
          <w:p w14:paraId="3A606E54" w14:textId="77777777" w:rsidR="00D12DBE" w:rsidRPr="00D12DBE" w:rsidRDefault="00D12DBE" w:rsidP="00C438CF">
            <w:pPr>
              <w:widowControl/>
              <w:autoSpaceDE/>
              <w:autoSpaceDN/>
              <w:jc w:val="center"/>
              <w:rPr>
                <w:color w:val="000000"/>
                <w:lang w:val="pt-BR" w:eastAsia="pt-BR"/>
              </w:rPr>
            </w:pPr>
            <w:r>
              <w:rPr>
                <w:color w:val="000000"/>
                <w:lang w:val="pt-BR" w:eastAsia="pt-BR"/>
              </w:rPr>
              <w:t>+</w:t>
            </w:r>
            <w:r>
              <w:t>268</w:t>
            </w:r>
            <w:r>
              <w:rPr>
                <w:color w:val="000000"/>
                <w:lang w:val="pt-BR" w:eastAsia="pt-BR"/>
              </w:rPr>
              <w:t>%</w:t>
            </w:r>
          </w:p>
        </w:tc>
        <w:tc>
          <w:tcPr>
            <w:tcW w:w="1540" w:type="dxa"/>
            <w:tcBorders>
              <w:top w:val="nil"/>
              <w:left w:val="nil"/>
              <w:bottom w:val="single" w:sz="4" w:space="0" w:color="auto"/>
              <w:right w:val="single" w:sz="4" w:space="0" w:color="auto"/>
            </w:tcBorders>
            <w:shd w:val="clear" w:color="auto" w:fill="auto"/>
            <w:noWrap/>
            <w:vAlign w:val="center"/>
          </w:tcPr>
          <w:p w14:paraId="20755413" w14:textId="77777777" w:rsidR="00D12DBE" w:rsidRPr="00D12DBE" w:rsidRDefault="00D12DBE" w:rsidP="00C438CF">
            <w:pPr>
              <w:widowControl/>
              <w:autoSpaceDE/>
              <w:autoSpaceDN/>
              <w:jc w:val="center"/>
              <w:rPr>
                <w:color w:val="000000"/>
                <w:lang w:val="pt-BR" w:eastAsia="pt-BR"/>
              </w:rPr>
            </w:pPr>
            <w:r>
              <w:rPr>
                <w:rStyle w:val="Forte"/>
                <w:b w:val="0"/>
              </w:rPr>
              <w:t>12,8%</w:t>
            </w:r>
          </w:p>
        </w:tc>
        <w:tc>
          <w:tcPr>
            <w:tcW w:w="1260" w:type="dxa"/>
            <w:tcBorders>
              <w:top w:val="nil"/>
              <w:left w:val="nil"/>
              <w:bottom w:val="single" w:sz="4" w:space="0" w:color="auto"/>
              <w:right w:val="single" w:sz="4" w:space="0" w:color="auto"/>
            </w:tcBorders>
            <w:shd w:val="clear" w:color="auto" w:fill="auto"/>
            <w:noWrap/>
            <w:vAlign w:val="center"/>
          </w:tcPr>
          <w:p w14:paraId="50272249" w14:textId="77777777" w:rsidR="00D12DBE" w:rsidRPr="00D12DBE" w:rsidRDefault="00D12DBE" w:rsidP="00C438CF">
            <w:pPr>
              <w:widowControl/>
              <w:autoSpaceDE/>
              <w:autoSpaceDN/>
              <w:jc w:val="center"/>
              <w:rPr>
                <w:color w:val="000000"/>
                <w:lang w:val="pt-BR" w:eastAsia="pt-BR"/>
              </w:rPr>
            </w:pPr>
            <w:r>
              <w:t>0,13</w:t>
            </w:r>
          </w:p>
        </w:tc>
        <w:tc>
          <w:tcPr>
            <w:tcW w:w="1260" w:type="dxa"/>
            <w:tcBorders>
              <w:top w:val="nil"/>
              <w:left w:val="nil"/>
              <w:bottom w:val="single" w:sz="4" w:space="0" w:color="auto"/>
              <w:right w:val="single" w:sz="4" w:space="0" w:color="auto"/>
            </w:tcBorders>
            <w:shd w:val="clear" w:color="auto" w:fill="auto"/>
            <w:noWrap/>
            <w:vAlign w:val="center"/>
          </w:tcPr>
          <w:p w14:paraId="085B2C01" w14:textId="77777777" w:rsidR="00D12DBE" w:rsidRPr="00D12DBE" w:rsidRDefault="00D12DBE" w:rsidP="00C438CF">
            <w:pPr>
              <w:widowControl/>
              <w:autoSpaceDE/>
              <w:autoSpaceDN/>
              <w:jc w:val="center"/>
              <w:rPr>
                <w:color w:val="000000"/>
                <w:lang w:val="pt-BR" w:eastAsia="pt-BR"/>
              </w:rPr>
            </w:pPr>
            <w:r>
              <w:t>-51,5%</w:t>
            </w:r>
          </w:p>
        </w:tc>
        <w:tc>
          <w:tcPr>
            <w:tcW w:w="1566" w:type="dxa"/>
            <w:tcBorders>
              <w:top w:val="nil"/>
              <w:left w:val="nil"/>
              <w:bottom w:val="single" w:sz="4" w:space="0" w:color="auto"/>
              <w:right w:val="single" w:sz="8" w:space="0" w:color="auto"/>
            </w:tcBorders>
            <w:shd w:val="clear" w:color="auto" w:fill="auto"/>
            <w:noWrap/>
            <w:vAlign w:val="center"/>
          </w:tcPr>
          <w:p w14:paraId="2CB3E1E7" w14:textId="77777777" w:rsidR="00D12DBE" w:rsidRPr="00D12DBE" w:rsidRDefault="00D12DBE" w:rsidP="00C438CF">
            <w:pPr>
              <w:widowControl/>
              <w:autoSpaceDE/>
              <w:autoSpaceDN/>
              <w:jc w:val="center"/>
              <w:rPr>
                <w:color w:val="000000"/>
                <w:lang w:val="pt-BR" w:eastAsia="pt-BR"/>
              </w:rPr>
            </w:pPr>
            <w:r>
              <w:rPr>
                <w:rStyle w:val="Forte"/>
                <w:b w:val="0"/>
              </w:rPr>
              <w:t>5,08%</w:t>
            </w:r>
          </w:p>
        </w:tc>
      </w:tr>
      <w:tr w:rsidR="00C438CF" w:rsidRPr="00C438CF" w14:paraId="69039821"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4C98C614"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Máximo Sharpe L1</w:t>
            </w:r>
          </w:p>
        </w:tc>
        <w:tc>
          <w:tcPr>
            <w:tcW w:w="2280" w:type="dxa"/>
            <w:tcBorders>
              <w:top w:val="nil"/>
              <w:left w:val="nil"/>
              <w:bottom w:val="single" w:sz="4" w:space="0" w:color="auto"/>
              <w:right w:val="single" w:sz="4" w:space="0" w:color="auto"/>
            </w:tcBorders>
            <w:shd w:val="clear" w:color="auto" w:fill="auto"/>
            <w:noWrap/>
            <w:vAlign w:val="center"/>
            <w:hideMark/>
          </w:tcPr>
          <w:p w14:paraId="1BF3D173"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+240,00%</w:t>
            </w:r>
          </w:p>
        </w:tc>
        <w:tc>
          <w:tcPr>
            <w:tcW w:w="1540" w:type="dxa"/>
            <w:tcBorders>
              <w:top w:val="nil"/>
              <w:left w:val="nil"/>
              <w:bottom w:val="single" w:sz="4" w:space="0" w:color="auto"/>
              <w:right w:val="single" w:sz="4" w:space="0" w:color="auto"/>
            </w:tcBorders>
            <w:shd w:val="clear" w:color="auto" w:fill="auto"/>
            <w:noWrap/>
            <w:vAlign w:val="center"/>
            <w:hideMark/>
          </w:tcPr>
          <w:p w14:paraId="73B6D6A1"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12,20%</w:t>
            </w:r>
          </w:p>
        </w:tc>
        <w:tc>
          <w:tcPr>
            <w:tcW w:w="1260" w:type="dxa"/>
            <w:tcBorders>
              <w:top w:val="nil"/>
              <w:left w:val="nil"/>
              <w:bottom w:val="single" w:sz="4" w:space="0" w:color="auto"/>
              <w:right w:val="single" w:sz="4" w:space="0" w:color="auto"/>
            </w:tcBorders>
            <w:shd w:val="clear" w:color="auto" w:fill="auto"/>
            <w:noWrap/>
            <w:vAlign w:val="center"/>
            <w:hideMark/>
          </w:tcPr>
          <w:p w14:paraId="4854E4F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260" w:type="dxa"/>
            <w:tcBorders>
              <w:top w:val="nil"/>
              <w:left w:val="nil"/>
              <w:bottom w:val="single" w:sz="4" w:space="0" w:color="auto"/>
              <w:right w:val="single" w:sz="4" w:space="0" w:color="auto"/>
            </w:tcBorders>
            <w:shd w:val="clear" w:color="auto" w:fill="auto"/>
            <w:noWrap/>
            <w:vAlign w:val="center"/>
            <w:hideMark/>
          </w:tcPr>
          <w:p w14:paraId="7BE1732E"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566" w:type="dxa"/>
            <w:tcBorders>
              <w:top w:val="nil"/>
              <w:left w:val="nil"/>
              <w:bottom w:val="single" w:sz="4" w:space="0" w:color="auto"/>
              <w:right w:val="single" w:sz="8" w:space="0" w:color="auto"/>
            </w:tcBorders>
            <w:shd w:val="clear" w:color="auto" w:fill="auto"/>
            <w:noWrap/>
            <w:vAlign w:val="center"/>
            <w:hideMark/>
          </w:tcPr>
          <w:p w14:paraId="130CB18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4,29%</w:t>
            </w:r>
          </w:p>
        </w:tc>
      </w:tr>
      <w:tr w:rsidR="00C438CF" w:rsidRPr="00C438CF" w14:paraId="6DC0FF45"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49F00F24"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BL + LSTM</w:t>
            </w:r>
          </w:p>
        </w:tc>
        <w:tc>
          <w:tcPr>
            <w:tcW w:w="2280" w:type="dxa"/>
            <w:tcBorders>
              <w:top w:val="nil"/>
              <w:left w:val="nil"/>
              <w:bottom w:val="single" w:sz="4" w:space="0" w:color="auto"/>
              <w:right w:val="single" w:sz="4" w:space="0" w:color="auto"/>
            </w:tcBorders>
            <w:shd w:val="clear" w:color="auto" w:fill="auto"/>
            <w:noWrap/>
            <w:vAlign w:val="center"/>
            <w:hideMark/>
          </w:tcPr>
          <w:p w14:paraId="1981BA2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+56,48%</w:t>
            </w:r>
          </w:p>
        </w:tc>
        <w:tc>
          <w:tcPr>
            <w:tcW w:w="1540" w:type="dxa"/>
            <w:tcBorders>
              <w:top w:val="nil"/>
              <w:left w:val="nil"/>
              <w:bottom w:val="single" w:sz="4" w:space="0" w:color="auto"/>
              <w:right w:val="single" w:sz="4" w:space="0" w:color="auto"/>
            </w:tcBorders>
            <w:shd w:val="clear" w:color="auto" w:fill="auto"/>
            <w:noWrap/>
            <w:vAlign w:val="center"/>
            <w:hideMark/>
          </w:tcPr>
          <w:p w14:paraId="20CF87D2"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4,3%</w:t>
            </w:r>
          </w:p>
        </w:tc>
        <w:tc>
          <w:tcPr>
            <w:tcW w:w="1260" w:type="dxa"/>
            <w:tcBorders>
              <w:top w:val="nil"/>
              <w:left w:val="nil"/>
              <w:bottom w:val="single" w:sz="4" w:space="0" w:color="auto"/>
              <w:right w:val="single" w:sz="4" w:space="0" w:color="auto"/>
            </w:tcBorders>
            <w:shd w:val="clear" w:color="auto" w:fill="auto"/>
            <w:noWrap/>
            <w:vAlign w:val="center"/>
            <w:hideMark/>
          </w:tcPr>
          <w:p w14:paraId="549A3D5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-0,14</w:t>
            </w:r>
          </w:p>
        </w:tc>
        <w:tc>
          <w:tcPr>
            <w:tcW w:w="1260" w:type="dxa"/>
            <w:tcBorders>
              <w:top w:val="nil"/>
              <w:left w:val="nil"/>
              <w:bottom w:val="single" w:sz="4" w:space="0" w:color="auto"/>
              <w:right w:val="single" w:sz="4" w:space="0" w:color="auto"/>
            </w:tcBorders>
            <w:shd w:val="clear" w:color="auto" w:fill="auto"/>
            <w:noWrap/>
            <w:vAlign w:val="center"/>
            <w:hideMark/>
          </w:tcPr>
          <w:p w14:paraId="3C30C37F"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-93%</w:t>
            </w:r>
          </w:p>
        </w:tc>
        <w:tc>
          <w:tcPr>
            <w:tcW w:w="1566" w:type="dxa"/>
            <w:tcBorders>
              <w:top w:val="nil"/>
              <w:left w:val="nil"/>
              <w:bottom w:val="single" w:sz="4" w:space="0" w:color="auto"/>
              <w:right w:val="single" w:sz="8" w:space="0" w:color="auto"/>
            </w:tcBorders>
            <w:shd w:val="clear" w:color="auto" w:fill="auto"/>
            <w:noWrap/>
            <w:vAlign w:val="center"/>
            <w:hideMark/>
          </w:tcPr>
          <w:p w14:paraId="35C8A72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~55%</w:t>
            </w:r>
          </w:p>
        </w:tc>
      </w:tr>
      <w:tr w:rsidR="00C438CF" w:rsidRPr="00C438CF" w14:paraId="544CA8AC"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200DE930"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IBOVESPA (benchmark)</w:t>
            </w:r>
          </w:p>
        </w:tc>
        <w:tc>
          <w:tcPr>
            <w:tcW w:w="2280" w:type="dxa"/>
            <w:tcBorders>
              <w:top w:val="nil"/>
              <w:left w:val="nil"/>
              <w:bottom w:val="single" w:sz="4" w:space="0" w:color="auto"/>
              <w:right w:val="single" w:sz="4" w:space="0" w:color="auto"/>
            </w:tcBorders>
            <w:shd w:val="clear" w:color="auto" w:fill="auto"/>
            <w:noWrap/>
            <w:vAlign w:val="center"/>
            <w:hideMark/>
          </w:tcPr>
          <w:p w14:paraId="50B7984C"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+232%*</w:t>
            </w:r>
          </w:p>
        </w:tc>
        <w:tc>
          <w:tcPr>
            <w:tcW w:w="1540" w:type="dxa"/>
            <w:tcBorders>
              <w:top w:val="nil"/>
              <w:left w:val="nil"/>
              <w:bottom w:val="single" w:sz="4" w:space="0" w:color="auto"/>
              <w:right w:val="single" w:sz="4" w:space="0" w:color="auto"/>
            </w:tcBorders>
            <w:shd w:val="clear" w:color="auto" w:fill="auto"/>
            <w:noWrap/>
            <w:vAlign w:val="center"/>
            <w:hideMark/>
          </w:tcPr>
          <w:p w14:paraId="2E5A8EDA"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11,7%</w:t>
            </w:r>
          </w:p>
        </w:tc>
        <w:tc>
          <w:tcPr>
            <w:tcW w:w="1260" w:type="dxa"/>
            <w:tcBorders>
              <w:top w:val="nil"/>
              <w:left w:val="nil"/>
              <w:bottom w:val="single" w:sz="4" w:space="0" w:color="auto"/>
              <w:right w:val="single" w:sz="4" w:space="0" w:color="auto"/>
            </w:tcBorders>
            <w:shd w:val="clear" w:color="auto" w:fill="auto"/>
            <w:noWrap/>
            <w:vAlign w:val="center"/>
            <w:hideMark/>
          </w:tcPr>
          <w:p w14:paraId="6327029B"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+0,08</w:t>
            </w:r>
          </w:p>
        </w:tc>
        <w:tc>
          <w:tcPr>
            <w:tcW w:w="1260" w:type="dxa"/>
            <w:tcBorders>
              <w:top w:val="nil"/>
              <w:left w:val="nil"/>
              <w:bottom w:val="single" w:sz="4" w:space="0" w:color="auto"/>
              <w:right w:val="single" w:sz="4" w:space="0" w:color="auto"/>
            </w:tcBorders>
            <w:shd w:val="clear" w:color="auto" w:fill="auto"/>
            <w:noWrap/>
            <w:vAlign w:val="center"/>
            <w:hideMark/>
          </w:tcPr>
          <w:p w14:paraId="6A9BE41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-46,8%</w:t>
            </w:r>
          </w:p>
        </w:tc>
        <w:tc>
          <w:tcPr>
            <w:tcW w:w="1566" w:type="dxa"/>
            <w:tcBorders>
              <w:top w:val="nil"/>
              <w:left w:val="nil"/>
              <w:bottom w:val="single" w:sz="4" w:space="0" w:color="auto"/>
              <w:right w:val="single" w:sz="8" w:space="0" w:color="auto"/>
            </w:tcBorders>
            <w:shd w:val="clear" w:color="auto" w:fill="auto"/>
            <w:noWrap/>
            <w:vAlign w:val="center"/>
            <w:hideMark/>
          </w:tcPr>
          <w:p w14:paraId="798A939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r>
      <w:tr w:rsidR="00C438CF" w:rsidRPr="00C438CF" w14:paraId="2D77F4B5" w14:textId="77777777" w:rsidTr="005C119B">
        <w:trPr>
          <w:trHeight w:val="330"/>
          <w:jc w:val="center"/>
        </w:trPr>
        <w:tc>
          <w:tcPr>
            <w:tcW w:w="2424" w:type="dxa"/>
            <w:tcBorders>
              <w:top w:val="nil"/>
              <w:left w:val="single" w:sz="8" w:space="0" w:color="auto"/>
              <w:bottom w:val="single" w:sz="8" w:space="0" w:color="auto"/>
              <w:right w:val="single" w:sz="4" w:space="0" w:color="auto"/>
            </w:tcBorders>
            <w:shd w:val="clear" w:color="auto" w:fill="auto"/>
            <w:noWrap/>
            <w:vAlign w:val="center"/>
            <w:hideMark/>
          </w:tcPr>
          <w:p w14:paraId="1BEFBDE8"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CDI (referência)</w:t>
            </w:r>
          </w:p>
        </w:tc>
        <w:tc>
          <w:tcPr>
            <w:tcW w:w="2280" w:type="dxa"/>
            <w:tcBorders>
              <w:top w:val="nil"/>
              <w:left w:val="nil"/>
              <w:bottom w:val="single" w:sz="8" w:space="0" w:color="auto"/>
              <w:right w:val="single" w:sz="4" w:space="0" w:color="auto"/>
            </w:tcBorders>
            <w:shd w:val="clear" w:color="auto" w:fill="auto"/>
            <w:noWrap/>
            <w:vAlign w:val="center"/>
            <w:hideMark/>
          </w:tcPr>
          <w:p w14:paraId="57552494"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roofErr w:type="gramStart"/>
            <w:r>
              <w:rPr>
                <w:rFonts w:ascii="Calibri" w:hAnsi="Calibri" w:cs="Calibri"/>
                <w:color w:val="000000"/>
                <w:sz w:val="24"/>
                <w:szCs w:val="24"/>
                <w:lang w:val="pt-BR" w:eastAsia="pt-BR"/>
              </w:rPr>
              <w:t>174,%</w:t>
            </w:r>
            <w:proofErr w:type="gramEnd"/>
            <w:r>
              <w:rPr>
                <w:rFonts w:ascii="Calibri" w:hAnsi="Calibri" w:cs="Calibri"/>
                <w:color w:val="000000"/>
                <w:sz w:val="24"/>
                <w:szCs w:val="24"/>
                <w:lang w:val="pt-BR" w:eastAsia="pt-BR"/>
              </w:rPr>
              <w:t>*</w:t>
            </w:r>
          </w:p>
        </w:tc>
        <w:tc>
          <w:tcPr>
            <w:tcW w:w="1540" w:type="dxa"/>
            <w:tcBorders>
              <w:top w:val="nil"/>
              <w:left w:val="nil"/>
              <w:bottom w:val="single" w:sz="8" w:space="0" w:color="auto"/>
              <w:right w:val="single" w:sz="4" w:space="0" w:color="auto"/>
            </w:tcBorders>
            <w:shd w:val="clear" w:color="auto" w:fill="auto"/>
            <w:noWrap/>
            <w:vAlign w:val="center"/>
            <w:hideMark/>
          </w:tcPr>
          <w:p w14:paraId="78691D8D" w14:textId="77777777" w:rsidR="00C438CF"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9,7%*</w:t>
            </w:r>
          </w:p>
        </w:tc>
        <w:tc>
          <w:tcPr>
            <w:tcW w:w="1260" w:type="dxa"/>
            <w:tcBorders>
              <w:top w:val="nil"/>
              <w:left w:val="nil"/>
              <w:bottom w:val="single" w:sz="8" w:space="0" w:color="auto"/>
              <w:right w:val="single" w:sz="4" w:space="0" w:color="auto"/>
            </w:tcBorders>
            <w:shd w:val="clear" w:color="auto" w:fill="auto"/>
            <w:noWrap/>
            <w:vAlign w:val="center"/>
            <w:hideMark/>
          </w:tcPr>
          <w:p w14:paraId="739F979D"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c>
          <w:tcPr>
            <w:tcW w:w="1260" w:type="dxa"/>
            <w:tcBorders>
              <w:top w:val="nil"/>
              <w:left w:val="nil"/>
              <w:bottom w:val="single" w:sz="8" w:space="0" w:color="auto"/>
              <w:right w:val="single" w:sz="4" w:space="0" w:color="auto"/>
            </w:tcBorders>
            <w:shd w:val="clear" w:color="auto" w:fill="auto"/>
            <w:noWrap/>
            <w:vAlign w:val="center"/>
            <w:hideMark/>
          </w:tcPr>
          <w:p w14:paraId="4C8869BB"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w:t>
            </w:r>
          </w:p>
        </w:tc>
        <w:tc>
          <w:tcPr>
            <w:tcW w:w="1566" w:type="dxa"/>
            <w:tcBorders>
              <w:top w:val="nil"/>
              <w:left w:val="nil"/>
              <w:bottom w:val="single" w:sz="8" w:space="0" w:color="auto"/>
              <w:right w:val="single" w:sz="8" w:space="0" w:color="auto"/>
            </w:tcBorders>
            <w:shd w:val="clear" w:color="auto" w:fill="auto"/>
            <w:noWrap/>
            <w:vAlign w:val="center"/>
            <w:hideMark/>
          </w:tcPr>
          <w:p w14:paraId="284D02FA"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r>
    </w:tbl>
    <w:p w14:paraId="6DF38CF5" w14:textId="77777777" w:rsidR="00C438CF" w:rsidRDefault="00C438CF" w:rsidP="00C438CF">
      <w:pPr>
        <w:jc w:val="center"/>
      </w:pPr>
      <w:r>
        <w:t>Fonte: elaboração própria.</w:t>
      </w:r>
    </w:p>
    <w:p w14:paraId="33737E9A" w14:textId="77777777" w:rsidR="00C438CF" w:rsidRDefault="00C438CF" w:rsidP="00C438CF"/>
    <w:p w14:paraId="70CCAD7D" w14:textId="77777777" w:rsidR="00C438CF" w:rsidRDefault="00C438CF" w:rsidP="00C438CF"/>
    <w:p w14:paraId="7728828D" w14:textId="77777777" w:rsidR="00C438CF" w:rsidRPr="005C119B" w:rsidRDefault="00C438CF" w:rsidP="005C119B">
      <w:pPr>
        <w:spacing w:line="360" w:lineRule="auto"/>
        <w:ind w:firstLine="851"/>
        <w:jc w:val="both"/>
        <w:rPr>
          <w:sz w:val="28"/>
        </w:rPr>
      </w:pPr>
      <w:r>
        <w:rPr>
          <w:b/>
          <w:sz w:val="24"/>
        </w:rPr>
        <w:t>Nota:</w:t>
      </w:r>
      <w:r>
        <w:rPr>
          <w:sz w:val="24"/>
        </w:rPr>
        <w:t xml:space="preserve"> a diferença nos valores do IBOVESPA e CDI entre as estratégias reflete leve diferença no ponto inicial do período (set/2015 para L1 </w:t>
      </w:r>
      <w:proofErr w:type="spellStart"/>
      <w:r>
        <w:rPr>
          <w:sz w:val="24"/>
        </w:rPr>
        <w:t>vs</w:t>
      </w:r>
      <w:proofErr w:type="spellEnd"/>
      <w:r>
        <w:rPr>
          <w:sz w:val="24"/>
        </w:rPr>
        <w:t xml:space="preserve"> </w:t>
      </w:r>
      <w:proofErr w:type="spellStart"/>
      <w:r>
        <w:rPr>
          <w:sz w:val="24"/>
        </w:rPr>
        <w:t>jan</w:t>
      </w:r>
      <w:proofErr w:type="spellEnd"/>
      <w:r>
        <w:rPr>
          <w:sz w:val="24"/>
        </w:rPr>
        <w:t>/2015 para BL+LSTM).</w:t>
      </w:r>
    </w:p>
    <w:p w14:paraId="68255C06" w14:textId="77777777" w:rsidR="00C438CF" w:rsidRPr="000815A7" w:rsidRDefault="00C438CF" w:rsidP="00C438CF">
      <w:pPr>
        <w:rPr>
          <w:bCs/>
          <w:sz w:val="24"/>
          <w:szCs w:val="24"/>
        </w:rPr>
      </w:pPr>
    </w:p>
    <w:p w14:paraId="7C48354E" w14:textId="77777777" w:rsidR="00C438CF" w:rsidRPr="00310893" w:rsidRDefault="00C438CF" w:rsidP="00853490">
      <w:pPr>
        <w:pStyle w:val="Ttulo3"/>
        <w:numPr>
          <w:ilvl w:val="2"/>
          <w:numId w:val="1"/>
        </w:numPr>
        <w:ind w:left="0" w:firstLine="0"/>
        <w:rPr>
          <w:b w:val="0"/>
        </w:rPr>
      </w:pPr>
      <w:bookmarkStart w:id="150" w:name="_Toc231448210"/>
      <w:r>
        <w:rPr>
          <w:b w:val="0"/>
        </w:rPr>
        <w:t>Hierarquia de Desempenho e o Paradoxo da Complexidade</w:t>
      </w:r>
      <w:bookmarkEnd w:id="150"/>
    </w:p>
    <w:p w14:paraId="7931FD73" w14:textId="77777777" w:rsidR="00C438CF" w:rsidRDefault="00C438CF" w:rsidP="00C438CF">
      <w:pPr>
        <w:rPr>
          <w:sz w:val="24"/>
        </w:rPr>
      </w:pPr>
    </w:p>
    <w:p w14:paraId="0DD51865" w14:textId="77777777" w:rsidR="00C438CF" w:rsidRPr="00C438CF" w:rsidRDefault="00C438CF" w:rsidP="00C438CF">
      <w:pPr>
        <w:widowControl/>
        <w:autoSpaceDE/>
        <w:autoSpaceDN/>
        <w:spacing w:line="360" w:lineRule="auto"/>
        <w:ind w:firstLine="851"/>
        <w:jc w:val="both"/>
        <w:rPr>
          <w:sz w:val="24"/>
          <w:szCs w:val="24"/>
          <w:lang w:val="pt-BR" w:eastAsia="pt-BR"/>
        </w:rPr>
      </w:pPr>
      <w:r>
        <w:rPr>
          <w:sz w:val="24"/>
          <w:szCs w:val="24"/>
          <w:lang w:val="pt-BR" w:eastAsia="pt-BR"/>
        </w:rPr>
        <w:t xml:space="preserve">O resultado mais relevante deste estudo é o </w:t>
      </w:r>
      <w:r>
        <w:rPr>
          <w:b/>
          <w:bCs/>
          <w:sz w:val="24"/>
          <w:szCs w:val="24"/>
          <w:lang w:val="pt-BR" w:eastAsia="pt-BR"/>
        </w:rPr>
        <w:t>ordenamento inverso entre complexidade do modelo e desempenho</w:t>
      </w:r>
      <w:r>
        <w:rPr>
          <w:sz w:val="24"/>
          <w:szCs w:val="24"/>
          <w:lang w:val="pt-BR" w:eastAsia="pt-BR"/>
        </w:rPr>
        <w:t xml:space="preserve"> </w:t>
      </w:r>
      <w:r>
        <w:rPr>
          <w:i/>
          <w:iCs/>
          <w:sz w:val="24"/>
          <w:szCs w:val="24"/>
          <w:lang w:val="pt-BR" w:eastAsia="pt-BR"/>
        </w:rPr>
        <w:t>out-</w:t>
      </w:r>
      <w:proofErr w:type="spellStart"/>
      <w:r>
        <w:rPr>
          <w:i/>
          <w:iCs/>
          <w:sz w:val="24"/>
          <w:szCs w:val="24"/>
          <w:lang w:val="pt-BR" w:eastAsia="pt-BR"/>
        </w:rPr>
        <w:t>of</w:t>
      </w:r>
      <w:proofErr w:type="spellEnd"/>
      <w:r>
        <w:rPr>
          <w:i/>
          <w:iCs/>
          <w:sz w:val="24"/>
          <w:szCs w:val="24"/>
          <w:lang w:val="pt-BR" w:eastAsia="pt-BR"/>
        </w:rPr>
        <w:t>-sample</w:t>
      </w:r>
      <w:r>
        <w:rPr>
          <w:sz w:val="24"/>
          <w:szCs w:val="24"/>
          <w:lang w:val="pt-BR" w:eastAsia="pt-BR"/>
        </w:rPr>
        <w:t>:</w:t>
      </w:r>
    </w:p>
    <w:p w14:paraId="431598A8"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t>Mínima Variância L1</w:t>
      </w:r>
      <w:r>
        <w:rPr>
          <w:sz w:val="24"/>
          <w:szCs w:val="24"/>
          <w:lang w:val="pt-BR" w:eastAsia="pt-BR"/>
        </w:rPr>
        <w:t xml:space="preserve"> (mais simples) → melhor resultado absoluto e ajustado ao risco</w:t>
      </w:r>
    </w:p>
    <w:p w14:paraId="2E8E4730"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t>Máximo Sharpe L1</w:t>
      </w:r>
      <w:r>
        <w:rPr>
          <w:sz w:val="24"/>
          <w:szCs w:val="24"/>
          <w:lang w:val="pt-BR" w:eastAsia="pt-BR"/>
        </w:rPr>
        <w:t xml:space="preserve"> (complexidade intermediária) → resultado marginal sobre o benchmark</w:t>
      </w:r>
    </w:p>
    <w:p w14:paraId="234DD455"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t>Black-</w:t>
      </w:r>
      <w:proofErr w:type="spellStart"/>
      <w:r>
        <w:rPr>
          <w:b/>
          <w:bCs/>
          <w:sz w:val="24"/>
          <w:szCs w:val="24"/>
          <w:lang w:val="pt-BR" w:eastAsia="pt-BR"/>
        </w:rPr>
        <w:t>Litterman</w:t>
      </w:r>
      <w:proofErr w:type="spellEnd"/>
      <w:r>
        <w:rPr>
          <w:b/>
          <w:bCs/>
          <w:sz w:val="24"/>
          <w:szCs w:val="24"/>
          <w:lang w:val="pt-BR" w:eastAsia="pt-BR"/>
        </w:rPr>
        <w:t xml:space="preserve"> + LSTM</w:t>
      </w:r>
      <w:r>
        <w:rPr>
          <w:sz w:val="24"/>
          <w:szCs w:val="24"/>
          <w:lang w:val="pt-BR" w:eastAsia="pt-BR"/>
        </w:rPr>
        <w:t xml:space="preserve"> (mais complexo) → pior resultado, com destruição expressiva de capital</w:t>
      </w:r>
    </w:p>
    <w:p w14:paraId="7BD776D3" w14:textId="77777777" w:rsidR="00C438CF" w:rsidRDefault="00C438CF" w:rsidP="00C438CF">
      <w:pPr>
        <w:rPr>
          <w:sz w:val="24"/>
        </w:rPr>
      </w:pPr>
    </w:p>
    <w:p w14:paraId="13F67477" w14:textId="77777777" w:rsidR="00C438CF" w:rsidRPr="00C438CF" w:rsidRDefault="00C438CF" w:rsidP="00C438CF">
      <w:pPr>
        <w:spacing w:line="360" w:lineRule="auto"/>
        <w:ind w:firstLine="851"/>
        <w:jc w:val="both"/>
        <w:rPr>
          <w:sz w:val="28"/>
        </w:rPr>
      </w:pPr>
      <w:r>
        <w:rPr>
          <w:sz w:val="24"/>
        </w:rPr>
        <w:t xml:space="preserve">Esse padrão é teoricamente previsto por </w:t>
      </w:r>
      <w:proofErr w:type="spellStart"/>
      <w:r>
        <w:rPr>
          <w:sz w:val="24"/>
        </w:rPr>
        <w:t>DeMiguel</w:t>
      </w:r>
      <w:proofErr w:type="spellEnd"/>
      <w:r>
        <w:rPr>
          <w:sz w:val="24"/>
        </w:rPr>
        <w:t xml:space="preserve">, </w:t>
      </w:r>
      <w:proofErr w:type="spellStart"/>
      <w:r>
        <w:rPr>
          <w:sz w:val="24"/>
        </w:rPr>
        <w:t>Garlappi</w:t>
      </w:r>
      <w:proofErr w:type="spellEnd"/>
      <w:r>
        <w:rPr>
          <w:sz w:val="24"/>
        </w:rPr>
        <w:t xml:space="preserve"> e </w:t>
      </w:r>
      <w:proofErr w:type="spellStart"/>
      <w:r>
        <w:rPr>
          <w:sz w:val="24"/>
        </w:rPr>
        <w:t>Uppal</w:t>
      </w:r>
      <w:proofErr w:type="spellEnd"/>
      <w:r>
        <w:rPr>
          <w:sz w:val="24"/>
        </w:rPr>
        <w:t xml:space="preserve"> (2009), que demonstraram que a adição de complexidade na estimação de retornos esperados tende a introduzir mais erro de estimação do que informação, resultando em portfólios </w:t>
      </w:r>
      <w:r>
        <w:rPr>
          <w:rStyle w:val="nfase"/>
          <w:sz w:val="24"/>
        </w:rPr>
        <w:t>out-</w:t>
      </w:r>
      <w:proofErr w:type="spellStart"/>
      <w:r>
        <w:rPr>
          <w:rStyle w:val="nfase"/>
          <w:sz w:val="24"/>
        </w:rPr>
        <w:t>of</w:t>
      </w:r>
      <w:proofErr w:type="spellEnd"/>
      <w:r>
        <w:rPr>
          <w:rStyle w:val="nfase"/>
          <w:sz w:val="24"/>
        </w:rPr>
        <w:t>-sample</w:t>
      </w:r>
      <w:r>
        <w:rPr>
          <w:sz w:val="24"/>
        </w:rPr>
        <w:t xml:space="preserve"> inferiores às estratégias simples. No contexto brasileiro, a elevada volatilidade e a presença de regimes macroeconômicos distintos amplificam esse efeito, dificultando a extração de sinal preditivo consistente por modelos paramétricos como o LSTM.</w:t>
      </w:r>
    </w:p>
    <w:p w14:paraId="70DEBDCA" w14:textId="77777777" w:rsidR="00C438CF" w:rsidRPr="000815A7" w:rsidRDefault="00C438CF" w:rsidP="00C438CF">
      <w:pPr>
        <w:rPr>
          <w:bCs/>
          <w:sz w:val="24"/>
          <w:szCs w:val="24"/>
        </w:rPr>
      </w:pPr>
    </w:p>
    <w:p w14:paraId="2C23CFF1" w14:textId="77777777" w:rsidR="00C438CF" w:rsidRPr="00310893" w:rsidRDefault="00C438CF" w:rsidP="00853490">
      <w:pPr>
        <w:pStyle w:val="Ttulo3"/>
        <w:numPr>
          <w:ilvl w:val="2"/>
          <w:numId w:val="1"/>
        </w:numPr>
        <w:ind w:left="0" w:firstLine="0"/>
        <w:rPr>
          <w:b w:val="0"/>
        </w:rPr>
      </w:pPr>
      <w:bookmarkStart w:id="151" w:name="_Toc231448211"/>
      <w:r>
        <w:rPr>
          <w:b w:val="0"/>
        </w:rPr>
        <w:t xml:space="preserve">Análise das Causas da </w:t>
      </w:r>
      <w:proofErr w:type="spellStart"/>
      <w:r>
        <w:rPr>
          <w:b w:val="0"/>
        </w:rPr>
        <w:t>Underperformance</w:t>
      </w:r>
      <w:proofErr w:type="spellEnd"/>
      <w:r>
        <w:rPr>
          <w:b w:val="0"/>
        </w:rPr>
        <w:t xml:space="preserve"> do </w:t>
      </w:r>
      <w:proofErr w:type="spellStart"/>
      <w:r>
        <w:rPr>
          <w:b w:val="0"/>
        </w:rPr>
        <w:t>Black-Litterman</w:t>
      </w:r>
      <w:proofErr w:type="spellEnd"/>
      <w:r>
        <w:rPr>
          <w:b w:val="0"/>
        </w:rPr>
        <w:t xml:space="preserve"> + LSTM</w:t>
      </w:r>
      <w:bookmarkEnd w:id="151"/>
    </w:p>
    <w:p w14:paraId="74ED1735" w14:textId="77777777" w:rsidR="00C438CF" w:rsidRDefault="00C438CF" w:rsidP="00C438CF">
      <w:pPr>
        <w:spacing w:line="360" w:lineRule="auto"/>
        <w:ind w:firstLine="851"/>
        <w:rPr>
          <w:sz w:val="24"/>
        </w:rPr>
      </w:pPr>
    </w:p>
    <w:p w14:paraId="46A0311B" w14:textId="77777777" w:rsidR="00C438CF" w:rsidRDefault="00C438CF" w:rsidP="00C438CF">
      <w:pPr>
        <w:pStyle w:val="font-claude-response-body"/>
        <w:spacing w:before="0" w:beforeAutospacing="0" w:after="0" w:afterAutospacing="0" w:line="360" w:lineRule="auto"/>
        <w:ind w:firstLine="851"/>
        <w:jc w:val="both"/>
      </w:pPr>
      <w:r>
        <w:lastRenderedPageBreak/>
        <w:t>A destruição de valor observada na estratégia BL+LSTM decorre da combinação de três fatores identificados na análise do código:</w:t>
      </w:r>
    </w:p>
    <w:p w14:paraId="0A88C588"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Instabilidade das Visões LSTM.</w:t>
      </w:r>
      <w:r>
        <w:t xml:space="preserve"> As previsões de retorno (</w:t>
      </w:r>
      <w:r>
        <w:rPr>
          <w:rStyle w:val="katex-mathml"/>
        </w:rPr>
        <w:t xml:space="preserve">QQ </w:t>
      </w:r>
      <w:r>
        <w:rPr>
          <w:rStyle w:val="mord"/>
        </w:rPr>
        <w:t>Q</w:t>
      </w:r>
      <w:r>
        <w:t xml:space="preserve">) geradas pelas redes LSTM variaram substancialmente de um mês para o outro, refletindo a baixa persistência dos padrões aprendidos pelos modelos em séries com relação sinal-ruído muito baixa. O </w:t>
      </w:r>
      <w:proofErr w:type="spellStart"/>
      <w:r>
        <w:t>Ljung</w:t>
      </w:r>
      <w:proofErr w:type="spellEnd"/>
      <w:r>
        <w:t xml:space="preserve">-Box sobre os retornos ao quadrado confirmou que a estrutura de volatilidade é captável, mas a direção dos retornos — o que o LSTM tenta prever — não apresenta padrão </w:t>
      </w:r>
      <w:proofErr w:type="spellStart"/>
      <w:r>
        <w:t>exploravelmente</w:t>
      </w:r>
      <w:proofErr w:type="spellEnd"/>
      <w:r>
        <w:t xml:space="preserve"> consistente na escala mensal.</w:t>
      </w:r>
    </w:p>
    <w:p w14:paraId="3C0EBB63"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Turnover Excessivo (55% ao mês).</w:t>
      </w:r>
      <w:r>
        <w:t xml:space="preserve"> A penalidade L1 de 0,2% foi insuficiente para estabilizar as realocações frente à volatilidade das visões LSTM. Com 55% de giro mensal, a estratégia substitui a maior parte da carteira a cada dois meses, gerando custos de transação anualizados de aproximadamente 1,3% e impedindo a acumulação de retorno composto por qualquer posição individual.</w:t>
      </w:r>
    </w:p>
    <w:p w14:paraId="1C379BA9"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Escala Incorreta da Covariância no Prior.</w:t>
      </w:r>
      <w:r>
        <w:t xml:space="preserve"> A covariância utilizada no modelo BL foi </w:t>
      </w:r>
      <w:proofErr w:type="spellStart"/>
      <w:r>
        <w:t>mensalizada</w:t>
      </w:r>
      <w:proofErr w:type="spellEnd"/>
      <w:r>
        <w:t xml:space="preserve"> (multiplicada por 21 dias) em vez de anualizada (multiplicada por 252), o que alterou a escala relativa entre o prior de equilíbrio (</w:t>
      </w:r>
      <w:r>
        <w:rPr>
          <w:rStyle w:val="katex-mathml"/>
        </w:rPr>
        <w:t xml:space="preserve">Π\Pi </w:t>
      </w:r>
      <w:r>
        <w:rPr>
          <w:rStyle w:val="mord"/>
        </w:rPr>
        <w:t>Π</w:t>
      </w:r>
      <w:r>
        <w:t>) e as visões LSTM (</w:t>
      </w:r>
      <w:r>
        <w:rPr>
          <w:rStyle w:val="katex-mathml"/>
        </w:rPr>
        <w:t xml:space="preserve">QQ </w:t>
      </w:r>
      <w:r>
        <w:rPr>
          <w:rStyle w:val="mord"/>
        </w:rPr>
        <w:t>Q</w:t>
      </w:r>
      <w:r>
        <w:t>), conferindo peso excessivo às visões em detrimento do ancoras de equilíbrio de mercado — justamente o mecanismo de estabilidade que torna o BL superior à MPT pura.</w:t>
      </w:r>
    </w:p>
    <w:p w14:paraId="1C5B5BF1" w14:textId="77777777" w:rsidR="00C438CF" w:rsidRDefault="00C438CF" w:rsidP="00C438CF">
      <w:pPr>
        <w:pStyle w:val="font-claude-response-body"/>
        <w:spacing w:before="0" w:beforeAutospacing="0" w:after="0" w:afterAutospacing="0" w:line="360" w:lineRule="auto"/>
        <w:ind w:firstLine="851"/>
        <w:jc w:val="both"/>
      </w:pPr>
      <w:r>
        <w:t xml:space="preserve">A combinação desses três fatores transformou o modelo BL+LSTM em um sistema de alta rotatividade guiado por previsões ruidosas, sem o efeito estabilizador que caracteriza o modelo original de Black e </w:t>
      </w:r>
      <w:proofErr w:type="spellStart"/>
      <w:r>
        <w:t>Litterman</w:t>
      </w:r>
      <w:proofErr w:type="spellEnd"/>
      <w:r>
        <w:t xml:space="preserve"> (1992).</w:t>
      </w:r>
    </w:p>
    <w:p w14:paraId="77E2F334" w14:textId="77777777" w:rsidR="00C438CF" w:rsidRPr="000815A7" w:rsidRDefault="00C438CF" w:rsidP="00C438CF">
      <w:pPr>
        <w:spacing w:line="360" w:lineRule="auto"/>
        <w:ind w:firstLine="851"/>
        <w:rPr>
          <w:bCs/>
          <w:sz w:val="24"/>
          <w:szCs w:val="24"/>
        </w:rPr>
      </w:pPr>
    </w:p>
    <w:p w14:paraId="58991D1B" w14:textId="77777777" w:rsidR="00C438CF" w:rsidRPr="00C438CF" w:rsidRDefault="00C438CF" w:rsidP="00853490">
      <w:pPr>
        <w:pStyle w:val="Ttulo3"/>
        <w:numPr>
          <w:ilvl w:val="2"/>
          <w:numId w:val="1"/>
        </w:numPr>
        <w:ind w:left="0" w:firstLine="0"/>
        <w:rPr>
          <w:b w:val="0"/>
        </w:rPr>
      </w:pPr>
      <w:bookmarkStart w:id="152" w:name="_Toc231448212"/>
      <w:r>
        <w:rPr>
          <w:b w:val="0"/>
        </w:rPr>
        <w:t>Interpretação à Luz do Referencial Teórico</w:t>
      </w:r>
      <w:bookmarkEnd w:id="152"/>
    </w:p>
    <w:p w14:paraId="04FE8189" w14:textId="77777777" w:rsidR="00C438CF" w:rsidRDefault="00C438CF" w:rsidP="00C438CF">
      <w:pPr>
        <w:rPr>
          <w:sz w:val="24"/>
        </w:rPr>
      </w:pPr>
    </w:p>
    <w:p w14:paraId="32BC0763" w14:textId="77777777" w:rsidR="00C438CF" w:rsidRDefault="00C438CF" w:rsidP="00C438CF">
      <w:pPr>
        <w:rPr>
          <w:bCs/>
          <w:sz w:val="24"/>
          <w:szCs w:val="24"/>
        </w:rPr>
      </w:pPr>
    </w:p>
    <w:p w14:paraId="727437A7" w14:textId="77777777" w:rsidR="00C438CF" w:rsidRDefault="00C438CF" w:rsidP="00C438CF">
      <w:pPr>
        <w:pStyle w:val="font-claude-response-body"/>
        <w:spacing w:before="0" w:beforeAutospacing="0" w:after="0" w:afterAutospacing="0" w:line="360" w:lineRule="auto"/>
        <w:ind w:firstLine="851"/>
        <w:jc w:val="both"/>
      </w:pPr>
      <w:r>
        <w:t xml:space="preserve">O resultado da Mínima Variância corrobora empiricamente no mercado brasileiro a tese central de Markowitz (1959) — posteriormente formalizada por </w:t>
      </w:r>
      <w:proofErr w:type="spellStart"/>
      <w:r>
        <w:t>DeMiguel</w:t>
      </w:r>
      <w:proofErr w:type="spellEnd"/>
      <w:r>
        <w:t xml:space="preserve"> et al. (2009) — de que a estimação confiável da covariância é mais factível do que a estimação confiável do vetor de retornos esperados. Ao eliminar completamente a dependência de </w:t>
      </w:r>
      <w:r>
        <w:rPr>
          <w:rStyle w:val="katex-mathml"/>
        </w:rPr>
        <w:t>μ^\</w:t>
      </w:r>
      <w:proofErr w:type="spellStart"/>
      <w:r>
        <w:rPr>
          <w:rStyle w:val="katex-mathml"/>
        </w:rPr>
        <w:t>hat</w:t>
      </w:r>
      <w:proofErr w:type="spellEnd"/>
      <w:r>
        <w:rPr>
          <w:rStyle w:val="katex-mathml"/>
        </w:rPr>
        <w:t xml:space="preserve">{\mu} </w:t>
      </w:r>
      <w:r>
        <w:rPr>
          <w:rStyle w:val="mord"/>
        </w:rPr>
        <w:t>μ^</w:t>
      </w:r>
      <w:r>
        <w:rPr>
          <w:rStyle w:val="vlist-s"/>
        </w:rPr>
        <w:t>​</w:t>
      </w:r>
      <w:r>
        <w:t xml:space="preserve">, a Mínima Variância evita que erros de estimação de </w:t>
      </w:r>
      <w:r>
        <w:lastRenderedPageBreak/>
        <w:t>retorno se propaguem para a alocação, produzindo portfólios mais estáveis e com menor turnover.</w:t>
      </w:r>
    </w:p>
    <w:p w14:paraId="6F8807F0" w14:textId="77777777" w:rsidR="00C438CF" w:rsidRDefault="00C438CF" w:rsidP="00C438CF">
      <w:pPr>
        <w:pStyle w:val="font-claude-response-body"/>
        <w:spacing w:before="0" w:beforeAutospacing="0" w:after="0" w:afterAutospacing="0" w:line="360" w:lineRule="auto"/>
        <w:ind w:firstLine="851"/>
        <w:jc w:val="both"/>
      </w:pPr>
      <w:r>
        <w:t xml:space="preserve">O resultado adverso do BL+LSTM, por sua vez, confirma o diagnóstico de </w:t>
      </w:r>
      <w:proofErr w:type="spellStart"/>
      <w:r>
        <w:t>Welch</w:t>
      </w:r>
      <w:proofErr w:type="spellEnd"/>
      <w:r>
        <w:t xml:space="preserve"> e </w:t>
      </w:r>
      <w:proofErr w:type="spellStart"/>
      <w:r>
        <w:t>Goyal</w:t>
      </w:r>
      <w:proofErr w:type="spellEnd"/>
      <w:r>
        <w:t xml:space="preserve"> (2008), que demonstraram que praticamente nenhum preditor </w:t>
      </w:r>
      <w:proofErr w:type="gramStart"/>
      <w:r>
        <w:t>econométrico melhora</w:t>
      </w:r>
      <w:proofErr w:type="gramEnd"/>
      <w:r>
        <w:t xml:space="preserve"> significativamente a previsão </w:t>
      </w:r>
      <w:r>
        <w:rPr>
          <w:rStyle w:val="nfase"/>
        </w:rPr>
        <w:t>out-</w:t>
      </w:r>
      <w:proofErr w:type="spellStart"/>
      <w:r>
        <w:rPr>
          <w:rStyle w:val="nfase"/>
        </w:rPr>
        <w:t>of</w:t>
      </w:r>
      <w:proofErr w:type="spellEnd"/>
      <w:r>
        <w:rPr>
          <w:rStyle w:val="nfase"/>
        </w:rPr>
        <w:t>-sample</w:t>
      </w:r>
      <w:r>
        <w:t xml:space="preserve"> de retornos de ações em relação à média histórica simples. Modelos de séries temporais mais sofisticados, como o LSTM, não são imunes a essa limitação fundamental: a baixíssima relação sinal-ruído dos retornos acionários impede a extração de informação preditiva estrutural, mesmo com arquiteturas de aprendizado profundo.</w:t>
      </w:r>
    </w:p>
    <w:p w14:paraId="50A56F35" w14:textId="77777777" w:rsidR="00C438CF" w:rsidRDefault="00C438CF" w:rsidP="00C438CF">
      <w:pPr>
        <w:pStyle w:val="font-claude-response-body"/>
        <w:spacing w:before="0" w:beforeAutospacing="0" w:after="0" w:afterAutospacing="0" w:line="360" w:lineRule="auto"/>
        <w:ind w:firstLine="851"/>
        <w:jc w:val="both"/>
      </w:pPr>
      <w:r>
        <w:t>Por fim, a superação do IBOVESPA pela Mínima Variância (+245 pp) e, em menor grau, pelo Máximo Sharpe (+25 pp), é consistente com os achados de Santos e Tessari (2012) para o mercado brasileiro, que documentaram superioridade de estratégias quantitativas de otimização sobre o índice passivo, especialmente em cenários de alta volatilidade.</w:t>
      </w:r>
    </w:p>
    <w:p w14:paraId="75A8292E" w14:textId="77777777" w:rsidR="00D12DBE" w:rsidRPr="00114688" w:rsidRDefault="00D12DBE" w:rsidP="00D12DBE">
      <w:pPr>
        <w:rPr>
          <w:sz w:val="24"/>
          <w:szCs w:val="24"/>
        </w:rPr>
      </w:pPr>
    </w:p>
    <w:p w14:paraId="4F40BD40" w14:textId="77777777" w:rsidR="00D12DBE" w:rsidRPr="00310893" w:rsidRDefault="00D12DBE" w:rsidP="00853490">
      <w:pPr>
        <w:pStyle w:val="Ttulo2"/>
        <w:numPr>
          <w:ilvl w:val="1"/>
          <w:numId w:val="1"/>
        </w:numPr>
        <w:ind w:left="0" w:firstLine="0"/>
        <w:jc w:val="left"/>
        <w:rPr>
          <w:sz w:val="22"/>
          <w:szCs w:val="24"/>
        </w:rPr>
      </w:pPr>
      <w:bookmarkStart w:id="153" w:name="_Toc231448213"/>
      <w:r>
        <w:rPr>
          <w:sz w:val="24"/>
        </w:rPr>
        <w:t>l</w:t>
      </w:r>
      <w:bookmarkEnd w:id="153"/>
    </w:p>
    <w:p w14:paraId="01A91DB1" w14:textId="77777777" w:rsidR="00D12DBE" w:rsidRDefault="00D12DBE" w:rsidP="00D12DBE">
      <w:pPr>
        <w:rPr>
          <w:bCs/>
          <w:sz w:val="24"/>
          <w:szCs w:val="24"/>
        </w:rPr>
      </w:pPr>
    </w:p>
    <w:p w14:paraId="4FE4AFD2" w14:textId="77777777" w:rsidR="00D12DBE" w:rsidRPr="00D12DBE" w:rsidRDefault="00D12DBE" w:rsidP="00D12DBE">
      <w:pPr>
        <w:pStyle w:val="font-claude-response-body"/>
        <w:spacing w:before="0" w:beforeAutospacing="0" w:after="0" w:afterAutospacing="0" w:line="360" w:lineRule="auto"/>
        <w:ind w:firstLine="851"/>
        <w:jc w:val="both"/>
        <w:rPr>
          <w:lang w:val="pt-PT"/>
        </w:rPr>
      </w:pPr>
      <w:r>
        <w:t xml:space="preserve">A carteira igualmente ponderada (1/N) com rebalanceamento mensal produziu retorno acumulado de 267,7% (CAGR 12,8%, Sharpe 0,13), superando o IBOVESPA em 35,6 pontos percentuais no mesmo período. Esse resultado confirma empiricamente no mercado brasileiro os achados de </w:t>
      </w:r>
      <w:proofErr w:type="spellStart"/>
      <w:r>
        <w:t>DeMiguel</w:t>
      </w:r>
      <w:proofErr w:type="spellEnd"/>
      <w:r>
        <w:t xml:space="preserve">, </w:t>
      </w:r>
      <w:proofErr w:type="spellStart"/>
      <w:r>
        <w:t>Garlappi</w:t>
      </w:r>
      <w:proofErr w:type="spellEnd"/>
      <w:r>
        <w:t xml:space="preserve"> e </w:t>
      </w:r>
      <w:proofErr w:type="spellStart"/>
      <w:r>
        <w:t>Uppal</w:t>
      </w:r>
      <w:proofErr w:type="spellEnd"/>
      <w:r>
        <w:t xml:space="preserve"> (2009): a diversificação ingênua supera o índice ponderado por capitalização </w:t>
      </w:r>
      <w:r>
        <w:rPr>
          <w:rStyle w:val="nfase"/>
        </w:rPr>
        <w:t>out-</w:t>
      </w:r>
      <w:proofErr w:type="spellStart"/>
      <w:r>
        <w:rPr>
          <w:rStyle w:val="nfase"/>
        </w:rPr>
        <w:t>of</w:t>
      </w:r>
      <w:proofErr w:type="spellEnd"/>
      <w:r>
        <w:rPr>
          <w:rStyle w:val="nfase"/>
        </w:rPr>
        <w:t>-sample</w:t>
      </w:r>
      <w:r>
        <w:t>. Mais relevante para os objetivos desta pesquisa, a Mínima Variância L1 (+460%) supera a 1/N (+268%) em 192 pontos percentuais, evidenciando que o ganho do otimizador é genuíno e não se explica pela seleção do universo de ativos.</w:t>
      </w:r>
    </w:p>
    <w:p w14:paraId="1339DEB0" w14:textId="77777777" w:rsidR="00F538AA" w:rsidRDefault="00F538AA" w:rsidP="00C52D1A">
      <w:pPr>
        <w:spacing w:line="360" w:lineRule="auto"/>
        <w:jc w:val="both"/>
        <w:rPr>
          <w:b/>
          <w:sz w:val="24"/>
          <w:szCs w:val="24"/>
        </w:rPr>
      </w:pPr>
      <w:r>
        <w:rPr>
          <w:b/>
          <w:sz w:val="24"/>
          <w:szCs w:val="24"/>
        </w:rPr>
        <w:br w:type="page"/>
      </w:r>
    </w:p>
    <w:p w14:paraId="2E20CB3F" w14:textId="77777777"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54" w:name="_Toc231448214"/>
      <w:r>
        <w:lastRenderedPageBreak/>
        <w:t>CAPÍTULO 5 — CONCLUSÃO</w:t>
      </w:r>
      <w:bookmarkEnd w:id="154"/>
    </w:p>
    <w:p w14:paraId="3B220A67" w14:textId="77777777" w:rsidR="00B8687C" w:rsidRDefault="00B8687C" w:rsidP="00B8687C"/>
    <w:p w14:paraId="23F5D515" w14:textId="77777777" w:rsidR="00B8687C" w:rsidRPr="00B8687C" w:rsidRDefault="00B8687C" w:rsidP="00B8687C">
      <w:pPr>
        <w:rPr>
          <w:sz w:val="24"/>
          <w:szCs w:val="24"/>
        </w:rPr>
      </w:pPr>
    </w:p>
    <w:p w14:paraId="28FC3AEE" w14:textId="77777777" w:rsidR="00B8687C" w:rsidRPr="00B8687C" w:rsidRDefault="00B8687C" w:rsidP="003F1C11">
      <w:pPr>
        <w:pStyle w:val="Ttulo2"/>
        <w:numPr>
          <w:ilvl w:val="1"/>
          <w:numId w:val="57"/>
        </w:numPr>
        <w:jc w:val="left"/>
        <w:rPr>
          <w:b w:val="0"/>
          <w:sz w:val="22"/>
          <w:szCs w:val="24"/>
        </w:rPr>
      </w:pPr>
      <w:bookmarkStart w:id="155" w:name="_Toc231448215"/>
      <w:r>
        <w:rPr>
          <w:sz w:val="24"/>
        </w:rPr>
        <w:t>Retomada da Questão de Pesquisa</w:t>
      </w:r>
      <w:bookmarkEnd w:id="155"/>
    </w:p>
    <w:p w14:paraId="6F6D8E0E" w14:textId="77777777" w:rsidR="00B8687C" w:rsidRDefault="00B8687C" w:rsidP="00B8687C"/>
    <w:p w14:paraId="58EFA7DF" w14:textId="77777777" w:rsidR="00B8687C" w:rsidRDefault="00B8687C" w:rsidP="00B8687C"/>
    <w:p w14:paraId="7D07E85B"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qual a eficácia comparativa de carteiras construídas sob as óticas da MPT, PMPT e Black-</w:t>
      </w:r>
      <w:proofErr w:type="spellStart"/>
      <w:r>
        <w:rPr>
          <w:rStyle w:val="Forte"/>
        </w:rPr>
        <w:t>Litterman</w:t>
      </w:r>
      <w:proofErr w:type="spellEnd"/>
      <w:r>
        <w:rPr>
          <w:rStyle w:val="Forte"/>
        </w:rPr>
        <w:t xml:space="preserve">, quando submetidas a diferentes métodos de estimação de </w:t>
      </w:r>
      <w:r>
        <w:rPr>
          <w:rStyle w:val="nfase"/>
          <w:b/>
          <w:bCs/>
        </w:rPr>
        <w:t>inputs</w:t>
      </w:r>
      <w:r>
        <w:rPr>
          <w:rStyle w:val="Forte"/>
        </w:rPr>
        <w:t xml:space="preserve"> no mercado acionário brasileiro?</w:t>
      </w:r>
    </w:p>
    <w:p w14:paraId="3369DCCD" w14:textId="5AC65452" w:rsidR="00B8687C" w:rsidRDefault="00B8687C" w:rsidP="00B8687C">
      <w:pPr>
        <w:pStyle w:val="font-claude-response-body"/>
        <w:spacing w:before="0" w:beforeAutospacing="0" w:after="0" w:afterAutospacing="0" w:line="360" w:lineRule="auto"/>
        <w:ind w:firstLine="720"/>
        <w:jc w:val="both"/>
      </w:pPr>
      <w:r>
        <w:t>Para respondê-la, foram implementadas e avaliadas três estratégias de complexidade crescente sobre um universo de 1</w:t>
      </w:r>
      <w:r w:rsidR="002D7573">
        <w:t>18</w:t>
      </w:r>
      <w:r>
        <w:t xml:space="preserve"> ações da B3 com série histórica completa entre 2010 e 2025, em protocolo rigoroso de </w:t>
      </w:r>
      <w:proofErr w:type="spellStart"/>
      <w:r>
        <w:rPr>
          <w:rStyle w:val="nfase"/>
        </w:rPr>
        <w:t>backtesting</w:t>
      </w:r>
      <w:proofErr w:type="spellEnd"/>
      <w:r>
        <w:rPr>
          <w:rStyle w:val="nfase"/>
        </w:rPr>
        <w:t xml:space="preserve"> out-</w:t>
      </w:r>
      <w:proofErr w:type="spellStart"/>
      <w:r>
        <w:rPr>
          <w:rStyle w:val="nfase"/>
        </w:rPr>
        <w:t>of</w:t>
      </w:r>
      <w:proofErr w:type="spellEnd"/>
      <w:r>
        <w:rPr>
          <w:rStyle w:val="nfase"/>
        </w:rPr>
        <w:t>-sample</w:t>
      </w:r>
      <w:r>
        <w:t xml:space="preserve"> com 13</w:t>
      </w:r>
      <w:r w:rsidR="002D7573">
        <w:t>0</w:t>
      </w:r>
      <w:r>
        <w:t xml:space="preserve"> rebalanceamentos mensais entre janeiro de 2015 e dezembro de 2025.</w:t>
      </w:r>
    </w:p>
    <w:p w14:paraId="7F48741E" w14:textId="77777777" w:rsidR="00B8687C" w:rsidRDefault="00B8687C" w:rsidP="00B8687C"/>
    <w:p w14:paraId="199BA653" w14:textId="77777777" w:rsidR="00B8687C" w:rsidRPr="00B8687C" w:rsidRDefault="00B8687C" w:rsidP="00B8687C">
      <w:pPr>
        <w:rPr>
          <w:sz w:val="24"/>
          <w:szCs w:val="24"/>
        </w:rPr>
      </w:pPr>
    </w:p>
    <w:p w14:paraId="034888B6" w14:textId="77777777" w:rsidR="00B8687C" w:rsidRPr="00B8687C" w:rsidRDefault="00B8687C" w:rsidP="003F1C11">
      <w:pPr>
        <w:pStyle w:val="Ttulo2"/>
        <w:numPr>
          <w:ilvl w:val="1"/>
          <w:numId w:val="57"/>
        </w:numPr>
        <w:jc w:val="left"/>
        <w:rPr>
          <w:b w:val="0"/>
          <w:sz w:val="22"/>
          <w:szCs w:val="24"/>
        </w:rPr>
      </w:pPr>
      <w:bookmarkStart w:id="156" w:name="_Toc231448216"/>
      <w:r>
        <w:rPr>
          <w:sz w:val="24"/>
        </w:rPr>
        <w:t>Síntese dos Resultados</w:t>
      </w:r>
      <w:bookmarkEnd w:id="156"/>
    </w:p>
    <w:p w14:paraId="10B15755" w14:textId="77777777" w:rsidR="00B8687C" w:rsidRDefault="00B8687C" w:rsidP="00B8687C"/>
    <w:p w14:paraId="7E70079B" w14:textId="59C2CAE0" w:rsidR="00B8687C" w:rsidRPr="00B8687C" w:rsidRDefault="00B8687C" w:rsidP="00B8687C">
      <w:pPr>
        <w:ind w:firstLine="851"/>
        <w:rPr>
          <w:sz w:val="24"/>
        </w:rPr>
      </w:pPr>
      <w:r>
        <w:rPr>
          <w:sz w:val="24"/>
        </w:rPr>
        <w:t xml:space="preserve">A Tabela </w:t>
      </w:r>
      <w:r w:rsidR="002D7573">
        <w:rPr>
          <w:sz w:val="24"/>
        </w:rPr>
        <w:t>abaixo</w:t>
      </w:r>
      <w:r>
        <w:rPr>
          <w:sz w:val="24"/>
        </w:rPr>
        <w:t xml:space="preserve"> sintetiza os achados centrais do estudo.</w:t>
      </w:r>
    </w:p>
    <w:p w14:paraId="2AE0D134" w14:textId="77777777" w:rsidR="00B8687C" w:rsidRDefault="00B8687C" w:rsidP="00B8687C"/>
    <w:p w14:paraId="0DC6702A" w14:textId="259C09E8" w:rsidR="00B8687C" w:rsidRPr="00A96A03" w:rsidRDefault="00B8687C" w:rsidP="00A96A03">
      <w:pPr>
        <w:pStyle w:val="Legenda"/>
        <w:keepNext/>
        <w:jc w:val="center"/>
        <w:rPr>
          <w:rFonts w:ascii="Times New Roman" w:hAnsi="Times New Roman" w:cs="Times New Roman"/>
          <w:i w:val="0"/>
          <w:color w:val="auto"/>
          <w:sz w:val="22"/>
        </w:rPr>
      </w:pPr>
      <w:bookmarkStart w:id="157" w:name="_Toc231447951"/>
      <w:r>
        <w:rPr>
          <w:rFonts w:ascii="Times New Roman" w:hAnsi="Times New Roman" w:cs="Times New Roman"/>
          <w:i w:val="0"/>
          <w:color w:val="auto"/>
          <w:sz w:val="22"/>
        </w:rPr>
        <w:t xml:space="preserve">Tabela </w:t>
      </w:r>
      <w:r>
        <w:rPr>
          <w:rFonts w:ascii="Times New Roman" w:hAnsi="Times New Roman" w:cs="Times New Roman"/>
          <w:i w:val="0"/>
          <w:color w:val="auto"/>
          <w:sz w:val="22"/>
        </w:rPr>
        <w:fldChar w:fldCharType="begin"/>
      </w:r>
      <w:r>
        <w:rPr>
          <w:rFonts w:ascii="Times New Roman" w:hAnsi="Times New Roman" w:cs="Times New Roman"/>
          <w:i w:val="0"/>
          <w:color w:val="auto"/>
          <w:sz w:val="22"/>
        </w:rPr>
        <w:instrText xml:space="preserve"> SEQ Tabela \* ARABIC </w:instrText>
      </w:r>
      <w:r>
        <w:rPr>
          <w:rFonts w:ascii="Times New Roman" w:hAnsi="Times New Roman" w:cs="Times New Roman"/>
          <w:i w:val="0"/>
          <w:color w:val="auto"/>
          <w:sz w:val="22"/>
        </w:rPr>
        <w:fldChar w:fldCharType="separate"/>
      </w:r>
      <w:r>
        <w:rPr>
          <w:rFonts w:ascii="Times New Roman" w:hAnsi="Times New Roman" w:cs="Times New Roman"/>
          <w:i w:val="0"/>
          <w:noProof/>
          <w:color w:val="auto"/>
          <w:sz w:val="22"/>
        </w:rPr>
        <w:t>12</w:t>
      </w:r>
      <w:r>
        <w:rPr>
          <w:rFonts w:ascii="Times New Roman" w:hAnsi="Times New Roman" w:cs="Times New Roman"/>
          <w:i w:val="0"/>
          <w:color w:val="auto"/>
          <w:sz w:val="22"/>
        </w:rPr>
        <w:fldChar w:fldCharType="end"/>
      </w:r>
      <w:proofErr w:type="gramStart"/>
      <w:r>
        <w:rPr>
          <w:rFonts w:ascii="Times New Roman" w:hAnsi="Times New Roman" w:cs="Times New Roman"/>
          <w:i w:val="0"/>
          <w:color w:val="auto"/>
          <w:sz w:val="22"/>
        </w:rPr>
        <w:t>-  Síntese</w:t>
      </w:r>
      <w:proofErr w:type="gramEnd"/>
      <w:r>
        <w:rPr>
          <w:rFonts w:ascii="Times New Roman" w:hAnsi="Times New Roman" w:cs="Times New Roman"/>
          <w:i w:val="0"/>
          <w:color w:val="auto"/>
          <w:sz w:val="22"/>
        </w:rPr>
        <w:t xml:space="preserve"> Comparativa do Desempenho (</w:t>
      </w:r>
      <w:proofErr w:type="spellStart"/>
      <w:r>
        <w:rPr>
          <w:rFonts w:ascii="Times New Roman" w:hAnsi="Times New Roman" w:cs="Times New Roman"/>
          <w:i w:val="0"/>
          <w:color w:val="auto"/>
          <w:sz w:val="22"/>
        </w:rPr>
        <w:t>jan</w:t>
      </w:r>
      <w:proofErr w:type="spellEnd"/>
      <w:r>
        <w:rPr>
          <w:rFonts w:ascii="Times New Roman" w:hAnsi="Times New Roman" w:cs="Times New Roman"/>
          <w:i w:val="0"/>
          <w:color w:val="auto"/>
          <w:sz w:val="22"/>
        </w:rPr>
        <w:t>/2015 – dez/2025)</w:t>
      </w:r>
      <w:bookmarkEnd w:id="157"/>
    </w:p>
    <w:tbl>
      <w:tblPr>
        <w:tblW w:w="10310" w:type="dxa"/>
        <w:jc w:val="center"/>
        <w:tblCellMar>
          <w:left w:w="70" w:type="dxa"/>
          <w:right w:w="70" w:type="dxa"/>
        </w:tblCellMar>
        <w:tblLook w:val="04A0" w:firstRow="1" w:lastRow="0" w:firstColumn="1" w:lastColumn="0" w:noHBand="0" w:noVBand="1"/>
      </w:tblPr>
      <w:tblGrid>
        <w:gridCol w:w="2385"/>
        <w:gridCol w:w="1980"/>
        <w:gridCol w:w="1215"/>
        <w:gridCol w:w="1498"/>
        <w:gridCol w:w="1417"/>
        <w:gridCol w:w="1815"/>
      </w:tblGrid>
      <w:tr w:rsidR="00D12DBE" w:rsidRPr="00B8687C" w14:paraId="37443932" w14:textId="77777777" w:rsidTr="00911BF1">
        <w:trPr>
          <w:trHeight w:val="543"/>
          <w:jc w:val="center"/>
        </w:trPr>
        <w:tc>
          <w:tcPr>
            <w:tcW w:w="238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10C9BE8C"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Estratégia</w:t>
            </w:r>
          </w:p>
        </w:tc>
        <w:tc>
          <w:tcPr>
            <w:tcW w:w="1980" w:type="dxa"/>
            <w:tcBorders>
              <w:top w:val="single" w:sz="8" w:space="0" w:color="auto"/>
              <w:left w:val="nil"/>
              <w:bottom w:val="single" w:sz="4" w:space="0" w:color="auto"/>
              <w:right w:val="single" w:sz="4" w:space="0" w:color="auto"/>
            </w:tcBorders>
            <w:shd w:val="clear" w:color="auto" w:fill="auto"/>
            <w:vAlign w:val="center"/>
            <w:hideMark/>
          </w:tcPr>
          <w:p w14:paraId="269FB8AF"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 xml:space="preserve">Retorno </w:t>
            </w:r>
            <w:proofErr w:type="spellStart"/>
            <w:r>
              <w:rPr>
                <w:rFonts w:ascii="Calibri" w:hAnsi="Calibri" w:cs="Calibri"/>
                <w:b/>
                <w:bCs/>
                <w:color w:val="000000"/>
                <w:sz w:val="24"/>
                <w:szCs w:val="24"/>
                <w:lang w:val="pt-BR" w:eastAsia="pt-BR"/>
              </w:rPr>
              <w:t>Acum</w:t>
            </w:r>
            <w:proofErr w:type="spellEnd"/>
            <w:r>
              <w:rPr>
                <w:rFonts w:ascii="Calibri" w:hAnsi="Calibri" w:cs="Calibri"/>
                <w:b/>
                <w:bCs/>
                <w:color w:val="000000"/>
                <w:sz w:val="24"/>
                <w:szCs w:val="24"/>
                <w:lang w:val="pt-BR" w:eastAsia="pt-BR"/>
              </w:rPr>
              <w:t>.</w:t>
            </w:r>
          </w:p>
        </w:tc>
        <w:tc>
          <w:tcPr>
            <w:tcW w:w="1215" w:type="dxa"/>
            <w:tcBorders>
              <w:top w:val="single" w:sz="8" w:space="0" w:color="auto"/>
              <w:left w:val="nil"/>
              <w:bottom w:val="single" w:sz="4" w:space="0" w:color="auto"/>
              <w:right w:val="single" w:sz="4" w:space="0" w:color="auto"/>
            </w:tcBorders>
            <w:shd w:val="clear" w:color="auto" w:fill="auto"/>
            <w:vAlign w:val="center"/>
            <w:hideMark/>
          </w:tcPr>
          <w:p w14:paraId="587CD169"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CAGR</w:t>
            </w:r>
          </w:p>
        </w:tc>
        <w:tc>
          <w:tcPr>
            <w:tcW w:w="1498" w:type="dxa"/>
            <w:tcBorders>
              <w:top w:val="single" w:sz="8" w:space="0" w:color="auto"/>
              <w:left w:val="nil"/>
              <w:bottom w:val="single" w:sz="4" w:space="0" w:color="auto"/>
              <w:right w:val="single" w:sz="4" w:space="0" w:color="auto"/>
            </w:tcBorders>
            <w:shd w:val="clear" w:color="auto" w:fill="auto"/>
            <w:vAlign w:val="center"/>
            <w:hideMark/>
          </w:tcPr>
          <w:p w14:paraId="477AA00E"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Sharpe</w:t>
            </w:r>
          </w:p>
        </w:tc>
        <w:tc>
          <w:tcPr>
            <w:tcW w:w="1417" w:type="dxa"/>
            <w:tcBorders>
              <w:top w:val="single" w:sz="8" w:space="0" w:color="auto"/>
              <w:left w:val="nil"/>
              <w:bottom w:val="single" w:sz="4" w:space="0" w:color="auto"/>
              <w:right w:val="single" w:sz="4" w:space="0" w:color="auto"/>
            </w:tcBorders>
            <w:shd w:val="clear" w:color="auto" w:fill="auto"/>
            <w:vAlign w:val="center"/>
            <w:hideMark/>
          </w:tcPr>
          <w:p w14:paraId="465B1D0A"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MDD</w:t>
            </w:r>
          </w:p>
        </w:tc>
        <w:tc>
          <w:tcPr>
            <w:tcW w:w="1815" w:type="dxa"/>
            <w:tcBorders>
              <w:top w:val="single" w:sz="8" w:space="0" w:color="auto"/>
              <w:left w:val="nil"/>
              <w:bottom w:val="single" w:sz="4" w:space="0" w:color="auto"/>
              <w:right w:val="single" w:sz="8" w:space="0" w:color="auto"/>
            </w:tcBorders>
            <w:shd w:val="clear" w:color="auto" w:fill="auto"/>
            <w:vAlign w:val="center"/>
            <w:hideMark/>
          </w:tcPr>
          <w:p w14:paraId="3075EE50"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Turnover/mês</w:t>
            </w:r>
          </w:p>
        </w:tc>
      </w:tr>
      <w:tr w:rsidR="00D12DBE" w:rsidRPr="00B8687C" w14:paraId="4BAB1E94"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4F530D9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Mínima Variância L1</w:t>
            </w:r>
          </w:p>
        </w:tc>
        <w:tc>
          <w:tcPr>
            <w:tcW w:w="1980" w:type="dxa"/>
            <w:tcBorders>
              <w:top w:val="nil"/>
              <w:left w:val="nil"/>
              <w:bottom w:val="single" w:sz="4" w:space="0" w:color="auto"/>
              <w:right w:val="single" w:sz="4" w:space="0" w:color="auto"/>
            </w:tcBorders>
            <w:shd w:val="clear" w:color="auto" w:fill="auto"/>
            <w:vAlign w:val="center"/>
            <w:hideMark/>
          </w:tcPr>
          <w:p w14:paraId="403DB00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+460,20%</w:t>
            </w:r>
          </w:p>
        </w:tc>
        <w:tc>
          <w:tcPr>
            <w:tcW w:w="1215" w:type="dxa"/>
            <w:tcBorders>
              <w:top w:val="nil"/>
              <w:left w:val="nil"/>
              <w:bottom w:val="single" w:sz="4" w:space="0" w:color="auto"/>
              <w:right w:val="single" w:sz="4" w:space="0" w:color="auto"/>
            </w:tcBorders>
            <w:shd w:val="clear" w:color="auto" w:fill="auto"/>
            <w:vAlign w:val="center"/>
            <w:hideMark/>
          </w:tcPr>
          <w:p w14:paraId="1995CEC9"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18,70%</w:t>
            </w:r>
          </w:p>
        </w:tc>
        <w:tc>
          <w:tcPr>
            <w:tcW w:w="1498" w:type="dxa"/>
            <w:tcBorders>
              <w:top w:val="nil"/>
              <w:left w:val="nil"/>
              <w:bottom w:val="single" w:sz="4" w:space="0" w:color="auto"/>
              <w:right w:val="single" w:sz="4" w:space="0" w:color="auto"/>
            </w:tcBorders>
            <w:shd w:val="clear" w:color="auto" w:fill="auto"/>
            <w:vAlign w:val="center"/>
            <w:hideMark/>
          </w:tcPr>
          <w:p w14:paraId="232AC63E"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417" w:type="dxa"/>
            <w:tcBorders>
              <w:top w:val="nil"/>
              <w:left w:val="nil"/>
              <w:bottom w:val="single" w:sz="4" w:space="0" w:color="auto"/>
              <w:right w:val="single" w:sz="4" w:space="0" w:color="auto"/>
            </w:tcBorders>
            <w:shd w:val="clear" w:color="auto" w:fill="auto"/>
            <w:vAlign w:val="center"/>
            <w:hideMark/>
          </w:tcPr>
          <w:p w14:paraId="3B040E78"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815" w:type="dxa"/>
            <w:tcBorders>
              <w:top w:val="nil"/>
              <w:left w:val="nil"/>
              <w:bottom w:val="single" w:sz="4" w:space="0" w:color="auto"/>
              <w:right w:val="single" w:sz="8" w:space="0" w:color="auto"/>
            </w:tcBorders>
            <w:shd w:val="clear" w:color="auto" w:fill="auto"/>
            <w:vAlign w:val="center"/>
            <w:hideMark/>
          </w:tcPr>
          <w:p w14:paraId="25ABD22F"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0,32%</w:t>
            </w:r>
          </w:p>
        </w:tc>
      </w:tr>
      <w:tr w:rsidR="00D12DBE" w:rsidRPr="00B8687C" w14:paraId="6CBCD2BB"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7EC0F4DF" w14:textId="77777777" w:rsidR="00D12DBE" w:rsidRPr="00D12DBE" w:rsidRDefault="00D12DBE" w:rsidP="00D12DBE">
            <w:pPr>
              <w:widowControl/>
              <w:autoSpaceDE/>
              <w:autoSpaceDN/>
              <w:jc w:val="center"/>
              <w:rPr>
                <w:color w:val="000000"/>
                <w:lang w:val="pt-BR" w:eastAsia="pt-BR"/>
              </w:rPr>
            </w:pPr>
            <w:r>
              <w:t>1/N Mensal (</w:t>
            </w:r>
            <w:proofErr w:type="spellStart"/>
            <w:r>
              <w:t>benchmark</w:t>
            </w:r>
            <w:proofErr w:type="spellEnd"/>
            <w:r>
              <w:t>)</w:t>
            </w:r>
          </w:p>
        </w:tc>
        <w:tc>
          <w:tcPr>
            <w:tcW w:w="1980" w:type="dxa"/>
            <w:tcBorders>
              <w:top w:val="nil"/>
              <w:left w:val="nil"/>
              <w:bottom w:val="single" w:sz="4" w:space="0" w:color="auto"/>
              <w:right w:val="single" w:sz="4" w:space="0" w:color="auto"/>
            </w:tcBorders>
            <w:shd w:val="clear" w:color="auto" w:fill="auto"/>
            <w:vAlign w:val="center"/>
            <w:hideMark/>
          </w:tcPr>
          <w:p w14:paraId="4B7EF86F" w14:textId="77777777" w:rsidR="00D12DBE" w:rsidRPr="00D12DBE" w:rsidRDefault="00D12DBE" w:rsidP="00D12DBE">
            <w:pPr>
              <w:widowControl/>
              <w:autoSpaceDE/>
              <w:autoSpaceDN/>
              <w:jc w:val="center"/>
              <w:rPr>
                <w:color w:val="000000"/>
                <w:lang w:val="pt-BR" w:eastAsia="pt-BR"/>
              </w:rPr>
            </w:pPr>
            <w:r>
              <w:rPr>
                <w:color w:val="000000"/>
                <w:lang w:val="pt-BR" w:eastAsia="pt-BR"/>
              </w:rPr>
              <w:t>+</w:t>
            </w:r>
            <w:r>
              <w:t>268</w:t>
            </w:r>
            <w:r>
              <w:rPr>
                <w:color w:val="000000"/>
                <w:lang w:val="pt-BR" w:eastAsia="pt-BR"/>
              </w:rPr>
              <w:t>%</w:t>
            </w:r>
          </w:p>
        </w:tc>
        <w:tc>
          <w:tcPr>
            <w:tcW w:w="1215" w:type="dxa"/>
            <w:tcBorders>
              <w:top w:val="nil"/>
              <w:left w:val="nil"/>
              <w:bottom w:val="single" w:sz="4" w:space="0" w:color="auto"/>
              <w:right w:val="single" w:sz="4" w:space="0" w:color="auto"/>
            </w:tcBorders>
            <w:shd w:val="clear" w:color="auto" w:fill="auto"/>
            <w:vAlign w:val="center"/>
            <w:hideMark/>
          </w:tcPr>
          <w:p w14:paraId="610DAA0A" w14:textId="77777777" w:rsidR="00D12DBE" w:rsidRPr="00D12DBE" w:rsidRDefault="00D12DBE" w:rsidP="00D12DBE">
            <w:pPr>
              <w:widowControl/>
              <w:autoSpaceDE/>
              <w:autoSpaceDN/>
              <w:jc w:val="center"/>
              <w:rPr>
                <w:color w:val="000000"/>
                <w:lang w:val="pt-BR" w:eastAsia="pt-BR"/>
              </w:rPr>
            </w:pPr>
            <w:r>
              <w:rPr>
                <w:rStyle w:val="Forte"/>
                <w:b w:val="0"/>
              </w:rPr>
              <w:t>12,8%</w:t>
            </w:r>
          </w:p>
        </w:tc>
        <w:tc>
          <w:tcPr>
            <w:tcW w:w="1498" w:type="dxa"/>
            <w:tcBorders>
              <w:top w:val="nil"/>
              <w:left w:val="nil"/>
              <w:bottom w:val="single" w:sz="4" w:space="0" w:color="auto"/>
              <w:right w:val="single" w:sz="4" w:space="0" w:color="auto"/>
            </w:tcBorders>
            <w:shd w:val="clear" w:color="auto" w:fill="auto"/>
            <w:vAlign w:val="center"/>
            <w:hideMark/>
          </w:tcPr>
          <w:p w14:paraId="64413B2A" w14:textId="77777777" w:rsidR="00D12DBE" w:rsidRPr="00D12DBE" w:rsidRDefault="00D12DBE" w:rsidP="00D12DBE">
            <w:pPr>
              <w:widowControl/>
              <w:autoSpaceDE/>
              <w:autoSpaceDN/>
              <w:jc w:val="center"/>
              <w:rPr>
                <w:color w:val="000000"/>
                <w:lang w:val="pt-BR" w:eastAsia="pt-BR"/>
              </w:rPr>
            </w:pPr>
            <w:r>
              <w:t>0,13</w:t>
            </w:r>
          </w:p>
        </w:tc>
        <w:tc>
          <w:tcPr>
            <w:tcW w:w="1417" w:type="dxa"/>
            <w:tcBorders>
              <w:top w:val="nil"/>
              <w:left w:val="nil"/>
              <w:bottom w:val="single" w:sz="4" w:space="0" w:color="auto"/>
              <w:right w:val="single" w:sz="4" w:space="0" w:color="auto"/>
            </w:tcBorders>
            <w:shd w:val="clear" w:color="auto" w:fill="auto"/>
            <w:vAlign w:val="center"/>
            <w:hideMark/>
          </w:tcPr>
          <w:p w14:paraId="3587ABED" w14:textId="77777777" w:rsidR="00D12DBE" w:rsidRPr="00D12DBE" w:rsidRDefault="00D12DBE" w:rsidP="00D12DBE">
            <w:pPr>
              <w:widowControl/>
              <w:autoSpaceDE/>
              <w:autoSpaceDN/>
              <w:jc w:val="center"/>
              <w:rPr>
                <w:color w:val="000000"/>
                <w:lang w:val="pt-BR" w:eastAsia="pt-BR"/>
              </w:rPr>
            </w:pPr>
            <w:r>
              <w:t>-51,5%</w:t>
            </w:r>
          </w:p>
        </w:tc>
        <w:tc>
          <w:tcPr>
            <w:tcW w:w="1815" w:type="dxa"/>
            <w:tcBorders>
              <w:top w:val="nil"/>
              <w:left w:val="nil"/>
              <w:bottom w:val="single" w:sz="4" w:space="0" w:color="auto"/>
              <w:right w:val="single" w:sz="8" w:space="0" w:color="auto"/>
            </w:tcBorders>
            <w:shd w:val="clear" w:color="auto" w:fill="auto"/>
            <w:vAlign w:val="center"/>
            <w:hideMark/>
          </w:tcPr>
          <w:p w14:paraId="30DB6BA1" w14:textId="77777777" w:rsidR="00D12DBE" w:rsidRPr="00D12DBE" w:rsidRDefault="00D12DBE" w:rsidP="00D12DBE">
            <w:pPr>
              <w:widowControl/>
              <w:autoSpaceDE/>
              <w:autoSpaceDN/>
              <w:jc w:val="center"/>
              <w:rPr>
                <w:color w:val="000000"/>
                <w:lang w:val="pt-BR" w:eastAsia="pt-BR"/>
              </w:rPr>
            </w:pPr>
            <w:r>
              <w:rPr>
                <w:rStyle w:val="Forte"/>
                <w:b w:val="0"/>
              </w:rPr>
              <w:t>5,08%</w:t>
            </w:r>
          </w:p>
        </w:tc>
      </w:tr>
      <w:tr w:rsidR="00D12DBE" w:rsidRPr="00B8687C" w14:paraId="5C2E6BC4"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22ED4892"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Máximo Sharpe L1</w:t>
            </w:r>
          </w:p>
        </w:tc>
        <w:tc>
          <w:tcPr>
            <w:tcW w:w="1980" w:type="dxa"/>
            <w:tcBorders>
              <w:top w:val="nil"/>
              <w:left w:val="nil"/>
              <w:bottom w:val="single" w:sz="4" w:space="0" w:color="auto"/>
              <w:right w:val="single" w:sz="4" w:space="0" w:color="auto"/>
            </w:tcBorders>
            <w:shd w:val="clear" w:color="auto" w:fill="auto"/>
            <w:vAlign w:val="center"/>
            <w:hideMark/>
          </w:tcPr>
          <w:p w14:paraId="0405CD9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+240,00%</w:t>
            </w:r>
          </w:p>
        </w:tc>
        <w:tc>
          <w:tcPr>
            <w:tcW w:w="1215" w:type="dxa"/>
            <w:tcBorders>
              <w:top w:val="nil"/>
              <w:left w:val="nil"/>
              <w:bottom w:val="single" w:sz="4" w:space="0" w:color="auto"/>
              <w:right w:val="single" w:sz="4" w:space="0" w:color="auto"/>
            </w:tcBorders>
            <w:shd w:val="clear" w:color="auto" w:fill="auto"/>
            <w:vAlign w:val="center"/>
            <w:hideMark/>
          </w:tcPr>
          <w:p w14:paraId="6DAD482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12,20%</w:t>
            </w:r>
          </w:p>
        </w:tc>
        <w:tc>
          <w:tcPr>
            <w:tcW w:w="1498" w:type="dxa"/>
            <w:tcBorders>
              <w:top w:val="nil"/>
              <w:left w:val="nil"/>
              <w:bottom w:val="single" w:sz="4" w:space="0" w:color="auto"/>
              <w:right w:val="single" w:sz="4" w:space="0" w:color="auto"/>
            </w:tcBorders>
            <w:shd w:val="clear" w:color="auto" w:fill="auto"/>
            <w:vAlign w:val="center"/>
            <w:hideMark/>
          </w:tcPr>
          <w:p w14:paraId="2BB55396"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417" w:type="dxa"/>
            <w:tcBorders>
              <w:top w:val="nil"/>
              <w:left w:val="nil"/>
              <w:bottom w:val="single" w:sz="4" w:space="0" w:color="auto"/>
              <w:right w:val="single" w:sz="4" w:space="0" w:color="auto"/>
            </w:tcBorders>
            <w:shd w:val="clear" w:color="auto" w:fill="auto"/>
            <w:vAlign w:val="center"/>
            <w:hideMark/>
          </w:tcPr>
          <w:p w14:paraId="6654787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815" w:type="dxa"/>
            <w:tcBorders>
              <w:top w:val="nil"/>
              <w:left w:val="nil"/>
              <w:bottom w:val="single" w:sz="4" w:space="0" w:color="auto"/>
              <w:right w:val="single" w:sz="8" w:space="0" w:color="auto"/>
            </w:tcBorders>
            <w:shd w:val="clear" w:color="auto" w:fill="auto"/>
            <w:vAlign w:val="center"/>
            <w:hideMark/>
          </w:tcPr>
          <w:p w14:paraId="519F0277"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4,29%</w:t>
            </w:r>
          </w:p>
        </w:tc>
      </w:tr>
      <w:tr w:rsidR="00D12DBE" w:rsidRPr="00B8687C" w14:paraId="3C00827C"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7BE9248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BL + LSTM</w:t>
            </w:r>
          </w:p>
        </w:tc>
        <w:tc>
          <w:tcPr>
            <w:tcW w:w="1980" w:type="dxa"/>
            <w:tcBorders>
              <w:top w:val="nil"/>
              <w:left w:val="nil"/>
              <w:bottom w:val="single" w:sz="4" w:space="0" w:color="auto"/>
              <w:right w:val="single" w:sz="4" w:space="0" w:color="auto"/>
            </w:tcBorders>
            <w:shd w:val="clear" w:color="auto" w:fill="auto"/>
            <w:vAlign w:val="center"/>
            <w:hideMark/>
          </w:tcPr>
          <w:p w14:paraId="3A2C3A12"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+56,48%</w:t>
            </w:r>
          </w:p>
        </w:tc>
        <w:tc>
          <w:tcPr>
            <w:tcW w:w="1215" w:type="dxa"/>
            <w:tcBorders>
              <w:top w:val="nil"/>
              <w:left w:val="nil"/>
              <w:bottom w:val="single" w:sz="4" w:space="0" w:color="auto"/>
              <w:right w:val="single" w:sz="4" w:space="0" w:color="auto"/>
            </w:tcBorders>
            <w:shd w:val="clear" w:color="auto" w:fill="auto"/>
            <w:vAlign w:val="center"/>
            <w:hideMark/>
          </w:tcPr>
          <w:p w14:paraId="4DBCA05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4,3%</w:t>
            </w:r>
          </w:p>
        </w:tc>
        <w:tc>
          <w:tcPr>
            <w:tcW w:w="1498" w:type="dxa"/>
            <w:tcBorders>
              <w:top w:val="nil"/>
              <w:left w:val="nil"/>
              <w:bottom w:val="single" w:sz="4" w:space="0" w:color="auto"/>
              <w:right w:val="single" w:sz="4" w:space="0" w:color="auto"/>
            </w:tcBorders>
            <w:shd w:val="clear" w:color="auto" w:fill="auto"/>
            <w:vAlign w:val="center"/>
            <w:hideMark/>
          </w:tcPr>
          <w:p w14:paraId="585F7D8C"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-0,14</w:t>
            </w:r>
          </w:p>
        </w:tc>
        <w:tc>
          <w:tcPr>
            <w:tcW w:w="1417" w:type="dxa"/>
            <w:tcBorders>
              <w:top w:val="nil"/>
              <w:left w:val="nil"/>
              <w:bottom w:val="single" w:sz="4" w:space="0" w:color="auto"/>
              <w:right w:val="single" w:sz="4" w:space="0" w:color="auto"/>
            </w:tcBorders>
            <w:shd w:val="clear" w:color="auto" w:fill="auto"/>
            <w:vAlign w:val="center"/>
            <w:hideMark/>
          </w:tcPr>
          <w:p w14:paraId="6260453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-93%</w:t>
            </w:r>
          </w:p>
        </w:tc>
        <w:tc>
          <w:tcPr>
            <w:tcW w:w="1815" w:type="dxa"/>
            <w:tcBorders>
              <w:top w:val="nil"/>
              <w:left w:val="nil"/>
              <w:bottom w:val="single" w:sz="4" w:space="0" w:color="auto"/>
              <w:right w:val="single" w:sz="8" w:space="0" w:color="auto"/>
            </w:tcBorders>
            <w:shd w:val="clear" w:color="auto" w:fill="auto"/>
            <w:vAlign w:val="center"/>
            <w:hideMark/>
          </w:tcPr>
          <w:p w14:paraId="224B40C5"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~55%</w:t>
            </w:r>
          </w:p>
        </w:tc>
      </w:tr>
      <w:tr w:rsidR="00D12DBE" w:rsidRPr="00B8687C" w14:paraId="2C2C73FD" w14:textId="77777777" w:rsidTr="00911BF1">
        <w:trPr>
          <w:trHeight w:val="586"/>
          <w:jc w:val="center"/>
        </w:trPr>
        <w:tc>
          <w:tcPr>
            <w:tcW w:w="2385" w:type="dxa"/>
            <w:tcBorders>
              <w:top w:val="nil"/>
              <w:left w:val="single" w:sz="8" w:space="0" w:color="auto"/>
              <w:bottom w:val="single" w:sz="8" w:space="0" w:color="auto"/>
              <w:right w:val="single" w:sz="4" w:space="0" w:color="auto"/>
            </w:tcBorders>
            <w:shd w:val="clear" w:color="auto" w:fill="auto"/>
            <w:vAlign w:val="center"/>
            <w:hideMark/>
          </w:tcPr>
          <w:p w14:paraId="7A9A9C5F"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IBOVESPA (benchmark)</w:t>
            </w:r>
          </w:p>
        </w:tc>
        <w:tc>
          <w:tcPr>
            <w:tcW w:w="1980" w:type="dxa"/>
            <w:tcBorders>
              <w:top w:val="nil"/>
              <w:left w:val="nil"/>
              <w:bottom w:val="single" w:sz="8" w:space="0" w:color="auto"/>
              <w:right w:val="single" w:sz="4" w:space="0" w:color="auto"/>
            </w:tcBorders>
            <w:shd w:val="clear" w:color="auto" w:fill="auto"/>
            <w:vAlign w:val="center"/>
            <w:hideMark/>
          </w:tcPr>
          <w:p w14:paraId="186DD3B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+232%*</w:t>
            </w:r>
          </w:p>
        </w:tc>
        <w:tc>
          <w:tcPr>
            <w:tcW w:w="1215" w:type="dxa"/>
            <w:tcBorders>
              <w:top w:val="nil"/>
              <w:left w:val="nil"/>
              <w:bottom w:val="single" w:sz="8" w:space="0" w:color="auto"/>
              <w:right w:val="single" w:sz="4" w:space="0" w:color="auto"/>
            </w:tcBorders>
            <w:shd w:val="clear" w:color="auto" w:fill="auto"/>
            <w:vAlign w:val="center"/>
            <w:hideMark/>
          </w:tcPr>
          <w:p w14:paraId="4860AA7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11,7%</w:t>
            </w:r>
          </w:p>
        </w:tc>
        <w:tc>
          <w:tcPr>
            <w:tcW w:w="1498" w:type="dxa"/>
            <w:tcBorders>
              <w:top w:val="nil"/>
              <w:left w:val="nil"/>
              <w:bottom w:val="single" w:sz="8" w:space="0" w:color="auto"/>
              <w:right w:val="single" w:sz="4" w:space="0" w:color="auto"/>
            </w:tcBorders>
            <w:shd w:val="clear" w:color="auto" w:fill="auto"/>
            <w:vAlign w:val="center"/>
            <w:hideMark/>
          </w:tcPr>
          <w:p w14:paraId="3F776E0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+0,08</w:t>
            </w:r>
          </w:p>
        </w:tc>
        <w:tc>
          <w:tcPr>
            <w:tcW w:w="1417" w:type="dxa"/>
            <w:tcBorders>
              <w:top w:val="nil"/>
              <w:left w:val="nil"/>
              <w:bottom w:val="single" w:sz="8" w:space="0" w:color="auto"/>
              <w:right w:val="single" w:sz="4" w:space="0" w:color="auto"/>
            </w:tcBorders>
            <w:shd w:val="clear" w:color="auto" w:fill="auto"/>
            <w:vAlign w:val="center"/>
            <w:hideMark/>
          </w:tcPr>
          <w:p w14:paraId="63C5704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-46,8%</w:t>
            </w:r>
          </w:p>
        </w:tc>
        <w:tc>
          <w:tcPr>
            <w:tcW w:w="1815" w:type="dxa"/>
            <w:tcBorders>
              <w:top w:val="nil"/>
              <w:left w:val="nil"/>
              <w:bottom w:val="single" w:sz="8" w:space="0" w:color="auto"/>
              <w:right w:val="single" w:sz="8" w:space="0" w:color="auto"/>
            </w:tcBorders>
            <w:shd w:val="clear" w:color="auto" w:fill="auto"/>
            <w:vAlign w:val="center"/>
            <w:hideMark/>
          </w:tcPr>
          <w:p w14:paraId="2871ADFC"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r>
    </w:tbl>
    <w:p w14:paraId="406A89C7" w14:textId="77777777" w:rsidR="00B8687C" w:rsidRDefault="00B8687C" w:rsidP="00A96A03">
      <w:pPr>
        <w:jc w:val="center"/>
      </w:pPr>
      <w:r>
        <w:t>Fonte: elaboração própria.</w:t>
      </w:r>
    </w:p>
    <w:p w14:paraId="52345B1A" w14:textId="77777777" w:rsidR="00B8687C" w:rsidRDefault="00B8687C" w:rsidP="00B8687C"/>
    <w:p w14:paraId="3D97DD0C" w14:textId="77777777" w:rsidR="00B8687C" w:rsidRDefault="00B8687C" w:rsidP="00B8687C">
      <w:pPr>
        <w:pStyle w:val="font-claude-response-body"/>
        <w:spacing w:before="0" w:beforeAutospacing="0" w:after="0" w:afterAutospacing="0" w:line="360" w:lineRule="auto"/>
        <w:ind w:firstLine="851"/>
        <w:jc w:val="both"/>
      </w:pPr>
      <w:r>
        <w:t xml:space="preserve">O resultado mais importante do estudo é </w:t>
      </w:r>
      <w:r>
        <w:rPr>
          <w:rStyle w:val="Forte"/>
        </w:rPr>
        <w:t>a inversão completa entre complexidade do modelo e desempenho</w:t>
      </w:r>
      <w:r>
        <w:t xml:space="preserve">: a estratégia mais simples — a carteira de Mínima Variância Global com penalidade L1 — produziu o maior retorno absoluto do período, superando o IBOVESPA em 245 pontos percentuais e o CDI em 294 pontos percentuais, com turnover médio de apenas 0,32% ao mês. A estratégia de complexidade intermediária — Máximo Índice de Sharpe com penalidade L1 — gerou ganho marginal sobre o </w:t>
      </w:r>
      <w:r>
        <w:rPr>
          <w:rStyle w:val="nfase"/>
        </w:rPr>
        <w:t>benchmark</w:t>
      </w:r>
      <w:r>
        <w:t xml:space="preserve"> de mercado. E a estratégia mais sofisticada — Black-</w:t>
      </w:r>
      <w:proofErr w:type="spellStart"/>
      <w:r>
        <w:t>Litterman</w:t>
      </w:r>
      <w:proofErr w:type="spellEnd"/>
      <w:r>
        <w:t xml:space="preserve"> </w:t>
      </w:r>
      <w:r>
        <w:lastRenderedPageBreak/>
        <w:t xml:space="preserve">integrado a redes neurais LSTM — produziu o pior resultado: retorno acumulado de 56,48%, Índice de Sharpe negativo (-0,14) e </w:t>
      </w:r>
      <w:proofErr w:type="spellStart"/>
      <w:r>
        <w:t>Maximum</w:t>
      </w:r>
      <w:proofErr w:type="spellEnd"/>
      <w:r>
        <w:t xml:space="preserve"> </w:t>
      </w:r>
      <w:proofErr w:type="spellStart"/>
      <w:r>
        <w:t>Drawdown</w:t>
      </w:r>
      <w:proofErr w:type="spellEnd"/>
      <w:r>
        <w:t xml:space="preserve"> de -92,99%.</w:t>
      </w:r>
    </w:p>
    <w:p w14:paraId="0607DEB8" w14:textId="77777777" w:rsidR="00B8687C" w:rsidRDefault="00B8687C" w:rsidP="00B8687C">
      <w:pPr>
        <w:pStyle w:val="font-claude-response-body"/>
        <w:spacing w:before="0" w:beforeAutospacing="0" w:after="0" w:afterAutospacing="0" w:line="360" w:lineRule="auto"/>
        <w:ind w:firstLine="851"/>
        <w:jc w:val="both"/>
      </w:pPr>
      <w:r>
        <w:t xml:space="preserve">Diante desses resultados, a resposta à questão de pesquisa é direta: </w:t>
      </w:r>
      <w:r>
        <w:rPr>
          <w:rStyle w:val="Forte"/>
        </w:rPr>
        <w:t xml:space="preserve">no mercado brasileiro entre 2015 e 2025, a adição de complexidade na estimação de </w:t>
      </w:r>
      <w:r>
        <w:rPr>
          <w:rStyle w:val="nfase"/>
          <w:b/>
          <w:bCs/>
        </w:rPr>
        <w:t>inputs</w:t>
      </w:r>
      <w:r>
        <w:rPr>
          <w:rStyle w:val="Forte"/>
        </w:rPr>
        <w:t xml:space="preserve"> não produziu ganho de desempenho </w:t>
      </w:r>
      <w:r>
        <w:rPr>
          <w:rStyle w:val="nfase"/>
          <w:b/>
          <w:bCs/>
        </w:rPr>
        <w:t>out-</w:t>
      </w:r>
      <w:proofErr w:type="spellStart"/>
      <w:r>
        <w:rPr>
          <w:rStyle w:val="nfase"/>
          <w:b/>
          <w:bCs/>
        </w:rPr>
        <w:t>of</w:t>
      </w:r>
      <w:proofErr w:type="spellEnd"/>
      <w:r>
        <w:rPr>
          <w:rStyle w:val="nfase"/>
          <w:b/>
          <w:bCs/>
        </w:rPr>
        <w:t>-sample</w:t>
      </w:r>
      <w:r>
        <w:rPr>
          <w:rStyle w:val="Forte"/>
        </w:rPr>
        <w:t>, mas sim destruição de valor</w:t>
      </w:r>
      <w:r>
        <w:t>. A estratégia que obteve o melhor resultado é precisamente aquela que elimina completamente o componente de retorno esperado da função objetivo, dependendo exclusivamente da estimação da matriz de covariância.</w:t>
      </w:r>
    </w:p>
    <w:p w14:paraId="76F7E5A6" w14:textId="77777777" w:rsidR="00B8687C" w:rsidRDefault="00B8687C" w:rsidP="00B8687C"/>
    <w:p w14:paraId="1F3202F9" w14:textId="77777777" w:rsidR="00B8687C" w:rsidRDefault="00B8687C" w:rsidP="00B8687C"/>
    <w:p w14:paraId="5CA8D310" w14:textId="77777777" w:rsidR="00B8687C" w:rsidRPr="00B8687C" w:rsidRDefault="00B8687C" w:rsidP="00B8687C">
      <w:pPr>
        <w:rPr>
          <w:sz w:val="24"/>
          <w:szCs w:val="24"/>
        </w:rPr>
      </w:pPr>
    </w:p>
    <w:p w14:paraId="53B5E706" w14:textId="77777777" w:rsidR="00B8687C" w:rsidRPr="00B8687C" w:rsidRDefault="00B8687C" w:rsidP="003F1C11">
      <w:pPr>
        <w:pStyle w:val="Ttulo2"/>
        <w:numPr>
          <w:ilvl w:val="1"/>
          <w:numId w:val="57"/>
        </w:numPr>
        <w:jc w:val="left"/>
        <w:rPr>
          <w:b w:val="0"/>
          <w:sz w:val="20"/>
          <w:szCs w:val="24"/>
        </w:rPr>
      </w:pPr>
      <w:bookmarkStart w:id="158" w:name="_Toc231448217"/>
      <w:r>
        <w:rPr>
          <w:sz w:val="24"/>
        </w:rPr>
        <w:t>Contribuições do Estudo</w:t>
      </w:r>
      <w:bookmarkEnd w:id="158"/>
    </w:p>
    <w:p w14:paraId="046CC5B2" w14:textId="77777777" w:rsidR="00B8687C" w:rsidRDefault="00B8687C" w:rsidP="00B8687C"/>
    <w:p w14:paraId="5BE90272" w14:textId="77777777" w:rsidR="00B8687C" w:rsidRPr="00B8687C" w:rsidRDefault="00B8687C" w:rsidP="00B8687C">
      <w:pPr>
        <w:rPr>
          <w:sz w:val="24"/>
          <w:szCs w:val="24"/>
        </w:rPr>
      </w:pPr>
    </w:p>
    <w:p w14:paraId="150FC5E1" w14:textId="77777777" w:rsidR="00B8687C" w:rsidRPr="00B8687C" w:rsidRDefault="00B8687C" w:rsidP="003F1C11">
      <w:pPr>
        <w:pStyle w:val="Ttulo3"/>
        <w:numPr>
          <w:ilvl w:val="2"/>
          <w:numId w:val="57"/>
        </w:numPr>
        <w:rPr>
          <w:b w:val="0"/>
          <w:sz w:val="20"/>
        </w:rPr>
      </w:pPr>
      <w:bookmarkStart w:id="159" w:name="_Toc231448218"/>
      <w:r>
        <w:t>Confirmação Empírica no Mercado Brasileiro</w:t>
      </w:r>
      <w:bookmarkEnd w:id="159"/>
    </w:p>
    <w:p w14:paraId="192702E3" w14:textId="77777777" w:rsidR="00B8687C" w:rsidRDefault="00B8687C" w:rsidP="00B8687C"/>
    <w:p w14:paraId="08A67025" w14:textId="77777777" w:rsidR="00B8687C" w:rsidRDefault="00B8687C" w:rsidP="00B8687C">
      <w:pPr>
        <w:spacing w:line="360" w:lineRule="auto"/>
        <w:ind w:firstLine="851"/>
        <w:jc w:val="both"/>
        <w:rPr>
          <w:sz w:val="24"/>
          <w:szCs w:val="24"/>
        </w:rPr>
      </w:pPr>
      <w:r>
        <w:t xml:space="preserve">O principal achado deste trabalho confirma, no contexto do mercado acionário brasileiro, a tese central de </w:t>
      </w:r>
      <w:proofErr w:type="spellStart"/>
      <w:r>
        <w:t>DeMiguel</w:t>
      </w:r>
      <w:proofErr w:type="spellEnd"/>
      <w:r>
        <w:t xml:space="preserve">, </w:t>
      </w:r>
      <w:proofErr w:type="spellStart"/>
      <w:r>
        <w:t>Garlappi</w:t>
      </w:r>
      <w:proofErr w:type="spellEnd"/>
      <w:r>
        <w:t xml:space="preserve"> e </w:t>
      </w:r>
      <w:proofErr w:type="spellStart"/>
      <w:r>
        <w:t>Uppal</w:t>
      </w:r>
      <w:proofErr w:type="spellEnd"/>
      <w:r>
        <w:t xml:space="preserve"> (2009) para o mercado americano: estratégias baseadas em modelos sofisticados de estimação de retornos esperados não superam consistentemente estratégias mais simples </w:t>
      </w:r>
      <w:r>
        <w:rPr>
          <w:rStyle w:val="nfase"/>
        </w:rPr>
        <w:t>out-</w:t>
      </w:r>
      <w:proofErr w:type="spellStart"/>
      <w:r>
        <w:rPr>
          <w:rStyle w:val="nfase"/>
        </w:rPr>
        <w:t>of</w:t>
      </w:r>
      <w:proofErr w:type="spellEnd"/>
      <w:r>
        <w:rPr>
          <w:rStyle w:val="nfase"/>
        </w:rPr>
        <w:t>-sample</w:t>
      </w:r>
      <w:r>
        <w:t>, porque o erro de estimação introduzido pelo modelo supera o ganho de informação gerado. A contribuição deste estudo é demonstrar que esse fenômeno — documentado para mercados maduros e eficientes — manifesta-se de forma ainda mais pronunciada no mercado brasileiro, em que a volatilidade elevada, a baixa relação sinal-ruído das séries de retornos e a presença de múltiplos regimes macroeconômicos amplificam os erros de estimação de qualquer modelo preditivo.</w:t>
      </w:r>
    </w:p>
    <w:p w14:paraId="7428FF53" w14:textId="77777777" w:rsidR="00B8687C" w:rsidRPr="00B8687C" w:rsidRDefault="00B8687C" w:rsidP="00B8687C">
      <w:pPr>
        <w:rPr>
          <w:sz w:val="24"/>
          <w:szCs w:val="24"/>
        </w:rPr>
      </w:pPr>
    </w:p>
    <w:p w14:paraId="63D802B8" w14:textId="77777777" w:rsidR="00B8687C" w:rsidRPr="00B8687C" w:rsidRDefault="00B8687C" w:rsidP="003F1C11">
      <w:pPr>
        <w:pStyle w:val="Ttulo3"/>
        <w:numPr>
          <w:ilvl w:val="2"/>
          <w:numId w:val="57"/>
        </w:numPr>
        <w:rPr>
          <w:b w:val="0"/>
          <w:sz w:val="20"/>
        </w:rPr>
      </w:pPr>
      <w:bookmarkStart w:id="160" w:name="_Toc231448219"/>
      <w:r>
        <w:t>Implicação Prática para Gestão de Portfólios</w:t>
      </w:r>
      <w:bookmarkEnd w:id="160"/>
    </w:p>
    <w:p w14:paraId="70ED3883" w14:textId="77777777" w:rsidR="00B8687C" w:rsidRDefault="00B8687C" w:rsidP="00B8687C">
      <w:pPr>
        <w:rPr>
          <w:sz w:val="20"/>
        </w:rPr>
      </w:pPr>
    </w:p>
    <w:p w14:paraId="579DFA77" w14:textId="77777777" w:rsidR="00B8687C" w:rsidRDefault="00B8687C" w:rsidP="00B8687C">
      <w:pPr>
        <w:pStyle w:val="font-claude-response-body"/>
        <w:spacing w:before="0" w:beforeAutospacing="0" w:after="0" w:afterAutospacing="0" w:line="360" w:lineRule="auto"/>
        <w:ind w:firstLine="851"/>
        <w:jc w:val="both"/>
      </w:pPr>
      <w:r>
        <w:t>A superioridade da Mínima Variância com penalidade L1 tem implicação prática imediata para investidores institucionais no Brasil: a adoção de uma estratégia quantitativa simples, baseada exclusivamente na minimização da variância do portfólio com custo transacional explicitamente penalizado, teria gerado retorno acumulado superior ao IBOVESPA e ao CDI no período analisado, com baixíssimo giro da carteira (0,32% ao mês) e, consequentemente, custos operacionais negligenciáveis.</w:t>
      </w:r>
    </w:p>
    <w:p w14:paraId="629E9141" w14:textId="77777777" w:rsidR="00B8687C" w:rsidRDefault="00B8687C" w:rsidP="00B8687C">
      <w:pPr>
        <w:pStyle w:val="font-claude-response-body"/>
        <w:spacing w:before="0" w:beforeAutospacing="0" w:after="0" w:afterAutospacing="0" w:line="360" w:lineRule="auto"/>
        <w:ind w:firstLine="851"/>
        <w:jc w:val="both"/>
      </w:pPr>
      <w:r>
        <w:t xml:space="preserve">Esse resultado é relevante porque o IBOVESPA é o </w:t>
      </w:r>
      <w:r>
        <w:rPr>
          <w:rStyle w:val="nfase"/>
        </w:rPr>
        <w:t>benchmark</w:t>
      </w:r>
      <w:r>
        <w:t xml:space="preserve"> utilizado pela maioria dos fundos de ações brasileiros para avaliação de desempenho. Uma estratégia puramente quantitativa, sem qualquer análise fundamentalista ou visão macroeconômica discricionária, teria superado consistentemente esse </w:t>
      </w:r>
      <w:r>
        <w:rPr>
          <w:rStyle w:val="nfase"/>
        </w:rPr>
        <w:t>benchmark</w:t>
      </w:r>
      <w:r>
        <w:t xml:space="preserve"> durante uma janela de 11 </w:t>
      </w:r>
      <w:r>
        <w:lastRenderedPageBreak/>
        <w:t>anos que inclui crise política, recessão, pandemia e ciclos extremos de juros — demonstrando que a diversificação eficiente baseada na estrutura de covariância captura oportunidades de risco-retorno que o índice ponderado por capitalização não aproveita.</w:t>
      </w:r>
    </w:p>
    <w:p w14:paraId="78374546" w14:textId="77777777" w:rsidR="00B8687C" w:rsidRDefault="00B8687C" w:rsidP="00B8687C">
      <w:pPr>
        <w:rPr>
          <w:sz w:val="20"/>
        </w:rPr>
      </w:pPr>
    </w:p>
    <w:p w14:paraId="7B698663" w14:textId="77777777" w:rsidR="00B8687C" w:rsidRDefault="00B8687C" w:rsidP="00B8687C">
      <w:pPr>
        <w:rPr>
          <w:sz w:val="20"/>
        </w:rPr>
      </w:pPr>
    </w:p>
    <w:p w14:paraId="1A557CD4" w14:textId="77777777" w:rsidR="00B8687C" w:rsidRPr="00B8687C" w:rsidRDefault="00B8687C" w:rsidP="00B8687C">
      <w:pPr>
        <w:rPr>
          <w:sz w:val="20"/>
        </w:rPr>
      </w:pPr>
    </w:p>
    <w:p w14:paraId="5CA2840A" w14:textId="77777777" w:rsidR="00B8687C" w:rsidRPr="00B8687C" w:rsidRDefault="00B8687C" w:rsidP="003F1C11">
      <w:pPr>
        <w:pStyle w:val="Ttulo3"/>
        <w:numPr>
          <w:ilvl w:val="2"/>
          <w:numId w:val="57"/>
        </w:numPr>
        <w:rPr>
          <w:b w:val="0"/>
          <w:sz w:val="20"/>
        </w:rPr>
      </w:pPr>
      <w:bookmarkStart w:id="161" w:name="_Toc231448220"/>
      <w:r>
        <w:t>Evidência sobre os Limites do Aprendizado de Máquina em Finanças</w:t>
      </w:r>
      <w:bookmarkEnd w:id="161"/>
    </w:p>
    <w:p w14:paraId="61B06838" w14:textId="77777777" w:rsidR="00B8687C" w:rsidRDefault="00B8687C" w:rsidP="00B8687C"/>
    <w:p w14:paraId="479B1E76" w14:textId="77777777" w:rsidR="00B8687C" w:rsidRDefault="00B8687C" w:rsidP="00B8687C">
      <w:pPr>
        <w:pStyle w:val="font-claude-response-body"/>
        <w:spacing w:before="0" w:beforeAutospacing="0" w:after="0" w:afterAutospacing="0" w:line="360" w:lineRule="auto"/>
        <w:ind w:firstLine="851"/>
        <w:jc w:val="both"/>
      </w:pPr>
      <w:r>
        <w:t>A falha sistemática do Black-</w:t>
      </w:r>
      <w:proofErr w:type="spellStart"/>
      <w:r>
        <w:t>Litterman</w:t>
      </w:r>
      <w:proofErr w:type="spellEnd"/>
      <w:r>
        <w:t xml:space="preserve"> integrado a visões LSTM contribui para o debate em aberto sobre a aplicabilidade de modelos de aprendizado profundo à previsão de retornos acionários. Os resultados deste estudo são consistentes com </w:t>
      </w:r>
      <w:proofErr w:type="spellStart"/>
      <w:r>
        <w:t>Welch</w:t>
      </w:r>
      <w:proofErr w:type="spellEnd"/>
      <w:r>
        <w:t xml:space="preserve"> e </w:t>
      </w:r>
      <w:proofErr w:type="spellStart"/>
      <w:r>
        <w:t>Goyal</w:t>
      </w:r>
      <w:proofErr w:type="spellEnd"/>
      <w:r>
        <w:t xml:space="preserve"> (2008), que demonstraram que praticamente nenhum preditor </w:t>
      </w:r>
      <w:proofErr w:type="gramStart"/>
      <w:r>
        <w:t>econométrico melhora</w:t>
      </w:r>
      <w:proofErr w:type="gramEnd"/>
      <w:r>
        <w:t xml:space="preserve"> a previsão </w:t>
      </w:r>
      <w:r>
        <w:rPr>
          <w:rStyle w:val="nfase"/>
        </w:rPr>
        <w:t>out-</w:t>
      </w:r>
      <w:proofErr w:type="spellStart"/>
      <w:r>
        <w:rPr>
          <w:rStyle w:val="nfase"/>
        </w:rPr>
        <w:t>of</w:t>
      </w:r>
      <w:proofErr w:type="spellEnd"/>
      <w:r>
        <w:rPr>
          <w:rStyle w:val="nfase"/>
        </w:rPr>
        <w:t>-sample</w:t>
      </w:r>
      <w:r>
        <w:t xml:space="preserve"> de retornos em relação à média histórica simples — conclusão que se estende aos modelos de aprendizado de máquina quando aplicados diretamente às séries de preços ou retornos.</w:t>
      </w:r>
    </w:p>
    <w:p w14:paraId="24EC60D9" w14:textId="77777777" w:rsidR="00B8687C" w:rsidRDefault="00B8687C" w:rsidP="00B8687C">
      <w:pPr>
        <w:pStyle w:val="font-claude-response-body"/>
        <w:spacing w:before="0" w:beforeAutospacing="0" w:after="0" w:afterAutospacing="0" w:line="360" w:lineRule="auto"/>
        <w:ind w:firstLine="851"/>
        <w:jc w:val="both"/>
      </w:pPr>
      <w:r>
        <w:t xml:space="preserve">A constatação não implica que redes neurais sejam inúteis em finanças; implica que o problema de prever a </w:t>
      </w:r>
      <w:r>
        <w:rPr>
          <w:rStyle w:val="Forte"/>
        </w:rPr>
        <w:t>direção</w:t>
      </w:r>
      <w:r>
        <w:t xml:space="preserve"> dos retornos acionários de curto prazo permanece fundamentalmente difícil, independentemente da arquitetura do modelo. Os LSTM implementados neste trabalho foram mais eficazes como estimadores de volatilidade do que como preditores de retorno — dado observado no turnover elevado gerado pelas visões instáveis — o que sugere que a aplicação mais promissora para esse tipo de rede no contexto do Black-</w:t>
      </w:r>
      <w:proofErr w:type="spellStart"/>
      <w:r>
        <w:t>Litterman</w:t>
      </w:r>
      <w:proofErr w:type="spellEnd"/>
      <w:r>
        <w:t xml:space="preserve"> seria a estimação dinâmica da matriz de incerteza </w:t>
      </w:r>
      <w:r>
        <w:rPr>
          <w:rStyle w:val="katex-mathml"/>
        </w:rPr>
        <w:t>Ω\</w:t>
      </w:r>
      <w:proofErr w:type="spellStart"/>
      <w:r>
        <w:rPr>
          <w:rStyle w:val="katex-mathml"/>
        </w:rPr>
        <w:t>Omega</w:t>
      </w:r>
      <w:proofErr w:type="spellEnd"/>
      <w:r>
        <w:rPr>
          <w:rStyle w:val="katex-mathml"/>
        </w:rPr>
        <w:t xml:space="preserve"> </w:t>
      </w:r>
      <w:r>
        <w:rPr>
          <w:rStyle w:val="mord"/>
        </w:rPr>
        <w:t>Ω</w:t>
      </w:r>
      <w:r>
        <w:t xml:space="preserve">, e não do vetor de visões </w:t>
      </w:r>
      <w:r>
        <w:rPr>
          <w:rStyle w:val="katex-mathml"/>
        </w:rPr>
        <w:t xml:space="preserve">QQ </w:t>
      </w:r>
      <w:r>
        <w:rPr>
          <w:rStyle w:val="mord"/>
        </w:rPr>
        <w:t>Q</w:t>
      </w:r>
      <w:r>
        <w:t>.</w:t>
      </w:r>
    </w:p>
    <w:p w14:paraId="1B4C1F5B" w14:textId="77777777" w:rsidR="00B8687C" w:rsidRDefault="00B8687C" w:rsidP="00B8687C">
      <w:pPr>
        <w:rPr>
          <w:sz w:val="24"/>
          <w:szCs w:val="24"/>
        </w:rPr>
      </w:pPr>
    </w:p>
    <w:p w14:paraId="525B9437" w14:textId="77777777" w:rsidR="00B8687C" w:rsidRPr="00B8687C" w:rsidRDefault="00B8687C" w:rsidP="00B8687C">
      <w:pPr>
        <w:rPr>
          <w:sz w:val="24"/>
          <w:szCs w:val="24"/>
        </w:rPr>
      </w:pPr>
    </w:p>
    <w:p w14:paraId="1E51D7A0" w14:textId="77777777" w:rsidR="00B8687C" w:rsidRPr="00B8687C" w:rsidRDefault="00B8687C" w:rsidP="003F1C11">
      <w:pPr>
        <w:pStyle w:val="Ttulo2"/>
        <w:numPr>
          <w:ilvl w:val="1"/>
          <w:numId w:val="57"/>
        </w:numPr>
        <w:jc w:val="left"/>
        <w:rPr>
          <w:b w:val="0"/>
          <w:sz w:val="24"/>
          <w:szCs w:val="24"/>
        </w:rPr>
      </w:pPr>
      <w:bookmarkStart w:id="162" w:name="_Toc231448221"/>
      <w:r>
        <w:rPr>
          <w:sz w:val="24"/>
          <w:szCs w:val="24"/>
        </w:rPr>
        <w:t>Limitações do Estudo</w:t>
      </w:r>
      <w:bookmarkEnd w:id="162"/>
    </w:p>
    <w:p w14:paraId="44C9E034" w14:textId="77777777" w:rsidR="00B8687C" w:rsidRDefault="00B8687C" w:rsidP="00B8687C"/>
    <w:p w14:paraId="0FAB04E2" w14:textId="77777777" w:rsidR="00C677C0" w:rsidRDefault="00C677C0" w:rsidP="00C677C0">
      <w:pPr>
        <w:pStyle w:val="font-claude-response-body"/>
        <w:spacing w:before="0" w:beforeAutospacing="0" w:after="0" w:afterAutospacing="0" w:line="360" w:lineRule="auto"/>
        <w:ind w:firstLine="851"/>
        <w:jc w:val="both"/>
      </w:pPr>
      <w:r>
        <w:t>A interpretação dos resultados deve ser feita à luz das seguintes limitações metodológicas, reconhecidas explicitamente no espírito da transparência científica:</w:t>
      </w:r>
    </w:p>
    <w:p w14:paraId="2EE70B59" w14:textId="77777777" w:rsidR="00C677C0" w:rsidRPr="00C677C0" w:rsidRDefault="00C677C0" w:rsidP="003F1C11">
      <w:pPr>
        <w:pStyle w:val="font-claude-response-body"/>
        <w:numPr>
          <w:ilvl w:val="0"/>
          <w:numId w:val="56"/>
        </w:numPr>
        <w:spacing w:before="0" w:beforeAutospacing="0" w:after="0" w:afterAutospacing="0" w:line="360" w:lineRule="auto"/>
        <w:ind w:left="1134" w:hanging="283"/>
        <w:jc w:val="both"/>
      </w:pPr>
      <w:r>
        <w:rPr>
          <w:rStyle w:val="Forte"/>
        </w:rPr>
        <w:t>Viés de antecipação parcial no Black-</w:t>
      </w:r>
      <w:proofErr w:type="spellStart"/>
      <w:r>
        <w:rPr>
          <w:rStyle w:val="Forte"/>
        </w:rPr>
        <w:t>Litterman</w:t>
      </w:r>
      <w:proofErr w:type="spellEnd"/>
      <w:r>
        <w:rPr>
          <w:rStyle w:val="Forte"/>
        </w:rPr>
        <w:t>.</w:t>
      </w:r>
      <w:r>
        <w:t xml:space="preserve"> Os pesos de mercado (</w:t>
      </w:r>
      <m:oMath>
        <m:sSub>
          <m:sSubPr>
            <m:ctrlPr>
              <w:rPr>
                <w:rFonts w:ascii="Cambria Math" w:hAnsi="Cambria Math"/>
                <w:i/>
              </w:rPr>
            </m:ctrlPr>
          </m:sSubPr>
          <m:e>
            <m:r>
              <w:rPr>
                <w:rFonts w:ascii="Cambria Math" w:hAnsi="Cambria Math"/>
              </w:rPr>
              <m:t>ω</m:t>
            </m:r>
          </m:e>
          <m:sub>
            <m:r>
              <w:rPr>
                <w:rFonts w:ascii="Cambria Math" w:hAnsi="Cambria Math"/>
              </w:rPr>
              <m:t>mkt</m:t>
            </m:r>
          </m:sub>
        </m:sSub>
      </m:oMath>
      <w:r>
        <w:t xml:space="preserve">) utilizados no cálculo do prior de equilíbrio  </w:t>
      </w:r>
      <m:oMath>
        <m:r>
          <w:rPr>
            <w:rFonts w:ascii="Cambria Math" w:hAnsi="Cambria Math"/>
          </w:rPr>
          <m:t>(</m:t>
        </m:r>
        <m:r>
          <m:rPr>
            <m:sty m:val="p"/>
          </m:rPr>
          <w:rPr>
            <w:rFonts w:ascii="Cambria Math" w:hAnsi="Cambria Math"/>
          </w:rPr>
          <m:t>Π</m:t>
        </m:r>
        <m:r>
          <w:rPr>
            <w:rFonts w:ascii="Cambria Math" w:hAnsi="Cambria Math"/>
          </w:rPr>
          <m:t xml:space="preserve">= δ ∙ </m:t>
        </m:r>
        <m:r>
          <m:rPr>
            <m:sty m:val="p"/>
          </m:rPr>
          <w:rPr>
            <w:rFonts w:ascii="Cambria Math" w:hAnsi="Cambria Math"/>
          </w:rPr>
          <m:t>Σ</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mkt</m:t>
            </m:r>
          </m:sub>
        </m:sSub>
        <m:r>
          <w:rPr>
            <w:rFonts w:ascii="Cambria Math" w:hAnsi="Cambria Math"/>
          </w:rPr>
          <m:t>)</m:t>
        </m:r>
      </m:oMath>
      <w:r>
        <w:t xml:space="preserve"> foram obtidos com as capitalizações de mercado vigentes em maio de 2026, não com as capitalizações históricas de cada ponto de rebalanceamento. Esse procedimento introduz um viés de antecipação no prior do modelo BL que, embora provavelmente não determinante dado o peso reduzido do prior na </w:t>
      </w:r>
      <w:r>
        <w:lastRenderedPageBreak/>
        <w:t>presença de visões de alta incerteza, deve ser corrigido em estudos futuros mediante a coleta de séries históricas de capitalização.</w:t>
      </w:r>
    </w:p>
    <w:p w14:paraId="70AB267A"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Delta negativo no CAPM reverso.</w:t>
      </w:r>
      <w:r>
        <w:t xml:space="preserve"> O coeficiente de aversão ao risco </w:t>
      </w:r>
      <m:oMath>
        <m:r>
          <w:rPr>
            <w:rFonts w:ascii="Cambria Math" w:hAnsi="Cambria Math"/>
          </w:rPr>
          <m:t>δ</m:t>
        </m:r>
      </m:oMath>
      <w:r>
        <w:t xml:space="preserve"> calculado por otimização reversa (</w:t>
      </w:r>
      <w:r>
        <w:rPr>
          <w:rStyle w:val="katex-mathml"/>
        </w:rPr>
        <w:t>δ=E[</w:t>
      </w:r>
      <w:proofErr w:type="spellStart"/>
      <w:r>
        <w:rPr>
          <w:rStyle w:val="katex-mathml"/>
        </w:rPr>
        <w:t>Rm−</w:t>
      </w:r>
      <w:proofErr w:type="gramStart"/>
      <w:r>
        <w:rPr>
          <w:rStyle w:val="katex-mathml"/>
        </w:rPr>
        <w:t>Rf</w:t>
      </w:r>
      <w:proofErr w:type="spellEnd"/>
      <w:r>
        <w:rPr>
          <w:rStyle w:val="katex-mathml"/>
        </w:rPr>
        <w:t>]/</w:t>
      </w:r>
      <w:proofErr w:type="gramEnd"/>
      <w:r>
        <w:rPr>
          <w:rStyle w:val="katex-mathml"/>
        </w:rPr>
        <w:t>σm2\delta = E[</w:t>
      </w:r>
      <w:proofErr w:type="spellStart"/>
      <w:r>
        <w:rPr>
          <w:rStyle w:val="katex-mathml"/>
        </w:rPr>
        <w:t>R_m</w:t>
      </w:r>
      <w:proofErr w:type="spellEnd"/>
      <w:r>
        <w:rPr>
          <w:rStyle w:val="katex-mathml"/>
        </w:rPr>
        <w:t xml:space="preserve"> - </w:t>
      </w:r>
      <w:proofErr w:type="spellStart"/>
      <w:r>
        <w:rPr>
          <w:rStyle w:val="katex-mathml"/>
        </w:rPr>
        <w:t>R_f</w:t>
      </w:r>
      <w:proofErr w:type="spellEnd"/>
      <w:r>
        <w:rPr>
          <w:rStyle w:val="katex-mathml"/>
        </w:rPr>
        <w:t xml:space="preserve">] / \sigma_m^2 </w:t>
      </w:r>
      <w:r>
        <w:rPr>
          <w:rStyle w:val="mord"/>
        </w:rPr>
        <w:t>δ</w:t>
      </w:r>
      <w:r>
        <w:rPr>
          <w:rStyle w:val="mrel"/>
        </w:rPr>
        <w:t>=</w:t>
      </w:r>
      <w:r>
        <w:rPr>
          <w:rStyle w:val="mord"/>
        </w:rPr>
        <w:t>E</w:t>
      </w:r>
      <w:r>
        <w:rPr>
          <w:rStyle w:val="mopen"/>
        </w:rPr>
        <w:t>[</w:t>
      </w:r>
      <w:proofErr w:type="spellStart"/>
      <w:r>
        <w:rPr>
          <w:rStyle w:val="mord"/>
        </w:rPr>
        <w:t>Rm</w:t>
      </w:r>
      <w:proofErr w:type="spellEnd"/>
      <w:r>
        <w:rPr>
          <w:rStyle w:val="vlist-s"/>
        </w:rPr>
        <w:t>​</w:t>
      </w:r>
      <w:r>
        <w:rPr>
          <w:rStyle w:val="mbin"/>
        </w:rPr>
        <w:t>−</w:t>
      </w:r>
      <w:proofErr w:type="spellStart"/>
      <w:r>
        <w:rPr>
          <w:rStyle w:val="mord"/>
        </w:rPr>
        <w:t>Rf</w:t>
      </w:r>
      <w:proofErr w:type="spellEnd"/>
      <w:r>
        <w:rPr>
          <w:rStyle w:val="vlist-s"/>
        </w:rPr>
        <w:t>​</w:t>
      </w:r>
      <w:r>
        <w:rPr>
          <w:rStyle w:val="mclose"/>
        </w:rPr>
        <w:t>]</w:t>
      </w:r>
      <w:r>
        <w:rPr>
          <w:rStyle w:val="mord"/>
        </w:rPr>
        <w:t>/σm2</w:t>
      </w:r>
      <w:r>
        <w:rPr>
          <w:rStyle w:val="vlist-s"/>
        </w:rPr>
        <w:t>​</w:t>
      </w:r>
      <w:r>
        <w:t xml:space="preserve">) resultou em valor negativo (-0,0884) para o período completo, em razão de subperíodos com prêmio de risco do IBOVESPA negativo. O valor convencional </w:t>
      </w:r>
      <w:r>
        <w:rPr>
          <w:rStyle w:val="katex-mathml"/>
        </w:rPr>
        <w:t xml:space="preserve">δ=2,5\delta = 2{,}5 </w:t>
      </w:r>
      <w:r>
        <w:rPr>
          <w:rStyle w:val="mord"/>
        </w:rPr>
        <w:t>δ</w:t>
      </w:r>
      <w:r>
        <w:rPr>
          <w:rStyle w:val="mrel"/>
        </w:rPr>
        <w:t>=</w:t>
      </w:r>
      <w:r>
        <w:rPr>
          <w:rStyle w:val="mord"/>
        </w:rPr>
        <w:t>2</w:t>
      </w:r>
      <w:r>
        <w:rPr>
          <w:rStyle w:val="mpunct"/>
        </w:rPr>
        <w:t>,</w:t>
      </w:r>
      <w:r>
        <w:rPr>
          <w:rStyle w:val="mord"/>
        </w:rPr>
        <w:t>5</w:t>
      </w:r>
      <w:r>
        <w:t xml:space="preserve"> foi adotado em substituição, conforme He e </w:t>
      </w:r>
      <w:proofErr w:type="spellStart"/>
      <w:r>
        <w:t>Litterman</w:t>
      </w:r>
      <w:proofErr w:type="spellEnd"/>
      <w:r>
        <w:t xml:space="preserve"> (1999), porém essa substituição implica que o prior de equilíbrio não é derivado endogenamente dos dados da amostra, mas sim fixado por premissa externa.</w:t>
      </w:r>
    </w:p>
    <w:p w14:paraId="70F00BA8"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Escala da covariância no modelo BL.</w:t>
      </w:r>
      <w:r>
        <w:t xml:space="preserve"> A matriz de covariância utilizada na fórmula mestra do BL foi </w:t>
      </w:r>
      <w:proofErr w:type="spellStart"/>
      <w:r>
        <w:t>mensalizada</w:t>
      </w:r>
      <w:proofErr w:type="spellEnd"/>
      <w:r>
        <w:t xml:space="preserve"> (×21 dias úteis) em vez de anualizada (×252), alterando a escala relativa entre prior e visões e conferindo peso excessivo às previsões LSTM. Essa inconsistência de escala contribui para o turnover elevado observado e explica parcialmente a degradação do desempenho.</w:t>
      </w:r>
    </w:p>
    <w:p w14:paraId="43FC1741"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 xml:space="preserve">Não padronização dos períodos de </w:t>
      </w:r>
      <w:proofErr w:type="spellStart"/>
      <w:r>
        <w:rPr>
          <w:rStyle w:val="Forte"/>
        </w:rPr>
        <w:t>backtest</w:t>
      </w:r>
      <w:proofErr w:type="spellEnd"/>
      <w:r>
        <w:rPr>
          <w:rStyle w:val="Forte"/>
        </w:rPr>
        <w:t>.</w:t>
      </w:r>
      <w:r>
        <w:t xml:space="preserve"> As estratégias L1 (Min Variância e Máximo Sharpe) iniciam o período </w:t>
      </w:r>
      <w:r>
        <w:rPr>
          <w:rStyle w:val="nfase"/>
        </w:rPr>
        <w:t>out-</w:t>
      </w:r>
      <w:proofErr w:type="spellStart"/>
      <w:r>
        <w:rPr>
          <w:rStyle w:val="nfase"/>
        </w:rPr>
        <w:t>of</w:t>
      </w:r>
      <w:proofErr w:type="spellEnd"/>
      <w:r>
        <w:rPr>
          <w:rStyle w:val="nfase"/>
        </w:rPr>
        <w:t>-sample</w:t>
      </w:r>
      <w:r>
        <w:t xml:space="preserve"> em setembro de 2015, enquanto a estratégia BL+LSTM inicia em janeiro de 2015, resultando em valores distintos para o IBOVESPA como referência (+215% </w:t>
      </w:r>
      <w:proofErr w:type="spellStart"/>
      <w:r>
        <w:t>vs</w:t>
      </w:r>
      <w:proofErr w:type="spellEnd"/>
      <w:r>
        <w:t xml:space="preserve"> +243,49%). A comparação direta entre estratégias está, portanto, prejudicada, e deve ser tomada com cautela até que todos os </w:t>
      </w:r>
      <w:proofErr w:type="spellStart"/>
      <w:r>
        <w:t>backtests</w:t>
      </w:r>
      <w:proofErr w:type="spellEnd"/>
      <w:r>
        <w:t xml:space="preserve"> sejam recalculados com data de início padronizada.</w:t>
      </w:r>
    </w:p>
    <w:p w14:paraId="3914EFC1" w14:textId="77777777" w:rsidR="00C677C0" w:rsidRPr="00C677C0" w:rsidRDefault="006D1C53" w:rsidP="003F1C11">
      <w:pPr>
        <w:pStyle w:val="font-claude-response-body"/>
        <w:numPr>
          <w:ilvl w:val="0"/>
          <w:numId w:val="56"/>
        </w:numPr>
        <w:spacing w:before="0" w:beforeAutospacing="0" w:after="0" w:afterAutospacing="0" w:line="360" w:lineRule="auto"/>
        <w:ind w:left="1570" w:hanging="357"/>
        <w:jc w:val="both"/>
      </w:pPr>
      <w:r>
        <w:rPr>
          <w:rStyle w:val="Forte"/>
        </w:rPr>
        <w:t>Benchmark 1/N</w:t>
      </w:r>
      <w:r>
        <w:t xml:space="preserve"> O </w:t>
      </w:r>
      <w:r>
        <w:rPr>
          <w:rStyle w:val="nfase"/>
        </w:rPr>
        <w:t>benchmark</w:t>
      </w:r>
      <w:r>
        <w:t xml:space="preserve"> 1/N na versão </w:t>
      </w:r>
      <w:proofErr w:type="spellStart"/>
      <w:r>
        <w:rPr>
          <w:rStyle w:val="nfase"/>
        </w:rPr>
        <w:t>buy-and-hold</w:t>
      </w:r>
      <w:proofErr w:type="spellEnd"/>
      <w:r>
        <w:t xml:space="preserve"> (sem rebalanceamento) apresenta concentração crescente ao longo do tempo — ao final de 2025, um único ativo representava aproximadamente 25% do portfólio, comprometendo a propriedade de diversificação que caracteriza a estratégia 1/N. Por essa razão, a versão com rebalanceamento mensal foi adotada como referência comparativa primária.</w:t>
      </w:r>
    </w:p>
    <w:p w14:paraId="733EA277"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Ausência de testes de significância estatística.</w:t>
      </w:r>
      <w:r>
        <w:t xml:space="preserve"> As diferenças de desempenho entre estratégias são expressas em termos de retornos acumulados e índices de Sharpe, mas não são acompanhadas de testes </w:t>
      </w:r>
      <w:r>
        <w:lastRenderedPageBreak/>
        <w:t>formais de significância estatística — como o teste de Jobson-</w:t>
      </w:r>
      <w:proofErr w:type="spellStart"/>
      <w:r>
        <w:t>Korkie</w:t>
      </w:r>
      <w:proofErr w:type="spellEnd"/>
      <w:r>
        <w:t xml:space="preserve"> (1981) para igualdade de Índices de Sharpe ou o teste de </w:t>
      </w:r>
      <w:proofErr w:type="spellStart"/>
      <w:r>
        <w:t>Ledoit</w:t>
      </w:r>
      <w:proofErr w:type="spellEnd"/>
      <w:r>
        <w:t>-Wolf (2008) para diferenças de retorno ajustado ao risco. A interpretação dos resultados deve considerar que o período de 132 meses, embora substantivo, pode ser insuficiente para distinguir habilidade de sorte em estratégias de alto risco.</w:t>
      </w:r>
    </w:p>
    <w:p w14:paraId="44EBA9E3" w14:textId="77777777" w:rsidR="00C677C0" w:rsidRDefault="00C677C0" w:rsidP="00B8687C"/>
    <w:p w14:paraId="1FE150A5" w14:textId="77777777" w:rsidR="00B8687C" w:rsidRPr="00B8687C" w:rsidRDefault="00B8687C" w:rsidP="00B8687C">
      <w:pPr>
        <w:rPr>
          <w:sz w:val="24"/>
          <w:szCs w:val="24"/>
        </w:rPr>
      </w:pPr>
    </w:p>
    <w:p w14:paraId="21DF81FD" w14:textId="77777777" w:rsidR="00B8687C" w:rsidRPr="00B8687C" w:rsidRDefault="00B8687C" w:rsidP="003F1C11">
      <w:pPr>
        <w:pStyle w:val="Ttulo2"/>
        <w:numPr>
          <w:ilvl w:val="1"/>
          <w:numId w:val="57"/>
        </w:numPr>
        <w:jc w:val="left"/>
        <w:rPr>
          <w:b w:val="0"/>
          <w:sz w:val="22"/>
          <w:szCs w:val="24"/>
        </w:rPr>
      </w:pPr>
      <w:bookmarkStart w:id="163" w:name="_Toc231448222"/>
      <w:r>
        <w:rPr>
          <w:sz w:val="24"/>
        </w:rPr>
        <w:t>Sugestões para Pesquisas Futuras</w:t>
      </w:r>
      <w:bookmarkEnd w:id="163"/>
    </w:p>
    <w:p w14:paraId="168A9BA8" w14:textId="77777777" w:rsidR="00B8687C" w:rsidRDefault="00B8687C" w:rsidP="00B8687C"/>
    <w:p w14:paraId="5E824037" w14:textId="77777777" w:rsidR="00C677C0" w:rsidRDefault="00C677C0" w:rsidP="00C677C0">
      <w:pPr>
        <w:pStyle w:val="font-claude-response-body"/>
        <w:spacing w:before="0" w:beforeAutospacing="0" w:after="0" w:afterAutospacing="0" w:line="360" w:lineRule="auto"/>
        <w:ind w:firstLine="851"/>
        <w:jc w:val="both"/>
      </w:pPr>
      <w:r>
        <w:t>Com base nos resultados e limitações deste trabalho, identificam-se cinco direções prioritárias para pesquisas futuras:</w:t>
      </w:r>
    </w:p>
    <w:p w14:paraId="45E6630F"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Covariância dinâmica (DCC-GARCH).</w:t>
      </w:r>
      <w:r>
        <w:t xml:space="preserve"> A quebra estrutural na variância detectada nos testes econométricos, com volatilidade do período COVID representando quase o dobro da volatilidade do período normal, sugere que a estimação estática da matriz de covariância é o principal ponto de fragilidade das estratégias L1 implementadas. A substituição por um modelo DCC-GARCH (</w:t>
      </w:r>
      <w:r>
        <w:rPr>
          <w:rStyle w:val="nfase"/>
        </w:rPr>
        <w:t xml:space="preserve">Dynamic </w:t>
      </w:r>
      <w:proofErr w:type="spellStart"/>
      <w:r>
        <w:rPr>
          <w:rStyle w:val="nfase"/>
        </w:rPr>
        <w:t>Conditional</w:t>
      </w:r>
      <w:proofErr w:type="spellEnd"/>
      <w:r>
        <w:rPr>
          <w:rStyle w:val="nfase"/>
        </w:rPr>
        <w:t xml:space="preserve"> </w:t>
      </w:r>
      <w:proofErr w:type="spellStart"/>
      <w:r>
        <w:rPr>
          <w:rStyle w:val="nfase"/>
        </w:rPr>
        <w:t>Correlation</w:t>
      </w:r>
      <w:proofErr w:type="spellEnd"/>
      <w:r>
        <w:t>) permitiria que a covariância se adaptasse em tempo real às mudanças de regime, potencialmente melhorando o desempenho especialmente nos períodos de crise.</w:t>
      </w:r>
    </w:p>
    <w:p w14:paraId="32731190"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Extensão do Black-</w:t>
      </w:r>
      <w:proofErr w:type="spellStart"/>
      <w:r>
        <w:rPr>
          <w:rStyle w:val="Forte"/>
        </w:rPr>
        <w:t>Litterman</w:t>
      </w:r>
      <w:proofErr w:type="spellEnd"/>
      <w:r>
        <w:rPr>
          <w:rStyle w:val="Forte"/>
        </w:rPr>
        <w:t xml:space="preserve"> com delta e pesos históricos.</w:t>
      </w:r>
      <w:r>
        <w:t xml:space="preserve"> A reconstrução do modelo BL com capitalizações de mercado históricas e delta derivado de subperíodos de prêmio de risco positivo permitiria avaliar se a falha observada decorre das limitações das visões LSTM ou das inconsistências de implementação do prior identificadas neste trabalho.</w:t>
      </w:r>
    </w:p>
    <w:p w14:paraId="0375965C"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LSTM como estimador de volatilidade, não de retorno.</w:t>
      </w:r>
      <w:r>
        <w:t xml:space="preserve"> Uma extensão direta e metodologicamente mais defensável seria utilizar a rede LSTM para estimar dinamicamente a diagonal da matriz </w:t>
      </w:r>
      <w:r>
        <w:rPr>
          <w:rStyle w:val="katex-mathml"/>
        </w:rPr>
        <w:t>Ω\</w:t>
      </w:r>
      <w:proofErr w:type="spellStart"/>
      <w:r>
        <w:rPr>
          <w:rStyle w:val="katex-mathml"/>
        </w:rPr>
        <w:t>Omega</w:t>
      </w:r>
      <w:proofErr w:type="spellEnd"/>
      <w:r>
        <w:rPr>
          <w:rStyle w:val="katex-mathml"/>
        </w:rPr>
        <w:t xml:space="preserve"> </w:t>
      </w:r>
      <w:r>
        <w:rPr>
          <w:rStyle w:val="mord"/>
        </w:rPr>
        <w:t>Ω</w:t>
      </w:r>
      <w:r>
        <w:t xml:space="preserve"> do modelo BL — ou seja, a incerteza das visões — em vez de gerar as próprias visões de retorno. Nessa configuração, o LSTM atuaria como um calibrador de confiança, deixando a estimação da direção dos retornos para o prior de equilíbrio.</w:t>
      </w:r>
    </w:p>
    <w:p w14:paraId="5116011E"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Inclusão do benchmark 1/N e teste de Jobson-</w:t>
      </w:r>
      <w:proofErr w:type="spellStart"/>
      <w:r>
        <w:rPr>
          <w:rStyle w:val="Forte"/>
        </w:rPr>
        <w:t>Korkie</w:t>
      </w:r>
      <w:proofErr w:type="spellEnd"/>
      <w:r>
        <w:rPr>
          <w:rStyle w:val="Forte"/>
        </w:rPr>
        <w:t>.</w:t>
      </w:r>
      <w:r>
        <w:t xml:space="preserve"> A adição da carteira igualmente ponderada como referência e a aplicação de testes formais de significância são extensões metodológicas imediatas que elevariam o rigor </w:t>
      </w:r>
      <w:r>
        <w:lastRenderedPageBreak/>
        <w:t>científico do estudo e permitiriam afirmações mais robustas sobre a geração de alfa pelas estratégias implementadas.</w:t>
      </w:r>
    </w:p>
    <w:p w14:paraId="5435B07E"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Análise de subperíodos.</w:t>
      </w:r>
      <w:r>
        <w:t xml:space="preserve"> A avaliação do desempenho das estratégias separadamente nos regimes de alta volatilidade (2015–2016 e 2020) e nos períodos de normalidade (2017–2019 e 2021–2025) permitiria identificar em quais condições de mercado cada estratégia apresenta vantagem relativa — informação de alto valor prático para investidores que precisam selecionar estratégias em função das condições macroeconômicas vigentes.</w:t>
      </w:r>
    </w:p>
    <w:p w14:paraId="2AC0AE63" w14:textId="77777777" w:rsidR="00C677C0" w:rsidRDefault="00C677C0" w:rsidP="00B8687C"/>
    <w:p w14:paraId="3CEED2EC" w14:textId="77777777" w:rsidR="00C677C0" w:rsidRPr="00B8687C" w:rsidRDefault="00C677C0" w:rsidP="003F1C11">
      <w:pPr>
        <w:pStyle w:val="Ttulo2"/>
        <w:numPr>
          <w:ilvl w:val="1"/>
          <w:numId w:val="57"/>
        </w:numPr>
        <w:jc w:val="left"/>
        <w:rPr>
          <w:b w:val="0"/>
          <w:sz w:val="22"/>
          <w:szCs w:val="24"/>
        </w:rPr>
      </w:pPr>
      <w:bookmarkStart w:id="164" w:name="_Toc231448223"/>
      <w:r>
        <w:t>Considerações Finais</w:t>
      </w:r>
      <w:bookmarkEnd w:id="164"/>
    </w:p>
    <w:p w14:paraId="311E8219" w14:textId="77777777" w:rsidR="00B8687C" w:rsidRDefault="00B8687C" w:rsidP="00B8687C"/>
    <w:p w14:paraId="7A71D52A" w14:textId="77777777" w:rsidR="00C677C0" w:rsidRDefault="00C677C0" w:rsidP="00C677C0">
      <w:pPr>
        <w:pStyle w:val="font-claude-response-body"/>
        <w:spacing w:before="0" w:beforeAutospacing="0" w:after="0" w:afterAutospacing="0" w:line="360" w:lineRule="auto"/>
        <w:ind w:firstLine="851"/>
        <w:jc w:val="both"/>
      </w:pPr>
      <w:r>
        <w:t xml:space="preserve">Este trabalho demonstrou que, no mercado acionário brasileiro no período de 2015 a 2025, a complexidade dos modelos de estimação não foi aliada do desempenho </w:t>
      </w:r>
      <w:r>
        <w:rPr>
          <w:rStyle w:val="nfase"/>
        </w:rPr>
        <w:t>out-</w:t>
      </w:r>
      <w:proofErr w:type="spellStart"/>
      <w:r>
        <w:rPr>
          <w:rStyle w:val="nfase"/>
        </w:rPr>
        <w:t>of</w:t>
      </w:r>
      <w:proofErr w:type="spellEnd"/>
      <w:r>
        <w:rPr>
          <w:rStyle w:val="nfase"/>
        </w:rPr>
        <w:t>-sample</w:t>
      </w:r>
      <w:r>
        <w:t>. A carteira de Mínima Variância, ao ignorar deliberadamente o componente de retorno esperado, eliminou a principal fonte de erro de estimação do processo de otimização e produziu resultados superiores a todos os demais modelos testados, incluindo o índice de mercado e a taxa livre de risco.</w:t>
      </w:r>
    </w:p>
    <w:p w14:paraId="7C0BB586" w14:textId="77777777" w:rsidR="00C677C0" w:rsidRDefault="00C677C0" w:rsidP="00C677C0">
      <w:pPr>
        <w:pStyle w:val="font-claude-response-body"/>
        <w:spacing w:before="0" w:beforeAutospacing="0" w:after="0" w:afterAutospacing="0" w:line="360" w:lineRule="auto"/>
        <w:ind w:firstLine="851"/>
        <w:jc w:val="both"/>
      </w:pPr>
      <w:r>
        <w:t>Esse achado não é uma crítica à teoria de Black-</w:t>
      </w:r>
      <w:proofErr w:type="spellStart"/>
      <w:r>
        <w:t>Litterman</w:t>
      </w:r>
      <w:proofErr w:type="spellEnd"/>
      <w:r>
        <w:t xml:space="preserve"> ou ao uso de aprendizado de máquina em finanças — é uma evidência sobre as condições necessárias para que esses modelos funcionem. O Black-</w:t>
      </w:r>
      <w:proofErr w:type="spellStart"/>
      <w:r>
        <w:t>Litterman</w:t>
      </w:r>
      <w:proofErr w:type="spellEnd"/>
      <w:r>
        <w:t xml:space="preserve"> exige um prior bem calibrado, visões com poder preditivo genuíno e mecanismos de controle de turnover adequados ao sinal gerado pelas visões. O LSTM exige séries com relação sinal-ruído suficiente para que padrões aprendidos no treino persistam no teste. Em um mercado com a volatilidade e a complexidade macroeconômica do Brasil, nenhuma dessas condições foi plenamente satisfeita na implementação realizada.</w:t>
      </w:r>
    </w:p>
    <w:p w14:paraId="683FCCE3" w14:textId="77777777" w:rsidR="00C677C0" w:rsidRDefault="00C677C0" w:rsidP="00C677C0">
      <w:pPr>
        <w:pStyle w:val="font-claude-response-body"/>
        <w:spacing w:before="0" w:beforeAutospacing="0" w:after="0" w:afterAutospacing="0" w:line="360" w:lineRule="auto"/>
        <w:ind w:firstLine="851"/>
        <w:jc w:val="both"/>
      </w:pPr>
      <w:r>
        <w:t xml:space="preserve">O resultado, portanto, não é uma falha dos modelos — é um resultado científico. A constatação de que estratégias simples superam estratégias sofisticadas em um mercado emergente específico, durante um período específico, é uma contribuição empírica legítima para a literatura de finanças quantitativas brasileiras, alinhada com os resultados de Santos e Tessari (2012) e com a tradição inaugurada por </w:t>
      </w:r>
      <w:proofErr w:type="spellStart"/>
      <w:r>
        <w:t>DeMiguel</w:t>
      </w:r>
      <w:proofErr w:type="spellEnd"/>
      <w:r>
        <w:t xml:space="preserve"> et al. (2009).</w:t>
      </w:r>
    </w:p>
    <w:p w14:paraId="72A4205D" w14:textId="77777777" w:rsidR="0086671B" w:rsidRDefault="00C677C0" w:rsidP="00F61AE8">
      <w:pPr>
        <w:pStyle w:val="font-claude-response-body"/>
        <w:spacing w:before="0" w:beforeAutospacing="0" w:after="0" w:afterAutospacing="0" w:line="360" w:lineRule="auto"/>
        <w:ind w:firstLine="851"/>
        <w:jc w:val="both"/>
      </w:pPr>
      <w:r>
        <w:t>Ao pesquisador que se debruçar sobre esses dados com modelos mais robustos — prior historicamente calibrado, covariância dinâmica, visões com validação preditiva formal e período padronizado — o desafio permanece em aberto: superar consistentemente a Mínima Variância, a mais simples das estratégias, no mercado acionário brasileiro.</w:t>
      </w:r>
      <w:r>
        <w:br w:type="page"/>
      </w:r>
    </w:p>
    <w:p w14:paraId="1D7A9250" w14:textId="77777777"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65" w:name="_Toc231448224"/>
      <w:r>
        <w:lastRenderedPageBreak/>
        <w:t>REFERÊNCIAS</w:t>
      </w:r>
      <w:bookmarkEnd w:id="165"/>
    </w:p>
    <w:p w14:paraId="024BCABA" w14:textId="77777777" w:rsidR="00F61AE8" w:rsidRDefault="00F61AE8" w:rsidP="00F61AE8"/>
    <w:p w14:paraId="30ACF5DF" w14:textId="77777777" w:rsidR="00F61AE8" w:rsidRPr="008A0506" w:rsidRDefault="00F61AE8" w:rsidP="00F61AE8">
      <w:pPr>
        <w:pStyle w:val="font-claude-response-body"/>
        <w:rPr>
          <w:lang w:val="en-US"/>
        </w:rPr>
      </w:pPr>
      <w:r>
        <w:rPr>
          <w:lang w:val="en-US"/>
        </w:rPr>
        <w:t xml:space="preserve">BLACK, Fischer. Capital market equilibrium with restricted borrowing. </w:t>
      </w:r>
      <w:r>
        <w:rPr>
          <w:rStyle w:val="Forte"/>
          <w:lang w:val="en-US"/>
        </w:rPr>
        <w:t>The Journal of Business</w:t>
      </w:r>
      <w:r>
        <w:rPr>
          <w:lang w:val="en-US"/>
        </w:rPr>
        <w:t xml:space="preserve">, Chicago, v. 45, n. 3, p. 444–455, </w:t>
      </w:r>
      <w:proofErr w:type="spellStart"/>
      <w:r>
        <w:rPr>
          <w:lang w:val="en-US"/>
        </w:rPr>
        <w:t>jul.</w:t>
      </w:r>
      <w:proofErr w:type="spellEnd"/>
      <w:r>
        <w:rPr>
          <w:lang w:val="en-US"/>
        </w:rPr>
        <w:t xml:space="preserve"> 1972.</w:t>
      </w:r>
    </w:p>
    <w:p w14:paraId="76613D9C" w14:textId="77777777" w:rsidR="00F61AE8" w:rsidRPr="008A0506" w:rsidRDefault="00F61AE8" w:rsidP="00F61AE8">
      <w:pPr>
        <w:pStyle w:val="font-claude-response-body"/>
        <w:rPr>
          <w:lang w:val="en-US"/>
        </w:rPr>
      </w:pPr>
      <w:r>
        <w:rPr>
          <w:lang w:val="en-US"/>
        </w:rPr>
        <w:t xml:space="preserve">BLACK, Fischer; LITTERMAN, Robert. Global portfolio optimization. </w:t>
      </w:r>
      <w:r>
        <w:rPr>
          <w:rStyle w:val="Forte"/>
          <w:lang w:val="en-US"/>
        </w:rPr>
        <w:t>Financial Analysts Journal</w:t>
      </w:r>
      <w:r>
        <w:rPr>
          <w:lang w:val="en-US"/>
        </w:rPr>
        <w:t xml:space="preserve">, Charlottesville, v. 48, n. 5, p. 28–43, </w:t>
      </w:r>
      <w:proofErr w:type="gramStart"/>
      <w:r>
        <w:rPr>
          <w:lang w:val="en-US"/>
        </w:rPr>
        <w:t>set./</w:t>
      </w:r>
      <w:proofErr w:type="gramEnd"/>
      <w:r>
        <w:rPr>
          <w:lang w:val="en-US"/>
        </w:rPr>
        <w:t>out. 1992.</w:t>
      </w:r>
    </w:p>
    <w:p w14:paraId="0B857319" w14:textId="77777777" w:rsidR="00F61AE8" w:rsidRPr="008A0506" w:rsidRDefault="00F61AE8" w:rsidP="00F61AE8">
      <w:pPr>
        <w:pStyle w:val="font-claude-response-body"/>
        <w:rPr>
          <w:lang w:val="en-US"/>
        </w:rPr>
      </w:pPr>
      <w:r>
        <w:rPr>
          <w:lang w:val="en-US"/>
        </w:rPr>
        <w:t xml:space="preserve">BOYD, Stephen; VANDENBERGHE, Lieven. </w:t>
      </w:r>
      <w:r>
        <w:rPr>
          <w:rStyle w:val="Forte"/>
          <w:lang w:val="en-US"/>
        </w:rPr>
        <w:t>Convex optimization</w:t>
      </w:r>
      <w:r>
        <w:rPr>
          <w:lang w:val="en-US"/>
        </w:rPr>
        <w:t>. Cambridge: Cambridge University Press, 2004.</w:t>
      </w:r>
    </w:p>
    <w:p w14:paraId="199D4F71" w14:textId="77777777" w:rsidR="00F61AE8" w:rsidRPr="008A0506" w:rsidRDefault="00F61AE8" w:rsidP="00F61AE8">
      <w:pPr>
        <w:pStyle w:val="font-claude-response-body"/>
        <w:rPr>
          <w:lang w:val="en-US"/>
        </w:rPr>
      </w:pPr>
      <w:r>
        <w:rPr>
          <w:lang w:val="en-US"/>
        </w:rPr>
        <w:t xml:space="preserve">CAMPBELL, John Y.; LO, Andrew W.; MACKINLAY, A. Craig. </w:t>
      </w:r>
      <w:r>
        <w:rPr>
          <w:rStyle w:val="Forte"/>
          <w:lang w:val="en-US"/>
        </w:rPr>
        <w:t>The econometrics of financial markets</w:t>
      </w:r>
      <w:r>
        <w:rPr>
          <w:lang w:val="en-US"/>
        </w:rPr>
        <w:t>. Princeton: Princeton University Press, 1997.</w:t>
      </w:r>
    </w:p>
    <w:p w14:paraId="42FD4EDC" w14:textId="77777777" w:rsidR="00F61AE8" w:rsidRPr="008A0506" w:rsidRDefault="00F61AE8" w:rsidP="00F61AE8">
      <w:pPr>
        <w:pStyle w:val="font-claude-response-body"/>
        <w:rPr>
          <w:lang w:val="en-US"/>
        </w:rPr>
      </w:pPr>
      <w:r>
        <w:rPr>
          <w:lang w:val="en-US"/>
        </w:rPr>
        <w:t xml:space="preserve">CHOW, Gregory C. Tests of equality between sets of coefficients in two linear regressions. </w:t>
      </w:r>
      <w:proofErr w:type="spellStart"/>
      <w:r>
        <w:rPr>
          <w:rStyle w:val="Forte"/>
          <w:lang w:val="en-US"/>
        </w:rPr>
        <w:t>Econometrica</w:t>
      </w:r>
      <w:proofErr w:type="spellEnd"/>
      <w:r>
        <w:rPr>
          <w:lang w:val="en-US"/>
        </w:rPr>
        <w:t xml:space="preserve">, New Haven, v. 28, n. 3, p. 591–605, </w:t>
      </w:r>
      <w:proofErr w:type="spellStart"/>
      <w:r>
        <w:rPr>
          <w:lang w:val="en-US"/>
        </w:rPr>
        <w:t>jul.</w:t>
      </w:r>
      <w:proofErr w:type="spellEnd"/>
      <w:r>
        <w:rPr>
          <w:lang w:val="en-US"/>
        </w:rPr>
        <w:t xml:space="preserve"> 1960.</w:t>
      </w:r>
    </w:p>
    <w:p w14:paraId="0AC7193A" w14:textId="77777777" w:rsidR="00F61AE8" w:rsidRPr="00405771" w:rsidRDefault="00F61AE8" w:rsidP="00F61AE8">
      <w:pPr>
        <w:pStyle w:val="font-claude-response-body"/>
        <w:rPr>
          <w:lang w:val="en-US"/>
        </w:rPr>
      </w:pPr>
      <w:r>
        <w:rPr>
          <w:lang w:val="en-US"/>
        </w:rPr>
        <w:t xml:space="preserve">DAMODARAN, Aswath. </w:t>
      </w:r>
      <w:r>
        <w:rPr>
          <w:rStyle w:val="Forte"/>
          <w:lang w:val="en-US"/>
        </w:rPr>
        <w:t>Investment valuation</w:t>
      </w:r>
      <w:r>
        <w:rPr>
          <w:lang w:val="en-US"/>
        </w:rPr>
        <w:t>: tools and techniques for determining the value of any asset. 3. ed. Hoboken: John Wiley &amp; Sons, 2012.</w:t>
      </w:r>
    </w:p>
    <w:p w14:paraId="131F8E9B" w14:textId="77777777" w:rsidR="00F61AE8" w:rsidRPr="008A0506" w:rsidRDefault="00F61AE8" w:rsidP="00F61AE8">
      <w:pPr>
        <w:pStyle w:val="font-claude-response-body"/>
        <w:rPr>
          <w:lang w:val="en-US"/>
        </w:rPr>
      </w:pPr>
      <w:r>
        <w:t xml:space="preserve">DEMIGUEL, Victor; GARLAPPI, Lorenzo; UPPAL, Raman. </w:t>
      </w:r>
      <w:r>
        <w:rPr>
          <w:lang w:val="en-US"/>
        </w:rPr>
        <w:t xml:space="preserve">Optimal versus naive diversification: how inefficient is the 1/N portfolio strategy? </w:t>
      </w:r>
      <w:r>
        <w:rPr>
          <w:rStyle w:val="Forte"/>
          <w:lang w:val="en-US"/>
        </w:rPr>
        <w:t>The Review of Financial Studies</w:t>
      </w:r>
      <w:r>
        <w:rPr>
          <w:lang w:val="en-US"/>
        </w:rPr>
        <w:t xml:space="preserve">, Oxford, v. 22, n. 5, p. 1915–1953, </w:t>
      </w:r>
      <w:proofErr w:type="spellStart"/>
      <w:r>
        <w:rPr>
          <w:lang w:val="en-US"/>
        </w:rPr>
        <w:t>maio</w:t>
      </w:r>
      <w:proofErr w:type="spellEnd"/>
      <w:r>
        <w:rPr>
          <w:lang w:val="en-US"/>
        </w:rPr>
        <w:t xml:space="preserve"> 2009.</w:t>
      </w:r>
    </w:p>
    <w:p w14:paraId="3CAE7D31" w14:textId="77777777" w:rsidR="00F61AE8" w:rsidRPr="008A0506" w:rsidRDefault="00F61AE8" w:rsidP="00F61AE8">
      <w:pPr>
        <w:pStyle w:val="font-claude-response-body"/>
        <w:rPr>
          <w:lang w:val="en-US"/>
        </w:rPr>
      </w:pPr>
      <w:r>
        <w:rPr>
          <w:lang w:val="en-US"/>
        </w:rPr>
        <w:t xml:space="preserve">DICKEY, David A.; FULLER, Wayne A. Distribution of the estimators for autoregressive time series with a unit root. </w:t>
      </w:r>
      <w:r>
        <w:rPr>
          <w:rStyle w:val="Forte"/>
          <w:lang w:val="en-US"/>
        </w:rPr>
        <w:t>Journal of the American Statistical Association</w:t>
      </w:r>
      <w:r>
        <w:rPr>
          <w:lang w:val="en-US"/>
        </w:rPr>
        <w:t>, Alexandria, v. 74, n. 366, p. 427–431, jun. 1979.</w:t>
      </w:r>
    </w:p>
    <w:p w14:paraId="0D059313" w14:textId="77777777" w:rsidR="00F61AE8" w:rsidRPr="008A0506" w:rsidRDefault="00F61AE8" w:rsidP="00F61AE8">
      <w:pPr>
        <w:pStyle w:val="font-claude-response-body"/>
        <w:rPr>
          <w:lang w:val="en-US"/>
        </w:rPr>
      </w:pPr>
      <w:r>
        <w:rPr>
          <w:lang w:val="en-US"/>
        </w:rPr>
        <w:t xml:space="preserve">ENGLE, Robert F. Autoregressive conditional heteroscedasticity with estimates of the variance of United Kingdom inflation. </w:t>
      </w:r>
      <w:proofErr w:type="spellStart"/>
      <w:r>
        <w:rPr>
          <w:rStyle w:val="Forte"/>
          <w:lang w:val="en-US"/>
        </w:rPr>
        <w:t>Econometrica</w:t>
      </w:r>
      <w:proofErr w:type="spellEnd"/>
      <w:r>
        <w:rPr>
          <w:lang w:val="en-US"/>
        </w:rPr>
        <w:t xml:space="preserve">, New Haven, v. 50, n. 4, p. 987–1007, </w:t>
      </w:r>
      <w:proofErr w:type="spellStart"/>
      <w:r>
        <w:rPr>
          <w:lang w:val="en-US"/>
        </w:rPr>
        <w:t>jul.</w:t>
      </w:r>
      <w:proofErr w:type="spellEnd"/>
      <w:r>
        <w:rPr>
          <w:lang w:val="en-US"/>
        </w:rPr>
        <w:t xml:space="preserve"> 1982.</w:t>
      </w:r>
    </w:p>
    <w:p w14:paraId="29E80450" w14:textId="77777777" w:rsidR="00F61AE8" w:rsidRPr="008A0506" w:rsidRDefault="00F61AE8" w:rsidP="00F61AE8">
      <w:pPr>
        <w:pStyle w:val="font-claude-response-body"/>
        <w:rPr>
          <w:lang w:val="en-US"/>
        </w:rPr>
      </w:pPr>
      <w:r>
        <w:rPr>
          <w:lang w:val="en-US"/>
        </w:rPr>
        <w:t xml:space="preserve">FAMA, Eugene F. Efficient capital markets: a review of theory and empirical work. </w:t>
      </w:r>
      <w:r>
        <w:rPr>
          <w:rStyle w:val="Forte"/>
          <w:lang w:val="en-US"/>
        </w:rPr>
        <w:t>The Journal of Finance</w:t>
      </w:r>
      <w:r>
        <w:rPr>
          <w:lang w:val="en-US"/>
        </w:rPr>
        <w:t xml:space="preserve">, Hoboken, v. 25, n. 2, p. 383–417, </w:t>
      </w:r>
      <w:proofErr w:type="spellStart"/>
      <w:r>
        <w:rPr>
          <w:lang w:val="en-US"/>
        </w:rPr>
        <w:t>maio</w:t>
      </w:r>
      <w:proofErr w:type="spellEnd"/>
      <w:r>
        <w:rPr>
          <w:lang w:val="en-US"/>
        </w:rPr>
        <w:t xml:space="preserve"> 1970.</w:t>
      </w:r>
    </w:p>
    <w:p w14:paraId="44FA44AF" w14:textId="77777777" w:rsidR="00F61AE8" w:rsidRPr="008A0506" w:rsidRDefault="00F61AE8" w:rsidP="00F61AE8">
      <w:pPr>
        <w:pStyle w:val="font-claude-response-body"/>
        <w:rPr>
          <w:lang w:val="en-US"/>
        </w:rPr>
      </w:pPr>
      <w:r>
        <w:rPr>
          <w:lang w:val="en-US"/>
        </w:rPr>
        <w:t xml:space="preserve">FAMA, Eugene F.; FRENCH, Kenneth R. Common risk factors in the returns on stocks and bonds. </w:t>
      </w:r>
      <w:r>
        <w:rPr>
          <w:rStyle w:val="Forte"/>
          <w:lang w:val="en-US"/>
        </w:rPr>
        <w:t>Journal of Financial Economics</w:t>
      </w:r>
      <w:r>
        <w:rPr>
          <w:lang w:val="en-US"/>
        </w:rPr>
        <w:t xml:space="preserve">, Amsterdam, v. 33, n. 1, p. 3–56, </w:t>
      </w:r>
      <w:proofErr w:type="spellStart"/>
      <w:r>
        <w:rPr>
          <w:lang w:val="en-US"/>
        </w:rPr>
        <w:t>fev</w:t>
      </w:r>
      <w:proofErr w:type="spellEnd"/>
      <w:r>
        <w:rPr>
          <w:lang w:val="en-US"/>
        </w:rPr>
        <w:t>. 1993.</w:t>
      </w:r>
    </w:p>
    <w:p w14:paraId="5029BC53" w14:textId="77777777" w:rsidR="00F61AE8" w:rsidRPr="008A0506" w:rsidRDefault="00F61AE8" w:rsidP="00F61AE8">
      <w:pPr>
        <w:pStyle w:val="font-claude-response-body"/>
        <w:rPr>
          <w:lang w:val="en-US"/>
        </w:rPr>
      </w:pPr>
      <w:r>
        <w:rPr>
          <w:lang w:val="en-US"/>
        </w:rPr>
        <w:t xml:space="preserve">FAMA, Eugene F.; FRENCH, Kenneth R. A five-factor asset pricing model. </w:t>
      </w:r>
      <w:r>
        <w:rPr>
          <w:rStyle w:val="Forte"/>
          <w:lang w:val="en-US"/>
        </w:rPr>
        <w:t>Journal of Financial Economics</w:t>
      </w:r>
      <w:r>
        <w:rPr>
          <w:lang w:val="en-US"/>
        </w:rPr>
        <w:t>, Amsterdam, v. 116, n. 1, p. 1–22, abr. 2015.</w:t>
      </w:r>
    </w:p>
    <w:p w14:paraId="6C2A9251" w14:textId="77777777" w:rsidR="00F61AE8" w:rsidRPr="008A0506" w:rsidRDefault="00F61AE8" w:rsidP="00F61AE8">
      <w:pPr>
        <w:pStyle w:val="font-claude-response-body"/>
        <w:rPr>
          <w:lang w:val="en-US"/>
        </w:rPr>
      </w:pPr>
      <w:r>
        <w:rPr>
          <w:lang w:val="en-US"/>
        </w:rPr>
        <w:t xml:space="preserve">HE, </w:t>
      </w:r>
      <w:proofErr w:type="spellStart"/>
      <w:r>
        <w:rPr>
          <w:lang w:val="en-US"/>
        </w:rPr>
        <w:t>Guangliang</w:t>
      </w:r>
      <w:proofErr w:type="spellEnd"/>
      <w:r>
        <w:rPr>
          <w:lang w:val="en-US"/>
        </w:rPr>
        <w:t xml:space="preserve">; LITTERMAN, Robert. </w:t>
      </w:r>
      <w:r>
        <w:rPr>
          <w:rStyle w:val="Forte"/>
          <w:lang w:val="en-US"/>
        </w:rPr>
        <w:t>The intuition behind Black-</w:t>
      </w:r>
      <w:proofErr w:type="spellStart"/>
      <w:r>
        <w:rPr>
          <w:rStyle w:val="Forte"/>
          <w:lang w:val="en-US"/>
        </w:rPr>
        <w:t>Litterman</w:t>
      </w:r>
      <w:proofErr w:type="spellEnd"/>
      <w:r>
        <w:rPr>
          <w:rStyle w:val="Forte"/>
          <w:lang w:val="en-US"/>
        </w:rPr>
        <w:t xml:space="preserve"> model portfolios</w:t>
      </w:r>
      <w:r>
        <w:rPr>
          <w:lang w:val="en-US"/>
        </w:rPr>
        <w:t>. New York: Goldman Sachs Investment Management Division, 1999. (Investment Management Research).</w:t>
      </w:r>
    </w:p>
    <w:p w14:paraId="383C2948" w14:textId="77777777" w:rsidR="00F61AE8" w:rsidRPr="008A0506" w:rsidRDefault="00F61AE8" w:rsidP="00F61AE8">
      <w:pPr>
        <w:pStyle w:val="font-claude-response-body"/>
        <w:rPr>
          <w:lang w:val="en-US"/>
        </w:rPr>
      </w:pPr>
      <w:r>
        <w:rPr>
          <w:lang w:val="en-US"/>
        </w:rPr>
        <w:t xml:space="preserve">HOCHREITER, Sepp; SCHMIDHUBER, Jürgen. Long short-term memory. </w:t>
      </w:r>
      <w:r>
        <w:rPr>
          <w:rStyle w:val="Forte"/>
          <w:lang w:val="en-US"/>
        </w:rPr>
        <w:t>Neural Computation</w:t>
      </w:r>
      <w:r>
        <w:rPr>
          <w:lang w:val="en-US"/>
        </w:rPr>
        <w:t xml:space="preserve">, Cambridge, v. 9, n. 8, p. 1735–1780, </w:t>
      </w:r>
      <w:proofErr w:type="spellStart"/>
      <w:r>
        <w:rPr>
          <w:lang w:val="en-US"/>
        </w:rPr>
        <w:t>nov.</w:t>
      </w:r>
      <w:proofErr w:type="spellEnd"/>
      <w:r>
        <w:rPr>
          <w:lang w:val="en-US"/>
        </w:rPr>
        <w:t xml:space="preserve"> 1997.</w:t>
      </w:r>
    </w:p>
    <w:p w14:paraId="770892BC" w14:textId="77777777" w:rsidR="00F61AE8" w:rsidRPr="008A0506" w:rsidRDefault="00F61AE8" w:rsidP="00F61AE8">
      <w:pPr>
        <w:pStyle w:val="font-claude-response-body"/>
        <w:rPr>
          <w:lang w:val="en-US"/>
        </w:rPr>
      </w:pPr>
      <w:r>
        <w:rPr>
          <w:lang w:val="en-US"/>
        </w:rPr>
        <w:lastRenderedPageBreak/>
        <w:t xml:space="preserve">JARQUE, Carlos M.; BERA, Anil K. A test for normality of observations and regression residuals. </w:t>
      </w:r>
      <w:r>
        <w:rPr>
          <w:rStyle w:val="Forte"/>
          <w:lang w:val="en-US"/>
        </w:rPr>
        <w:t>International Statistical Review</w:t>
      </w:r>
      <w:r>
        <w:rPr>
          <w:lang w:val="en-US"/>
        </w:rPr>
        <w:t>, Hague, v. 55, n. 2, p. 163–172, ago. 1987.</w:t>
      </w:r>
    </w:p>
    <w:p w14:paraId="1EF21F80" w14:textId="77777777" w:rsidR="00F61AE8" w:rsidRPr="008A0506" w:rsidRDefault="00F61AE8" w:rsidP="00F61AE8">
      <w:pPr>
        <w:pStyle w:val="font-claude-response-body"/>
        <w:rPr>
          <w:lang w:val="en-US"/>
        </w:rPr>
      </w:pPr>
      <w:r>
        <w:rPr>
          <w:lang w:val="en-US"/>
        </w:rPr>
        <w:t xml:space="preserve">JOBSON, J. D.; KORKIE, Bob M. Performance hypothesis testing with the Sharpe and Treynor measures. </w:t>
      </w:r>
      <w:r>
        <w:rPr>
          <w:rStyle w:val="Forte"/>
          <w:lang w:val="en-US"/>
        </w:rPr>
        <w:t>The Journal of Finance</w:t>
      </w:r>
      <w:r>
        <w:rPr>
          <w:lang w:val="en-US"/>
        </w:rPr>
        <w:t>, Hoboken, v. 36, n. 4, p. 889–908, set. 1981.</w:t>
      </w:r>
    </w:p>
    <w:p w14:paraId="49AF25E0" w14:textId="77777777" w:rsidR="00F61AE8" w:rsidRPr="008A0506" w:rsidRDefault="00F61AE8" w:rsidP="00F61AE8">
      <w:pPr>
        <w:pStyle w:val="font-claude-response-body"/>
        <w:rPr>
          <w:lang w:val="en-US"/>
        </w:rPr>
      </w:pPr>
      <w:r>
        <w:rPr>
          <w:lang w:val="en-US"/>
        </w:rPr>
        <w:t xml:space="preserve">KAHNEMAN, Daniel; TVERSKY, Amos. Prospect theory: an analysis of decision under risk. </w:t>
      </w:r>
      <w:proofErr w:type="spellStart"/>
      <w:r>
        <w:rPr>
          <w:rStyle w:val="Forte"/>
          <w:lang w:val="en-US"/>
        </w:rPr>
        <w:t>Econometrica</w:t>
      </w:r>
      <w:proofErr w:type="spellEnd"/>
      <w:r>
        <w:rPr>
          <w:lang w:val="en-US"/>
        </w:rPr>
        <w:t>, New Haven, v. 47, n. 2, p. 263–291, mar. 1979.</w:t>
      </w:r>
    </w:p>
    <w:p w14:paraId="5F4CDAF0" w14:textId="77777777" w:rsidR="00F61AE8" w:rsidRPr="008A0506" w:rsidRDefault="00F61AE8" w:rsidP="00F61AE8">
      <w:pPr>
        <w:pStyle w:val="font-claude-response-body"/>
        <w:rPr>
          <w:lang w:val="en-US"/>
        </w:rPr>
      </w:pPr>
      <w:r>
        <w:rPr>
          <w:lang w:val="en-US"/>
        </w:rPr>
        <w:t xml:space="preserve">KWIATKOWSKI, Denis; PHILLIPS, Peter C. B.; SCHMIDT, Peter; SHIN, </w:t>
      </w:r>
      <w:proofErr w:type="spellStart"/>
      <w:r>
        <w:rPr>
          <w:lang w:val="en-US"/>
        </w:rPr>
        <w:t>Yongcheol</w:t>
      </w:r>
      <w:proofErr w:type="spellEnd"/>
      <w:r>
        <w:rPr>
          <w:lang w:val="en-US"/>
        </w:rPr>
        <w:t xml:space="preserve">. Testing the null hypothesis of stationarity against the alternative of a unit root. </w:t>
      </w:r>
      <w:r>
        <w:rPr>
          <w:rStyle w:val="Forte"/>
          <w:lang w:val="en-US"/>
        </w:rPr>
        <w:t>Journal of Econometrics</w:t>
      </w:r>
      <w:r>
        <w:rPr>
          <w:lang w:val="en-US"/>
        </w:rPr>
        <w:t xml:space="preserve">, Amsterdam, v. 54, n. 1–3, p. 159–178, </w:t>
      </w:r>
      <w:proofErr w:type="gramStart"/>
      <w:r>
        <w:rPr>
          <w:lang w:val="en-US"/>
        </w:rPr>
        <w:t>out./</w:t>
      </w:r>
      <w:proofErr w:type="spellStart"/>
      <w:proofErr w:type="gramEnd"/>
      <w:r>
        <w:rPr>
          <w:lang w:val="en-US"/>
        </w:rPr>
        <w:t>dez</w:t>
      </w:r>
      <w:proofErr w:type="spellEnd"/>
      <w:r>
        <w:rPr>
          <w:lang w:val="en-US"/>
        </w:rPr>
        <w:t>. 1992.</w:t>
      </w:r>
    </w:p>
    <w:p w14:paraId="22781DDA" w14:textId="77777777" w:rsidR="00F61AE8" w:rsidRPr="008A0506" w:rsidRDefault="00F61AE8" w:rsidP="00F61AE8">
      <w:pPr>
        <w:pStyle w:val="font-claude-response-body"/>
        <w:rPr>
          <w:lang w:val="en-US"/>
        </w:rPr>
      </w:pPr>
      <w:r>
        <w:rPr>
          <w:lang w:val="en-US"/>
        </w:rPr>
        <w:t xml:space="preserve">LEDOIT, Olivier; WOLF, Michael. A well-conditioned estimator for large-dimensional covariance matrices. </w:t>
      </w:r>
      <w:r>
        <w:rPr>
          <w:rStyle w:val="Forte"/>
          <w:lang w:val="en-US"/>
        </w:rPr>
        <w:t>Journal of Multivariate Analysis</w:t>
      </w:r>
      <w:r>
        <w:rPr>
          <w:lang w:val="en-US"/>
        </w:rPr>
        <w:t xml:space="preserve">, Amsterdam, v. 88, n. 2, p. 365–411, </w:t>
      </w:r>
      <w:proofErr w:type="spellStart"/>
      <w:r>
        <w:rPr>
          <w:lang w:val="en-US"/>
        </w:rPr>
        <w:t>fev</w:t>
      </w:r>
      <w:proofErr w:type="spellEnd"/>
      <w:r>
        <w:rPr>
          <w:lang w:val="en-US"/>
        </w:rPr>
        <w:t>. 2004.</w:t>
      </w:r>
    </w:p>
    <w:p w14:paraId="751E06EA" w14:textId="77777777" w:rsidR="00F61AE8" w:rsidRPr="008A0506" w:rsidRDefault="00F61AE8" w:rsidP="00F61AE8">
      <w:pPr>
        <w:pStyle w:val="font-claude-response-body"/>
        <w:rPr>
          <w:lang w:val="en-US"/>
        </w:rPr>
      </w:pPr>
      <w:r>
        <w:rPr>
          <w:lang w:val="en-US"/>
        </w:rPr>
        <w:t xml:space="preserve">LINTNER, John. The valuation of risk assets and the selection of risky investments in stock portfolios and capital budgets. </w:t>
      </w:r>
      <w:r>
        <w:rPr>
          <w:rStyle w:val="Forte"/>
          <w:lang w:val="en-US"/>
        </w:rPr>
        <w:t>The Review of Economics and Statistics</w:t>
      </w:r>
      <w:r>
        <w:rPr>
          <w:lang w:val="en-US"/>
        </w:rPr>
        <w:t xml:space="preserve">, Cambridge, v. 47, n. 1, p. 13–37, </w:t>
      </w:r>
      <w:proofErr w:type="spellStart"/>
      <w:r>
        <w:rPr>
          <w:lang w:val="en-US"/>
        </w:rPr>
        <w:t>fev</w:t>
      </w:r>
      <w:proofErr w:type="spellEnd"/>
      <w:r>
        <w:rPr>
          <w:lang w:val="en-US"/>
        </w:rPr>
        <w:t>. 1965.</w:t>
      </w:r>
    </w:p>
    <w:p w14:paraId="1BFC2D3B" w14:textId="77777777" w:rsidR="00F61AE8" w:rsidRPr="008A0506" w:rsidRDefault="00F61AE8" w:rsidP="00F61AE8">
      <w:pPr>
        <w:pStyle w:val="font-claude-response-body"/>
        <w:rPr>
          <w:lang w:val="en-US"/>
        </w:rPr>
      </w:pPr>
      <w:r>
        <w:rPr>
          <w:lang w:val="en-US"/>
        </w:rPr>
        <w:t xml:space="preserve">LJUNG, Greta M.; BOX, George E. P. On a measure of lack of fit in time series models. </w:t>
      </w:r>
      <w:proofErr w:type="spellStart"/>
      <w:r>
        <w:rPr>
          <w:rStyle w:val="Forte"/>
          <w:lang w:val="en-US"/>
        </w:rPr>
        <w:t>Biometrika</w:t>
      </w:r>
      <w:proofErr w:type="spellEnd"/>
      <w:r>
        <w:rPr>
          <w:lang w:val="en-US"/>
        </w:rPr>
        <w:t>, Oxford, v. 65, n. 2, p. 297–303, ago. 1978.</w:t>
      </w:r>
    </w:p>
    <w:p w14:paraId="345FEB67" w14:textId="77777777" w:rsidR="00F61AE8" w:rsidRPr="008A0506" w:rsidRDefault="00F61AE8" w:rsidP="00F61AE8">
      <w:pPr>
        <w:pStyle w:val="font-claude-response-body"/>
        <w:rPr>
          <w:lang w:val="en-US"/>
        </w:rPr>
      </w:pPr>
      <w:r>
        <w:rPr>
          <w:lang w:val="en-US"/>
        </w:rPr>
        <w:t xml:space="preserve">LO, Andrew W.; MACKINLAY, A. Craig. Stock market prices do not follow random walks: evidence from a simple specification test. </w:t>
      </w:r>
      <w:r>
        <w:rPr>
          <w:rStyle w:val="Forte"/>
          <w:lang w:val="en-US"/>
        </w:rPr>
        <w:t>The Review of Financial Studies</w:t>
      </w:r>
      <w:r>
        <w:rPr>
          <w:lang w:val="en-US"/>
        </w:rPr>
        <w:t xml:space="preserve">, Oxford, v. 1, n. 1, p. 41–66, </w:t>
      </w:r>
      <w:proofErr w:type="spellStart"/>
      <w:r>
        <w:rPr>
          <w:lang w:val="en-US"/>
        </w:rPr>
        <w:t>jan.</w:t>
      </w:r>
      <w:proofErr w:type="spellEnd"/>
      <w:r>
        <w:rPr>
          <w:lang w:val="en-US"/>
        </w:rPr>
        <w:t xml:space="preserve"> 1988.</w:t>
      </w:r>
    </w:p>
    <w:p w14:paraId="5ED6A662" w14:textId="77777777" w:rsidR="00F61AE8" w:rsidRPr="008A0506" w:rsidRDefault="00F61AE8" w:rsidP="00F61AE8">
      <w:pPr>
        <w:pStyle w:val="font-claude-response-body"/>
        <w:rPr>
          <w:lang w:val="en-US"/>
        </w:rPr>
      </w:pPr>
      <w:r>
        <w:rPr>
          <w:lang w:val="en-US"/>
        </w:rPr>
        <w:t xml:space="preserve">MARKOWITZ, Harry M. Portfolio selection. </w:t>
      </w:r>
      <w:r>
        <w:rPr>
          <w:rStyle w:val="Forte"/>
          <w:lang w:val="en-US"/>
        </w:rPr>
        <w:t>The Journal of Finance</w:t>
      </w:r>
      <w:r>
        <w:rPr>
          <w:lang w:val="en-US"/>
        </w:rPr>
        <w:t>, Hoboken, v. 7, n. 1, p. 77–91, mar. 1952.</w:t>
      </w:r>
    </w:p>
    <w:p w14:paraId="6BB9E0E1" w14:textId="77777777" w:rsidR="00F61AE8" w:rsidRPr="008A0506" w:rsidRDefault="00F61AE8" w:rsidP="00F61AE8">
      <w:pPr>
        <w:pStyle w:val="font-claude-response-body"/>
        <w:rPr>
          <w:lang w:val="en-US"/>
        </w:rPr>
      </w:pPr>
      <w:r>
        <w:rPr>
          <w:lang w:val="en-US"/>
        </w:rPr>
        <w:t xml:space="preserve">MARKOWITZ, Harry M. </w:t>
      </w:r>
      <w:r>
        <w:rPr>
          <w:rStyle w:val="Forte"/>
          <w:lang w:val="en-US"/>
        </w:rPr>
        <w:t>Portfolio selection</w:t>
      </w:r>
      <w:r>
        <w:rPr>
          <w:lang w:val="en-US"/>
        </w:rPr>
        <w:t>: efficient diversification of investments. New York: John Wiley &amp; Sons, 1959.</w:t>
      </w:r>
    </w:p>
    <w:p w14:paraId="54F50B6D" w14:textId="77777777" w:rsidR="00F61AE8" w:rsidRPr="008A0506" w:rsidRDefault="00F61AE8" w:rsidP="00F61AE8">
      <w:pPr>
        <w:pStyle w:val="font-claude-response-body"/>
        <w:rPr>
          <w:lang w:val="en-US"/>
        </w:rPr>
      </w:pPr>
      <w:r>
        <w:rPr>
          <w:lang w:val="en-US"/>
        </w:rPr>
        <w:t xml:space="preserve">MERTON, Robert C. An analytic derivation of the efficient portfolio frontier. </w:t>
      </w:r>
      <w:r>
        <w:rPr>
          <w:rStyle w:val="Forte"/>
          <w:lang w:val="en-US"/>
        </w:rPr>
        <w:t>The Journal of Financial and Quantitative Analysis</w:t>
      </w:r>
      <w:r>
        <w:rPr>
          <w:lang w:val="en-US"/>
        </w:rPr>
        <w:t>, Cambridge, v. 7, n. 4, p. 1851–1872, set. 1972.</w:t>
      </w:r>
    </w:p>
    <w:p w14:paraId="57C43FD2" w14:textId="77777777" w:rsidR="00F61AE8" w:rsidRPr="008A0506" w:rsidRDefault="00F61AE8" w:rsidP="00F61AE8">
      <w:pPr>
        <w:pStyle w:val="font-claude-response-body"/>
        <w:rPr>
          <w:lang w:val="en-US"/>
        </w:rPr>
      </w:pPr>
      <w:r>
        <w:t xml:space="preserve">NÚCLEO DE ECONOMIA FINANCEIRA E APLICADA (NEFIN). </w:t>
      </w:r>
      <w:r>
        <w:rPr>
          <w:rStyle w:val="Forte"/>
        </w:rPr>
        <w:t>Fatores de risco do mercado acionário brasileiro</w:t>
      </w:r>
      <w:r>
        <w:t xml:space="preserve">. São Paulo: FEA-USP, 2024. Disponível em: </w:t>
      </w:r>
      <w:hyperlink r:id="rId17" w:history="1">
        <w:r>
          <w:rPr>
            <w:rStyle w:val="Hyperlink"/>
          </w:rPr>
          <w:t>http://nefin.com.br/risk_factors.html</w:t>
        </w:r>
      </w:hyperlink>
      <w:r>
        <w:t xml:space="preserve">. </w:t>
      </w:r>
      <w:proofErr w:type="spellStart"/>
      <w:r>
        <w:rPr>
          <w:lang w:val="en-US"/>
        </w:rPr>
        <w:t>Acesso</w:t>
      </w:r>
      <w:proofErr w:type="spellEnd"/>
      <w:r>
        <w:rPr>
          <w:lang w:val="en-US"/>
        </w:rPr>
        <w:t xml:space="preserve"> </w:t>
      </w:r>
      <w:proofErr w:type="spellStart"/>
      <w:r>
        <w:rPr>
          <w:lang w:val="en-US"/>
        </w:rPr>
        <w:t>em</w:t>
      </w:r>
      <w:proofErr w:type="spellEnd"/>
      <w:r>
        <w:rPr>
          <w:lang w:val="en-US"/>
        </w:rPr>
        <w:t xml:space="preserve">: </w:t>
      </w:r>
      <w:proofErr w:type="spellStart"/>
      <w:r>
        <w:rPr>
          <w:lang w:val="en-US"/>
        </w:rPr>
        <w:t>jan.</w:t>
      </w:r>
      <w:proofErr w:type="spellEnd"/>
      <w:r>
        <w:rPr>
          <w:lang w:val="en-US"/>
        </w:rPr>
        <w:t xml:space="preserve"> 2025.</w:t>
      </w:r>
    </w:p>
    <w:p w14:paraId="1ED1325C" w14:textId="77777777" w:rsidR="00F61AE8" w:rsidRPr="008A0506" w:rsidRDefault="00F61AE8" w:rsidP="00F61AE8">
      <w:pPr>
        <w:pStyle w:val="font-claude-response-body"/>
        <w:rPr>
          <w:lang w:val="en-US"/>
        </w:rPr>
      </w:pPr>
      <w:r>
        <w:rPr>
          <w:lang w:val="en-US"/>
        </w:rPr>
        <w:t xml:space="preserve">ROCKAFELLAR, R. Tyrrell; URYASEV, Stanislav. Conditional value-at-risk for general loss distributions. </w:t>
      </w:r>
      <w:r>
        <w:rPr>
          <w:rStyle w:val="Forte"/>
          <w:lang w:val="en-US"/>
        </w:rPr>
        <w:t>Journal of Banking &amp; Finance</w:t>
      </w:r>
      <w:r>
        <w:rPr>
          <w:lang w:val="en-US"/>
        </w:rPr>
        <w:t xml:space="preserve">, Amsterdam, v. 26, n. 7, p. 1443–1471, </w:t>
      </w:r>
      <w:proofErr w:type="spellStart"/>
      <w:r>
        <w:rPr>
          <w:lang w:val="en-US"/>
        </w:rPr>
        <w:t>jul.</w:t>
      </w:r>
      <w:proofErr w:type="spellEnd"/>
      <w:r>
        <w:rPr>
          <w:lang w:val="en-US"/>
        </w:rPr>
        <w:t xml:space="preserve"> 2002.</w:t>
      </w:r>
    </w:p>
    <w:p w14:paraId="5A85A972" w14:textId="77777777" w:rsidR="00F61AE8" w:rsidRPr="008A0506" w:rsidRDefault="00F61AE8" w:rsidP="00F61AE8">
      <w:pPr>
        <w:pStyle w:val="font-claude-response-body"/>
        <w:rPr>
          <w:lang w:val="en-US"/>
        </w:rPr>
      </w:pPr>
      <w:r>
        <w:rPr>
          <w:lang w:val="en-US"/>
        </w:rPr>
        <w:t xml:space="preserve">ROM, Brian M.; FERGUSON, Kathleen W. Post-modern portfolio theory comes of age. </w:t>
      </w:r>
      <w:r>
        <w:rPr>
          <w:rStyle w:val="Forte"/>
          <w:lang w:val="en-US"/>
        </w:rPr>
        <w:t>The Journal of Investing</w:t>
      </w:r>
      <w:r>
        <w:rPr>
          <w:lang w:val="en-US"/>
        </w:rPr>
        <w:t>, New York, v. 3, n. 3, p. 11–17, out. 1994.</w:t>
      </w:r>
    </w:p>
    <w:p w14:paraId="54C252D4" w14:textId="77777777" w:rsidR="00F61AE8" w:rsidRPr="008A0506" w:rsidRDefault="00F61AE8" w:rsidP="00F61AE8">
      <w:pPr>
        <w:pStyle w:val="font-claude-response-body"/>
        <w:rPr>
          <w:lang w:val="en-US"/>
        </w:rPr>
      </w:pPr>
      <w:r>
        <w:rPr>
          <w:lang w:val="en-US"/>
        </w:rPr>
        <w:lastRenderedPageBreak/>
        <w:t xml:space="preserve">ROLL, Richard. A critique of the asset pricing theory's tests. Part I: on past and potential testability of the theory. </w:t>
      </w:r>
      <w:r>
        <w:rPr>
          <w:rStyle w:val="Forte"/>
          <w:lang w:val="en-US"/>
        </w:rPr>
        <w:t>Journal of Financial Economics</w:t>
      </w:r>
      <w:r>
        <w:rPr>
          <w:lang w:val="en-US"/>
        </w:rPr>
        <w:t>, Amsterdam, v. 4, n. 2, p. 129–176, mar. 1977.</w:t>
      </w:r>
    </w:p>
    <w:p w14:paraId="3DF075BE" w14:textId="77777777" w:rsidR="00F61AE8" w:rsidRPr="008A0506" w:rsidRDefault="00F61AE8" w:rsidP="00F61AE8">
      <w:pPr>
        <w:pStyle w:val="font-claude-response-body"/>
        <w:rPr>
          <w:lang w:val="en-US"/>
        </w:rPr>
      </w:pPr>
      <w:r>
        <w:rPr>
          <w:lang w:val="en-US"/>
        </w:rPr>
        <w:t xml:space="preserve">ROSS, Stephen A. The arbitrage theory of capital asset pricing. </w:t>
      </w:r>
      <w:r>
        <w:rPr>
          <w:rStyle w:val="Forte"/>
          <w:lang w:val="en-US"/>
        </w:rPr>
        <w:t>Journal of Economic Theory</w:t>
      </w:r>
      <w:r>
        <w:rPr>
          <w:lang w:val="en-US"/>
        </w:rPr>
        <w:t xml:space="preserve">, Amsterdam, v. 13, n. 3, p. 341–360, </w:t>
      </w:r>
      <w:proofErr w:type="spellStart"/>
      <w:r>
        <w:rPr>
          <w:lang w:val="en-US"/>
        </w:rPr>
        <w:t>dez</w:t>
      </w:r>
      <w:proofErr w:type="spellEnd"/>
      <w:r>
        <w:rPr>
          <w:lang w:val="en-US"/>
        </w:rPr>
        <w:t>. 1976.</w:t>
      </w:r>
    </w:p>
    <w:p w14:paraId="4CE1D4FC" w14:textId="77777777"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14:paraId="0EB4B505" w14:textId="77777777" w:rsidR="00F61AE8" w:rsidRPr="008A0506" w:rsidRDefault="00F61AE8" w:rsidP="00F61AE8">
      <w:pPr>
        <w:pStyle w:val="font-claude-response-body"/>
        <w:rPr>
          <w:lang w:val="en-US"/>
        </w:rPr>
      </w:pPr>
      <w:r>
        <w:rPr>
          <w:lang w:val="en-US"/>
        </w:rPr>
        <w:t xml:space="preserve">SHARPE, William F. Capital asset prices: a theory of market equilibrium under conditions of risk. </w:t>
      </w:r>
      <w:r>
        <w:rPr>
          <w:rStyle w:val="Forte"/>
          <w:lang w:val="en-US"/>
        </w:rPr>
        <w:t>The Journal of Finance</w:t>
      </w:r>
      <w:r>
        <w:rPr>
          <w:lang w:val="en-US"/>
        </w:rPr>
        <w:t>, Hoboken, v. 19, n. 3, p. 425–442, set. 1964.</w:t>
      </w:r>
    </w:p>
    <w:p w14:paraId="459142C1" w14:textId="77777777" w:rsidR="00F61AE8" w:rsidRPr="008A0506" w:rsidRDefault="00F61AE8" w:rsidP="00F61AE8">
      <w:pPr>
        <w:pStyle w:val="font-claude-response-body"/>
        <w:rPr>
          <w:lang w:val="en-US"/>
        </w:rPr>
      </w:pPr>
      <w:r>
        <w:rPr>
          <w:lang w:val="en-US"/>
        </w:rPr>
        <w:t xml:space="preserve">SHARPE, William F. Mutual fund performance. </w:t>
      </w:r>
      <w:r>
        <w:rPr>
          <w:rStyle w:val="Forte"/>
          <w:lang w:val="en-US"/>
        </w:rPr>
        <w:t>The Journal of Business</w:t>
      </w:r>
      <w:r>
        <w:rPr>
          <w:lang w:val="en-US"/>
        </w:rPr>
        <w:t xml:space="preserve">, Chicago, v. 39, n. 1, p. 119–138, </w:t>
      </w:r>
      <w:proofErr w:type="spellStart"/>
      <w:r>
        <w:rPr>
          <w:lang w:val="en-US"/>
        </w:rPr>
        <w:t>jan.</w:t>
      </w:r>
      <w:proofErr w:type="spellEnd"/>
      <w:r>
        <w:rPr>
          <w:lang w:val="en-US"/>
        </w:rPr>
        <w:t xml:space="preserve"> 1966.</w:t>
      </w:r>
    </w:p>
    <w:p w14:paraId="70BAB9F5" w14:textId="77777777" w:rsidR="00F61AE8" w:rsidRPr="008A0506" w:rsidRDefault="00F61AE8" w:rsidP="00F61AE8">
      <w:pPr>
        <w:pStyle w:val="font-claude-response-body"/>
        <w:rPr>
          <w:lang w:val="en-US"/>
        </w:rPr>
      </w:pPr>
      <w:r>
        <w:rPr>
          <w:lang w:val="en-US"/>
        </w:rPr>
        <w:t xml:space="preserve">SORTINO, Frank A.; PRICE, Lee N. Performance measurement in a downside risk framework. </w:t>
      </w:r>
      <w:r>
        <w:rPr>
          <w:rStyle w:val="Forte"/>
          <w:lang w:val="en-US"/>
        </w:rPr>
        <w:t>The Journal of Investing</w:t>
      </w:r>
      <w:r>
        <w:rPr>
          <w:lang w:val="en-US"/>
        </w:rPr>
        <w:t>, New York, v. 3, n. 3, p. 59–64, out. 1994.</w:t>
      </w:r>
    </w:p>
    <w:p w14:paraId="467CCFA9" w14:textId="77777777" w:rsidR="00F61AE8" w:rsidRPr="008A0506" w:rsidRDefault="00F61AE8" w:rsidP="00F61AE8">
      <w:pPr>
        <w:pStyle w:val="font-claude-response-body"/>
        <w:rPr>
          <w:lang w:val="en-US"/>
        </w:rPr>
      </w:pPr>
      <w:r>
        <w:rPr>
          <w:lang w:val="en-US"/>
        </w:rPr>
        <w:t xml:space="preserve">WELCH, Ivo; GOYAL, Amit. A comprehensive look at the empirical performance of equity premium prediction. </w:t>
      </w:r>
      <w:r>
        <w:rPr>
          <w:rStyle w:val="Forte"/>
          <w:lang w:val="en-US"/>
        </w:rPr>
        <w:t>The Review of Financial Studies</w:t>
      </w:r>
      <w:r>
        <w:rPr>
          <w:lang w:val="en-US"/>
        </w:rPr>
        <w:t xml:space="preserve">, Oxford, v. 21, n. 4, p. 1455–1508, </w:t>
      </w:r>
      <w:proofErr w:type="spellStart"/>
      <w:r>
        <w:rPr>
          <w:lang w:val="en-US"/>
        </w:rPr>
        <w:t>jul.</w:t>
      </w:r>
      <w:proofErr w:type="spellEnd"/>
      <w:r>
        <w:rPr>
          <w:lang w:val="en-US"/>
        </w:rPr>
        <w:t xml:space="preserve"> 2008.</w:t>
      </w:r>
    </w:p>
    <w:p w14:paraId="3D375059" w14:textId="77777777" w:rsidR="00F61AE8" w:rsidRPr="008A0506" w:rsidRDefault="00F61AE8">
      <w:pPr>
        <w:rPr>
          <w:sz w:val="24"/>
          <w:szCs w:val="24"/>
          <w:lang w:val="en-US" w:eastAsia="pt-BR"/>
        </w:rPr>
      </w:pPr>
      <w:r>
        <w:rPr>
          <w:lang w:val="en-US"/>
        </w:rPr>
        <w:br w:type="page"/>
      </w:r>
    </w:p>
    <w:p w14:paraId="0E124AE4" w14:textId="77777777" w:rsidR="0086671B" w:rsidRPr="00C52D1A" w:rsidRDefault="00DC4719" w:rsidP="00C62008">
      <w:pPr>
        <w:pStyle w:val="Ttulo1"/>
        <w:spacing w:line="360" w:lineRule="auto"/>
        <w:jc w:val="center"/>
        <w:rPr>
          <w:b w:val="0"/>
          <w:sz w:val="24"/>
          <w:szCs w:val="24"/>
        </w:rPr>
      </w:pPr>
      <w:bookmarkStart w:id="166" w:name="_Toc153384991"/>
      <w:bookmarkStart w:id="167" w:name="_Toc231448225"/>
      <w:r>
        <w:rPr>
          <w:sz w:val="24"/>
          <w:szCs w:val="24"/>
        </w:rPr>
        <w:lastRenderedPageBreak/>
        <w:t>CRONOGRAMA</w:t>
      </w:r>
      <w:bookmarkEnd w:id="166"/>
      <w:bookmarkEnd w:id="167"/>
    </w:p>
    <w:p w14:paraId="6ECFB729" w14:textId="77777777" w:rsidR="0086671B" w:rsidRPr="00C52D1A" w:rsidRDefault="0086671B" w:rsidP="00C52D1A">
      <w:pPr>
        <w:spacing w:line="360" w:lineRule="auto"/>
        <w:ind w:firstLine="709"/>
        <w:jc w:val="both"/>
        <w:rPr>
          <w:sz w:val="24"/>
          <w:szCs w:val="24"/>
        </w:rPr>
      </w:pPr>
    </w:p>
    <w:p w14:paraId="31B291C9" w14:textId="074A3550" w:rsidR="000B6DD5" w:rsidRPr="000B6DD5" w:rsidRDefault="000B6DD5" w:rsidP="000B6DD5">
      <w:pPr>
        <w:pStyle w:val="Legenda"/>
        <w:keepNext/>
        <w:jc w:val="center"/>
        <w:rPr>
          <w:rFonts w:ascii="Times New Roman" w:hAnsi="Times New Roman" w:cs="Times New Roman"/>
          <w:i w:val="0"/>
          <w:color w:val="auto"/>
          <w:sz w:val="24"/>
        </w:rPr>
      </w:pPr>
      <w:bookmarkStart w:id="168" w:name="_Toc231447952"/>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13</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Cronograma da Pesquisa</w:t>
      </w:r>
      <w:bookmarkEnd w:id="168"/>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19CD0226"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FA97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6464B4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06690D5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073262A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2FE9D0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6CDA9D2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1A0DDEE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8D818D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453DA9F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69ADB1CE"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78B269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05376B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FF50B5"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9C808FE" w14:textId="77777777" w:rsidR="0086671B" w:rsidRPr="00C52D1A" w:rsidRDefault="0086671B" w:rsidP="00C52D1A">
            <w:pPr>
              <w:spacing w:line="360" w:lineRule="auto"/>
              <w:jc w:val="both"/>
              <w:rPr>
                <w:color w:val="000000"/>
                <w:sz w:val="24"/>
                <w:szCs w:val="24"/>
                <w:lang w:eastAsia="pt-BR"/>
              </w:rPr>
            </w:pPr>
          </w:p>
        </w:tc>
      </w:tr>
      <w:tr w:rsidR="0086671B" w:rsidRPr="00C52D1A" w14:paraId="32548B3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12DFE1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7C79A9F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w:t>
            </w:r>
            <w:proofErr w:type="gramStart"/>
            <w:r>
              <w:rPr>
                <w:color w:val="000000"/>
                <w:sz w:val="24"/>
                <w:szCs w:val="24"/>
                <w:lang w:eastAsia="pt-BR"/>
              </w:rPr>
              <w:t>matricula</w:t>
            </w:r>
            <w:proofErr w:type="gramEnd"/>
            <w:r>
              <w:rPr>
                <w:color w:val="000000"/>
                <w:sz w:val="24"/>
                <w:szCs w:val="24"/>
                <w:lang w:eastAsia="pt-BR"/>
              </w:rPr>
              <w:t xml:space="preserve">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627990D6"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6CB65F8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B7C56B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17E18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B33EE95" w14:textId="77777777" w:rsidR="0086671B" w:rsidRPr="00C52D1A" w:rsidRDefault="0086671B" w:rsidP="00C52D1A">
            <w:pPr>
              <w:spacing w:line="360" w:lineRule="auto"/>
              <w:jc w:val="both"/>
              <w:rPr>
                <w:color w:val="000000"/>
                <w:sz w:val="24"/>
                <w:szCs w:val="24"/>
                <w:lang w:eastAsia="pt-BR"/>
              </w:rPr>
            </w:pPr>
          </w:p>
        </w:tc>
      </w:tr>
      <w:tr w:rsidR="0086671B" w:rsidRPr="00C52D1A" w14:paraId="5E5C375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6E9D7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5E9AE2A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76F6CC9A"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75143444"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3260C8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5BAE8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76CB25" w14:textId="77777777" w:rsidR="0086671B" w:rsidRPr="00C52D1A" w:rsidRDefault="0086671B" w:rsidP="00C52D1A">
            <w:pPr>
              <w:spacing w:line="360" w:lineRule="auto"/>
              <w:jc w:val="both"/>
              <w:rPr>
                <w:color w:val="000000"/>
                <w:sz w:val="24"/>
                <w:szCs w:val="24"/>
                <w:lang w:eastAsia="pt-BR"/>
              </w:rPr>
            </w:pPr>
          </w:p>
        </w:tc>
      </w:tr>
      <w:tr w:rsidR="0086671B" w:rsidRPr="00C52D1A" w14:paraId="50DE0347"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2C2CF0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568E218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25A82E6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008E56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055A54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0B1FD6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753B1F0" w14:textId="77777777" w:rsidR="0086671B" w:rsidRPr="00C52D1A" w:rsidRDefault="0086671B" w:rsidP="00C52D1A">
            <w:pPr>
              <w:spacing w:line="360" w:lineRule="auto"/>
              <w:jc w:val="both"/>
              <w:rPr>
                <w:color w:val="000000"/>
                <w:sz w:val="24"/>
                <w:szCs w:val="24"/>
                <w:lang w:eastAsia="pt-BR"/>
              </w:rPr>
            </w:pPr>
          </w:p>
        </w:tc>
      </w:tr>
      <w:tr w:rsidR="0086671B" w:rsidRPr="00C52D1A" w14:paraId="098CB96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3092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126CA06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C527159"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1D34CAF"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1231980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3A26F8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99D7B36" w14:textId="77777777" w:rsidR="0086671B" w:rsidRPr="00C52D1A" w:rsidRDefault="0086671B" w:rsidP="00C52D1A">
            <w:pPr>
              <w:spacing w:line="360" w:lineRule="auto"/>
              <w:jc w:val="both"/>
              <w:rPr>
                <w:color w:val="000000"/>
                <w:sz w:val="24"/>
                <w:szCs w:val="24"/>
                <w:lang w:eastAsia="pt-BR"/>
              </w:rPr>
            </w:pPr>
          </w:p>
        </w:tc>
      </w:tr>
      <w:tr w:rsidR="0086671B" w:rsidRPr="00C52D1A" w14:paraId="4C2ED6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6B1AF1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1997A75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9FB198E"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11046D5"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87A48F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64D57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0231023" w14:textId="77777777" w:rsidR="0086671B" w:rsidRPr="00C52D1A" w:rsidRDefault="0086671B" w:rsidP="00C52D1A">
            <w:pPr>
              <w:spacing w:line="360" w:lineRule="auto"/>
              <w:jc w:val="both"/>
              <w:rPr>
                <w:color w:val="000000"/>
                <w:sz w:val="24"/>
                <w:szCs w:val="24"/>
                <w:lang w:eastAsia="pt-BR"/>
              </w:rPr>
            </w:pPr>
          </w:p>
        </w:tc>
      </w:tr>
      <w:tr w:rsidR="0086671B" w:rsidRPr="00C52D1A" w14:paraId="07AC807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BE7A06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40024AB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32F9358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D868CB4"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DD08C03"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49838E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CB4895" w14:textId="77777777" w:rsidR="0086671B" w:rsidRPr="00C52D1A" w:rsidRDefault="0086671B" w:rsidP="00C52D1A">
            <w:pPr>
              <w:spacing w:line="360" w:lineRule="auto"/>
              <w:jc w:val="both"/>
              <w:rPr>
                <w:color w:val="000000"/>
                <w:sz w:val="24"/>
                <w:szCs w:val="24"/>
                <w:lang w:eastAsia="pt-BR"/>
              </w:rPr>
            </w:pPr>
          </w:p>
        </w:tc>
      </w:tr>
      <w:tr w:rsidR="0086671B" w:rsidRPr="00C52D1A" w14:paraId="31DAEC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FC8B39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519E6C5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45AF205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A78A88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1E65E1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6DB3AB4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0BDF133" w14:textId="77777777" w:rsidR="0086671B" w:rsidRPr="00C52D1A" w:rsidRDefault="0086671B" w:rsidP="00C52D1A">
            <w:pPr>
              <w:spacing w:line="360" w:lineRule="auto"/>
              <w:jc w:val="both"/>
              <w:rPr>
                <w:color w:val="000000"/>
                <w:sz w:val="24"/>
                <w:szCs w:val="24"/>
                <w:lang w:eastAsia="pt-BR"/>
              </w:rPr>
            </w:pPr>
          </w:p>
        </w:tc>
      </w:tr>
      <w:tr w:rsidR="0086671B" w:rsidRPr="00C52D1A" w14:paraId="3A9345B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6AF9C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0A0474B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67FED0E5"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5A0CC6A"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4CED59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3DE444C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92FD1DF" w14:textId="77777777" w:rsidR="0086671B" w:rsidRPr="00C52D1A" w:rsidRDefault="0086671B" w:rsidP="00C52D1A">
            <w:pPr>
              <w:spacing w:line="360" w:lineRule="auto"/>
              <w:jc w:val="both"/>
              <w:rPr>
                <w:color w:val="000000"/>
                <w:sz w:val="24"/>
                <w:szCs w:val="24"/>
                <w:lang w:eastAsia="pt-BR"/>
              </w:rPr>
            </w:pPr>
          </w:p>
        </w:tc>
      </w:tr>
      <w:tr w:rsidR="0086671B" w:rsidRPr="00C52D1A" w14:paraId="69A0EEF3"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3EE6079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19BE401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32AC8A9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04DA876"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E447608"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0370EF7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E9F8AEA" w14:textId="77777777" w:rsidR="0086671B" w:rsidRPr="00C52D1A" w:rsidRDefault="0086671B" w:rsidP="00C52D1A">
            <w:pPr>
              <w:spacing w:line="360" w:lineRule="auto"/>
              <w:jc w:val="both"/>
              <w:rPr>
                <w:color w:val="000000"/>
                <w:sz w:val="24"/>
                <w:szCs w:val="24"/>
                <w:lang w:eastAsia="pt-BR"/>
              </w:rPr>
            </w:pPr>
          </w:p>
        </w:tc>
      </w:tr>
      <w:tr w:rsidR="0086671B" w:rsidRPr="00C52D1A" w14:paraId="04D1C79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DFBC6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1EEBCDE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574602E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3EB6EA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9FFEE3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A631BD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672EADE3" w14:textId="77777777" w:rsidR="0086671B" w:rsidRPr="00C52D1A" w:rsidRDefault="0086671B" w:rsidP="00C52D1A">
            <w:pPr>
              <w:spacing w:line="360" w:lineRule="auto"/>
              <w:jc w:val="both"/>
              <w:rPr>
                <w:color w:val="000000"/>
                <w:sz w:val="24"/>
                <w:szCs w:val="24"/>
                <w:lang w:eastAsia="pt-BR"/>
              </w:rPr>
            </w:pPr>
          </w:p>
        </w:tc>
      </w:tr>
    </w:tbl>
    <w:p w14:paraId="7EE1C0F1" w14:textId="77777777" w:rsidR="0086671B" w:rsidRPr="00C52D1A" w:rsidRDefault="0086671B" w:rsidP="00C52D1A">
      <w:pPr>
        <w:spacing w:line="360" w:lineRule="auto"/>
        <w:ind w:firstLine="709"/>
        <w:jc w:val="both"/>
        <w:rPr>
          <w:sz w:val="24"/>
          <w:szCs w:val="24"/>
        </w:rPr>
      </w:pPr>
    </w:p>
    <w:p w14:paraId="35B3D164" w14:textId="77777777" w:rsidR="0086671B" w:rsidRPr="00C52D1A" w:rsidRDefault="0086671B" w:rsidP="00C52D1A">
      <w:pPr>
        <w:spacing w:line="360" w:lineRule="auto"/>
        <w:ind w:firstLine="709"/>
        <w:jc w:val="both"/>
        <w:rPr>
          <w:sz w:val="24"/>
          <w:szCs w:val="24"/>
        </w:rPr>
      </w:pPr>
    </w:p>
    <w:p w14:paraId="4E74BC46" w14:textId="77777777" w:rsidR="0086671B" w:rsidRPr="00C52D1A" w:rsidRDefault="0086671B" w:rsidP="00C52D1A">
      <w:pPr>
        <w:spacing w:line="360" w:lineRule="auto"/>
        <w:ind w:firstLine="709"/>
        <w:jc w:val="both"/>
        <w:rPr>
          <w:sz w:val="24"/>
          <w:szCs w:val="24"/>
        </w:rPr>
      </w:pPr>
    </w:p>
    <w:p w14:paraId="6F67A630" w14:textId="77777777" w:rsidR="0086671B" w:rsidRPr="00C52D1A" w:rsidRDefault="0086671B" w:rsidP="00C52D1A">
      <w:pPr>
        <w:spacing w:line="360" w:lineRule="auto"/>
        <w:jc w:val="both"/>
        <w:rPr>
          <w:sz w:val="24"/>
          <w:szCs w:val="24"/>
        </w:rPr>
      </w:pPr>
      <w:r>
        <w:rPr>
          <w:sz w:val="24"/>
          <w:szCs w:val="24"/>
        </w:rPr>
        <w:br w:type="page"/>
      </w:r>
    </w:p>
    <w:p w14:paraId="765F7AB1" w14:textId="77777777" w:rsidR="00FC4E5E" w:rsidRPr="0074461D" w:rsidRDefault="00FC4E5E" w:rsidP="004A7A54">
      <w:pPr>
        <w:spacing w:line="360" w:lineRule="auto"/>
        <w:jc w:val="center"/>
        <w:outlineLvl w:val="0"/>
        <w:rPr>
          <w:b/>
          <w:sz w:val="28"/>
          <w:szCs w:val="28"/>
          <w:lang w:val="en-US"/>
        </w:rPr>
      </w:pPr>
      <w:bookmarkStart w:id="169" w:name="_Toc231448226"/>
      <w:r>
        <w:rPr>
          <w:b/>
          <w:sz w:val="28"/>
          <w:szCs w:val="28"/>
          <w:lang w:val="en-US"/>
        </w:rPr>
        <w:lastRenderedPageBreak/>
        <w:t>APENDICES</w:t>
      </w:r>
      <w:bookmarkEnd w:id="169"/>
    </w:p>
    <w:p w14:paraId="47F2D0DC" w14:textId="5FB84436" w:rsidR="00FC4E5E" w:rsidRPr="00C34481" w:rsidRDefault="00C34481" w:rsidP="00CB4A48">
      <w:pPr>
        <w:pStyle w:val="PargrafodaLista"/>
        <w:numPr>
          <w:ilvl w:val="1"/>
          <w:numId w:val="62"/>
        </w:numPr>
        <w:spacing w:line="360" w:lineRule="auto"/>
        <w:jc w:val="both"/>
        <w:outlineLvl w:val="1"/>
        <w:rPr>
          <w:b/>
          <w:bCs/>
          <w:sz w:val="28"/>
          <w:szCs w:val="28"/>
          <w:lang w:val="pt-BR"/>
        </w:rPr>
      </w:pPr>
      <w:bookmarkStart w:id="170" w:name="_Toc231448227"/>
      <w:r>
        <w:rPr>
          <w:b/>
          <w:bCs/>
          <w:sz w:val="24"/>
          <w:szCs w:val="24"/>
        </w:rPr>
        <w:t xml:space="preserve">APÊNDICE A — Universo </w:t>
      </w:r>
      <w:proofErr w:type="spellStart"/>
      <w:r>
        <w:rPr>
          <w:b/>
          <w:bCs/>
          <w:sz w:val="24"/>
          <w:szCs w:val="24"/>
        </w:rPr>
        <w:t>Investável</w:t>
      </w:r>
      <w:proofErr w:type="spellEnd"/>
      <w:r>
        <w:rPr>
          <w:b/>
          <w:bCs/>
          <w:sz w:val="24"/>
          <w:szCs w:val="24"/>
        </w:rPr>
        <w:t xml:space="preserve"> Habilitado (N = 118)</w:t>
      </w:r>
      <w:bookmarkEnd w:id="170"/>
    </w:p>
    <w:p w14:paraId="701BB663" w14:textId="6D2C2DE8" w:rsidR="005756D6" w:rsidRDefault="005756D6" w:rsidP="00905A0B"/>
    <w:p w14:paraId="7230F357" w14:textId="77777777" w:rsidR="005756D6" w:rsidRDefault="005756D6" w:rsidP="00801A4C">
      <w:pPr>
        <w:spacing w:line="360" w:lineRule="auto"/>
        <w:ind w:firstLine="851"/>
        <w:jc w:val="both"/>
      </w:pPr>
      <w:r>
        <w:rPr>
          <w:sz w:val="20"/>
          <w:szCs w:val="20"/>
        </w:rPr>
        <w:t>Relação dos 118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13AEF836" w14:textId="1E3774AE" w:rsidR="00AA04B3" w:rsidRPr="00AA04B3" w:rsidRDefault="00AA04B3" w:rsidP="00AA04B3">
      <w:pPr>
        <w:pStyle w:val="Legenda"/>
        <w:keepNext/>
        <w:jc w:val="center"/>
        <w:rPr>
          <w:rFonts w:ascii="Times New Roman" w:hAnsi="Times New Roman" w:cs="Times New Roman"/>
          <w:i w:val="0"/>
          <w:iCs w:val="0"/>
          <w:color w:val="auto"/>
          <w:sz w:val="20"/>
          <w:szCs w:val="20"/>
        </w:rPr>
      </w:pPr>
      <w:bookmarkStart w:id="171" w:name="_Toc231447953"/>
      <w:r>
        <w:rPr>
          <w:rFonts w:ascii="Times New Roman" w:hAnsi="Times New Roman" w:cs="Times New Roman"/>
          <w:i w:val="0"/>
          <w:iCs w:val="0"/>
          <w:color w:val="auto"/>
          <w:sz w:val="20"/>
          <w:szCs w:val="20"/>
        </w:rPr>
        <w:t xml:space="preserve">Tabela </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Tabela \* ARABIC </w:instrText>
      </w:r>
      <w:r>
        <w:rPr>
          <w:rFonts w:ascii="Times New Roman" w:hAnsi="Times New Roman" w:cs="Times New Roman"/>
          <w:i w:val="0"/>
          <w:iCs w:val="0"/>
          <w:color w:val="auto"/>
          <w:sz w:val="20"/>
          <w:szCs w:val="20"/>
        </w:rPr>
        <w:fldChar w:fldCharType="separate"/>
      </w:r>
      <w:r>
        <w:rPr>
          <w:rFonts w:ascii="Times New Roman" w:hAnsi="Times New Roman" w:cs="Times New Roman"/>
          <w:i w:val="0"/>
          <w:iCs w:val="0"/>
          <w:noProof/>
          <w:color w:val="auto"/>
          <w:sz w:val="20"/>
          <w:szCs w:val="20"/>
        </w:rPr>
        <w:t>14</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 A1 - Composição Setorial</w:t>
      </w:r>
      <w:bookmarkEnd w:id="171"/>
    </w:p>
    <w:tbl>
      <w:tblPr>
        <w:tblStyle w:val="Tabelacomgrade"/>
        <w:tblW w:w="7164" w:type="dxa"/>
        <w:tblLook w:val="0000" w:firstRow="0" w:lastRow="0" w:firstColumn="0" w:lastColumn="0" w:noHBand="0" w:noVBand="0"/>
      </w:tblPr>
      <w:tblGrid>
        <w:gridCol w:w="3964"/>
        <w:gridCol w:w="1600"/>
        <w:gridCol w:w="1600"/>
      </w:tblGrid>
      <w:tr w:rsidR="005756D6" w14:paraId="4F1F051F" w14:textId="77777777" w:rsidTr="00AC5F06">
        <w:tc>
          <w:tcPr>
            <w:tcW w:w="3964" w:type="dxa"/>
          </w:tcPr>
          <w:p w14:paraId="689674E9" w14:textId="77777777" w:rsidR="005756D6" w:rsidRPr="00AC5F06" w:rsidRDefault="005756D6" w:rsidP="00EC3D61">
            <w:r>
              <w:rPr>
                <w:b/>
                <w:bCs/>
                <w:sz w:val="18"/>
                <w:szCs w:val="18"/>
              </w:rPr>
              <w:t>Setor econômico (B3)</w:t>
            </w:r>
          </w:p>
        </w:tc>
        <w:tc>
          <w:tcPr>
            <w:tcW w:w="1600" w:type="dxa"/>
          </w:tcPr>
          <w:p w14:paraId="6F100614" w14:textId="77777777" w:rsidR="005756D6" w:rsidRPr="00AC5F06" w:rsidRDefault="005756D6" w:rsidP="00EC3D61">
            <w:pPr>
              <w:jc w:val="center"/>
            </w:pPr>
            <w:r>
              <w:rPr>
                <w:b/>
                <w:bCs/>
                <w:sz w:val="18"/>
                <w:szCs w:val="18"/>
              </w:rPr>
              <w:t>Nº de ativos</w:t>
            </w:r>
          </w:p>
        </w:tc>
        <w:tc>
          <w:tcPr>
            <w:tcW w:w="1600" w:type="dxa"/>
          </w:tcPr>
          <w:p w14:paraId="54C61BA2" w14:textId="77777777" w:rsidR="005756D6" w:rsidRPr="00AC5F06" w:rsidRDefault="005756D6" w:rsidP="00EC3D61">
            <w:pPr>
              <w:jc w:val="center"/>
            </w:pPr>
            <w:r>
              <w:rPr>
                <w:b/>
                <w:bCs/>
                <w:sz w:val="18"/>
                <w:szCs w:val="18"/>
              </w:rPr>
              <w:t>% do universo</w:t>
            </w:r>
          </w:p>
        </w:tc>
      </w:tr>
      <w:tr w:rsidR="005756D6" w14:paraId="7959B09A" w14:textId="77777777" w:rsidTr="00AC5F06">
        <w:tc>
          <w:tcPr>
            <w:tcW w:w="3964" w:type="dxa"/>
          </w:tcPr>
          <w:p w14:paraId="741445FC" w14:textId="77777777" w:rsidR="005756D6" w:rsidRDefault="005756D6" w:rsidP="00EC3D61">
            <w:r>
              <w:rPr>
                <w:sz w:val="18"/>
                <w:szCs w:val="18"/>
              </w:rPr>
              <w:t>Consumo Cíclico</w:t>
            </w:r>
          </w:p>
        </w:tc>
        <w:tc>
          <w:tcPr>
            <w:tcW w:w="1600" w:type="dxa"/>
          </w:tcPr>
          <w:p w14:paraId="48CDB893" w14:textId="77777777" w:rsidR="005756D6" w:rsidRDefault="005756D6" w:rsidP="00EC3D61">
            <w:pPr>
              <w:jc w:val="center"/>
            </w:pPr>
            <w:r>
              <w:rPr>
                <w:sz w:val="18"/>
                <w:szCs w:val="18"/>
              </w:rPr>
              <w:t>27</w:t>
            </w:r>
          </w:p>
        </w:tc>
        <w:tc>
          <w:tcPr>
            <w:tcW w:w="1600" w:type="dxa"/>
          </w:tcPr>
          <w:p w14:paraId="172ECC20" w14:textId="77777777" w:rsidR="005756D6" w:rsidRDefault="005756D6" w:rsidP="00EC3D61">
            <w:pPr>
              <w:jc w:val="center"/>
            </w:pPr>
            <w:r>
              <w:rPr>
                <w:sz w:val="18"/>
                <w:szCs w:val="18"/>
              </w:rPr>
              <w:t>22,9%</w:t>
            </w:r>
          </w:p>
        </w:tc>
      </w:tr>
      <w:tr w:rsidR="005756D6" w14:paraId="7CBB4D37" w14:textId="77777777" w:rsidTr="00AC5F06">
        <w:tc>
          <w:tcPr>
            <w:tcW w:w="3964" w:type="dxa"/>
          </w:tcPr>
          <w:p w14:paraId="00D90101" w14:textId="77777777" w:rsidR="005756D6" w:rsidRDefault="005756D6" w:rsidP="00EC3D61">
            <w:r>
              <w:rPr>
                <w:sz w:val="18"/>
                <w:szCs w:val="18"/>
              </w:rPr>
              <w:t>Materiais Básicos</w:t>
            </w:r>
          </w:p>
        </w:tc>
        <w:tc>
          <w:tcPr>
            <w:tcW w:w="1600" w:type="dxa"/>
          </w:tcPr>
          <w:p w14:paraId="20083CFC" w14:textId="77777777" w:rsidR="005756D6" w:rsidRDefault="005756D6" w:rsidP="00EC3D61">
            <w:pPr>
              <w:jc w:val="center"/>
            </w:pPr>
            <w:r>
              <w:rPr>
                <w:sz w:val="18"/>
                <w:szCs w:val="18"/>
              </w:rPr>
              <w:t>18</w:t>
            </w:r>
          </w:p>
        </w:tc>
        <w:tc>
          <w:tcPr>
            <w:tcW w:w="1600" w:type="dxa"/>
          </w:tcPr>
          <w:p w14:paraId="77185D2C" w14:textId="77777777" w:rsidR="005756D6" w:rsidRDefault="005756D6" w:rsidP="00EC3D61">
            <w:pPr>
              <w:jc w:val="center"/>
            </w:pPr>
            <w:r>
              <w:rPr>
                <w:sz w:val="18"/>
                <w:szCs w:val="18"/>
              </w:rPr>
              <w:t>15,3%</w:t>
            </w:r>
          </w:p>
        </w:tc>
      </w:tr>
      <w:tr w:rsidR="005756D6" w14:paraId="6431A53E" w14:textId="77777777" w:rsidTr="00AC5F06">
        <w:tc>
          <w:tcPr>
            <w:tcW w:w="3964" w:type="dxa"/>
          </w:tcPr>
          <w:p w14:paraId="388E32B0" w14:textId="77777777" w:rsidR="005756D6" w:rsidRDefault="005756D6" w:rsidP="00EC3D61">
            <w:r>
              <w:rPr>
                <w:sz w:val="18"/>
                <w:szCs w:val="18"/>
              </w:rPr>
              <w:t>Utilidade Pública</w:t>
            </w:r>
          </w:p>
        </w:tc>
        <w:tc>
          <w:tcPr>
            <w:tcW w:w="1600" w:type="dxa"/>
          </w:tcPr>
          <w:p w14:paraId="423B5F95" w14:textId="77777777" w:rsidR="005756D6" w:rsidRDefault="005756D6" w:rsidP="00EC3D61">
            <w:pPr>
              <w:jc w:val="center"/>
            </w:pPr>
            <w:r>
              <w:rPr>
                <w:sz w:val="18"/>
                <w:szCs w:val="18"/>
              </w:rPr>
              <w:t>17</w:t>
            </w:r>
          </w:p>
        </w:tc>
        <w:tc>
          <w:tcPr>
            <w:tcW w:w="1600" w:type="dxa"/>
          </w:tcPr>
          <w:p w14:paraId="7ACEA234" w14:textId="77777777" w:rsidR="005756D6" w:rsidRDefault="005756D6" w:rsidP="00EC3D61">
            <w:pPr>
              <w:jc w:val="center"/>
            </w:pPr>
            <w:r>
              <w:rPr>
                <w:sz w:val="18"/>
                <w:szCs w:val="18"/>
              </w:rPr>
              <w:t>14,4%</w:t>
            </w:r>
          </w:p>
        </w:tc>
      </w:tr>
      <w:tr w:rsidR="005756D6" w14:paraId="65D6BE3B" w14:textId="77777777" w:rsidTr="00AC5F06">
        <w:tc>
          <w:tcPr>
            <w:tcW w:w="3964" w:type="dxa"/>
          </w:tcPr>
          <w:p w14:paraId="5F9D1B35" w14:textId="77777777" w:rsidR="005756D6" w:rsidRDefault="005756D6" w:rsidP="00EC3D61">
            <w:r>
              <w:rPr>
                <w:sz w:val="18"/>
                <w:szCs w:val="18"/>
              </w:rPr>
              <w:t>Financeiro</w:t>
            </w:r>
          </w:p>
        </w:tc>
        <w:tc>
          <w:tcPr>
            <w:tcW w:w="1600" w:type="dxa"/>
          </w:tcPr>
          <w:p w14:paraId="2929985F" w14:textId="77777777" w:rsidR="005756D6" w:rsidRDefault="005756D6" w:rsidP="00EC3D61">
            <w:pPr>
              <w:jc w:val="center"/>
            </w:pPr>
            <w:r>
              <w:rPr>
                <w:sz w:val="18"/>
                <w:szCs w:val="18"/>
              </w:rPr>
              <w:t>14</w:t>
            </w:r>
          </w:p>
        </w:tc>
        <w:tc>
          <w:tcPr>
            <w:tcW w:w="1600" w:type="dxa"/>
          </w:tcPr>
          <w:p w14:paraId="3BC73F5E" w14:textId="77777777" w:rsidR="005756D6" w:rsidRDefault="005756D6" w:rsidP="00EC3D61">
            <w:pPr>
              <w:jc w:val="center"/>
            </w:pPr>
            <w:r>
              <w:rPr>
                <w:sz w:val="18"/>
                <w:szCs w:val="18"/>
              </w:rPr>
              <w:t>11,9%</w:t>
            </w:r>
          </w:p>
        </w:tc>
      </w:tr>
      <w:tr w:rsidR="005756D6" w14:paraId="1DB1511D" w14:textId="77777777" w:rsidTr="00AC5F06">
        <w:tc>
          <w:tcPr>
            <w:tcW w:w="3964" w:type="dxa"/>
          </w:tcPr>
          <w:p w14:paraId="7A4CC967" w14:textId="77777777" w:rsidR="005756D6" w:rsidRDefault="005756D6" w:rsidP="00EC3D61">
            <w:r>
              <w:rPr>
                <w:sz w:val="18"/>
                <w:szCs w:val="18"/>
              </w:rPr>
              <w:t>Bens Industriais</w:t>
            </w:r>
          </w:p>
        </w:tc>
        <w:tc>
          <w:tcPr>
            <w:tcW w:w="1600" w:type="dxa"/>
          </w:tcPr>
          <w:p w14:paraId="6ED76ACD" w14:textId="77777777" w:rsidR="005756D6" w:rsidRDefault="005756D6" w:rsidP="00EC3D61">
            <w:pPr>
              <w:jc w:val="center"/>
            </w:pPr>
            <w:r>
              <w:rPr>
                <w:sz w:val="18"/>
                <w:szCs w:val="18"/>
              </w:rPr>
              <w:t>11</w:t>
            </w:r>
          </w:p>
        </w:tc>
        <w:tc>
          <w:tcPr>
            <w:tcW w:w="1600" w:type="dxa"/>
          </w:tcPr>
          <w:p w14:paraId="59293A60" w14:textId="77777777" w:rsidR="005756D6" w:rsidRDefault="005756D6" w:rsidP="00EC3D61">
            <w:pPr>
              <w:jc w:val="center"/>
            </w:pPr>
            <w:r>
              <w:rPr>
                <w:sz w:val="18"/>
                <w:szCs w:val="18"/>
              </w:rPr>
              <w:t>9,3%</w:t>
            </w:r>
          </w:p>
        </w:tc>
      </w:tr>
      <w:tr w:rsidR="005756D6" w14:paraId="633C1EE8" w14:textId="77777777" w:rsidTr="00AC5F06">
        <w:tc>
          <w:tcPr>
            <w:tcW w:w="3964" w:type="dxa"/>
          </w:tcPr>
          <w:p w14:paraId="36819004" w14:textId="77777777" w:rsidR="005756D6" w:rsidRDefault="005756D6" w:rsidP="00EC3D61">
            <w:r>
              <w:rPr>
                <w:sz w:val="18"/>
                <w:szCs w:val="18"/>
              </w:rPr>
              <w:t>Consumo Não Cíclico</w:t>
            </w:r>
          </w:p>
        </w:tc>
        <w:tc>
          <w:tcPr>
            <w:tcW w:w="1600" w:type="dxa"/>
          </w:tcPr>
          <w:p w14:paraId="237EB210" w14:textId="77777777" w:rsidR="005756D6" w:rsidRDefault="005756D6" w:rsidP="00EC3D61">
            <w:pPr>
              <w:jc w:val="center"/>
            </w:pPr>
            <w:r>
              <w:rPr>
                <w:sz w:val="18"/>
                <w:szCs w:val="18"/>
              </w:rPr>
              <w:t>10</w:t>
            </w:r>
          </w:p>
        </w:tc>
        <w:tc>
          <w:tcPr>
            <w:tcW w:w="1600" w:type="dxa"/>
          </w:tcPr>
          <w:p w14:paraId="4E81C3AA" w14:textId="77777777" w:rsidR="005756D6" w:rsidRDefault="005756D6" w:rsidP="00EC3D61">
            <w:pPr>
              <w:jc w:val="center"/>
            </w:pPr>
            <w:r>
              <w:rPr>
                <w:sz w:val="18"/>
                <w:szCs w:val="18"/>
              </w:rPr>
              <w:t>8,5%</w:t>
            </w:r>
          </w:p>
        </w:tc>
      </w:tr>
      <w:tr w:rsidR="005756D6" w14:paraId="4733670B" w14:textId="77777777" w:rsidTr="00AC5F06">
        <w:tc>
          <w:tcPr>
            <w:tcW w:w="3964" w:type="dxa"/>
          </w:tcPr>
          <w:p w14:paraId="147A956F" w14:textId="77777777" w:rsidR="005756D6" w:rsidRDefault="005756D6" w:rsidP="00EC3D61">
            <w:r>
              <w:rPr>
                <w:sz w:val="18"/>
                <w:szCs w:val="18"/>
              </w:rPr>
              <w:t>Comunicações</w:t>
            </w:r>
          </w:p>
        </w:tc>
        <w:tc>
          <w:tcPr>
            <w:tcW w:w="1600" w:type="dxa"/>
          </w:tcPr>
          <w:p w14:paraId="3DC36D0F" w14:textId="77777777" w:rsidR="005756D6" w:rsidRDefault="005756D6" w:rsidP="00EC3D61">
            <w:pPr>
              <w:jc w:val="center"/>
            </w:pPr>
            <w:r>
              <w:rPr>
                <w:sz w:val="18"/>
                <w:szCs w:val="18"/>
              </w:rPr>
              <w:t>7</w:t>
            </w:r>
          </w:p>
        </w:tc>
        <w:tc>
          <w:tcPr>
            <w:tcW w:w="1600" w:type="dxa"/>
          </w:tcPr>
          <w:p w14:paraId="0D3BB8F6" w14:textId="77777777" w:rsidR="005756D6" w:rsidRDefault="005756D6" w:rsidP="00EC3D61">
            <w:pPr>
              <w:jc w:val="center"/>
            </w:pPr>
            <w:r>
              <w:rPr>
                <w:sz w:val="18"/>
                <w:szCs w:val="18"/>
              </w:rPr>
              <w:t>5,9%</w:t>
            </w:r>
          </w:p>
        </w:tc>
      </w:tr>
      <w:tr w:rsidR="005756D6" w14:paraId="18679E30" w14:textId="77777777" w:rsidTr="00AC5F06">
        <w:tc>
          <w:tcPr>
            <w:tcW w:w="3964" w:type="dxa"/>
          </w:tcPr>
          <w:p w14:paraId="1A04FB3F" w14:textId="77777777" w:rsidR="005756D6" w:rsidRDefault="005756D6" w:rsidP="00EC3D61">
            <w:r>
              <w:rPr>
                <w:sz w:val="18"/>
                <w:szCs w:val="18"/>
              </w:rPr>
              <w:t>Petróleo, Gás e Biocombustíveis</w:t>
            </w:r>
          </w:p>
        </w:tc>
        <w:tc>
          <w:tcPr>
            <w:tcW w:w="1600" w:type="dxa"/>
          </w:tcPr>
          <w:p w14:paraId="4C276917" w14:textId="77777777" w:rsidR="005756D6" w:rsidRDefault="005756D6" w:rsidP="00EC3D61">
            <w:pPr>
              <w:jc w:val="center"/>
            </w:pPr>
            <w:r>
              <w:rPr>
                <w:sz w:val="18"/>
                <w:szCs w:val="18"/>
              </w:rPr>
              <w:t>5</w:t>
            </w:r>
          </w:p>
        </w:tc>
        <w:tc>
          <w:tcPr>
            <w:tcW w:w="1600" w:type="dxa"/>
          </w:tcPr>
          <w:p w14:paraId="1EF782F4" w14:textId="77777777" w:rsidR="005756D6" w:rsidRDefault="005756D6" w:rsidP="00EC3D61">
            <w:pPr>
              <w:jc w:val="center"/>
            </w:pPr>
            <w:r>
              <w:rPr>
                <w:sz w:val="18"/>
                <w:szCs w:val="18"/>
              </w:rPr>
              <w:t>4,2%</w:t>
            </w:r>
          </w:p>
        </w:tc>
      </w:tr>
      <w:tr w:rsidR="005756D6" w14:paraId="6838691E" w14:textId="77777777" w:rsidTr="00AC5F06">
        <w:tc>
          <w:tcPr>
            <w:tcW w:w="3964" w:type="dxa"/>
          </w:tcPr>
          <w:p w14:paraId="5A2C5F38" w14:textId="77777777" w:rsidR="005756D6" w:rsidRDefault="005756D6" w:rsidP="00EC3D61">
            <w:r>
              <w:rPr>
                <w:sz w:val="18"/>
                <w:szCs w:val="18"/>
              </w:rPr>
              <w:t>Saúde</w:t>
            </w:r>
          </w:p>
        </w:tc>
        <w:tc>
          <w:tcPr>
            <w:tcW w:w="1600" w:type="dxa"/>
          </w:tcPr>
          <w:p w14:paraId="734DC1A1" w14:textId="77777777" w:rsidR="005756D6" w:rsidRDefault="005756D6" w:rsidP="00EC3D61">
            <w:pPr>
              <w:jc w:val="center"/>
            </w:pPr>
            <w:r>
              <w:rPr>
                <w:sz w:val="18"/>
                <w:szCs w:val="18"/>
              </w:rPr>
              <w:t>5</w:t>
            </w:r>
          </w:p>
        </w:tc>
        <w:tc>
          <w:tcPr>
            <w:tcW w:w="1600" w:type="dxa"/>
          </w:tcPr>
          <w:p w14:paraId="090A38F9" w14:textId="77777777" w:rsidR="005756D6" w:rsidRDefault="005756D6" w:rsidP="00EC3D61">
            <w:pPr>
              <w:jc w:val="center"/>
            </w:pPr>
            <w:r>
              <w:rPr>
                <w:sz w:val="18"/>
                <w:szCs w:val="18"/>
              </w:rPr>
              <w:t>4,2%</w:t>
            </w:r>
          </w:p>
        </w:tc>
      </w:tr>
      <w:tr w:rsidR="005756D6" w14:paraId="4F4896C3" w14:textId="77777777" w:rsidTr="00AC5F06">
        <w:tc>
          <w:tcPr>
            <w:tcW w:w="3964" w:type="dxa"/>
          </w:tcPr>
          <w:p w14:paraId="57259ABC" w14:textId="77777777" w:rsidR="005756D6" w:rsidRDefault="005756D6" w:rsidP="00EC3D61">
            <w:r>
              <w:rPr>
                <w:sz w:val="18"/>
                <w:szCs w:val="18"/>
              </w:rPr>
              <w:t>Tecnologia da Informação</w:t>
            </w:r>
          </w:p>
        </w:tc>
        <w:tc>
          <w:tcPr>
            <w:tcW w:w="1600" w:type="dxa"/>
          </w:tcPr>
          <w:p w14:paraId="58ADFB48" w14:textId="77777777" w:rsidR="005756D6" w:rsidRDefault="005756D6" w:rsidP="00EC3D61">
            <w:pPr>
              <w:jc w:val="center"/>
            </w:pPr>
            <w:r>
              <w:rPr>
                <w:sz w:val="18"/>
                <w:szCs w:val="18"/>
              </w:rPr>
              <w:t>4</w:t>
            </w:r>
          </w:p>
        </w:tc>
        <w:tc>
          <w:tcPr>
            <w:tcW w:w="1600" w:type="dxa"/>
          </w:tcPr>
          <w:p w14:paraId="258DE2F5" w14:textId="77777777" w:rsidR="005756D6" w:rsidRDefault="005756D6" w:rsidP="00EC3D61">
            <w:pPr>
              <w:jc w:val="center"/>
            </w:pPr>
            <w:r>
              <w:rPr>
                <w:sz w:val="18"/>
                <w:szCs w:val="18"/>
              </w:rPr>
              <w:t>3,4%</w:t>
            </w:r>
          </w:p>
        </w:tc>
      </w:tr>
      <w:tr w:rsidR="005756D6" w14:paraId="2E033A27" w14:textId="77777777" w:rsidTr="00AC5F06">
        <w:tc>
          <w:tcPr>
            <w:tcW w:w="3964" w:type="dxa"/>
          </w:tcPr>
          <w:p w14:paraId="2ECC94CD" w14:textId="77777777" w:rsidR="005756D6" w:rsidRDefault="005756D6" w:rsidP="00EC3D61">
            <w:r>
              <w:rPr>
                <w:b/>
                <w:bCs/>
                <w:sz w:val="18"/>
                <w:szCs w:val="18"/>
              </w:rPr>
              <w:t>Total</w:t>
            </w:r>
          </w:p>
        </w:tc>
        <w:tc>
          <w:tcPr>
            <w:tcW w:w="1600" w:type="dxa"/>
          </w:tcPr>
          <w:p w14:paraId="79754DC4" w14:textId="77777777" w:rsidR="005756D6" w:rsidRDefault="005756D6" w:rsidP="00EC3D61">
            <w:pPr>
              <w:jc w:val="center"/>
            </w:pPr>
            <w:r>
              <w:rPr>
                <w:b/>
                <w:bCs/>
                <w:sz w:val="18"/>
                <w:szCs w:val="18"/>
              </w:rPr>
              <w:t>118</w:t>
            </w:r>
          </w:p>
        </w:tc>
        <w:tc>
          <w:tcPr>
            <w:tcW w:w="1600" w:type="dxa"/>
          </w:tcPr>
          <w:p w14:paraId="24355B7B" w14:textId="77777777" w:rsidR="005756D6" w:rsidRDefault="005756D6" w:rsidP="00EC3D61">
            <w:pPr>
              <w:jc w:val="center"/>
            </w:pPr>
            <w:r>
              <w:rPr>
                <w:b/>
                <w:bCs/>
                <w:sz w:val="18"/>
                <w:szCs w:val="18"/>
              </w:rPr>
              <w:t>100,0%</w:t>
            </w:r>
          </w:p>
        </w:tc>
      </w:tr>
    </w:tbl>
    <w:p w14:paraId="4CDAB40C" w14:textId="77777777" w:rsidR="005756D6" w:rsidRDefault="005756D6" w:rsidP="00AA04B3">
      <w:pPr>
        <w:spacing w:before="100" w:after="240"/>
        <w:jc w:val="center"/>
        <w:rPr>
          <w:i/>
          <w:iCs/>
          <w:sz w:val="18"/>
          <w:szCs w:val="18"/>
        </w:rPr>
      </w:pPr>
      <w:r>
        <w:rPr>
          <w:i/>
          <w:iCs/>
          <w:sz w:val="18"/>
          <w:szCs w:val="18"/>
        </w:rPr>
        <w:t xml:space="preserve">Fonte: elaboração própria, a partir de dados da </w:t>
      </w:r>
      <w:proofErr w:type="spellStart"/>
      <w:r>
        <w:rPr>
          <w:i/>
          <w:iCs/>
          <w:sz w:val="18"/>
          <w:szCs w:val="18"/>
        </w:rPr>
        <w:t>Economatica</w:t>
      </w:r>
      <w:proofErr w:type="spellEnd"/>
      <w:r>
        <w:rPr>
          <w:i/>
          <w:iCs/>
          <w:sz w:val="18"/>
          <w:szCs w:val="18"/>
        </w:rPr>
        <w:t xml:space="preserve"> e da classificação setorial da B3.</w:t>
      </w:r>
    </w:p>
    <w:p w14:paraId="06145326" w14:textId="77777777" w:rsidR="00AA04B3" w:rsidRDefault="00AA04B3" w:rsidP="00AA04B3">
      <w:pPr>
        <w:spacing w:before="100" w:after="240"/>
        <w:jc w:val="center"/>
      </w:pPr>
    </w:p>
    <w:p w14:paraId="422A7EB5" w14:textId="171F1736" w:rsidR="00AA04B3" w:rsidRPr="00AA04B3" w:rsidRDefault="00AA04B3" w:rsidP="00AA04B3">
      <w:pPr>
        <w:pStyle w:val="Legenda"/>
        <w:keepNext/>
        <w:jc w:val="center"/>
        <w:rPr>
          <w:rFonts w:ascii="Times New Roman" w:hAnsi="Times New Roman" w:cs="Times New Roman"/>
          <w:i w:val="0"/>
          <w:iCs w:val="0"/>
          <w:color w:val="auto"/>
          <w:sz w:val="22"/>
          <w:szCs w:val="22"/>
        </w:rPr>
      </w:pPr>
      <w:bookmarkStart w:id="172" w:name="_Toc231447954"/>
      <w:r>
        <w:rPr>
          <w:rFonts w:ascii="Times New Roman" w:hAnsi="Times New Roman" w:cs="Times New Roman"/>
          <w:i w:val="0"/>
          <w:iCs w:val="0"/>
          <w:color w:val="auto"/>
          <w:sz w:val="22"/>
          <w:szCs w:val="22"/>
        </w:rPr>
        <w:t xml:space="preserve">Tabela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Tabela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15</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-Relação Completa dos Ativos</w:t>
      </w:r>
      <w:bookmarkEnd w:id="172"/>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7137EB8A" w14:textId="77777777" w:rsidTr="00EC3D61">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3735D1BC"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6BBE474" w14:textId="77777777" w:rsidR="005756D6" w:rsidRDefault="005756D6" w:rsidP="00EC3D61">
            <w:proofErr w:type="spellStart"/>
            <w:r>
              <w:rPr>
                <w:b/>
                <w:bCs/>
                <w:color w:val="FFFFFF"/>
                <w:sz w:val="18"/>
                <w:szCs w:val="18"/>
              </w:rPr>
              <w:t>Ticker</w:t>
            </w:r>
            <w:proofErr w:type="spellEnd"/>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137F0BD"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A1B37C9" w14:textId="77777777" w:rsidR="005756D6" w:rsidRDefault="005756D6" w:rsidP="00EC3D61">
            <w:r>
              <w:rPr>
                <w:b/>
                <w:bCs/>
                <w:color w:val="FFFFFF"/>
                <w:sz w:val="18"/>
                <w:szCs w:val="18"/>
              </w:rPr>
              <w:t>Setor (B3)</w:t>
            </w:r>
          </w:p>
        </w:tc>
      </w:tr>
      <w:tr w:rsidR="005756D6" w14:paraId="7FC1550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3FEF4" w14:textId="77777777" w:rsidR="005756D6" w:rsidRDefault="005756D6" w:rsidP="00EC3D61">
            <w:pPr>
              <w:jc w:val="center"/>
            </w:pPr>
            <w:r>
              <w:rPr>
                <w:sz w:val="18"/>
                <w:szCs w:val="18"/>
              </w:rP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6886D1"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08F843"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28F164" w14:textId="77777777" w:rsidR="005756D6" w:rsidRDefault="005756D6" w:rsidP="00EC3D61">
            <w:r>
              <w:rPr>
                <w:sz w:val="18"/>
                <w:szCs w:val="18"/>
              </w:rPr>
              <w:t>Financeiro</w:t>
            </w:r>
          </w:p>
        </w:tc>
      </w:tr>
      <w:tr w:rsidR="005756D6" w14:paraId="0A3F42B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E6F2BD" w14:textId="77777777" w:rsidR="005756D6" w:rsidRDefault="005756D6" w:rsidP="00EC3D61">
            <w:pPr>
              <w:jc w:val="center"/>
            </w:pPr>
            <w:r>
              <w:rPr>
                <w:sz w:val="18"/>
                <w:szCs w:val="18"/>
              </w:rP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FAFB60"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8A6CFD" w14:textId="77777777" w:rsidR="005756D6" w:rsidRDefault="005756D6" w:rsidP="00EC3D61">
            <w:proofErr w:type="spellStart"/>
            <w:r>
              <w:rPr>
                <w:sz w:val="18"/>
                <w:szCs w:val="18"/>
              </w:rPr>
              <w:t>Ambev</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83FAF4" w14:textId="77777777" w:rsidR="005756D6" w:rsidRDefault="005756D6" w:rsidP="00EC3D61">
            <w:r>
              <w:rPr>
                <w:sz w:val="18"/>
                <w:szCs w:val="18"/>
              </w:rPr>
              <w:t>Consumo Não Cíclico</w:t>
            </w:r>
          </w:p>
        </w:tc>
      </w:tr>
      <w:tr w:rsidR="005756D6" w14:paraId="1A12F8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EEA19F" w14:textId="77777777" w:rsidR="005756D6" w:rsidRDefault="005756D6" w:rsidP="00EC3D61">
            <w:pPr>
              <w:jc w:val="center"/>
            </w:pPr>
            <w:r>
              <w:rPr>
                <w:sz w:val="18"/>
                <w:szCs w:val="18"/>
              </w:rP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B2D5F"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C882D6" w14:textId="77777777" w:rsidR="005756D6" w:rsidRDefault="005756D6" w:rsidP="00EC3D61">
            <w:proofErr w:type="spellStart"/>
            <w:r>
              <w:rPr>
                <w:sz w:val="18"/>
                <w:szCs w:val="18"/>
              </w:rPr>
              <w:t>BrasilAgro</w:t>
            </w:r>
            <w:proofErr w:type="spellEnd"/>
            <w:r>
              <w:rPr>
                <w:sz w:val="18"/>
                <w:szCs w:val="18"/>
              </w:rPr>
              <w:t xml:space="preserve">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4FFFBD" w14:textId="77777777" w:rsidR="005756D6" w:rsidRDefault="005756D6" w:rsidP="00EC3D61">
            <w:r>
              <w:rPr>
                <w:sz w:val="18"/>
                <w:szCs w:val="18"/>
              </w:rPr>
              <w:t>Consumo Não Cíclico</w:t>
            </w:r>
          </w:p>
        </w:tc>
      </w:tr>
      <w:tr w:rsidR="005756D6" w14:paraId="22AF758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C52D13" w14:textId="77777777" w:rsidR="005756D6" w:rsidRDefault="005756D6" w:rsidP="00EC3D61">
            <w:pPr>
              <w:jc w:val="center"/>
            </w:pPr>
            <w:r>
              <w:rPr>
                <w:sz w:val="18"/>
                <w:szCs w:val="18"/>
              </w:rP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5F291C"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B91701"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B43058" w14:textId="77777777" w:rsidR="005756D6" w:rsidRDefault="005756D6" w:rsidP="00EC3D61">
            <w:r>
              <w:rPr>
                <w:sz w:val="18"/>
                <w:szCs w:val="18"/>
              </w:rPr>
              <w:t>Consumo Cíclico</w:t>
            </w:r>
          </w:p>
        </w:tc>
      </w:tr>
      <w:tr w:rsidR="005756D6" w14:paraId="1233B7E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3CF33E" w14:textId="77777777" w:rsidR="005756D6" w:rsidRDefault="005756D6" w:rsidP="00EC3D61">
            <w:pPr>
              <w:jc w:val="center"/>
            </w:pPr>
            <w:r>
              <w:rPr>
                <w:sz w:val="18"/>
                <w:szCs w:val="18"/>
              </w:rP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4C6FA1"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637915"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2915BD" w14:textId="77777777" w:rsidR="005756D6" w:rsidRDefault="005756D6" w:rsidP="00EC3D61">
            <w:r>
              <w:rPr>
                <w:sz w:val="18"/>
                <w:szCs w:val="18"/>
              </w:rPr>
              <w:t>Consumo Cíclico</w:t>
            </w:r>
          </w:p>
        </w:tc>
      </w:tr>
      <w:tr w:rsidR="005756D6" w14:paraId="7C2FEF7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239E6A" w14:textId="77777777" w:rsidR="005756D6" w:rsidRDefault="005756D6" w:rsidP="00EC3D61">
            <w:pPr>
              <w:jc w:val="center"/>
            </w:pPr>
            <w:r>
              <w:rPr>
                <w:sz w:val="18"/>
                <w:szCs w:val="18"/>
              </w:rPr>
              <w:t>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8145DD" w14:textId="77777777" w:rsidR="005756D6" w:rsidRDefault="005756D6" w:rsidP="00EC3D61">
            <w:r>
              <w:rPr>
                <w:sz w:val="18"/>
                <w:szCs w:val="18"/>
              </w:rPr>
              <w:t>AMER3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204B4" w14:textId="77777777" w:rsidR="005756D6" w:rsidRDefault="005756D6" w:rsidP="00EC3D61">
            <w:r>
              <w:rPr>
                <w:sz w:val="18"/>
                <w:szCs w:val="18"/>
              </w:rPr>
              <w:t>Americanas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5B49ED" w14:textId="77777777" w:rsidR="005756D6" w:rsidRDefault="005756D6" w:rsidP="00EC3D61">
            <w:r>
              <w:rPr>
                <w:sz w:val="18"/>
                <w:szCs w:val="18"/>
              </w:rPr>
              <w:t>Consumo Cíclico</w:t>
            </w:r>
          </w:p>
        </w:tc>
      </w:tr>
      <w:tr w:rsidR="005756D6" w14:paraId="6D7B42C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01ED43" w14:textId="77777777" w:rsidR="005756D6" w:rsidRDefault="005756D6" w:rsidP="00EC3D61">
            <w:pPr>
              <w:jc w:val="center"/>
            </w:pPr>
            <w:r>
              <w:rPr>
                <w:sz w:val="18"/>
                <w:szCs w:val="18"/>
              </w:rPr>
              <w:t>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F7FF21"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035C06"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0D26" w14:textId="77777777" w:rsidR="005756D6" w:rsidRDefault="005756D6" w:rsidP="00EC3D61">
            <w:r>
              <w:rPr>
                <w:sz w:val="18"/>
                <w:szCs w:val="18"/>
              </w:rPr>
              <w:t>Utilidade Pública</w:t>
            </w:r>
          </w:p>
        </w:tc>
      </w:tr>
      <w:tr w:rsidR="005756D6" w14:paraId="3D59754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BD62D9" w14:textId="77777777" w:rsidR="005756D6" w:rsidRDefault="005756D6" w:rsidP="00EC3D61">
            <w:pPr>
              <w:jc w:val="center"/>
            </w:pPr>
            <w:r>
              <w:rPr>
                <w:sz w:val="18"/>
                <w:szCs w:val="18"/>
              </w:rPr>
              <w:t>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85EC3B"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C485A0"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471E12" w14:textId="77777777" w:rsidR="005756D6" w:rsidRDefault="005756D6" w:rsidP="00EC3D61">
            <w:r>
              <w:rPr>
                <w:sz w:val="18"/>
                <w:szCs w:val="18"/>
              </w:rPr>
              <w:t>Utilidade Pública</w:t>
            </w:r>
          </w:p>
        </w:tc>
      </w:tr>
      <w:tr w:rsidR="005756D6" w14:paraId="3FAC46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F5DFDE" w14:textId="77777777" w:rsidR="005756D6" w:rsidRDefault="005756D6" w:rsidP="00EC3D61">
            <w:pPr>
              <w:jc w:val="center"/>
            </w:pPr>
            <w:r>
              <w:rPr>
                <w:sz w:val="18"/>
                <w:szCs w:val="18"/>
              </w:rPr>
              <w:t>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9A19C6"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DB7767"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808648" w14:textId="77777777" w:rsidR="005756D6" w:rsidRDefault="005756D6" w:rsidP="00EC3D61">
            <w:r>
              <w:rPr>
                <w:sz w:val="18"/>
                <w:szCs w:val="18"/>
              </w:rPr>
              <w:t>Financeiro</w:t>
            </w:r>
          </w:p>
        </w:tc>
      </w:tr>
      <w:tr w:rsidR="005756D6" w14:paraId="274FD6D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0C49BE" w14:textId="77777777" w:rsidR="005756D6" w:rsidRDefault="005756D6" w:rsidP="00EC3D61">
            <w:pPr>
              <w:jc w:val="center"/>
            </w:pPr>
            <w:r>
              <w:rPr>
                <w:sz w:val="18"/>
                <w:szCs w:val="18"/>
              </w:rPr>
              <w:t>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75D65E"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AD8D8B"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1BEC96" w14:textId="77777777" w:rsidR="005756D6" w:rsidRDefault="005756D6" w:rsidP="00EC3D61">
            <w:r>
              <w:rPr>
                <w:sz w:val="18"/>
                <w:szCs w:val="18"/>
              </w:rPr>
              <w:t>Financeiro</w:t>
            </w:r>
          </w:p>
        </w:tc>
      </w:tr>
      <w:tr w:rsidR="005756D6" w14:paraId="55FBECA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F2A1BF" w14:textId="77777777" w:rsidR="005756D6" w:rsidRDefault="005756D6" w:rsidP="00EC3D61">
            <w:pPr>
              <w:jc w:val="center"/>
            </w:pPr>
            <w:r>
              <w:rPr>
                <w:sz w:val="18"/>
                <w:szCs w:val="18"/>
              </w:rPr>
              <w:t>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33E9FA"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A3E5DA"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B5A15A" w14:textId="77777777" w:rsidR="005756D6" w:rsidRDefault="005756D6" w:rsidP="00EC3D61">
            <w:r>
              <w:rPr>
                <w:sz w:val="18"/>
                <w:szCs w:val="18"/>
              </w:rPr>
              <w:t>Financeiro</w:t>
            </w:r>
          </w:p>
        </w:tc>
      </w:tr>
      <w:tr w:rsidR="005756D6" w14:paraId="34C6F47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B1F51E" w14:textId="77777777" w:rsidR="005756D6" w:rsidRDefault="005756D6" w:rsidP="00EC3D61">
            <w:pPr>
              <w:jc w:val="center"/>
            </w:pPr>
            <w:r>
              <w:rPr>
                <w:sz w:val="18"/>
                <w:szCs w:val="18"/>
              </w:rPr>
              <w:t>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1559D1"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235934"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21F528" w14:textId="77777777" w:rsidR="005756D6" w:rsidRDefault="005756D6" w:rsidP="00EC3D61">
            <w:r>
              <w:rPr>
                <w:sz w:val="18"/>
                <w:szCs w:val="18"/>
              </w:rPr>
              <w:t>Financeiro</w:t>
            </w:r>
          </w:p>
        </w:tc>
      </w:tr>
      <w:tr w:rsidR="005756D6" w14:paraId="7F4192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9E745E" w14:textId="77777777" w:rsidR="005756D6" w:rsidRDefault="005756D6" w:rsidP="00EC3D61">
            <w:pPr>
              <w:jc w:val="center"/>
            </w:pPr>
            <w:r>
              <w:rPr>
                <w:sz w:val="18"/>
                <w:szCs w:val="18"/>
              </w:rPr>
              <w:t>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E317E3"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181BDB"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F189D5" w14:textId="77777777" w:rsidR="005756D6" w:rsidRDefault="005756D6" w:rsidP="00EC3D61">
            <w:r>
              <w:rPr>
                <w:sz w:val="18"/>
                <w:szCs w:val="18"/>
              </w:rPr>
              <w:t>Consumo Não Cíclico</w:t>
            </w:r>
          </w:p>
        </w:tc>
      </w:tr>
      <w:tr w:rsidR="005756D6" w14:paraId="72F1BF0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10A4F" w14:textId="77777777" w:rsidR="005756D6" w:rsidRDefault="005756D6" w:rsidP="00EC3D61">
            <w:pPr>
              <w:jc w:val="center"/>
            </w:pPr>
            <w:r>
              <w:rPr>
                <w:sz w:val="18"/>
                <w:szCs w:val="18"/>
              </w:rPr>
              <w:t>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454342"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31E42F"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0BDB88" w14:textId="77777777" w:rsidR="005756D6" w:rsidRDefault="005756D6" w:rsidP="00EC3D61">
            <w:r>
              <w:rPr>
                <w:sz w:val="18"/>
                <w:szCs w:val="18"/>
              </w:rPr>
              <w:t>Materiais Básicos</w:t>
            </w:r>
          </w:p>
        </w:tc>
      </w:tr>
      <w:tr w:rsidR="005756D6" w14:paraId="61A1415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3977F5" w14:textId="77777777" w:rsidR="005756D6" w:rsidRDefault="005756D6" w:rsidP="00EC3D61">
            <w:pPr>
              <w:jc w:val="center"/>
            </w:pPr>
            <w:r>
              <w:rPr>
                <w:sz w:val="18"/>
                <w:szCs w:val="18"/>
              </w:rPr>
              <w:t>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BBCFBE"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D686B" w14:textId="77777777" w:rsidR="005756D6" w:rsidRDefault="005756D6" w:rsidP="00EC3D61">
            <w:proofErr w:type="spellStart"/>
            <w:r>
              <w:rPr>
                <w:sz w:val="18"/>
                <w:szCs w:val="18"/>
              </w:rPr>
              <w:t>Braskem</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3B93C9" w14:textId="77777777" w:rsidR="005756D6" w:rsidRDefault="005756D6" w:rsidP="00EC3D61">
            <w:r>
              <w:rPr>
                <w:sz w:val="18"/>
                <w:szCs w:val="18"/>
              </w:rPr>
              <w:t>Materiais Básicos</w:t>
            </w:r>
          </w:p>
        </w:tc>
      </w:tr>
      <w:tr w:rsidR="005756D6" w14:paraId="2E8D5D0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55613C" w14:textId="77777777" w:rsidR="005756D6" w:rsidRDefault="005756D6" w:rsidP="00EC3D61">
            <w:pPr>
              <w:jc w:val="center"/>
            </w:pPr>
            <w:r>
              <w:rPr>
                <w:sz w:val="18"/>
                <w:szCs w:val="18"/>
              </w:rPr>
              <w:t>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7FE31C"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38785F"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6EC521" w14:textId="77777777" w:rsidR="005756D6" w:rsidRDefault="005756D6" w:rsidP="00EC3D61">
            <w:r>
              <w:rPr>
                <w:sz w:val="18"/>
                <w:szCs w:val="18"/>
              </w:rPr>
              <w:t>Financeiro</w:t>
            </w:r>
          </w:p>
        </w:tc>
      </w:tr>
      <w:tr w:rsidR="005756D6" w14:paraId="0DDC250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37A24E" w14:textId="77777777" w:rsidR="005756D6" w:rsidRDefault="005756D6" w:rsidP="00EC3D61">
            <w:pPr>
              <w:jc w:val="center"/>
            </w:pPr>
            <w:r>
              <w:rPr>
                <w:sz w:val="18"/>
                <w:szCs w:val="18"/>
              </w:rPr>
              <w:t>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5A30FF"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169C5A"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78F857" w14:textId="77777777" w:rsidR="005756D6" w:rsidRDefault="005756D6" w:rsidP="00EC3D61">
            <w:r>
              <w:rPr>
                <w:sz w:val="18"/>
                <w:szCs w:val="18"/>
              </w:rPr>
              <w:t>Utilidade Pública</w:t>
            </w:r>
          </w:p>
        </w:tc>
      </w:tr>
      <w:tr w:rsidR="005756D6" w14:paraId="1B1C315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856E76" w14:textId="77777777" w:rsidR="005756D6" w:rsidRDefault="005756D6" w:rsidP="00EC3D61">
            <w:pPr>
              <w:jc w:val="center"/>
            </w:pPr>
            <w:r>
              <w:rPr>
                <w:sz w:val="18"/>
                <w:szCs w:val="18"/>
              </w:rPr>
              <w:t>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EB7472"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DEE926"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A2FEF8" w14:textId="77777777" w:rsidR="005756D6" w:rsidRDefault="005756D6" w:rsidP="00EC3D61">
            <w:r>
              <w:rPr>
                <w:sz w:val="18"/>
                <w:szCs w:val="18"/>
              </w:rPr>
              <w:t>Utilidade Pública</w:t>
            </w:r>
          </w:p>
        </w:tc>
      </w:tr>
      <w:tr w:rsidR="005756D6" w14:paraId="694431F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9E51EB" w14:textId="77777777" w:rsidR="005756D6" w:rsidRDefault="005756D6" w:rsidP="00EC3D61">
            <w:pPr>
              <w:jc w:val="center"/>
            </w:pPr>
            <w:r>
              <w:rPr>
                <w:sz w:val="18"/>
                <w:szCs w:val="18"/>
              </w:rPr>
              <w:t>19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B96064"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1B3A2C2"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77E2CA" w14:textId="77777777" w:rsidR="005756D6" w:rsidRDefault="005756D6" w:rsidP="00EC3D61">
            <w:r>
              <w:rPr>
                <w:sz w:val="18"/>
                <w:szCs w:val="18"/>
              </w:rPr>
              <w:t>Utilidade Pública</w:t>
            </w:r>
          </w:p>
        </w:tc>
      </w:tr>
      <w:tr w:rsidR="005756D6" w14:paraId="5A8970D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3D3DEC" w14:textId="77777777" w:rsidR="005756D6" w:rsidRDefault="005756D6" w:rsidP="00EC3D61">
            <w:pPr>
              <w:jc w:val="center"/>
            </w:pPr>
            <w:r>
              <w:rPr>
                <w:sz w:val="18"/>
                <w:szCs w:val="18"/>
              </w:rPr>
              <w:t>20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7D703B"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477E0C"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BB5A71" w14:textId="77777777" w:rsidR="005756D6" w:rsidRDefault="005756D6" w:rsidP="00EC3D61">
            <w:r>
              <w:rPr>
                <w:sz w:val="18"/>
                <w:szCs w:val="18"/>
              </w:rPr>
              <w:t>Utilidade Pública</w:t>
            </w:r>
          </w:p>
        </w:tc>
      </w:tr>
      <w:tr w:rsidR="005756D6" w14:paraId="2A53249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BB1FD4" w14:textId="77777777" w:rsidR="005756D6" w:rsidRDefault="005756D6" w:rsidP="00EC3D61">
            <w:pPr>
              <w:jc w:val="center"/>
            </w:pPr>
            <w:r>
              <w:rPr>
                <w:sz w:val="18"/>
                <w:szCs w:val="18"/>
              </w:rPr>
              <w:t>21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C0F08A"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D8C6E2"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52A365" w14:textId="77777777" w:rsidR="005756D6" w:rsidRDefault="005756D6" w:rsidP="00EC3D61">
            <w:r>
              <w:rPr>
                <w:sz w:val="18"/>
                <w:szCs w:val="18"/>
              </w:rPr>
              <w:t>Utilidade Pública</w:t>
            </w:r>
          </w:p>
        </w:tc>
      </w:tr>
      <w:tr w:rsidR="005756D6" w14:paraId="6D2C878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B0B3D0" w14:textId="77777777" w:rsidR="005756D6" w:rsidRDefault="005756D6" w:rsidP="00EC3D61">
            <w:pPr>
              <w:jc w:val="center"/>
            </w:pPr>
            <w:r>
              <w:rPr>
                <w:sz w:val="18"/>
                <w:szCs w:val="18"/>
              </w:rPr>
              <w:t>22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F1A69"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D524E7"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F5AE4C" w14:textId="77777777" w:rsidR="005756D6" w:rsidRDefault="005756D6" w:rsidP="00EC3D61">
            <w:r>
              <w:rPr>
                <w:sz w:val="18"/>
                <w:szCs w:val="18"/>
              </w:rPr>
              <w:t>Utilidade Pública</w:t>
            </w:r>
          </w:p>
        </w:tc>
      </w:tr>
      <w:tr w:rsidR="005756D6" w14:paraId="14707CF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5831DD" w14:textId="77777777" w:rsidR="005756D6" w:rsidRDefault="005756D6" w:rsidP="00EC3D61">
            <w:pPr>
              <w:jc w:val="center"/>
            </w:pPr>
            <w:r>
              <w:rPr>
                <w:sz w:val="18"/>
                <w:szCs w:val="18"/>
              </w:rPr>
              <w:lastRenderedPageBreak/>
              <w:t>23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7DD3D0"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3394F4"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E60591" w14:textId="77777777" w:rsidR="005756D6" w:rsidRDefault="005756D6" w:rsidP="00EC3D61">
            <w:r>
              <w:rPr>
                <w:sz w:val="18"/>
                <w:szCs w:val="18"/>
              </w:rPr>
              <w:t>Utilidade Pública</w:t>
            </w:r>
          </w:p>
        </w:tc>
      </w:tr>
      <w:tr w:rsidR="005756D6" w14:paraId="5CB6C50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770226" w14:textId="77777777" w:rsidR="005756D6" w:rsidRDefault="005756D6" w:rsidP="00EC3D61">
            <w:pPr>
              <w:jc w:val="center"/>
            </w:pPr>
            <w:r>
              <w:rPr>
                <w:sz w:val="18"/>
                <w:szCs w:val="18"/>
              </w:rPr>
              <w:t>24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A2D4C"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866A4" w14:textId="77777777" w:rsidR="005756D6" w:rsidRDefault="005756D6" w:rsidP="00EC3D61">
            <w:proofErr w:type="spellStart"/>
            <w:r>
              <w:rPr>
                <w:sz w:val="18"/>
                <w:szCs w:val="18"/>
              </w:rPr>
              <w:t>Cosan</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169DF5" w14:textId="77777777" w:rsidR="005756D6" w:rsidRDefault="005756D6" w:rsidP="00EC3D61">
            <w:r>
              <w:rPr>
                <w:sz w:val="18"/>
                <w:szCs w:val="18"/>
              </w:rPr>
              <w:t>Petróleo, Gás e Biocombustíveis</w:t>
            </w:r>
          </w:p>
        </w:tc>
      </w:tr>
      <w:tr w:rsidR="005756D6" w14:paraId="20EA637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B07AB9" w14:textId="77777777" w:rsidR="005756D6" w:rsidRDefault="005756D6" w:rsidP="00EC3D61">
            <w:pPr>
              <w:jc w:val="center"/>
            </w:pPr>
            <w:r>
              <w:rPr>
                <w:sz w:val="18"/>
                <w:szCs w:val="18"/>
              </w:rPr>
              <w:t>25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60F05D"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F1DB82"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7EB4CA" w14:textId="77777777" w:rsidR="005756D6" w:rsidRDefault="005756D6" w:rsidP="00EC3D61">
            <w:r>
              <w:rPr>
                <w:sz w:val="18"/>
                <w:szCs w:val="18"/>
              </w:rPr>
              <w:t>Utilidade Pública</w:t>
            </w:r>
          </w:p>
        </w:tc>
      </w:tr>
      <w:tr w:rsidR="005756D6" w14:paraId="4F347C7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F62A36" w14:textId="77777777" w:rsidR="005756D6" w:rsidRDefault="005756D6" w:rsidP="00EC3D61">
            <w:pPr>
              <w:jc w:val="center"/>
            </w:pPr>
            <w:r>
              <w:rPr>
                <w:sz w:val="18"/>
                <w:szCs w:val="18"/>
              </w:rPr>
              <w:t>26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BE47FD"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DC7DBE"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D0AAC8" w14:textId="77777777" w:rsidR="005756D6" w:rsidRDefault="005756D6" w:rsidP="00EC3D61">
            <w:r>
              <w:rPr>
                <w:sz w:val="18"/>
                <w:szCs w:val="18"/>
              </w:rPr>
              <w:t>Materiais Básicos</w:t>
            </w:r>
          </w:p>
        </w:tc>
      </w:tr>
      <w:tr w:rsidR="005756D6" w14:paraId="332ECD9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6E753" w14:textId="77777777" w:rsidR="005756D6" w:rsidRDefault="005756D6" w:rsidP="00EC3D61">
            <w:pPr>
              <w:jc w:val="center"/>
            </w:pPr>
            <w:r>
              <w:rPr>
                <w:sz w:val="18"/>
                <w:szCs w:val="18"/>
              </w:rPr>
              <w:t>27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3520AF"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3C8FE"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B295EF" w14:textId="77777777" w:rsidR="005756D6" w:rsidRDefault="005756D6" w:rsidP="00EC3D61">
            <w:r>
              <w:rPr>
                <w:sz w:val="18"/>
                <w:szCs w:val="18"/>
              </w:rPr>
              <w:t>Materiais Básicos</w:t>
            </w:r>
          </w:p>
        </w:tc>
      </w:tr>
      <w:tr w:rsidR="005756D6" w14:paraId="0F2E24F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92C712" w14:textId="77777777" w:rsidR="005756D6" w:rsidRDefault="005756D6" w:rsidP="00EC3D61">
            <w:pPr>
              <w:jc w:val="center"/>
            </w:pPr>
            <w:r>
              <w:rPr>
                <w:sz w:val="18"/>
                <w:szCs w:val="18"/>
              </w:rPr>
              <w:t>28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EBB883"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122B32" w14:textId="77777777" w:rsidR="005756D6" w:rsidRDefault="005756D6" w:rsidP="00EC3D61">
            <w:proofErr w:type="spellStart"/>
            <w:r>
              <w:rPr>
                <w:sz w:val="18"/>
                <w:szCs w:val="18"/>
              </w:rPr>
              <w:t>Cyrela</w:t>
            </w:r>
            <w:proofErr w:type="spellEnd"/>
            <w:r>
              <w:rPr>
                <w:sz w:val="18"/>
                <w:szCs w:val="18"/>
              </w:rPr>
              <w:t xml:space="preserve"> </w:t>
            </w:r>
            <w:proofErr w:type="spellStart"/>
            <w:r>
              <w:rPr>
                <w:sz w:val="18"/>
                <w:szCs w:val="18"/>
              </w:rPr>
              <w:t>Brazil</w:t>
            </w:r>
            <w:proofErr w:type="spellEnd"/>
            <w:r>
              <w:rPr>
                <w:sz w:val="18"/>
                <w:szCs w:val="18"/>
              </w:rPr>
              <w:t xml:space="preserve"> </w:t>
            </w:r>
            <w:proofErr w:type="spellStart"/>
            <w:r>
              <w:rPr>
                <w:sz w:val="18"/>
                <w:szCs w:val="18"/>
              </w:rPr>
              <w:t>Realty</w:t>
            </w:r>
            <w:proofErr w:type="spellEnd"/>
            <w:r>
              <w:rPr>
                <w:sz w:val="18"/>
                <w:szCs w:val="18"/>
              </w:rPr>
              <w:t xml:space="preserve">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FDA15" w14:textId="77777777" w:rsidR="005756D6" w:rsidRDefault="005756D6" w:rsidP="00EC3D61">
            <w:r>
              <w:rPr>
                <w:sz w:val="18"/>
                <w:szCs w:val="18"/>
              </w:rPr>
              <w:t>Consumo Cíclico</w:t>
            </w:r>
          </w:p>
        </w:tc>
      </w:tr>
      <w:tr w:rsidR="005756D6" w14:paraId="10DB0FA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4C8FDC" w14:textId="77777777" w:rsidR="005756D6" w:rsidRDefault="005756D6" w:rsidP="00EC3D61">
            <w:pPr>
              <w:jc w:val="center"/>
            </w:pPr>
            <w:r>
              <w:rPr>
                <w:sz w:val="18"/>
                <w:szCs w:val="18"/>
              </w:rPr>
              <w:t>29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7E85A"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D9A13B" w14:textId="77777777" w:rsidR="005756D6" w:rsidRDefault="005756D6" w:rsidP="00EC3D61">
            <w:proofErr w:type="spellStart"/>
            <w:r>
              <w:rPr>
                <w:sz w:val="18"/>
                <w:szCs w:val="18"/>
              </w:rPr>
              <w:t>Dexco</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0B3AC8" w14:textId="77777777" w:rsidR="005756D6" w:rsidRDefault="005756D6" w:rsidP="00EC3D61">
            <w:r>
              <w:rPr>
                <w:sz w:val="18"/>
                <w:szCs w:val="18"/>
              </w:rPr>
              <w:t>Materiais Básicos</w:t>
            </w:r>
          </w:p>
        </w:tc>
      </w:tr>
      <w:tr w:rsidR="005756D6" w14:paraId="31D8240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F46364" w14:textId="77777777" w:rsidR="005756D6" w:rsidRDefault="005756D6" w:rsidP="00EC3D61">
            <w:pPr>
              <w:jc w:val="center"/>
            </w:pPr>
            <w:r>
              <w:rPr>
                <w:sz w:val="18"/>
                <w:szCs w:val="18"/>
              </w:rPr>
              <w:t>30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095D87B"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9EC8C4" w14:textId="77777777" w:rsidR="005756D6" w:rsidRDefault="005756D6" w:rsidP="00EC3D61">
            <w:proofErr w:type="spellStart"/>
            <w:r>
              <w:rPr>
                <w:sz w:val="18"/>
                <w:szCs w:val="18"/>
              </w:rPr>
              <w:t>Engie</w:t>
            </w:r>
            <w:proofErr w:type="spellEnd"/>
            <w:r>
              <w:rPr>
                <w:sz w:val="18"/>
                <w:szCs w:val="18"/>
              </w:rPr>
              <w:t xml:space="preserv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88D821" w14:textId="77777777" w:rsidR="005756D6" w:rsidRDefault="005756D6" w:rsidP="00EC3D61">
            <w:r>
              <w:rPr>
                <w:sz w:val="18"/>
                <w:szCs w:val="18"/>
              </w:rPr>
              <w:t>Utilidade Pública</w:t>
            </w:r>
          </w:p>
        </w:tc>
      </w:tr>
      <w:tr w:rsidR="005756D6" w14:paraId="591B9FF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EC2485" w14:textId="77777777" w:rsidR="005756D6" w:rsidRDefault="005756D6" w:rsidP="00EC3D61">
            <w:pPr>
              <w:jc w:val="center"/>
            </w:pPr>
            <w:r>
              <w:rPr>
                <w:sz w:val="18"/>
                <w:szCs w:val="18"/>
              </w:rPr>
              <w:t>31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41F0B0"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BB58C5"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494653" w14:textId="77777777" w:rsidR="005756D6" w:rsidRDefault="005756D6" w:rsidP="00EC3D61">
            <w:r>
              <w:rPr>
                <w:sz w:val="18"/>
                <w:szCs w:val="18"/>
              </w:rPr>
              <w:t>Utilidade Pública</w:t>
            </w:r>
          </w:p>
        </w:tc>
      </w:tr>
      <w:tr w:rsidR="005756D6" w14:paraId="7B8DEE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D3A676" w14:textId="77777777" w:rsidR="005756D6" w:rsidRDefault="005756D6" w:rsidP="00EC3D61">
            <w:pPr>
              <w:jc w:val="center"/>
            </w:pPr>
            <w:r>
              <w:rPr>
                <w:sz w:val="18"/>
                <w:szCs w:val="18"/>
              </w:rPr>
              <w:t>32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A5C267"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1FB27A" w14:textId="77777777" w:rsidR="005756D6" w:rsidRDefault="005756D6" w:rsidP="00EC3D61">
            <w:proofErr w:type="spellStart"/>
            <w:r>
              <w:rPr>
                <w:sz w:val="18"/>
                <w:szCs w:val="18"/>
              </w:rPr>
              <w:t>Eneva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0EA99F" w14:textId="77777777" w:rsidR="005756D6" w:rsidRDefault="005756D6" w:rsidP="00EC3D61">
            <w:r>
              <w:rPr>
                <w:sz w:val="18"/>
                <w:szCs w:val="18"/>
              </w:rPr>
              <w:t>Utilidade Pública</w:t>
            </w:r>
          </w:p>
        </w:tc>
      </w:tr>
      <w:tr w:rsidR="005756D6" w14:paraId="6215410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F76E79" w14:textId="77777777" w:rsidR="005756D6" w:rsidRDefault="005756D6" w:rsidP="00EC3D61">
            <w:pPr>
              <w:jc w:val="center"/>
            </w:pPr>
            <w:r>
              <w:rPr>
                <w:sz w:val="18"/>
                <w:szCs w:val="18"/>
              </w:rP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55D2ED"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89A611"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B49718" w14:textId="77777777" w:rsidR="005756D6" w:rsidRDefault="005756D6" w:rsidP="00EC3D61">
            <w:r>
              <w:rPr>
                <w:sz w:val="18"/>
                <w:szCs w:val="18"/>
              </w:rPr>
              <w:t>Utilidade Pública</w:t>
            </w:r>
          </w:p>
        </w:tc>
      </w:tr>
      <w:tr w:rsidR="005756D6" w14:paraId="1B86210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6D2E37" w14:textId="77777777" w:rsidR="005756D6" w:rsidRDefault="005756D6" w:rsidP="00EC3D61">
            <w:pPr>
              <w:jc w:val="center"/>
            </w:pPr>
            <w:r>
              <w:rPr>
                <w:sz w:val="18"/>
                <w:szCs w:val="18"/>
              </w:rP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92F169" w14:textId="77777777" w:rsidR="005756D6" w:rsidRDefault="005756D6" w:rsidP="00EC3D61">
            <w:r>
              <w:rPr>
                <w:sz w:val="18"/>
                <w:szCs w:val="18"/>
              </w:rPr>
              <w:t>ETER3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442588" w14:textId="77777777" w:rsidR="005756D6" w:rsidRDefault="005756D6" w:rsidP="00EC3D61">
            <w:r>
              <w:rPr>
                <w:sz w:val="18"/>
                <w:szCs w:val="18"/>
              </w:rPr>
              <w:t>Eternit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0AAD2" w14:textId="77777777" w:rsidR="005756D6" w:rsidRDefault="005756D6" w:rsidP="00EC3D61">
            <w:r>
              <w:rPr>
                <w:sz w:val="18"/>
                <w:szCs w:val="18"/>
              </w:rPr>
              <w:t>Materiais Básicos</w:t>
            </w:r>
          </w:p>
        </w:tc>
      </w:tr>
      <w:tr w:rsidR="005756D6" w14:paraId="0367C78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AD716C" w14:textId="77777777" w:rsidR="005756D6" w:rsidRDefault="005756D6" w:rsidP="00EC3D61">
            <w:pPr>
              <w:jc w:val="center"/>
            </w:pPr>
            <w:r>
              <w:rPr>
                <w:sz w:val="18"/>
                <w:szCs w:val="18"/>
              </w:rP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E4DCFB"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FE4B1E"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4B81C" w14:textId="77777777" w:rsidR="005756D6" w:rsidRDefault="005756D6" w:rsidP="00EC3D61">
            <w:r>
              <w:rPr>
                <w:sz w:val="18"/>
                <w:szCs w:val="18"/>
              </w:rPr>
              <w:t>Materiais Básicos</w:t>
            </w:r>
          </w:p>
        </w:tc>
      </w:tr>
      <w:tr w:rsidR="005756D6" w14:paraId="153AEF5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5EC9E8" w14:textId="77777777" w:rsidR="005756D6" w:rsidRDefault="005756D6" w:rsidP="00EC3D61">
            <w:pPr>
              <w:jc w:val="center"/>
            </w:pPr>
            <w:r>
              <w:rPr>
                <w:sz w:val="18"/>
                <w:szCs w:val="18"/>
              </w:rP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749BC7"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88FA9C" w14:textId="77777777" w:rsidR="005756D6" w:rsidRDefault="005756D6" w:rsidP="00EC3D61">
            <w:proofErr w:type="spellStart"/>
            <w:r>
              <w:rPr>
                <w:sz w:val="18"/>
                <w:szCs w:val="18"/>
              </w:rPr>
              <w:t>Even</w:t>
            </w:r>
            <w:proofErr w:type="spellEnd"/>
            <w:r>
              <w:rPr>
                <w:sz w:val="18"/>
                <w:szCs w:val="18"/>
              </w:rPr>
              <w:t xml:space="preserve">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02F9EE" w14:textId="77777777" w:rsidR="005756D6" w:rsidRDefault="005756D6" w:rsidP="00EC3D61">
            <w:r>
              <w:rPr>
                <w:sz w:val="18"/>
                <w:szCs w:val="18"/>
              </w:rPr>
              <w:t>Consumo Cíclico</w:t>
            </w:r>
          </w:p>
        </w:tc>
      </w:tr>
      <w:tr w:rsidR="005756D6" w14:paraId="363E8AB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FC81D9" w14:textId="77777777" w:rsidR="005756D6" w:rsidRDefault="005756D6" w:rsidP="00EC3D61">
            <w:pPr>
              <w:jc w:val="center"/>
            </w:pPr>
            <w:r>
              <w:rPr>
                <w:sz w:val="18"/>
                <w:szCs w:val="18"/>
              </w:rP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0E1FDF"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E99723"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57ED7C" w14:textId="77777777" w:rsidR="005756D6" w:rsidRDefault="005756D6" w:rsidP="00EC3D61">
            <w:r>
              <w:rPr>
                <w:sz w:val="18"/>
                <w:szCs w:val="18"/>
              </w:rPr>
              <w:t>Consumo Cíclico</w:t>
            </w:r>
          </w:p>
        </w:tc>
      </w:tr>
      <w:tr w:rsidR="005756D6" w14:paraId="3F82649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5D1C3A" w14:textId="77777777" w:rsidR="005756D6" w:rsidRDefault="005756D6" w:rsidP="00EC3D61">
            <w:pPr>
              <w:jc w:val="center"/>
            </w:pPr>
            <w:r>
              <w:rPr>
                <w:sz w:val="18"/>
                <w:szCs w:val="18"/>
              </w:rPr>
              <w:t>38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108CF3"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FC22BD"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CD8C0B" w14:textId="77777777" w:rsidR="005756D6" w:rsidRDefault="005756D6" w:rsidP="00EC3D61">
            <w:r>
              <w:rPr>
                <w:sz w:val="18"/>
                <w:szCs w:val="18"/>
              </w:rPr>
              <w:t>Materiais Básicos</w:t>
            </w:r>
          </w:p>
        </w:tc>
      </w:tr>
      <w:tr w:rsidR="005756D6" w14:paraId="3CACB62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5A4349" w14:textId="77777777" w:rsidR="005756D6" w:rsidRDefault="005756D6" w:rsidP="00EC3D61">
            <w:pPr>
              <w:jc w:val="center"/>
            </w:pPr>
            <w:r>
              <w:rPr>
                <w:sz w:val="18"/>
                <w:szCs w:val="18"/>
              </w:rPr>
              <w:t>39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D40B1C"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ADE81" w14:textId="77777777" w:rsidR="005756D6" w:rsidRDefault="005756D6" w:rsidP="00EC3D61">
            <w:r>
              <w:rPr>
                <w:sz w:val="18"/>
                <w:szCs w:val="18"/>
              </w:rPr>
              <w:t xml:space="preserve">Fertilizantes </w:t>
            </w:r>
            <w:proofErr w:type="spellStart"/>
            <w:r>
              <w:rPr>
                <w:sz w:val="18"/>
                <w:szCs w:val="18"/>
              </w:rPr>
              <w:t>Heringer</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F6D094" w14:textId="77777777" w:rsidR="005756D6" w:rsidRDefault="005756D6" w:rsidP="00EC3D61">
            <w:r>
              <w:rPr>
                <w:sz w:val="18"/>
                <w:szCs w:val="18"/>
              </w:rPr>
              <w:t>Consumo Não Cíclico</w:t>
            </w:r>
          </w:p>
        </w:tc>
      </w:tr>
      <w:tr w:rsidR="005756D6" w14:paraId="11CEC55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D5B237" w14:textId="77777777" w:rsidR="005756D6" w:rsidRDefault="005756D6" w:rsidP="00EC3D61">
            <w:pPr>
              <w:jc w:val="center"/>
            </w:pPr>
            <w:r>
              <w:rPr>
                <w:sz w:val="18"/>
                <w:szCs w:val="18"/>
              </w:rPr>
              <w:t>40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22C7F7" w14:textId="77777777" w:rsidR="005756D6" w:rsidRDefault="005756D6" w:rsidP="00EC3D61">
            <w:r>
              <w:rPr>
                <w:sz w:val="18"/>
                <w:szCs w:val="18"/>
              </w:rPr>
              <w:t>FICT3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5E1C5B" w14:textId="77777777" w:rsidR="005756D6" w:rsidRDefault="005756D6" w:rsidP="00EC3D61">
            <w:r>
              <w:rPr>
                <w:sz w:val="18"/>
                <w:szCs w:val="18"/>
              </w:rPr>
              <w:t>Companhia de Telecomunicações do Brasil Central*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72AFCA" w14:textId="77777777" w:rsidR="005756D6" w:rsidRDefault="005756D6" w:rsidP="00EC3D61">
            <w:r>
              <w:rPr>
                <w:sz w:val="18"/>
                <w:szCs w:val="18"/>
              </w:rPr>
              <w:t>Comunicações</w:t>
            </w:r>
          </w:p>
        </w:tc>
      </w:tr>
      <w:tr w:rsidR="005756D6" w14:paraId="6B7523A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75058D" w14:textId="77777777" w:rsidR="005756D6" w:rsidRDefault="005756D6" w:rsidP="00EC3D61">
            <w:pPr>
              <w:jc w:val="center"/>
            </w:pPr>
            <w:r>
              <w:rPr>
                <w:sz w:val="18"/>
                <w:szCs w:val="18"/>
              </w:rPr>
              <w:t>41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2CA7D"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FEF633" w14:textId="77777777" w:rsidR="005756D6" w:rsidRDefault="005756D6" w:rsidP="00EC3D61">
            <w:proofErr w:type="spellStart"/>
            <w:r>
              <w:rPr>
                <w:sz w:val="18"/>
                <w:szCs w:val="18"/>
              </w:rPr>
              <w:t>Fleury</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37E5BC" w14:textId="77777777" w:rsidR="005756D6" w:rsidRDefault="005756D6" w:rsidP="00EC3D61">
            <w:r>
              <w:rPr>
                <w:sz w:val="18"/>
                <w:szCs w:val="18"/>
              </w:rPr>
              <w:t>Saúde</w:t>
            </w:r>
          </w:p>
        </w:tc>
      </w:tr>
      <w:tr w:rsidR="005756D6" w14:paraId="48E4612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E5AD04" w14:textId="77777777" w:rsidR="005756D6" w:rsidRDefault="005756D6" w:rsidP="00EC3D61">
            <w:pPr>
              <w:jc w:val="center"/>
            </w:pPr>
            <w:r>
              <w:rPr>
                <w:sz w:val="18"/>
                <w:szCs w:val="18"/>
              </w:rPr>
              <w:t>42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B22EF"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7F24E" w14:textId="77777777" w:rsidR="005756D6" w:rsidRDefault="005756D6" w:rsidP="00EC3D61">
            <w:proofErr w:type="spellStart"/>
            <w:r>
              <w:rPr>
                <w:sz w:val="18"/>
                <w:szCs w:val="18"/>
              </w:rPr>
              <w:t>Gafisa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477F1D" w14:textId="77777777" w:rsidR="005756D6" w:rsidRDefault="005756D6" w:rsidP="00EC3D61">
            <w:r>
              <w:rPr>
                <w:sz w:val="18"/>
                <w:szCs w:val="18"/>
              </w:rPr>
              <w:t>Consumo Cíclico</w:t>
            </w:r>
          </w:p>
        </w:tc>
      </w:tr>
      <w:tr w:rsidR="005756D6" w14:paraId="31F55AF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6F613D" w14:textId="77777777" w:rsidR="005756D6" w:rsidRDefault="005756D6" w:rsidP="00EC3D61">
            <w:pPr>
              <w:jc w:val="center"/>
            </w:pPr>
            <w:r>
              <w:rPr>
                <w:sz w:val="18"/>
                <w:szCs w:val="18"/>
              </w:rP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F26615"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431677"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176BE" w14:textId="77777777" w:rsidR="005756D6" w:rsidRDefault="005756D6" w:rsidP="00EC3D61">
            <w:r>
              <w:rPr>
                <w:sz w:val="18"/>
                <w:szCs w:val="18"/>
              </w:rPr>
              <w:t>Materiais Básicos</w:t>
            </w:r>
          </w:p>
        </w:tc>
      </w:tr>
      <w:tr w:rsidR="005756D6" w14:paraId="7795164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AFD75A" w14:textId="77777777" w:rsidR="005756D6" w:rsidRDefault="005756D6" w:rsidP="00EC3D61">
            <w:pPr>
              <w:jc w:val="center"/>
            </w:pPr>
            <w:r>
              <w:rPr>
                <w:sz w:val="18"/>
                <w:szCs w:val="18"/>
              </w:rP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E569D0"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1953C3"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AF3BC6" w14:textId="77777777" w:rsidR="005756D6" w:rsidRDefault="005756D6" w:rsidP="00EC3D61">
            <w:r>
              <w:rPr>
                <w:sz w:val="18"/>
                <w:szCs w:val="18"/>
              </w:rPr>
              <w:t>Materiais Básicos</w:t>
            </w:r>
          </w:p>
        </w:tc>
      </w:tr>
      <w:tr w:rsidR="005756D6" w14:paraId="46C45EC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83E16E" w14:textId="77777777" w:rsidR="005756D6" w:rsidRDefault="005756D6" w:rsidP="00EC3D61">
            <w:pPr>
              <w:jc w:val="center"/>
            </w:pPr>
            <w:r>
              <w:rPr>
                <w:sz w:val="18"/>
                <w:szCs w:val="18"/>
              </w:rP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6C11C0"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F1D5F4"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A9DE5D" w14:textId="77777777" w:rsidR="005756D6" w:rsidRDefault="005756D6" w:rsidP="00EC3D61">
            <w:r>
              <w:rPr>
                <w:sz w:val="18"/>
                <w:szCs w:val="18"/>
              </w:rPr>
              <w:t>Materiais Básicos</w:t>
            </w:r>
          </w:p>
        </w:tc>
      </w:tr>
      <w:tr w:rsidR="005756D6" w14:paraId="000FFE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745BE4" w14:textId="77777777" w:rsidR="005756D6" w:rsidRDefault="005756D6" w:rsidP="00EC3D61">
            <w:pPr>
              <w:jc w:val="center"/>
            </w:pPr>
            <w:r>
              <w:rPr>
                <w:sz w:val="18"/>
                <w:szCs w:val="18"/>
              </w:rP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F64019" w14:textId="77777777" w:rsidR="005756D6" w:rsidRDefault="005756D6" w:rsidP="00EC3D61">
            <w:r>
              <w:rPr>
                <w:sz w:val="18"/>
                <w:szCs w:val="18"/>
              </w:rPr>
              <w:t>GOLL54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05EC1A" w14:textId="77777777" w:rsidR="005756D6" w:rsidRDefault="005756D6" w:rsidP="00EC3D61">
            <w:r>
              <w:rPr>
                <w:sz w:val="18"/>
                <w:szCs w:val="18"/>
              </w:rPr>
              <w:t>Gol Linhas Aéreas Inteligentes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3F864C" w14:textId="77777777" w:rsidR="005756D6" w:rsidRDefault="005756D6" w:rsidP="00EC3D61">
            <w:r>
              <w:rPr>
                <w:sz w:val="18"/>
                <w:szCs w:val="18"/>
              </w:rPr>
              <w:t>Consumo Cíclico</w:t>
            </w:r>
          </w:p>
        </w:tc>
      </w:tr>
      <w:tr w:rsidR="005756D6" w14:paraId="0CCE6DA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970C1F" w14:textId="77777777" w:rsidR="005756D6" w:rsidRDefault="005756D6" w:rsidP="00EC3D61">
            <w:pPr>
              <w:jc w:val="center"/>
            </w:pPr>
            <w:r>
              <w:rPr>
                <w:sz w:val="18"/>
                <w:szCs w:val="18"/>
              </w:rP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B8B9D6"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BE0D31" w14:textId="77777777" w:rsidR="005756D6" w:rsidRDefault="005756D6" w:rsidP="00EC3D61">
            <w:proofErr w:type="spellStart"/>
            <w:r>
              <w:rPr>
                <w:sz w:val="18"/>
                <w:szCs w:val="18"/>
              </w:rPr>
              <w:t>Grendene</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0CF98E" w14:textId="77777777" w:rsidR="005756D6" w:rsidRDefault="005756D6" w:rsidP="00EC3D61">
            <w:r>
              <w:rPr>
                <w:sz w:val="18"/>
                <w:szCs w:val="18"/>
              </w:rPr>
              <w:t>Consumo Cíclico</w:t>
            </w:r>
          </w:p>
        </w:tc>
      </w:tr>
      <w:tr w:rsidR="005756D6" w14:paraId="5E62752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1EB9F" w14:textId="77777777" w:rsidR="005756D6" w:rsidRDefault="005756D6" w:rsidP="00EC3D61">
            <w:pPr>
              <w:jc w:val="center"/>
            </w:pPr>
            <w:r>
              <w:rPr>
                <w:sz w:val="18"/>
                <w:szCs w:val="18"/>
              </w:rP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92A97"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73C5D7" w14:textId="77777777" w:rsidR="005756D6" w:rsidRDefault="005756D6" w:rsidP="00EC3D61">
            <w:r>
              <w:rPr>
                <w:sz w:val="18"/>
                <w:szCs w:val="18"/>
              </w:rPr>
              <w:t xml:space="preserve">Companhia </w:t>
            </w:r>
            <w:proofErr w:type="spellStart"/>
            <w:r>
              <w:rPr>
                <w:sz w:val="18"/>
                <w:szCs w:val="18"/>
              </w:rPr>
              <w:t>Haga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797AA2" w14:textId="77777777" w:rsidR="005756D6" w:rsidRDefault="005756D6" w:rsidP="00EC3D61">
            <w:r>
              <w:rPr>
                <w:sz w:val="18"/>
                <w:szCs w:val="18"/>
              </w:rPr>
              <w:t>Bens Industriais</w:t>
            </w:r>
          </w:p>
        </w:tc>
      </w:tr>
      <w:tr w:rsidR="005756D6" w14:paraId="48A9371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359DB5" w14:textId="77777777" w:rsidR="005756D6" w:rsidRDefault="005756D6" w:rsidP="00EC3D61">
            <w:pPr>
              <w:jc w:val="center"/>
            </w:pPr>
            <w:r>
              <w:rPr>
                <w:sz w:val="18"/>
                <w:szCs w:val="18"/>
              </w:rP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EFED3D"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D17C0" w14:textId="77777777" w:rsidR="005756D6" w:rsidRDefault="005756D6" w:rsidP="00EC3D61">
            <w:proofErr w:type="spellStart"/>
            <w:r>
              <w:rPr>
                <w:sz w:val="18"/>
                <w:szCs w:val="18"/>
              </w:rPr>
              <w:t>Helbor</w:t>
            </w:r>
            <w:proofErr w:type="spellEnd"/>
            <w:r>
              <w:rPr>
                <w:sz w:val="18"/>
                <w:szCs w:val="18"/>
              </w:rPr>
              <w:t xml:space="preserve">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350261" w14:textId="77777777" w:rsidR="005756D6" w:rsidRDefault="005756D6" w:rsidP="00EC3D61">
            <w:r>
              <w:rPr>
                <w:sz w:val="18"/>
                <w:szCs w:val="18"/>
              </w:rPr>
              <w:t>Consumo Cíclico</w:t>
            </w:r>
          </w:p>
        </w:tc>
      </w:tr>
      <w:tr w:rsidR="005756D6" w14:paraId="5ABCEFC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B2CD37" w14:textId="77777777" w:rsidR="005756D6" w:rsidRDefault="005756D6" w:rsidP="00EC3D61">
            <w:pPr>
              <w:jc w:val="center"/>
            </w:pPr>
            <w:r>
              <w:rPr>
                <w:sz w:val="18"/>
                <w:szCs w:val="18"/>
              </w:rP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776D61"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ABF722" w14:textId="77777777" w:rsidR="005756D6" w:rsidRDefault="005756D6" w:rsidP="00EC3D61">
            <w:proofErr w:type="spellStart"/>
            <w:r>
              <w:rPr>
                <w:sz w:val="18"/>
                <w:szCs w:val="18"/>
              </w:rPr>
              <w:t>Hypera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34A57A" w14:textId="77777777" w:rsidR="005756D6" w:rsidRDefault="005756D6" w:rsidP="00EC3D61">
            <w:r>
              <w:rPr>
                <w:sz w:val="18"/>
                <w:szCs w:val="18"/>
              </w:rPr>
              <w:t>Saúde</w:t>
            </w:r>
          </w:p>
        </w:tc>
      </w:tr>
      <w:tr w:rsidR="005756D6" w14:paraId="2ACB723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481A9C" w14:textId="77777777" w:rsidR="005756D6" w:rsidRDefault="005756D6" w:rsidP="00EC3D61">
            <w:pPr>
              <w:jc w:val="center"/>
            </w:pPr>
            <w:r>
              <w:rPr>
                <w:sz w:val="18"/>
                <w:szCs w:val="18"/>
              </w:rP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31A0AB"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EDC3B1" w14:textId="77777777" w:rsidR="005756D6" w:rsidRDefault="005756D6" w:rsidP="00EC3D61">
            <w:proofErr w:type="spellStart"/>
            <w:r>
              <w:rPr>
                <w:sz w:val="18"/>
                <w:szCs w:val="18"/>
              </w:rPr>
              <w:t>Inepar</w:t>
            </w:r>
            <w:proofErr w:type="spellEnd"/>
            <w:r>
              <w:rPr>
                <w:sz w:val="18"/>
                <w:szCs w:val="18"/>
              </w:rPr>
              <w:t xml:space="preserve">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795C01" w14:textId="77777777" w:rsidR="005756D6" w:rsidRDefault="005756D6" w:rsidP="00EC3D61">
            <w:r>
              <w:rPr>
                <w:sz w:val="18"/>
                <w:szCs w:val="18"/>
              </w:rPr>
              <w:t>Bens Industriais</w:t>
            </w:r>
          </w:p>
        </w:tc>
      </w:tr>
      <w:tr w:rsidR="005756D6" w14:paraId="3E7239A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E8CE37" w14:textId="77777777" w:rsidR="005756D6" w:rsidRDefault="005756D6" w:rsidP="00EC3D61">
            <w:pPr>
              <w:jc w:val="center"/>
            </w:pPr>
            <w:r>
              <w:rPr>
                <w:sz w:val="18"/>
                <w:szCs w:val="18"/>
              </w:rP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3BFCF4"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6408D6" w14:textId="77777777" w:rsidR="005756D6" w:rsidRDefault="005756D6" w:rsidP="00EC3D61">
            <w:r>
              <w:rPr>
                <w:sz w:val="18"/>
                <w:szCs w:val="18"/>
              </w:rPr>
              <w:t xml:space="preserve">ISA </w:t>
            </w:r>
            <w:proofErr w:type="spellStart"/>
            <w:r>
              <w:rPr>
                <w:sz w:val="18"/>
                <w:szCs w:val="18"/>
              </w:rPr>
              <w:t>Cteep</w:t>
            </w:r>
            <w:proofErr w:type="spellEnd"/>
            <w:r>
              <w:rPr>
                <w:sz w:val="18"/>
                <w:szCs w:val="18"/>
              </w:rPr>
              <w:t xml:space="preserve">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B3DEAB" w14:textId="77777777" w:rsidR="005756D6" w:rsidRDefault="005756D6" w:rsidP="00EC3D61">
            <w:r>
              <w:rPr>
                <w:sz w:val="18"/>
                <w:szCs w:val="18"/>
              </w:rPr>
              <w:t>Utilidade Pública</w:t>
            </w:r>
          </w:p>
        </w:tc>
      </w:tr>
      <w:tr w:rsidR="005756D6" w14:paraId="39F5876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1AE5D5" w14:textId="77777777" w:rsidR="005756D6" w:rsidRDefault="005756D6" w:rsidP="00EC3D61">
            <w:pPr>
              <w:jc w:val="center"/>
            </w:pPr>
            <w:r>
              <w:rPr>
                <w:sz w:val="18"/>
                <w:szCs w:val="18"/>
              </w:rP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EFE344"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54BC" w14:textId="77777777" w:rsidR="005756D6" w:rsidRDefault="005756D6" w:rsidP="00EC3D61">
            <w:proofErr w:type="spellStart"/>
            <w:r>
              <w:rPr>
                <w:sz w:val="18"/>
                <w:szCs w:val="18"/>
              </w:rPr>
              <w:t>Itaúsa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359080" w14:textId="77777777" w:rsidR="005756D6" w:rsidRDefault="005756D6" w:rsidP="00EC3D61">
            <w:r>
              <w:rPr>
                <w:sz w:val="18"/>
                <w:szCs w:val="18"/>
              </w:rPr>
              <w:t>Financeiro</w:t>
            </w:r>
          </w:p>
        </w:tc>
      </w:tr>
      <w:tr w:rsidR="005756D6" w14:paraId="75FD9A2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580223" w14:textId="77777777" w:rsidR="005756D6" w:rsidRDefault="005756D6" w:rsidP="00EC3D61">
            <w:pPr>
              <w:jc w:val="center"/>
            </w:pPr>
            <w:r>
              <w:rPr>
                <w:sz w:val="18"/>
                <w:szCs w:val="18"/>
              </w:rP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56C764"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2C1688" w14:textId="77777777" w:rsidR="005756D6" w:rsidRDefault="005756D6" w:rsidP="00EC3D61">
            <w:proofErr w:type="spellStart"/>
            <w:r>
              <w:rPr>
                <w:sz w:val="18"/>
                <w:szCs w:val="18"/>
              </w:rPr>
              <w:t>Itaúsa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6912A8" w14:textId="77777777" w:rsidR="005756D6" w:rsidRDefault="005756D6" w:rsidP="00EC3D61">
            <w:r>
              <w:rPr>
                <w:sz w:val="18"/>
                <w:szCs w:val="18"/>
              </w:rPr>
              <w:t>Financeiro</w:t>
            </w:r>
          </w:p>
        </w:tc>
      </w:tr>
      <w:tr w:rsidR="005756D6" w14:paraId="7E31E04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0FFCA6" w14:textId="77777777" w:rsidR="005756D6" w:rsidRDefault="005756D6" w:rsidP="00EC3D61">
            <w:pPr>
              <w:jc w:val="center"/>
            </w:pPr>
            <w:r>
              <w:rPr>
                <w:sz w:val="18"/>
                <w:szCs w:val="18"/>
              </w:rP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C398F"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8E0D7"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76734A" w14:textId="77777777" w:rsidR="005756D6" w:rsidRDefault="005756D6" w:rsidP="00EC3D61">
            <w:r>
              <w:rPr>
                <w:sz w:val="18"/>
                <w:szCs w:val="18"/>
              </w:rPr>
              <w:t>Financeiro</w:t>
            </w:r>
          </w:p>
        </w:tc>
      </w:tr>
      <w:tr w:rsidR="005756D6" w14:paraId="10749BD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751FEA" w14:textId="77777777" w:rsidR="005756D6" w:rsidRDefault="005756D6" w:rsidP="00EC3D61">
            <w:pPr>
              <w:jc w:val="center"/>
            </w:pPr>
            <w:r>
              <w:rPr>
                <w:sz w:val="18"/>
                <w:szCs w:val="18"/>
              </w:rP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56290D"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71B7C8"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A44840" w14:textId="77777777" w:rsidR="005756D6" w:rsidRDefault="005756D6" w:rsidP="00EC3D61">
            <w:r>
              <w:rPr>
                <w:sz w:val="18"/>
                <w:szCs w:val="18"/>
              </w:rPr>
              <w:t>Financeiro</w:t>
            </w:r>
          </w:p>
        </w:tc>
      </w:tr>
      <w:tr w:rsidR="005756D6" w14:paraId="15271EC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8C343E" w14:textId="77777777" w:rsidR="005756D6" w:rsidRDefault="005756D6" w:rsidP="00EC3D61">
            <w:pPr>
              <w:jc w:val="center"/>
            </w:pPr>
            <w:r>
              <w:rPr>
                <w:sz w:val="18"/>
                <w:szCs w:val="18"/>
              </w:rPr>
              <w:t>57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BD08E2"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0AC88C"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BCAC34" w14:textId="77777777" w:rsidR="005756D6" w:rsidRDefault="005756D6" w:rsidP="00EC3D61">
            <w:r>
              <w:rPr>
                <w:sz w:val="18"/>
                <w:szCs w:val="18"/>
              </w:rPr>
              <w:t>Consumo Cíclico</w:t>
            </w:r>
          </w:p>
        </w:tc>
      </w:tr>
      <w:tr w:rsidR="005756D6" w14:paraId="0E55CA9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D4BAF8" w14:textId="77777777" w:rsidR="005756D6" w:rsidRDefault="005756D6" w:rsidP="00EC3D61">
            <w:pPr>
              <w:jc w:val="center"/>
            </w:pPr>
            <w:r>
              <w:rPr>
                <w:sz w:val="18"/>
                <w:szCs w:val="18"/>
              </w:rPr>
              <w:t>58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158D8B"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E3D1FB"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FB64C5" w14:textId="77777777" w:rsidR="005756D6" w:rsidRDefault="005756D6" w:rsidP="00EC3D61">
            <w:r>
              <w:rPr>
                <w:sz w:val="18"/>
                <w:szCs w:val="18"/>
              </w:rPr>
              <w:t>Bens Industriais</w:t>
            </w:r>
          </w:p>
        </w:tc>
      </w:tr>
      <w:tr w:rsidR="005756D6" w14:paraId="4E922E6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48A67F" w14:textId="77777777" w:rsidR="005756D6" w:rsidRDefault="005756D6" w:rsidP="00EC3D61">
            <w:pPr>
              <w:jc w:val="center"/>
            </w:pPr>
            <w:r>
              <w:rPr>
                <w:sz w:val="18"/>
                <w:szCs w:val="18"/>
              </w:rPr>
              <w:t>59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2801BE"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D7CB49"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9E93A0" w14:textId="77777777" w:rsidR="005756D6" w:rsidRDefault="005756D6" w:rsidP="00EC3D61">
            <w:r>
              <w:rPr>
                <w:sz w:val="18"/>
                <w:szCs w:val="18"/>
              </w:rPr>
              <w:t>Materiais Básicos</w:t>
            </w:r>
          </w:p>
        </w:tc>
      </w:tr>
      <w:tr w:rsidR="005756D6" w14:paraId="45D0076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09FD21" w14:textId="77777777" w:rsidR="005756D6" w:rsidRDefault="005756D6" w:rsidP="00EC3D61">
            <w:pPr>
              <w:jc w:val="center"/>
            </w:pPr>
            <w:r>
              <w:rPr>
                <w:sz w:val="18"/>
                <w:szCs w:val="18"/>
              </w:rP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40B62C"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99B85D"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427D5C" w14:textId="77777777" w:rsidR="005756D6" w:rsidRDefault="005756D6" w:rsidP="00EC3D61">
            <w:r>
              <w:rPr>
                <w:sz w:val="18"/>
                <w:szCs w:val="18"/>
              </w:rPr>
              <w:t>Consumo Não Cíclico</w:t>
            </w:r>
          </w:p>
        </w:tc>
      </w:tr>
      <w:tr w:rsidR="005756D6" w14:paraId="3E8B86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8606B" w14:textId="77777777" w:rsidR="005756D6" w:rsidRDefault="005756D6" w:rsidP="00EC3D61">
            <w:pPr>
              <w:jc w:val="center"/>
            </w:pPr>
            <w:r>
              <w:rPr>
                <w:sz w:val="18"/>
                <w:szCs w:val="18"/>
              </w:rP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57C196" w14:textId="77777777" w:rsidR="005756D6" w:rsidRDefault="005756D6" w:rsidP="00EC3D61">
            <w:r>
              <w:rPr>
                <w:sz w:val="18"/>
                <w:szCs w:val="18"/>
              </w:rPr>
              <w:t>LIGT3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AA73BB" w14:textId="77777777" w:rsidR="005756D6" w:rsidRDefault="005756D6" w:rsidP="00EC3D61">
            <w:r>
              <w:rPr>
                <w:sz w:val="18"/>
                <w:szCs w:val="18"/>
              </w:rPr>
              <w:t>Light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26976A" w14:textId="77777777" w:rsidR="005756D6" w:rsidRDefault="005756D6" w:rsidP="00EC3D61">
            <w:r>
              <w:rPr>
                <w:sz w:val="18"/>
                <w:szCs w:val="18"/>
              </w:rPr>
              <w:t>Utilidade Pública</w:t>
            </w:r>
          </w:p>
        </w:tc>
      </w:tr>
      <w:tr w:rsidR="005756D6" w14:paraId="335A51E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A4E0C1" w14:textId="77777777" w:rsidR="005756D6" w:rsidRDefault="005756D6" w:rsidP="00EC3D61">
            <w:pPr>
              <w:jc w:val="center"/>
            </w:pPr>
            <w:r>
              <w:rPr>
                <w:sz w:val="18"/>
                <w:szCs w:val="18"/>
              </w:rP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4EF3E7"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EFA9B5" w14:textId="77777777" w:rsidR="005756D6" w:rsidRDefault="005756D6" w:rsidP="00EC3D61">
            <w:proofErr w:type="spellStart"/>
            <w:r>
              <w:rPr>
                <w:sz w:val="18"/>
                <w:szCs w:val="18"/>
              </w:rPr>
              <w:t>Log-In</w:t>
            </w:r>
            <w:proofErr w:type="spellEnd"/>
            <w:r>
              <w:rPr>
                <w:sz w:val="18"/>
                <w:szCs w:val="18"/>
              </w:rPr>
              <w:t xml:space="preserve">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4E2E7D" w14:textId="77777777" w:rsidR="005756D6" w:rsidRDefault="005756D6" w:rsidP="00EC3D61">
            <w:r>
              <w:rPr>
                <w:sz w:val="18"/>
                <w:szCs w:val="18"/>
              </w:rPr>
              <w:t>Bens Industriais</w:t>
            </w:r>
          </w:p>
        </w:tc>
      </w:tr>
      <w:tr w:rsidR="005756D6" w14:paraId="4843E1E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57C6A" w14:textId="77777777" w:rsidR="005756D6" w:rsidRDefault="005756D6" w:rsidP="00EC3D61">
            <w:pPr>
              <w:jc w:val="center"/>
            </w:pPr>
            <w:r>
              <w:rPr>
                <w:sz w:val="18"/>
                <w:szCs w:val="18"/>
              </w:rP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82B265"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0295E6"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D5DCA" w14:textId="77777777" w:rsidR="005756D6" w:rsidRDefault="005756D6" w:rsidP="00EC3D61">
            <w:r>
              <w:rPr>
                <w:sz w:val="18"/>
                <w:szCs w:val="18"/>
              </w:rPr>
              <w:t>Consumo Cíclico</w:t>
            </w:r>
          </w:p>
        </w:tc>
      </w:tr>
      <w:tr w:rsidR="005756D6" w14:paraId="1F3A438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3F2F3D" w14:textId="77777777" w:rsidR="005756D6" w:rsidRDefault="005756D6" w:rsidP="00EC3D61">
            <w:pPr>
              <w:jc w:val="center"/>
            </w:pPr>
            <w:r>
              <w:rPr>
                <w:sz w:val="18"/>
                <w:szCs w:val="18"/>
              </w:rP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0437CF"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DDFBC1"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10091C" w14:textId="77777777" w:rsidR="005756D6" w:rsidRDefault="005756D6" w:rsidP="00EC3D61">
            <w:r>
              <w:rPr>
                <w:sz w:val="18"/>
                <w:szCs w:val="18"/>
              </w:rPr>
              <w:t>Consumo Cíclico</w:t>
            </w:r>
          </w:p>
        </w:tc>
      </w:tr>
      <w:tr w:rsidR="005756D6" w14:paraId="04FA1DA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3D490B" w14:textId="77777777" w:rsidR="005756D6" w:rsidRDefault="005756D6" w:rsidP="00EC3D61">
            <w:pPr>
              <w:jc w:val="center"/>
            </w:pPr>
            <w:r>
              <w:rPr>
                <w:sz w:val="18"/>
                <w:szCs w:val="18"/>
              </w:rP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27EAE9" w14:textId="77777777" w:rsidR="005756D6" w:rsidRDefault="005756D6" w:rsidP="00EC3D61">
            <w:r>
              <w:rPr>
                <w:sz w:val="18"/>
                <w:szCs w:val="18"/>
              </w:rPr>
              <w:t>LUPA3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6BC42A" w14:textId="77777777" w:rsidR="005756D6" w:rsidRDefault="005756D6" w:rsidP="00EC3D61">
            <w:proofErr w:type="spellStart"/>
            <w:r>
              <w:rPr>
                <w:sz w:val="18"/>
                <w:szCs w:val="18"/>
              </w:rPr>
              <w:t>Lupatech</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5138BA" w14:textId="77777777" w:rsidR="005756D6" w:rsidRDefault="005756D6" w:rsidP="00EC3D61">
            <w:r>
              <w:rPr>
                <w:sz w:val="18"/>
                <w:szCs w:val="18"/>
              </w:rPr>
              <w:t>Petróleo, Gás e Biocombustíveis</w:t>
            </w:r>
          </w:p>
        </w:tc>
      </w:tr>
      <w:tr w:rsidR="005756D6" w14:paraId="3521C8F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4F45BD" w14:textId="77777777" w:rsidR="005756D6" w:rsidRDefault="005756D6" w:rsidP="00EC3D61">
            <w:pPr>
              <w:jc w:val="center"/>
            </w:pPr>
            <w:r>
              <w:rPr>
                <w:sz w:val="18"/>
                <w:szCs w:val="18"/>
              </w:rP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33297F"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CBABB4" w14:textId="77777777" w:rsidR="005756D6" w:rsidRDefault="005756D6" w:rsidP="00EC3D61">
            <w:r>
              <w:rPr>
                <w:sz w:val="18"/>
                <w:szCs w:val="18"/>
              </w:rPr>
              <w:t xml:space="preserve">MBRF Global Foods </w:t>
            </w:r>
            <w:proofErr w:type="spellStart"/>
            <w:r>
              <w:rPr>
                <w:sz w:val="18"/>
                <w:szCs w:val="18"/>
              </w:rPr>
              <w:t>Company</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86E591" w14:textId="77777777" w:rsidR="005756D6" w:rsidRDefault="005756D6" w:rsidP="00EC3D61">
            <w:r>
              <w:rPr>
                <w:sz w:val="18"/>
                <w:szCs w:val="18"/>
              </w:rPr>
              <w:t>Consumo Não Cíclico</w:t>
            </w:r>
          </w:p>
        </w:tc>
      </w:tr>
      <w:tr w:rsidR="005756D6" w14:paraId="0F0B2FC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2764AC" w14:textId="77777777" w:rsidR="005756D6" w:rsidRDefault="005756D6" w:rsidP="00EC3D61">
            <w:pPr>
              <w:jc w:val="center"/>
            </w:pPr>
            <w:r>
              <w:rPr>
                <w:sz w:val="18"/>
                <w:szCs w:val="18"/>
              </w:rPr>
              <w:lastRenderedPageBreak/>
              <w:t>67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4E1C7C"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A7A094" w14:textId="77777777" w:rsidR="005756D6" w:rsidRDefault="005756D6" w:rsidP="00EC3D61">
            <w:r>
              <w:rPr>
                <w:sz w:val="18"/>
                <w:szCs w:val="18"/>
              </w:rPr>
              <w:t xml:space="preserve">M. Dias Branco S.A. </w:t>
            </w:r>
            <w:proofErr w:type="spellStart"/>
            <w:r>
              <w:rPr>
                <w:sz w:val="18"/>
                <w:szCs w:val="18"/>
              </w:rPr>
              <w:t>Ind</w:t>
            </w:r>
            <w:proofErr w:type="spellEnd"/>
            <w:r>
              <w:rPr>
                <w:sz w:val="18"/>
                <w:szCs w:val="18"/>
              </w:rPr>
              <w:t>.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C83E4F" w14:textId="77777777" w:rsidR="005756D6" w:rsidRDefault="005756D6" w:rsidP="00EC3D61">
            <w:r>
              <w:rPr>
                <w:sz w:val="18"/>
                <w:szCs w:val="18"/>
              </w:rPr>
              <w:t>Consumo Não Cíclico</w:t>
            </w:r>
          </w:p>
        </w:tc>
      </w:tr>
      <w:tr w:rsidR="005756D6" w14:paraId="2EA345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356972" w14:textId="77777777" w:rsidR="005756D6" w:rsidRDefault="005756D6" w:rsidP="00EC3D61">
            <w:pPr>
              <w:jc w:val="center"/>
            </w:pPr>
            <w:r>
              <w:rPr>
                <w:sz w:val="18"/>
                <w:szCs w:val="18"/>
              </w:rPr>
              <w:t>68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1B0712"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EAEA0C" w14:textId="77777777" w:rsidR="005756D6" w:rsidRDefault="005756D6" w:rsidP="00EC3D61">
            <w:proofErr w:type="spellStart"/>
            <w:r>
              <w:rPr>
                <w:sz w:val="18"/>
                <w:szCs w:val="18"/>
              </w:rPr>
              <w:t>Telequality</w:t>
            </w:r>
            <w:proofErr w:type="spellEnd"/>
            <w:r>
              <w:rPr>
                <w:sz w:val="18"/>
                <w:szCs w:val="18"/>
              </w:rPr>
              <w:t xml:space="preserv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21A428" w14:textId="77777777" w:rsidR="005756D6" w:rsidRDefault="005756D6" w:rsidP="00EC3D61">
            <w:r>
              <w:rPr>
                <w:sz w:val="18"/>
                <w:szCs w:val="18"/>
              </w:rPr>
              <w:t>Comunicações</w:t>
            </w:r>
          </w:p>
        </w:tc>
      </w:tr>
      <w:tr w:rsidR="005756D6" w14:paraId="6CE45CE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A1EDD2" w14:textId="77777777" w:rsidR="005756D6" w:rsidRDefault="005756D6" w:rsidP="00EC3D61">
            <w:pPr>
              <w:jc w:val="center"/>
            </w:pPr>
            <w:r>
              <w:rPr>
                <w:sz w:val="18"/>
                <w:szCs w:val="18"/>
              </w:rPr>
              <w:t>69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2D71A7"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6DB768"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220346" w14:textId="77777777" w:rsidR="005756D6" w:rsidRDefault="005756D6" w:rsidP="00EC3D61">
            <w:r>
              <w:rPr>
                <w:sz w:val="18"/>
                <w:szCs w:val="18"/>
              </w:rPr>
              <w:t>Consumo Cíclico</w:t>
            </w:r>
          </w:p>
        </w:tc>
      </w:tr>
      <w:tr w:rsidR="005756D6" w14:paraId="4FA2B4F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CC3CBF" w14:textId="77777777" w:rsidR="005756D6" w:rsidRDefault="005756D6" w:rsidP="00EC3D61">
            <w:pPr>
              <w:jc w:val="center"/>
            </w:pPr>
            <w:r>
              <w:rPr>
                <w:sz w:val="18"/>
                <w:szCs w:val="18"/>
              </w:rPr>
              <w:t>70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431B91"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855BA7" w14:textId="77777777" w:rsidR="005756D6" w:rsidRDefault="005756D6" w:rsidP="00EC3D61">
            <w:proofErr w:type="spellStart"/>
            <w:r>
              <w:rPr>
                <w:sz w:val="18"/>
                <w:szCs w:val="18"/>
              </w:rPr>
              <w:t>Multiplan</w:t>
            </w:r>
            <w:proofErr w:type="spellEnd"/>
            <w:r>
              <w:rPr>
                <w:sz w:val="18"/>
                <w:szCs w:val="18"/>
              </w:rPr>
              <w:t xml:space="preserve">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19BE35" w14:textId="77777777" w:rsidR="005756D6" w:rsidRDefault="005756D6" w:rsidP="00EC3D61">
            <w:r>
              <w:rPr>
                <w:sz w:val="18"/>
                <w:szCs w:val="18"/>
              </w:rPr>
              <w:t>Consumo Cíclico</w:t>
            </w:r>
          </w:p>
        </w:tc>
      </w:tr>
      <w:tr w:rsidR="005756D6" w14:paraId="512931C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0667E4" w14:textId="77777777" w:rsidR="005756D6" w:rsidRDefault="005756D6" w:rsidP="00EC3D61">
            <w:pPr>
              <w:jc w:val="center"/>
            </w:pPr>
            <w:r>
              <w:rPr>
                <w:sz w:val="18"/>
                <w:szCs w:val="18"/>
              </w:rPr>
              <w:t>71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CC53B9"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B49508" w14:textId="77777777" w:rsidR="005756D6" w:rsidRDefault="005756D6" w:rsidP="00EC3D61">
            <w:proofErr w:type="spellStart"/>
            <w:r>
              <w:rPr>
                <w:sz w:val="18"/>
                <w:szCs w:val="18"/>
              </w:rPr>
              <w:t>Iochpe-Maxion</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C62FEB" w14:textId="77777777" w:rsidR="005756D6" w:rsidRDefault="005756D6" w:rsidP="00EC3D61">
            <w:r>
              <w:rPr>
                <w:sz w:val="18"/>
                <w:szCs w:val="18"/>
              </w:rPr>
              <w:t>Bens Industriais</w:t>
            </w:r>
          </w:p>
        </w:tc>
      </w:tr>
      <w:tr w:rsidR="005756D6" w14:paraId="3A0E50E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6745E2" w14:textId="77777777" w:rsidR="005756D6" w:rsidRDefault="005756D6" w:rsidP="00EC3D61">
            <w:pPr>
              <w:jc w:val="center"/>
            </w:pPr>
            <w:r>
              <w:rPr>
                <w:sz w:val="18"/>
                <w:szCs w:val="18"/>
              </w:rP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F0B77B"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BBD55B"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F4DEA5" w14:textId="77777777" w:rsidR="005756D6" w:rsidRDefault="005756D6" w:rsidP="00EC3D61">
            <w:r>
              <w:rPr>
                <w:sz w:val="18"/>
                <w:szCs w:val="18"/>
              </w:rPr>
              <w:t>Consumo Não Cíclico</w:t>
            </w:r>
          </w:p>
        </w:tc>
      </w:tr>
      <w:tr w:rsidR="005756D6" w14:paraId="0055154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43B75E" w14:textId="77777777" w:rsidR="005756D6" w:rsidRDefault="005756D6" w:rsidP="00EC3D61">
            <w:pPr>
              <w:jc w:val="center"/>
            </w:pPr>
            <w:r>
              <w:rPr>
                <w:sz w:val="18"/>
                <w:szCs w:val="18"/>
              </w:rP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DE6320" w14:textId="77777777" w:rsidR="005756D6" w:rsidRDefault="005756D6" w:rsidP="00EC3D61">
            <w:r>
              <w:rPr>
                <w:sz w:val="18"/>
                <w:szCs w:val="18"/>
              </w:rPr>
              <w:t>NEXP3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8D6B2A" w14:textId="77777777" w:rsidR="005756D6" w:rsidRDefault="005756D6" w:rsidP="00EC3D61">
            <w:proofErr w:type="spellStart"/>
            <w:r>
              <w:rPr>
                <w:sz w:val="18"/>
                <w:szCs w:val="18"/>
              </w:rPr>
              <w:t>Nexen</w:t>
            </w:r>
            <w:proofErr w:type="spellEnd"/>
            <w:r>
              <w:rPr>
                <w:sz w:val="18"/>
                <w:szCs w:val="18"/>
              </w:rPr>
              <w:t xml:space="preserve"> Pneus do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54E800" w14:textId="77777777" w:rsidR="005756D6" w:rsidRDefault="005756D6" w:rsidP="00EC3D61">
            <w:r>
              <w:rPr>
                <w:sz w:val="18"/>
                <w:szCs w:val="18"/>
              </w:rPr>
              <w:t>Consumo Cíclico</w:t>
            </w:r>
          </w:p>
        </w:tc>
      </w:tr>
      <w:tr w:rsidR="005756D6" w14:paraId="79DBAF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1D1C81" w14:textId="77777777" w:rsidR="005756D6" w:rsidRDefault="005756D6" w:rsidP="00EC3D61">
            <w:pPr>
              <w:jc w:val="center"/>
            </w:pPr>
            <w:r>
              <w:rPr>
                <w:sz w:val="18"/>
                <w:szCs w:val="18"/>
              </w:rP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DB5C0E"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67491F" w14:textId="77777777" w:rsidR="005756D6" w:rsidRDefault="005756D6" w:rsidP="00EC3D61">
            <w:proofErr w:type="spellStart"/>
            <w:r>
              <w:rPr>
                <w:sz w:val="18"/>
                <w:szCs w:val="18"/>
              </w:rPr>
              <w:t>Odontoprev</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6D0168" w14:textId="77777777" w:rsidR="005756D6" w:rsidRDefault="005756D6" w:rsidP="00EC3D61">
            <w:r>
              <w:rPr>
                <w:sz w:val="18"/>
                <w:szCs w:val="18"/>
              </w:rPr>
              <w:t>Saúde</w:t>
            </w:r>
          </w:p>
        </w:tc>
      </w:tr>
      <w:tr w:rsidR="005756D6" w14:paraId="1AF7435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F31338" w14:textId="77777777" w:rsidR="005756D6" w:rsidRDefault="005756D6" w:rsidP="00EC3D61">
            <w:pPr>
              <w:jc w:val="center"/>
            </w:pPr>
            <w:r>
              <w:rPr>
                <w:sz w:val="18"/>
                <w:szCs w:val="18"/>
              </w:rP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558E2" w14:textId="77777777" w:rsidR="005756D6" w:rsidRDefault="005756D6" w:rsidP="00EC3D61">
            <w:r>
              <w:rPr>
                <w:sz w:val="18"/>
                <w:szCs w:val="18"/>
              </w:rPr>
              <w:t>OIBR3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9FB497"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DFBA34" w14:textId="77777777" w:rsidR="005756D6" w:rsidRDefault="005756D6" w:rsidP="00EC3D61">
            <w:r>
              <w:rPr>
                <w:sz w:val="18"/>
                <w:szCs w:val="18"/>
              </w:rPr>
              <w:t>Comunicações</w:t>
            </w:r>
          </w:p>
        </w:tc>
      </w:tr>
      <w:tr w:rsidR="005756D6" w14:paraId="11A0DC6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DE5FE2" w14:textId="77777777" w:rsidR="005756D6" w:rsidRDefault="005756D6" w:rsidP="00EC3D61">
            <w:pPr>
              <w:jc w:val="center"/>
            </w:pPr>
            <w:r>
              <w:rPr>
                <w:sz w:val="18"/>
                <w:szCs w:val="18"/>
              </w:rP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111254" w14:textId="77777777" w:rsidR="005756D6" w:rsidRDefault="005756D6" w:rsidP="00EC3D61">
            <w:r>
              <w:rPr>
                <w:sz w:val="18"/>
                <w:szCs w:val="18"/>
              </w:rPr>
              <w:t>OIBR4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F90752"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9A905C" w14:textId="77777777" w:rsidR="005756D6" w:rsidRDefault="005756D6" w:rsidP="00EC3D61">
            <w:r>
              <w:rPr>
                <w:sz w:val="18"/>
                <w:szCs w:val="18"/>
              </w:rPr>
              <w:t>Comunicações</w:t>
            </w:r>
          </w:p>
        </w:tc>
      </w:tr>
      <w:tr w:rsidR="005756D6" w14:paraId="7AB9876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46A74" w14:textId="77777777" w:rsidR="005756D6" w:rsidRDefault="005756D6" w:rsidP="00EC3D61">
            <w:pPr>
              <w:jc w:val="center"/>
            </w:pPr>
            <w:r>
              <w:rPr>
                <w:sz w:val="18"/>
                <w:szCs w:val="18"/>
              </w:rP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E4DAD3" w14:textId="77777777" w:rsidR="005756D6" w:rsidRDefault="005756D6" w:rsidP="00EC3D61">
            <w:r>
              <w:rPr>
                <w:sz w:val="18"/>
                <w:szCs w:val="18"/>
              </w:rPr>
              <w:t>PDGR3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ABC611" w14:textId="77777777" w:rsidR="005756D6" w:rsidRDefault="005756D6" w:rsidP="00EC3D61">
            <w:r>
              <w:rPr>
                <w:sz w:val="18"/>
                <w:szCs w:val="18"/>
              </w:rPr>
              <w:t xml:space="preserve">PDG </w:t>
            </w:r>
            <w:proofErr w:type="spellStart"/>
            <w:r>
              <w:rPr>
                <w:sz w:val="18"/>
                <w:szCs w:val="18"/>
              </w:rPr>
              <w:t>Realty</w:t>
            </w:r>
            <w:proofErr w:type="spellEnd"/>
            <w:r>
              <w:rPr>
                <w:sz w:val="18"/>
                <w:szCs w:val="18"/>
              </w:rPr>
              <w:t xml:space="preserve"> S.A. Empreendimentos e Participações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DA45EE" w14:textId="77777777" w:rsidR="005756D6" w:rsidRDefault="005756D6" w:rsidP="00EC3D61">
            <w:r>
              <w:rPr>
                <w:sz w:val="18"/>
                <w:szCs w:val="18"/>
              </w:rPr>
              <w:t>Consumo Cíclico</w:t>
            </w:r>
          </w:p>
        </w:tc>
      </w:tr>
      <w:tr w:rsidR="005756D6" w14:paraId="7D8BAF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8DB492" w14:textId="77777777" w:rsidR="005756D6" w:rsidRDefault="005756D6" w:rsidP="00EC3D61">
            <w:pPr>
              <w:jc w:val="center"/>
            </w:pPr>
            <w:r>
              <w:rPr>
                <w:sz w:val="18"/>
                <w:szCs w:val="18"/>
              </w:rP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5519A2" w14:textId="77777777" w:rsidR="005756D6" w:rsidRDefault="005756D6" w:rsidP="00EC3D61">
            <w:r>
              <w:rPr>
                <w:sz w:val="18"/>
                <w:szCs w:val="18"/>
              </w:rPr>
              <w:t>PDTC3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C53878" w14:textId="77777777" w:rsidR="005756D6" w:rsidRDefault="005756D6" w:rsidP="00EC3D61">
            <w:proofErr w:type="spellStart"/>
            <w:r>
              <w:rPr>
                <w:sz w:val="18"/>
                <w:szCs w:val="18"/>
              </w:rPr>
              <w:t>Padtec</w:t>
            </w:r>
            <w:proofErr w:type="spellEnd"/>
            <w:r>
              <w:rPr>
                <w:sz w:val="18"/>
                <w:szCs w:val="18"/>
              </w:rPr>
              <w:t xml:space="preserve">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13F430" w14:textId="77777777" w:rsidR="005756D6" w:rsidRDefault="005756D6" w:rsidP="00EC3D61">
            <w:r>
              <w:rPr>
                <w:sz w:val="18"/>
                <w:szCs w:val="18"/>
              </w:rPr>
              <w:t>Tecnologia da Informação</w:t>
            </w:r>
          </w:p>
        </w:tc>
      </w:tr>
      <w:tr w:rsidR="005756D6" w14:paraId="7D1D376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E4330F" w14:textId="77777777" w:rsidR="005756D6" w:rsidRDefault="005756D6" w:rsidP="00EC3D61">
            <w:pPr>
              <w:jc w:val="center"/>
            </w:pPr>
            <w:r>
              <w:rPr>
                <w:sz w:val="18"/>
                <w:szCs w:val="18"/>
              </w:rP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87B81E"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AF1F80"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587214" w14:textId="77777777" w:rsidR="005756D6" w:rsidRDefault="005756D6" w:rsidP="00EC3D61">
            <w:r>
              <w:rPr>
                <w:sz w:val="18"/>
                <w:szCs w:val="18"/>
              </w:rPr>
              <w:t>Petróleo, Gás e Biocombustíveis</w:t>
            </w:r>
          </w:p>
        </w:tc>
      </w:tr>
      <w:tr w:rsidR="005756D6" w14:paraId="0E5CC40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E3C8A7" w14:textId="77777777" w:rsidR="005756D6" w:rsidRDefault="005756D6" w:rsidP="00EC3D61">
            <w:pPr>
              <w:jc w:val="center"/>
            </w:pPr>
            <w:r>
              <w:rPr>
                <w:sz w:val="18"/>
                <w:szCs w:val="18"/>
              </w:rP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5A548"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F2833D"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A18AF5" w14:textId="77777777" w:rsidR="005756D6" w:rsidRDefault="005756D6" w:rsidP="00EC3D61">
            <w:r>
              <w:rPr>
                <w:sz w:val="18"/>
                <w:szCs w:val="18"/>
              </w:rPr>
              <w:t>Petróleo, Gás e Biocombustíveis</w:t>
            </w:r>
          </w:p>
        </w:tc>
      </w:tr>
      <w:tr w:rsidR="005756D6" w14:paraId="66CE008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D81C87" w14:textId="77777777" w:rsidR="005756D6" w:rsidRDefault="005756D6" w:rsidP="00EC3D61">
            <w:pPr>
              <w:jc w:val="center"/>
            </w:pPr>
            <w:r>
              <w:rPr>
                <w:sz w:val="18"/>
                <w:szCs w:val="18"/>
              </w:rP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CB296E"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013842" w14:textId="77777777" w:rsidR="005756D6" w:rsidRDefault="005756D6" w:rsidP="00EC3D61">
            <w:proofErr w:type="spellStart"/>
            <w:r>
              <w:rPr>
                <w:sz w:val="18"/>
                <w:szCs w:val="18"/>
              </w:rPr>
              <w:t>Profarma</w:t>
            </w:r>
            <w:proofErr w:type="spellEnd"/>
            <w:r>
              <w:rPr>
                <w:sz w:val="18"/>
                <w:szCs w:val="18"/>
              </w:rPr>
              <w:t xml:space="preserve">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D7E08B" w14:textId="77777777" w:rsidR="005756D6" w:rsidRDefault="005756D6" w:rsidP="00EC3D61">
            <w:r>
              <w:rPr>
                <w:sz w:val="18"/>
                <w:szCs w:val="18"/>
              </w:rPr>
              <w:t>Saúde</w:t>
            </w:r>
          </w:p>
        </w:tc>
      </w:tr>
      <w:tr w:rsidR="005756D6" w14:paraId="679A4BD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F7E2B7" w14:textId="77777777" w:rsidR="005756D6" w:rsidRDefault="005756D6" w:rsidP="00EC3D61">
            <w:pPr>
              <w:jc w:val="center"/>
            </w:pPr>
            <w:r>
              <w:rPr>
                <w:sz w:val="18"/>
                <w:szCs w:val="18"/>
              </w:rP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C13084"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6F0DF8" w14:textId="77777777" w:rsidR="005756D6" w:rsidRDefault="005756D6" w:rsidP="00EC3D61">
            <w:proofErr w:type="gramStart"/>
            <w:r>
              <w:rPr>
                <w:sz w:val="18"/>
                <w:szCs w:val="18"/>
              </w:rPr>
              <w:t>Banco Pine</w:t>
            </w:r>
            <w:proofErr w:type="gram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77D104" w14:textId="77777777" w:rsidR="005756D6" w:rsidRDefault="005756D6" w:rsidP="00EC3D61">
            <w:r>
              <w:rPr>
                <w:sz w:val="18"/>
                <w:szCs w:val="18"/>
              </w:rPr>
              <w:t>Financeiro</w:t>
            </w:r>
          </w:p>
        </w:tc>
      </w:tr>
      <w:tr w:rsidR="005756D6" w14:paraId="6EEAD4F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5C323A" w14:textId="77777777" w:rsidR="005756D6" w:rsidRDefault="005756D6" w:rsidP="00EC3D61">
            <w:pPr>
              <w:jc w:val="center"/>
            </w:pPr>
            <w:r>
              <w:rPr>
                <w:sz w:val="18"/>
                <w:szCs w:val="18"/>
              </w:rP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FF9A9C" w14:textId="77777777" w:rsidR="005756D6" w:rsidRDefault="005756D6" w:rsidP="00EC3D61">
            <w:r>
              <w:rPr>
                <w:sz w:val="18"/>
                <w:szCs w:val="18"/>
              </w:rPr>
              <w:t>PMAM3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DB2DB5" w14:textId="77777777" w:rsidR="005756D6" w:rsidRDefault="005756D6" w:rsidP="00EC3D61">
            <w:r>
              <w:rPr>
                <w:sz w:val="18"/>
                <w:szCs w:val="18"/>
              </w:rPr>
              <w:t>Paranapanema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756D30" w14:textId="77777777" w:rsidR="005756D6" w:rsidRDefault="005756D6" w:rsidP="00EC3D61">
            <w:r>
              <w:rPr>
                <w:sz w:val="18"/>
                <w:szCs w:val="18"/>
              </w:rPr>
              <w:t>Materiais Básicos</w:t>
            </w:r>
          </w:p>
        </w:tc>
      </w:tr>
      <w:tr w:rsidR="005756D6" w14:paraId="6A0F377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F9757A" w14:textId="77777777" w:rsidR="005756D6" w:rsidRDefault="005756D6" w:rsidP="00EC3D61">
            <w:pPr>
              <w:jc w:val="center"/>
            </w:pPr>
            <w:r>
              <w:rPr>
                <w:sz w:val="18"/>
                <w:szCs w:val="18"/>
              </w:rP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CB080"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ABD68C"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28D9B" w14:textId="77777777" w:rsidR="005756D6" w:rsidRDefault="005756D6" w:rsidP="00EC3D61">
            <w:r>
              <w:rPr>
                <w:sz w:val="18"/>
                <w:szCs w:val="18"/>
              </w:rPr>
              <w:t>Bens Industriais</w:t>
            </w:r>
          </w:p>
        </w:tc>
      </w:tr>
      <w:tr w:rsidR="005756D6" w14:paraId="2490C13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D0C1DA" w14:textId="77777777" w:rsidR="005756D6" w:rsidRDefault="005756D6" w:rsidP="00EC3D61">
            <w:pPr>
              <w:jc w:val="center"/>
            </w:pPr>
            <w:r>
              <w:rPr>
                <w:sz w:val="18"/>
                <w:szCs w:val="18"/>
              </w:rP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A9A34F"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EAE2BF"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97315" w14:textId="77777777" w:rsidR="005756D6" w:rsidRDefault="005756D6" w:rsidP="00EC3D61">
            <w:r>
              <w:rPr>
                <w:sz w:val="18"/>
                <w:szCs w:val="18"/>
              </w:rPr>
              <w:t>Tecnologia da Informação</w:t>
            </w:r>
          </w:p>
        </w:tc>
      </w:tr>
      <w:tr w:rsidR="005756D6" w14:paraId="0D9FCCE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519B52" w14:textId="77777777" w:rsidR="005756D6" w:rsidRDefault="005756D6" w:rsidP="00EC3D61">
            <w:pPr>
              <w:jc w:val="center"/>
            </w:pPr>
            <w:r>
              <w:rPr>
                <w:sz w:val="18"/>
                <w:szCs w:val="18"/>
              </w:rP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C07D0B"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89EA2F"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E9E916" w14:textId="77777777" w:rsidR="005756D6" w:rsidRDefault="005756D6" w:rsidP="00EC3D61">
            <w:r>
              <w:rPr>
                <w:sz w:val="18"/>
                <w:szCs w:val="18"/>
              </w:rPr>
              <w:t>Financeiro</w:t>
            </w:r>
          </w:p>
        </w:tc>
      </w:tr>
      <w:tr w:rsidR="005756D6" w14:paraId="303479A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859B6E" w14:textId="77777777" w:rsidR="005756D6" w:rsidRDefault="005756D6" w:rsidP="00EC3D61">
            <w:pPr>
              <w:jc w:val="center"/>
            </w:pPr>
            <w:r>
              <w:rPr>
                <w:sz w:val="18"/>
                <w:szCs w:val="18"/>
              </w:rP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A8A40E"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AA5F6F" w14:textId="77777777" w:rsidR="005756D6" w:rsidRDefault="005756D6" w:rsidP="00EC3D61">
            <w:r>
              <w:rPr>
                <w:sz w:val="18"/>
                <w:szCs w:val="18"/>
              </w:rPr>
              <w:t xml:space="preserve">Raia </w:t>
            </w:r>
            <w:proofErr w:type="spellStart"/>
            <w:r>
              <w:rPr>
                <w:sz w:val="18"/>
                <w:szCs w:val="18"/>
              </w:rPr>
              <w:t>Drogasil</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1C27EE" w14:textId="77777777" w:rsidR="005756D6" w:rsidRDefault="005756D6" w:rsidP="00EC3D61">
            <w:r>
              <w:rPr>
                <w:sz w:val="18"/>
                <w:szCs w:val="18"/>
              </w:rPr>
              <w:t>Saúde</w:t>
            </w:r>
          </w:p>
        </w:tc>
      </w:tr>
      <w:tr w:rsidR="005756D6" w14:paraId="5596F65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2BCB3E" w14:textId="77777777" w:rsidR="005756D6" w:rsidRDefault="005756D6" w:rsidP="00EC3D61">
            <w:pPr>
              <w:jc w:val="center"/>
            </w:pPr>
            <w:r>
              <w:rPr>
                <w:sz w:val="18"/>
                <w:szCs w:val="18"/>
              </w:rP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20EB1D"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E8BB1C" w14:textId="77777777" w:rsidR="005756D6" w:rsidRDefault="005756D6" w:rsidP="00EC3D61">
            <w:proofErr w:type="spellStart"/>
            <w:r>
              <w:rPr>
                <w:sz w:val="18"/>
                <w:szCs w:val="18"/>
              </w:rPr>
              <w:t>Randon</w:t>
            </w:r>
            <w:proofErr w:type="spellEnd"/>
            <w:r>
              <w:rPr>
                <w:sz w:val="18"/>
                <w:szCs w:val="18"/>
              </w:rPr>
              <w:t xml:space="preserve">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5EF984" w14:textId="77777777" w:rsidR="005756D6" w:rsidRDefault="005756D6" w:rsidP="00EC3D61">
            <w:r>
              <w:rPr>
                <w:sz w:val="18"/>
                <w:szCs w:val="18"/>
              </w:rPr>
              <w:t>Bens Industriais</w:t>
            </w:r>
          </w:p>
        </w:tc>
      </w:tr>
      <w:tr w:rsidR="005756D6" w14:paraId="22FBF87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75936B" w14:textId="77777777" w:rsidR="005756D6" w:rsidRDefault="005756D6" w:rsidP="00EC3D61">
            <w:pPr>
              <w:jc w:val="center"/>
            </w:pPr>
            <w:r>
              <w:rPr>
                <w:sz w:val="18"/>
                <w:szCs w:val="18"/>
              </w:rP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A5369B"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2C9DC4"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AD50A7" w14:textId="77777777" w:rsidR="005756D6" w:rsidRDefault="005756D6" w:rsidP="00EC3D61">
            <w:r>
              <w:rPr>
                <w:sz w:val="18"/>
                <w:szCs w:val="18"/>
              </w:rPr>
              <w:t>Consumo Cíclico</w:t>
            </w:r>
          </w:p>
        </w:tc>
      </w:tr>
      <w:tr w:rsidR="005756D6" w14:paraId="39F2892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772F31" w14:textId="77777777" w:rsidR="005756D6" w:rsidRDefault="005756D6" w:rsidP="00EC3D61">
            <w:pPr>
              <w:jc w:val="center"/>
            </w:pPr>
            <w:r>
              <w:rPr>
                <w:sz w:val="18"/>
                <w:szCs w:val="18"/>
              </w:rP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5A355A"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BDB3A3" w14:textId="77777777" w:rsidR="005756D6" w:rsidRDefault="005756D6" w:rsidP="00EC3D61">
            <w:r>
              <w:rPr>
                <w:sz w:val="18"/>
                <w:szCs w:val="18"/>
              </w:rPr>
              <w:t xml:space="preserve">Localiza </w:t>
            </w:r>
            <w:proofErr w:type="spellStart"/>
            <w:r>
              <w:rPr>
                <w:sz w:val="18"/>
                <w:szCs w:val="18"/>
              </w:rPr>
              <w:t>Rent</w:t>
            </w:r>
            <w:proofErr w:type="spellEnd"/>
            <w:r>
              <w:rPr>
                <w:sz w:val="18"/>
                <w:szCs w:val="18"/>
              </w:rPr>
              <w:t xml:space="preserve">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A12418" w14:textId="77777777" w:rsidR="005756D6" w:rsidRDefault="005756D6" w:rsidP="00EC3D61">
            <w:r>
              <w:rPr>
                <w:sz w:val="18"/>
                <w:szCs w:val="18"/>
              </w:rPr>
              <w:t>Consumo Cíclico</w:t>
            </w:r>
          </w:p>
        </w:tc>
      </w:tr>
      <w:tr w:rsidR="005756D6" w14:paraId="47E0B11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8858919" w14:textId="77777777" w:rsidR="005756D6" w:rsidRDefault="005756D6" w:rsidP="00EC3D61">
            <w:pPr>
              <w:jc w:val="center"/>
            </w:pPr>
            <w:r>
              <w:rPr>
                <w:sz w:val="18"/>
                <w:szCs w:val="18"/>
              </w:rP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E94054"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558B7F" w14:textId="77777777" w:rsidR="005756D6" w:rsidRDefault="005756D6" w:rsidP="00EC3D61">
            <w:r>
              <w:rPr>
                <w:sz w:val="18"/>
                <w:szCs w:val="18"/>
              </w:rPr>
              <w:t xml:space="preserve">Guararapes </w:t>
            </w:r>
            <w:proofErr w:type="spellStart"/>
            <w:r>
              <w:rPr>
                <w:sz w:val="18"/>
                <w:szCs w:val="18"/>
              </w:rPr>
              <w:t>Confecções</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D5245B" w14:textId="77777777" w:rsidR="005756D6" w:rsidRDefault="005756D6" w:rsidP="00EC3D61">
            <w:r>
              <w:rPr>
                <w:sz w:val="18"/>
                <w:szCs w:val="18"/>
              </w:rPr>
              <w:t>Consumo Cíclico</w:t>
            </w:r>
          </w:p>
        </w:tc>
      </w:tr>
      <w:tr w:rsidR="005756D6" w14:paraId="5005C1E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F7B015" w14:textId="77777777" w:rsidR="005756D6" w:rsidRDefault="005756D6" w:rsidP="00EC3D61">
            <w:pPr>
              <w:jc w:val="center"/>
            </w:pPr>
            <w:r>
              <w:rPr>
                <w:sz w:val="18"/>
                <w:szCs w:val="18"/>
              </w:rP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2AC37C"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A4C2F" w14:textId="77777777" w:rsidR="005756D6" w:rsidRDefault="005756D6" w:rsidP="00EC3D61">
            <w:r>
              <w:rPr>
                <w:sz w:val="18"/>
                <w:szCs w:val="18"/>
              </w:rPr>
              <w:t xml:space="preserve">Indústrias </w:t>
            </w:r>
            <w:proofErr w:type="spellStart"/>
            <w:r>
              <w:rPr>
                <w:sz w:val="18"/>
                <w:szCs w:val="18"/>
              </w:rPr>
              <w:t>Romi</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695C45" w14:textId="77777777" w:rsidR="005756D6" w:rsidRDefault="005756D6" w:rsidP="00EC3D61">
            <w:r>
              <w:rPr>
                <w:sz w:val="18"/>
                <w:szCs w:val="18"/>
              </w:rPr>
              <w:t>Bens Industriais</w:t>
            </w:r>
          </w:p>
        </w:tc>
      </w:tr>
      <w:tr w:rsidR="005756D6" w14:paraId="54CDB39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ED4212" w14:textId="77777777" w:rsidR="005756D6" w:rsidRDefault="005756D6" w:rsidP="00EC3D61">
            <w:pPr>
              <w:jc w:val="center"/>
            </w:pPr>
            <w:r>
              <w:rPr>
                <w:sz w:val="18"/>
                <w:szCs w:val="18"/>
              </w:rP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0C5D05" w14:textId="77777777" w:rsidR="005756D6" w:rsidRDefault="005756D6" w:rsidP="00EC3D61">
            <w:r>
              <w:rPr>
                <w:sz w:val="18"/>
                <w:szCs w:val="18"/>
              </w:rPr>
              <w:t>RPMG3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59504C" w14:textId="77777777" w:rsidR="005756D6" w:rsidRDefault="005756D6" w:rsidP="00EC3D61">
            <w:r>
              <w:rPr>
                <w:sz w:val="18"/>
                <w:szCs w:val="18"/>
              </w:rPr>
              <w:t xml:space="preserve">Refinaria de Petróleos de </w:t>
            </w:r>
            <w:proofErr w:type="spellStart"/>
            <w:r>
              <w:rPr>
                <w:sz w:val="18"/>
                <w:szCs w:val="18"/>
              </w:rPr>
              <w:t>Manguinhos</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6A5863" w14:textId="77777777" w:rsidR="005756D6" w:rsidRDefault="005756D6" w:rsidP="00EC3D61">
            <w:r>
              <w:rPr>
                <w:sz w:val="18"/>
                <w:szCs w:val="18"/>
              </w:rPr>
              <w:t>Petróleo, Gás e Biocombustíveis</w:t>
            </w:r>
          </w:p>
        </w:tc>
      </w:tr>
      <w:tr w:rsidR="005756D6" w14:paraId="064372D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6EA733" w14:textId="77777777" w:rsidR="005756D6" w:rsidRDefault="005756D6" w:rsidP="00EC3D61">
            <w:pPr>
              <w:jc w:val="center"/>
            </w:pPr>
            <w:r>
              <w:rPr>
                <w:sz w:val="18"/>
                <w:szCs w:val="18"/>
              </w:rP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15474" w14:textId="77777777" w:rsidR="005756D6" w:rsidRDefault="005756D6" w:rsidP="00EC3D61">
            <w:r>
              <w:rPr>
                <w:sz w:val="18"/>
                <w:szCs w:val="18"/>
              </w:rPr>
              <w:t>RSID3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E1A29C" w14:textId="77777777" w:rsidR="005756D6" w:rsidRDefault="005756D6" w:rsidP="00EC3D61">
            <w:r>
              <w:rPr>
                <w:sz w:val="18"/>
                <w:szCs w:val="18"/>
              </w:rPr>
              <w:t>Rossi Residencial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28048D" w14:textId="77777777" w:rsidR="005756D6" w:rsidRDefault="005756D6" w:rsidP="00EC3D61">
            <w:r>
              <w:rPr>
                <w:sz w:val="18"/>
                <w:szCs w:val="18"/>
              </w:rPr>
              <w:t>Consumo Cíclico</w:t>
            </w:r>
          </w:p>
        </w:tc>
      </w:tr>
      <w:tr w:rsidR="005756D6" w14:paraId="6032982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984404" w14:textId="77777777" w:rsidR="005756D6" w:rsidRDefault="005756D6" w:rsidP="00EC3D61">
            <w:pPr>
              <w:jc w:val="center"/>
            </w:pPr>
            <w:r>
              <w:rPr>
                <w:sz w:val="18"/>
                <w:szCs w:val="18"/>
              </w:rP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763EF8"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5A910E"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7B7B37" w14:textId="77777777" w:rsidR="005756D6" w:rsidRDefault="005756D6" w:rsidP="00EC3D61">
            <w:r>
              <w:rPr>
                <w:sz w:val="18"/>
                <w:szCs w:val="18"/>
              </w:rPr>
              <w:t>Financeiro</w:t>
            </w:r>
          </w:p>
        </w:tc>
      </w:tr>
      <w:tr w:rsidR="005756D6" w14:paraId="7A424A9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036889" w14:textId="77777777" w:rsidR="005756D6" w:rsidRDefault="005756D6" w:rsidP="00EC3D61">
            <w:pPr>
              <w:jc w:val="center"/>
            </w:pPr>
            <w:r>
              <w:rPr>
                <w:sz w:val="18"/>
                <w:szCs w:val="18"/>
              </w:rP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CDFFDF"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DDFF62"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9AFF55" w14:textId="77777777" w:rsidR="005756D6" w:rsidRDefault="005756D6" w:rsidP="00EC3D61">
            <w:r>
              <w:rPr>
                <w:sz w:val="18"/>
                <w:szCs w:val="18"/>
              </w:rPr>
              <w:t>Financeiro</w:t>
            </w:r>
          </w:p>
        </w:tc>
      </w:tr>
      <w:tr w:rsidR="005756D6" w14:paraId="474BA28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33DC6A" w14:textId="77777777" w:rsidR="005756D6" w:rsidRDefault="005756D6" w:rsidP="00EC3D61">
            <w:pPr>
              <w:jc w:val="center"/>
            </w:pPr>
            <w:r>
              <w:rPr>
                <w:sz w:val="18"/>
                <w:szCs w:val="18"/>
              </w:rPr>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9BC7D1"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4D79B1"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4229D5" w14:textId="77777777" w:rsidR="005756D6" w:rsidRDefault="005756D6" w:rsidP="00EC3D61">
            <w:r>
              <w:rPr>
                <w:sz w:val="18"/>
                <w:szCs w:val="18"/>
              </w:rPr>
              <w:t>Utilidade Pública</w:t>
            </w:r>
          </w:p>
        </w:tc>
      </w:tr>
      <w:tr w:rsidR="005756D6" w14:paraId="3854BF7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A5E556" w14:textId="77777777" w:rsidR="005756D6" w:rsidRDefault="005756D6" w:rsidP="00EC3D61">
            <w:pPr>
              <w:jc w:val="center"/>
            </w:pPr>
            <w:r>
              <w:rPr>
                <w:sz w:val="18"/>
                <w:szCs w:val="18"/>
              </w:rP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BF01A"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1709CE"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02769" w14:textId="77777777" w:rsidR="005756D6" w:rsidRDefault="005756D6" w:rsidP="00EC3D61">
            <w:r>
              <w:rPr>
                <w:sz w:val="18"/>
                <w:szCs w:val="18"/>
              </w:rPr>
              <w:t>Consumo Cíclico</w:t>
            </w:r>
          </w:p>
        </w:tc>
      </w:tr>
      <w:tr w:rsidR="005756D6" w14:paraId="40D6742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42D7CF" w14:textId="77777777" w:rsidR="005756D6" w:rsidRDefault="005756D6" w:rsidP="00EC3D61">
            <w:pPr>
              <w:jc w:val="center"/>
            </w:pPr>
            <w:r>
              <w:rPr>
                <w:sz w:val="18"/>
                <w:szCs w:val="18"/>
              </w:rPr>
              <w:t>99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5DD8EB"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579C77"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1A6D0D" w14:textId="77777777" w:rsidR="005756D6" w:rsidRDefault="005756D6" w:rsidP="00EC3D61">
            <w:r>
              <w:rPr>
                <w:sz w:val="18"/>
                <w:szCs w:val="18"/>
              </w:rPr>
              <w:t>Consumo Não Cíclico</w:t>
            </w:r>
          </w:p>
        </w:tc>
      </w:tr>
      <w:tr w:rsidR="005756D6" w14:paraId="7E0134B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339DEA" w14:textId="77777777" w:rsidR="005756D6" w:rsidRDefault="005756D6" w:rsidP="00EC3D61">
            <w:pPr>
              <w:jc w:val="center"/>
            </w:pPr>
            <w:r>
              <w:rPr>
                <w:sz w:val="18"/>
                <w:szCs w:val="18"/>
              </w:rPr>
              <w:t>100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E035C"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13A2E1"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5C965C" w14:textId="77777777" w:rsidR="005756D6" w:rsidRDefault="005756D6" w:rsidP="00EC3D61">
            <w:r>
              <w:rPr>
                <w:sz w:val="18"/>
                <w:szCs w:val="18"/>
              </w:rPr>
              <w:t>Consumo Não Cíclico</w:t>
            </w:r>
          </w:p>
        </w:tc>
      </w:tr>
      <w:tr w:rsidR="005756D6" w14:paraId="05D3881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513764" w14:textId="77777777" w:rsidR="005756D6" w:rsidRDefault="005756D6" w:rsidP="00EC3D61">
            <w:pPr>
              <w:jc w:val="center"/>
            </w:pPr>
            <w:r>
              <w:rPr>
                <w:sz w:val="18"/>
                <w:szCs w:val="18"/>
              </w:rP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C6AD34"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EF6E5F" w14:textId="77777777" w:rsidR="005756D6" w:rsidRDefault="005756D6" w:rsidP="00EC3D61">
            <w:proofErr w:type="spellStart"/>
            <w:r>
              <w:rPr>
                <w:sz w:val="18"/>
                <w:szCs w:val="18"/>
              </w:rPr>
              <w:t>Tensacalho</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69FB1F" w14:textId="77777777" w:rsidR="005756D6" w:rsidRDefault="005756D6" w:rsidP="00EC3D61">
            <w:r>
              <w:rPr>
                <w:sz w:val="18"/>
                <w:szCs w:val="18"/>
              </w:rPr>
              <w:t>Materiais Básicos</w:t>
            </w:r>
          </w:p>
        </w:tc>
      </w:tr>
      <w:tr w:rsidR="005756D6" w14:paraId="4354B98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198EB0" w14:textId="77777777" w:rsidR="005756D6" w:rsidRDefault="005756D6" w:rsidP="00EC3D61">
            <w:pPr>
              <w:jc w:val="center"/>
            </w:pPr>
            <w:r>
              <w:rPr>
                <w:sz w:val="18"/>
                <w:szCs w:val="18"/>
              </w:rP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83BAB9"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F1B4F" w14:textId="77777777" w:rsidR="005756D6" w:rsidRDefault="005756D6" w:rsidP="00EC3D61">
            <w:proofErr w:type="spellStart"/>
            <w:r>
              <w:rPr>
                <w:sz w:val="18"/>
                <w:szCs w:val="18"/>
              </w:rPr>
              <w:t>Tecnisa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E75FD8" w14:textId="77777777" w:rsidR="005756D6" w:rsidRDefault="005756D6" w:rsidP="00EC3D61">
            <w:r>
              <w:rPr>
                <w:sz w:val="18"/>
                <w:szCs w:val="18"/>
              </w:rPr>
              <w:t>Consumo Cíclico</w:t>
            </w:r>
          </w:p>
        </w:tc>
      </w:tr>
      <w:tr w:rsidR="005756D6" w14:paraId="745961A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5DB17B" w14:textId="77777777" w:rsidR="005756D6" w:rsidRDefault="005756D6" w:rsidP="00EC3D61">
            <w:pPr>
              <w:jc w:val="center"/>
            </w:pPr>
            <w:r>
              <w:rPr>
                <w:sz w:val="18"/>
                <w:szCs w:val="18"/>
              </w:rPr>
              <w:t>103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6E7BD3"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9113B5" w14:textId="77777777" w:rsidR="005756D6" w:rsidRDefault="005756D6" w:rsidP="00EC3D61">
            <w:r>
              <w:rPr>
                <w:sz w:val="18"/>
                <w:szCs w:val="18"/>
              </w:rPr>
              <w:t xml:space="preserve">Telecomunicações Brasileiras S.A. – </w:t>
            </w:r>
            <w:proofErr w:type="spellStart"/>
            <w:r>
              <w:rPr>
                <w:sz w:val="18"/>
                <w:szCs w:val="18"/>
              </w:rPr>
              <w:t>Telebras</w:t>
            </w:r>
            <w:proofErr w:type="spellEnd"/>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AE0095" w14:textId="77777777" w:rsidR="005756D6" w:rsidRDefault="005756D6" w:rsidP="00EC3D61">
            <w:r>
              <w:rPr>
                <w:sz w:val="18"/>
                <w:szCs w:val="18"/>
              </w:rPr>
              <w:t>Comunicações</w:t>
            </w:r>
          </w:p>
        </w:tc>
      </w:tr>
      <w:tr w:rsidR="005756D6" w14:paraId="75CB209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4BB9C" w14:textId="77777777" w:rsidR="005756D6" w:rsidRDefault="005756D6" w:rsidP="00EC3D61">
            <w:pPr>
              <w:jc w:val="center"/>
            </w:pPr>
            <w:r>
              <w:rPr>
                <w:sz w:val="18"/>
                <w:szCs w:val="18"/>
              </w:rPr>
              <w:t>104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9E0518"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6571E" w14:textId="77777777" w:rsidR="005756D6" w:rsidRDefault="005756D6" w:rsidP="00EC3D61">
            <w:proofErr w:type="spellStart"/>
            <w:r>
              <w:rPr>
                <w:sz w:val="18"/>
                <w:szCs w:val="18"/>
              </w:rPr>
              <w:t>Tegma</w:t>
            </w:r>
            <w:proofErr w:type="spellEnd"/>
            <w:r>
              <w:rPr>
                <w:sz w:val="18"/>
                <w:szCs w:val="18"/>
              </w:rPr>
              <w:t xml:space="preserve">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B8D4DE" w14:textId="77777777" w:rsidR="005756D6" w:rsidRDefault="005756D6" w:rsidP="00EC3D61">
            <w:r>
              <w:rPr>
                <w:sz w:val="18"/>
                <w:szCs w:val="18"/>
              </w:rPr>
              <w:t>Bens Industriais</w:t>
            </w:r>
          </w:p>
        </w:tc>
      </w:tr>
      <w:tr w:rsidR="005756D6" w14:paraId="3704764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AF0A52" w14:textId="77777777" w:rsidR="005756D6" w:rsidRDefault="005756D6" w:rsidP="00EC3D61">
            <w:pPr>
              <w:jc w:val="center"/>
            </w:pPr>
            <w:r>
              <w:rPr>
                <w:sz w:val="18"/>
                <w:szCs w:val="18"/>
              </w:rPr>
              <w:t>105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2B92D4"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AC9AD8"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BD236B" w14:textId="77777777" w:rsidR="005756D6" w:rsidRDefault="005756D6" w:rsidP="00EC3D61">
            <w:r>
              <w:rPr>
                <w:sz w:val="18"/>
                <w:szCs w:val="18"/>
              </w:rPr>
              <w:t>Comunicações</w:t>
            </w:r>
          </w:p>
        </w:tc>
      </w:tr>
      <w:tr w:rsidR="005756D6" w14:paraId="18424BC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3A09F6" w14:textId="77777777" w:rsidR="005756D6" w:rsidRDefault="005756D6" w:rsidP="00EC3D61">
            <w:pPr>
              <w:jc w:val="center"/>
            </w:pPr>
            <w:r>
              <w:rPr>
                <w:sz w:val="18"/>
                <w:szCs w:val="18"/>
              </w:rPr>
              <w:t>106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9CF47C"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5C3C40" w14:textId="77777777" w:rsidR="005756D6" w:rsidRDefault="005756D6" w:rsidP="00EC3D61">
            <w:proofErr w:type="spellStart"/>
            <w:r>
              <w:rPr>
                <w:sz w:val="18"/>
                <w:szCs w:val="18"/>
              </w:rPr>
              <w:t>Totvs</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8018C0" w14:textId="77777777" w:rsidR="005756D6" w:rsidRDefault="005756D6" w:rsidP="00EC3D61">
            <w:r>
              <w:rPr>
                <w:sz w:val="18"/>
                <w:szCs w:val="18"/>
              </w:rPr>
              <w:t>Tecnologia da Informação</w:t>
            </w:r>
          </w:p>
        </w:tc>
      </w:tr>
      <w:tr w:rsidR="005756D6" w14:paraId="3B9EA49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60E1F6" w14:textId="77777777" w:rsidR="005756D6" w:rsidRDefault="005756D6" w:rsidP="00EC3D61">
            <w:pPr>
              <w:jc w:val="center"/>
            </w:pPr>
            <w:r>
              <w:rPr>
                <w:sz w:val="18"/>
                <w:szCs w:val="18"/>
              </w:rPr>
              <w:t>107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C972B6"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426983"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D6A5AC" w14:textId="77777777" w:rsidR="005756D6" w:rsidRDefault="005756D6" w:rsidP="00EC3D61">
            <w:r>
              <w:rPr>
                <w:sz w:val="18"/>
                <w:szCs w:val="18"/>
              </w:rPr>
              <w:t>Bens Industriais</w:t>
            </w:r>
          </w:p>
        </w:tc>
      </w:tr>
      <w:tr w:rsidR="005756D6" w14:paraId="09F77DA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1CAD96" w14:textId="77777777" w:rsidR="005756D6" w:rsidRDefault="005756D6" w:rsidP="00EC3D61">
            <w:pPr>
              <w:jc w:val="center"/>
            </w:pPr>
            <w:r>
              <w:rPr>
                <w:sz w:val="18"/>
                <w:szCs w:val="18"/>
              </w:rPr>
              <w:t>108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3C3BF0"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D46E55"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998E5D" w14:textId="77777777" w:rsidR="005756D6" w:rsidRDefault="005756D6" w:rsidP="00EC3D61">
            <w:r>
              <w:rPr>
                <w:sz w:val="18"/>
                <w:szCs w:val="18"/>
              </w:rPr>
              <w:t>Consumo Cíclico</w:t>
            </w:r>
          </w:p>
        </w:tc>
      </w:tr>
      <w:tr w:rsidR="005756D6" w14:paraId="25177D4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9CFAEF" w14:textId="77777777" w:rsidR="005756D6" w:rsidRDefault="005756D6" w:rsidP="00EC3D61">
            <w:pPr>
              <w:jc w:val="center"/>
            </w:pPr>
            <w:r>
              <w:rPr>
                <w:sz w:val="18"/>
                <w:szCs w:val="18"/>
              </w:rPr>
              <w:t>109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539FA7"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20BB2F" w14:textId="77777777" w:rsidR="005756D6" w:rsidRDefault="005756D6" w:rsidP="00EC3D61">
            <w:r>
              <w:rPr>
                <w:sz w:val="18"/>
                <w:szCs w:val="18"/>
              </w:rPr>
              <w:t xml:space="preserve">Unipar </w:t>
            </w:r>
            <w:proofErr w:type="spellStart"/>
            <w:r>
              <w:rPr>
                <w:sz w:val="18"/>
                <w:szCs w:val="18"/>
              </w:rPr>
              <w:t>Carbocloro</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B9DB1B" w14:textId="77777777" w:rsidR="005756D6" w:rsidRDefault="005756D6" w:rsidP="00EC3D61">
            <w:r>
              <w:rPr>
                <w:sz w:val="18"/>
                <w:szCs w:val="18"/>
              </w:rPr>
              <w:t>Materiais Básicos</w:t>
            </w:r>
          </w:p>
        </w:tc>
      </w:tr>
      <w:tr w:rsidR="005756D6" w14:paraId="6FC297A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D6742" w14:textId="77777777" w:rsidR="005756D6" w:rsidRDefault="005756D6" w:rsidP="00EC3D61">
            <w:pPr>
              <w:jc w:val="center"/>
            </w:pPr>
            <w:r>
              <w:rPr>
                <w:sz w:val="18"/>
                <w:szCs w:val="18"/>
              </w:rPr>
              <w:t>110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DF0261"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6B0DF2"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02B410" w14:textId="77777777" w:rsidR="005756D6" w:rsidRDefault="005756D6" w:rsidP="00EC3D61">
            <w:r>
              <w:rPr>
                <w:sz w:val="18"/>
                <w:szCs w:val="18"/>
              </w:rPr>
              <w:t>Materiais Básicos</w:t>
            </w:r>
          </w:p>
        </w:tc>
      </w:tr>
      <w:tr w:rsidR="005756D6" w14:paraId="2DECE9F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412409" w14:textId="77777777" w:rsidR="005756D6" w:rsidRDefault="005756D6" w:rsidP="00EC3D61">
            <w:pPr>
              <w:jc w:val="center"/>
            </w:pPr>
            <w:r>
              <w:rPr>
                <w:sz w:val="18"/>
                <w:szCs w:val="18"/>
              </w:rPr>
              <w:lastRenderedPageBreak/>
              <w:t>111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1027A4"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CD8529"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7A53C7" w14:textId="77777777" w:rsidR="005756D6" w:rsidRDefault="005756D6" w:rsidP="00EC3D61">
            <w:r>
              <w:rPr>
                <w:sz w:val="18"/>
                <w:szCs w:val="18"/>
              </w:rPr>
              <w:t>Materiais Básicos</w:t>
            </w:r>
          </w:p>
        </w:tc>
      </w:tr>
      <w:tr w:rsidR="005756D6" w14:paraId="0E26EDB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D94993" w14:textId="77777777" w:rsidR="005756D6" w:rsidRDefault="005756D6" w:rsidP="00EC3D61">
            <w:pPr>
              <w:jc w:val="center"/>
            </w:pPr>
            <w:r>
              <w:rPr>
                <w:sz w:val="18"/>
                <w:szCs w:val="18"/>
              </w:rPr>
              <w:t>112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E89539"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B17942"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85B2BD" w14:textId="77777777" w:rsidR="005756D6" w:rsidRDefault="005756D6" w:rsidP="00EC3D61">
            <w:r>
              <w:rPr>
                <w:sz w:val="18"/>
                <w:szCs w:val="18"/>
              </w:rPr>
              <w:t>Materiais Básicos</w:t>
            </w:r>
          </w:p>
        </w:tc>
      </w:tr>
      <w:tr w:rsidR="005756D6" w14:paraId="7A4C65D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7AD629" w14:textId="77777777" w:rsidR="005756D6" w:rsidRDefault="005756D6" w:rsidP="00EC3D61">
            <w:pPr>
              <w:jc w:val="center"/>
            </w:pPr>
            <w:r>
              <w:rPr>
                <w:sz w:val="18"/>
                <w:szCs w:val="18"/>
              </w:rPr>
              <w:t>113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76915A" w14:textId="77777777" w:rsidR="005756D6" w:rsidRDefault="005756D6" w:rsidP="00EC3D61">
            <w:r>
              <w:rPr>
                <w:sz w:val="18"/>
                <w:szCs w:val="18"/>
              </w:rPr>
              <w:t>VIVR3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B2F4DA" w14:textId="77777777" w:rsidR="005756D6" w:rsidRDefault="005756D6" w:rsidP="00EC3D61">
            <w:r>
              <w:rPr>
                <w:sz w:val="18"/>
                <w:szCs w:val="18"/>
              </w:rPr>
              <w:t>Viver Incorporadora e Construtora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6809C9" w14:textId="77777777" w:rsidR="005756D6" w:rsidRDefault="005756D6" w:rsidP="00EC3D61">
            <w:r>
              <w:rPr>
                <w:sz w:val="18"/>
                <w:szCs w:val="18"/>
              </w:rPr>
              <w:t>Consumo Cíclico</w:t>
            </w:r>
          </w:p>
        </w:tc>
      </w:tr>
      <w:tr w:rsidR="005756D6" w14:paraId="003659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CED88" w14:textId="77777777" w:rsidR="005756D6" w:rsidRDefault="005756D6" w:rsidP="00EC3D61">
            <w:pPr>
              <w:jc w:val="center"/>
            </w:pPr>
            <w:r>
              <w:rPr>
                <w:sz w:val="18"/>
                <w:szCs w:val="18"/>
              </w:rPr>
              <w:t>114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616C3A"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819D2C"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77925A" w14:textId="77777777" w:rsidR="005756D6" w:rsidRDefault="005756D6" w:rsidP="00EC3D61">
            <w:r>
              <w:rPr>
                <w:sz w:val="18"/>
                <w:szCs w:val="18"/>
              </w:rPr>
              <w:t>Comunicações</w:t>
            </w:r>
          </w:p>
        </w:tc>
      </w:tr>
      <w:tr w:rsidR="005756D6" w14:paraId="2591D54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1F8515" w14:textId="77777777" w:rsidR="005756D6" w:rsidRDefault="005756D6" w:rsidP="00EC3D61">
            <w:pPr>
              <w:jc w:val="center"/>
            </w:pPr>
            <w:r>
              <w:rPr>
                <w:sz w:val="18"/>
                <w:szCs w:val="18"/>
              </w:rPr>
              <w:t>115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414349"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F026A" w14:textId="77777777" w:rsidR="005756D6" w:rsidRDefault="005756D6" w:rsidP="00EC3D61">
            <w:proofErr w:type="spellStart"/>
            <w:r>
              <w:rPr>
                <w:sz w:val="18"/>
                <w:szCs w:val="18"/>
              </w:rPr>
              <w:t>Valid</w:t>
            </w:r>
            <w:proofErr w:type="spellEnd"/>
            <w:r>
              <w:rPr>
                <w:sz w:val="18"/>
                <w:szCs w:val="18"/>
              </w:rPr>
              <w:t xml:space="preserve">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CC6D82" w14:textId="77777777" w:rsidR="005756D6" w:rsidRDefault="005756D6" w:rsidP="00EC3D61">
            <w:r>
              <w:rPr>
                <w:sz w:val="18"/>
                <w:szCs w:val="18"/>
              </w:rPr>
              <w:t>Tecnologia da Informação</w:t>
            </w:r>
          </w:p>
        </w:tc>
      </w:tr>
      <w:tr w:rsidR="005756D6" w14:paraId="54A2349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AF5EA7" w14:textId="77777777" w:rsidR="005756D6" w:rsidRDefault="005756D6" w:rsidP="00EC3D61">
            <w:pPr>
              <w:jc w:val="center"/>
            </w:pPr>
            <w:r>
              <w:rPr>
                <w:sz w:val="18"/>
                <w:szCs w:val="18"/>
              </w:rPr>
              <w:t>116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CF1B69" w14:textId="77777777" w:rsidR="005756D6" w:rsidRDefault="005756D6" w:rsidP="00EC3D61">
            <w:r>
              <w:rPr>
                <w:sz w:val="18"/>
                <w:szCs w:val="18"/>
              </w:rPr>
              <w:t>VSTE3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5B76D1" w14:textId="77777777" w:rsidR="005756D6" w:rsidRDefault="005756D6" w:rsidP="00EC3D61">
            <w:r>
              <w:rPr>
                <w:sz w:val="18"/>
                <w:szCs w:val="18"/>
              </w:rPr>
              <w:t>Veste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EA0A83" w14:textId="77777777" w:rsidR="005756D6" w:rsidRDefault="005756D6" w:rsidP="00EC3D61">
            <w:r>
              <w:rPr>
                <w:sz w:val="18"/>
                <w:szCs w:val="18"/>
              </w:rPr>
              <w:t>Consumo Cíclico</w:t>
            </w:r>
          </w:p>
        </w:tc>
      </w:tr>
      <w:tr w:rsidR="005756D6" w14:paraId="73CD91B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80EAB" w14:textId="77777777" w:rsidR="005756D6" w:rsidRDefault="005756D6" w:rsidP="00EC3D61">
            <w:pPr>
              <w:jc w:val="center"/>
            </w:pPr>
            <w:r>
              <w:rPr>
                <w:sz w:val="18"/>
                <w:szCs w:val="18"/>
              </w:rPr>
              <w:t>117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E7AE75"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1C8D8F"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6F4C44" w14:textId="77777777" w:rsidR="005756D6" w:rsidRDefault="005756D6" w:rsidP="00EC3D61">
            <w:r>
              <w:rPr>
                <w:sz w:val="18"/>
                <w:szCs w:val="18"/>
              </w:rPr>
              <w:t>Bens Industriais</w:t>
            </w:r>
          </w:p>
        </w:tc>
      </w:tr>
      <w:tr w:rsidR="005756D6" w14:paraId="777A8F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BD81F" w14:textId="77777777" w:rsidR="005756D6" w:rsidRDefault="005756D6" w:rsidP="00EC3D61">
            <w:pPr>
              <w:jc w:val="center"/>
            </w:pPr>
            <w:r>
              <w:rPr>
                <w:sz w:val="18"/>
                <w:szCs w:val="18"/>
              </w:rPr>
              <w:t>118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7EF168"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FFFBF1" w14:textId="77777777" w:rsidR="005756D6" w:rsidRDefault="005756D6" w:rsidP="00EC3D61">
            <w:proofErr w:type="spellStart"/>
            <w:r>
              <w:rPr>
                <w:sz w:val="18"/>
                <w:szCs w:val="18"/>
              </w:rPr>
              <w:t>Yduqs</w:t>
            </w:r>
            <w:proofErr w:type="spellEnd"/>
            <w:r>
              <w:rPr>
                <w:sz w:val="18"/>
                <w:szCs w:val="18"/>
              </w:rPr>
              <w:t xml:space="preserv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715299" w14:textId="77777777" w:rsidR="005756D6" w:rsidRDefault="005756D6" w:rsidP="00EC3D61">
            <w:r>
              <w:rPr>
                <w:sz w:val="18"/>
                <w:szCs w:val="18"/>
              </w:rPr>
              <w:t>Consumo Cíclico</w:t>
            </w:r>
          </w:p>
        </w:tc>
      </w:tr>
    </w:tbl>
    <w:p w14:paraId="33EA70C1" w14:textId="77777777" w:rsidR="005756D6" w:rsidRDefault="005756D6" w:rsidP="005756D6">
      <w:pPr>
        <w:spacing w:before="100"/>
      </w:pPr>
      <w:r>
        <w:rPr>
          <w:i/>
          <w:iCs/>
          <w:sz w:val="18"/>
          <w:szCs w:val="18"/>
        </w:rPr>
        <w:t>Fonte: elaboração própria. Ativos ordenados alfabeticamente pelo código de negociação.</w:t>
      </w:r>
    </w:p>
    <w:p w14:paraId="0B392F75" w14:textId="77777777" w:rsidR="004A7A54" w:rsidRPr="004A7A54" w:rsidRDefault="004A7A54" w:rsidP="00FC4E5E">
      <w:pPr>
        <w:rPr>
          <w:b/>
          <w:sz w:val="24"/>
          <w:szCs w:val="24"/>
        </w:rPr>
      </w:pPr>
    </w:p>
    <w:p w14:paraId="2BDE4EE8" w14:textId="61565389"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proofErr w:type="spellStart"/>
      <w:r>
        <w:rPr>
          <w:i/>
          <w:iCs/>
          <w:sz w:val="24"/>
          <w:szCs w:val="24"/>
        </w:rPr>
        <w:t>Average</w:t>
      </w:r>
      <w:proofErr w:type="spellEnd"/>
      <w:r>
        <w:rPr>
          <w:i/>
          <w:iCs/>
          <w:sz w:val="24"/>
          <w:szCs w:val="24"/>
        </w:rPr>
        <w:t xml:space="preserve"> </w:t>
      </w:r>
      <w:proofErr w:type="spellStart"/>
      <w:r>
        <w:rPr>
          <w:i/>
          <w:iCs/>
          <w:sz w:val="24"/>
          <w:szCs w:val="24"/>
        </w:rPr>
        <w:t>Daily</w:t>
      </w:r>
      <w:proofErr w:type="spellEnd"/>
      <w:r>
        <w:rPr>
          <w:i/>
          <w:iCs/>
          <w:sz w:val="24"/>
          <w:szCs w:val="24"/>
        </w:rPr>
        <w:t xml:space="preserve"> </w:t>
      </w:r>
      <w:proofErr w:type="spellStart"/>
      <w:r>
        <w:rPr>
          <w:i/>
          <w:iCs/>
          <w:sz w:val="24"/>
          <w:szCs w:val="24"/>
        </w:rPr>
        <w:t>Traded</w:t>
      </w:r>
      <w:proofErr w:type="spellEnd"/>
      <w:r>
        <w:rPr>
          <w:i/>
          <w:iCs/>
          <w:sz w:val="24"/>
          <w:szCs w:val="24"/>
        </w:rPr>
        <w:t xml:space="preserve"> </w:t>
      </w:r>
      <w:proofErr w:type="spellStart"/>
      <w:r>
        <w:rPr>
          <w:i/>
          <w:iCs/>
          <w:sz w:val="24"/>
          <w:szCs w:val="24"/>
        </w:rPr>
        <w:t>Value</w:t>
      </w:r>
      <w:proofErr w:type="spellEnd"/>
      <w:r>
        <w:rPr>
          <w:sz w:val="24"/>
          <w:szCs w:val="24"/>
        </w:rPr>
        <w:t xml:space="preserve">), com o ADTV mensurado </w:t>
      </w:r>
      <w:proofErr w:type="spellStart"/>
      <w:r>
        <w:rPr>
          <w:i/>
          <w:iCs/>
          <w:sz w:val="24"/>
          <w:szCs w:val="24"/>
        </w:rPr>
        <w:t>ex-ante</w:t>
      </w:r>
      <w:proofErr w:type="spellEnd"/>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0A85E4FD" w14:textId="77777777" w:rsidR="00FC4E5E" w:rsidRPr="008A0506" w:rsidRDefault="00FC4E5E">
      <w:pPr>
        <w:rPr>
          <w:b/>
          <w:sz w:val="24"/>
          <w:szCs w:val="24"/>
          <w:lang w:val="pt-BR"/>
        </w:rPr>
      </w:pPr>
      <w:r>
        <w:rPr>
          <w:b/>
          <w:sz w:val="24"/>
          <w:szCs w:val="24"/>
          <w:lang w:val="pt-BR"/>
        </w:rPr>
        <w:br w:type="page"/>
      </w:r>
    </w:p>
    <w:p w14:paraId="4DAE750F" w14:textId="77777777" w:rsidR="00FC4E5E" w:rsidRPr="00580705" w:rsidRDefault="004A7A54" w:rsidP="00CB4A48">
      <w:pPr>
        <w:pStyle w:val="PargrafodaLista"/>
        <w:numPr>
          <w:ilvl w:val="1"/>
          <w:numId w:val="62"/>
        </w:numPr>
        <w:spacing w:line="360" w:lineRule="auto"/>
        <w:jc w:val="both"/>
        <w:outlineLvl w:val="1"/>
        <w:rPr>
          <w:b/>
          <w:sz w:val="24"/>
          <w:szCs w:val="24"/>
          <w:lang w:val="pt-BR"/>
        </w:rPr>
      </w:pPr>
      <w:bookmarkStart w:id="173" w:name="_Toc231448228"/>
      <w:r>
        <w:rPr>
          <w:b/>
          <w:sz w:val="24"/>
          <w:szCs w:val="24"/>
        </w:rPr>
        <w:lastRenderedPageBreak/>
        <w:t>Apêndice B – Diretrizes Metodológicas de Higienização e Filtragem de Liquidez da Base de Cotações</w:t>
      </w:r>
      <w:bookmarkEnd w:id="173"/>
    </w:p>
    <w:p w14:paraId="38CD8E4D" w14:textId="77777777" w:rsidR="00FC4E5E" w:rsidRPr="008B6129" w:rsidRDefault="00FC4E5E" w:rsidP="00FC4E5E">
      <w:pPr>
        <w:rPr>
          <w:sz w:val="24"/>
          <w:szCs w:val="24"/>
        </w:rPr>
      </w:pPr>
    </w:p>
    <w:p w14:paraId="40D8EF3F" w14:textId="77777777" w:rsidR="00FC4E5E" w:rsidRPr="008B6129" w:rsidRDefault="00FC4E5E" w:rsidP="00FC4E5E">
      <w:pPr>
        <w:rPr>
          <w:sz w:val="24"/>
          <w:szCs w:val="24"/>
        </w:rPr>
      </w:pPr>
    </w:p>
    <w:p w14:paraId="5D5F247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Estruturação Relacional e Governança Dimensional: De modo a assegurar os preceitos de padronização estrutural (</w:t>
      </w:r>
      <w:proofErr w:type="spellStart"/>
      <w:r>
        <w:rPr>
          <w:sz w:val="24"/>
          <w:szCs w:val="24"/>
        </w:rPr>
        <w:t>Tidy</w:t>
      </w:r>
      <w:proofErr w:type="spellEnd"/>
      <w:r>
        <w:rPr>
          <w:sz w:val="24"/>
          <w:szCs w:val="24"/>
        </w:rPr>
        <w:t xml:space="preserve"> Data </w:t>
      </w:r>
      <w:proofErr w:type="spellStart"/>
      <w:r>
        <w:rPr>
          <w:sz w:val="24"/>
          <w:szCs w:val="24"/>
        </w:rPr>
        <w:t>Structure</w:t>
      </w:r>
      <w:proofErr w:type="spellEnd"/>
      <w:r>
        <w:rPr>
          <w:sz w:val="24"/>
          <w:szCs w:val="24"/>
        </w:rPr>
        <w:t xml:space="preserve">), a base primária de cotações financeiras foi submetida a um algoritmo de alinhamento temporal. O eixo de tempo (datas de pregão) foi indexado sob a tipologia de dados </w:t>
      </w:r>
      <w:proofErr w:type="spellStart"/>
      <w:r>
        <w:rPr>
          <w:sz w:val="24"/>
          <w:szCs w:val="24"/>
        </w:rPr>
        <w:t>datetime</w:t>
      </w:r>
      <w:proofErr w:type="spellEnd"/>
      <w:r>
        <w:rPr>
          <w:sz w:val="24"/>
          <w:szCs w:val="24"/>
        </w:rPr>
        <w:t xml:space="preserve">, garantindo a ordenação cronológica estrita dos vetores de preços e a eliminação de redundâncias transversais. O processo resultou num esqueleto vetorial constituído por </w:t>
      </w:r>
      <w:del w:id="174" w:author="Claude" w:date="2026-06-04T00:00:00Z">
        <w:r>
          <w:rPr>
            <w:sz w:val="24"/>
            <w:szCs w:val="24"/>
          </w:rPr>
          <w:delText>4.030</w:delText>
        </w:r>
      </w:del>
      <w:ins w:id="175" w:author="Claude" w:date="2026-06-04T00:00:00Z">
        <w:r>
          <w:rPr>
            <w:sz w:val="24"/>
            <w:szCs w:val="24"/>
          </w:rPr>
          <w:t>3.967</w:t>
        </w:r>
      </w:ins>
      <w:r>
        <w:rPr>
          <w:sz w:val="24"/>
          <w:szCs w:val="24"/>
        </w:rPr>
        <w:t xml:space="preserve"> pregões contínuos.</w:t>
      </w:r>
    </w:p>
    <w:p w14:paraId="2606EE9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w:t>
      </w:r>
      <w:proofErr w:type="spellStart"/>
      <w:r>
        <w:rPr>
          <w:sz w:val="24"/>
          <w:szCs w:val="24"/>
        </w:rPr>
        <w:t>Missing</w:t>
      </w:r>
      <w:proofErr w:type="spellEnd"/>
      <w:r>
        <w:rPr>
          <w:sz w:val="24"/>
          <w:szCs w:val="24"/>
        </w:rPr>
        <w:t xml:space="preserve"> </w:t>
      </w:r>
      <w:proofErr w:type="spellStart"/>
      <w:r>
        <w:rPr>
          <w:sz w:val="24"/>
          <w:szCs w:val="24"/>
        </w:rPr>
        <w:t>Values</w:t>
      </w:r>
      <w:proofErr w:type="spellEnd"/>
      <w:r>
        <w:rPr>
          <w:sz w:val="24"/>
          <w:szCs w:val="24"/>
        </w:rPr>
        <w:t xml:space="preserve">).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w:t>
      </w:r>
      <w:del w:id="176" w:author="Claude" w:date="2026-06-04T00:00:00Z">
        <w:r>
          <w:rPr>
            <w:sz w:val="24"/>
            <w:szCs w:val="24"/>
          </w:rPr>
          <w:delText>136</w:delText>
        </w:r>
      </w:del>
      <w:ins w:id="177" w:author="Claude" w:date="2026-06-04T00:00:00Z">
        <w:r>
          <w:rPr>
            <w:sz w:val="24"/>
            <w:szCs w:val="24"/>
          </w:rPr>
          <w:t>118</w:t>
        </w:r>
      </w:ins>
      <w:r>
        <w:rPr>
          <w:sz w:val="24"/>
          <w:szCs w:val="24"/>
        </w:rPr>
        <w:t xml:space="preserve"> ativos que atenderam a este critério de alta liquidez.</w:t>
      </w:r>
    </w:p>
    <w:p w14:paraId="72FC7012"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Diagnóstico e Escrutínio de Anomalias (</w:t>
      </w:r>
      <w:proofErr w:type="spellStart"/>
      <w:r>
        <w:rPr>
          <w:sz w:val="24"/>
          <w:szCs w:val="24"/>
        </w:rPr>
        <w:t>Outliers</w:t>
      </w:r>
      <w:proofErr w:type="spellEnd"/>
      <w:r>
        <w:rPr>
          <w:sz w:val="24"/>
          <w:szCs w:val="24"/>
        </w:rPr>
        <w:t xml:space="preserve">): Considerando a suscetibilidade das séries financeiras a ruídos de infraestrutura ou não-ajustamento de proventos (como desdobramentos não refletidos), procedeu-se à </w:t>
      </w:r>
      <w:proofErr w:type="spellStart"/>
      <w:r>
        <w:rPr>
          <w:sz w:val="24"/>
          <w:szCs w:val="24"/>
        </w:rPr>
        <w:t>detecção</w:t>
      </w:r>
      <w:proofErr w:type="spellEnd"/>
      <w:r>
        <w:rPr>
          <w:sz w:val="24"/>
          <w:szCs w:val="24"/>
        </w:rPr>
        <w:t xml:space="preserve"> endógena de anomalias estatísticas severas. </w:t>
      </w:r>
      <w:del w:id="178" w:author="Claude" w:date="2026-06-04T00:00:00Z">
        <w:r>
          <w:rPr>
            <w:sz w:val="24"/>
            <w:szCs w:val="24"/>
          </w:rPr>
          <w:delText>Empregou-se o rigoroso método de Amplitude Interquartil (IQR = Q3 - Q1). O fator multiplicador do IQR foi calibrado para um limiar conservador de 3.0 (regra para outliers severos), definindo-se os limites inferior e superior em [Q1 - 3.0 * IQR] e [Q3 + 3.0 * IQR], respetivamente.</w:delText>
        </w:r>
      </w:del>
      <w:ins w:id="179" w:author="Claude" w:date="2026-06-04T00:00:00Z">
        <w:r>
          <w:rPr>
            <w:sz w:val="24"/>
            <w:szCs w:val="24"/>
          </w:rPr>
          <w:t xml:space="preserve">Empregou-se o Z-score modificado de </w:t>
        </w:r>
        <w:proofErr w:type="spellStart"/>
        <w:r>
          <w:rPr>
            <w:sz w:val="24"/>
            <w:szCs w:val="24"/>
          </w:rPr>
          <w:t>Iglewicz</w:t>
        </w:r>
        <w:proofErr w:type="spellEnd"/>
        <w:r>
          <w:rPr>
            <w:sz w:val="24"/>
            <w:szCs w:val="24"/>
          </w:rPr>
          <w:t xml:space="preserve"> e </w:t>
        </w:r>
        <w:proofErr w:type="spellStart"/>
        <w:r>
          <w:rPr>
            <w:sz w:val="24"/>
            <w:szCs w:val="24"/>
          </w:rPr>
          <w:t>Hoaglin</w:t>
        </w:r>
        <w:proofErr w:type="spellEnd"/>
        <w:r>
          <w:rPr>
            <w:sz w:val="24"/>
            <w:szCs w:val="24"/>
          </w:rPr>
          <w:t xml:space="preserve"> (1993), baseado na Mediana das Desvios Absolutos (MAD), com limiar K = 3,5 e constante de normalização c = 0,6745, calculado exclusivamente sobre variações não-nulas de cada série. Retornos com valor absoluto superior a 100% foram sinalizados como impossíveis.</w:t>
        </w:r>
      </w:ins>
      <w:r>
        <w:rPr>
          <w:sz w:val="24"/>
          <w:szCs w:val="24"/>
        </w:rPr>
        <w:t xml:space="preserve"> Adicionalmente, implementou-se uma barreira lógica de integridade, suprimindo quaisquer ocorrências irreais de preços negativos.</w:t>
      </w:r>
    </w:p>
    <w:p w14:paraId="5964527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14:paraId="78BD20E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Na presença das omissões remanescentes e das lacunas geradas deliberadamente pela supressão das anomalias prévias, absteve-se taxativamente de substituições enviesadas que corrompessem a variância </w:t>
      </w:r>
      <w:r>
        <w:rPr>
          <w:sz w:val="24"/>
          <w:szCs w:val="24"/>
        </w:rPr>
        <w:lastRenderedPageBreak/>
        <w:t xml:space="preserve">natural. O preenchimento operou-se exclusivamente por interpolação matemática temporal linear (time </w:t>
      </w:r>
      <w:proofErr w:type="spellStart"/>
      <w:r>
        <w:rPr>
          <w:sz w:val="24"/>
          <w:szCs w:val="24"/>
        </w:rPr>
        <w:t>interpolation</w:t>
      </w:r>
      <w:proofErr w:type="spellEnd"/>
      <w:r>
        <w:rPr>
          <w:sz w:val="24"/>
          <w:szCs w:val="24"/>
        </w:rPr>
        <w:t>), resguardando a continuidade da série de tempo. Lacunas localizadas nas extremidades periféricas das séries foram corrigidas pelos métodos de propagação da última observação válida (</w:t>
      </w:r>
      <w:proofErr w:type="spellStart"/>
      <w:r>
        <w:rPr>
          <w:sz w:val="24"/>
          <w:szCs w:val="24"/>
        </w:rPr>
        <w:t>Forward-Fill</w:t>
      </w:r>
      <w:proofErr w:type="spellEnd"/>
      <w:r>
        <w:rPr>
          <w:sz w:val="24"/>
          <w:szCs w:val="24"/>
        </w:rPr>
        <w:t xml:space="preserve"> e </w:t>
      </w:r>
      <w:proofErr w:type="spellStart"/>
      <w:r>
        <w:rPr>
          <w:sz w:val="24"/>
          <w:szCs w:val="24"/>
        </w:rPr>
        <w:t>Backward-Fill</w:t>
      </w:r>
      <w:proofErr w:type="spellEnd"/>
      <w:r>
        <w:rPr>
          <w:sz w:val="24"/>
          <w:szCs w:val="24"/>
        </w:rPr>
        <w:t>).</w:t>
      </w:r>
    </w:p>
    <w:p w14:paraId="0AA45786"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Reprodutibilidade </w:t>
      </w:r>
      <w:proofErr w:type="spellStart"/>
      <w:proofErr w:type="gramStart"/>
      <w:r>
        <w:rPr>
          <w:sz w:val="24"/>
          <w:szCs w:val="24"/>
        </w:rPr>
        <w:t>Algorítmica:Todo</w:t>
      </w:r>
      <w:proofErr w:type="spellEnd"/>
      <w:proofErr w:type="gramEnd"/>
      <w:r>
        <w:rPr>
          <w:sz w:val="24"/>
          <w:szCs w:val="24"/>
        </w:rPr>
        <w:t xml:space="preserve"> o fluxo de higienização de dados foi modelado num ambiente isolado (computação em linguagem </w:t>
      </w:r>
      <w:proofErr w:type="spellStart"/>
      <w:r>
        <w:rPr>
          <w:sz w:val="24"/>
          <w:szCs w:val="24"/>
        </w:rPr>
        <w:t>Python</w:t>
      </w:r>
      <w:proofErr w:type="spellEnd"/>
      <w:r>
        <w:rPr>
          <w:sz w:val="24"/>
          <w:szCs w:val="24"/>
        </w:rPr>
        <w:t xml:space="preserve"> acoplada à plataforma </w:t>
      </w:r>
      <w:proofErr w:type="spellStart"/>
      <w:r>
        <w:rPr>
          <w:sz w:val="24"/>
          <w:szCs w:val="24"/>
        </w:rPr>
        <w:t>Jupyter</w:t>
      </w:r>
      <w:proofErr w:type="spellEnd"/>
      <w:r>
        <w:rPr>
          <w:sz w:val="24"/>
          <w:szCs w:val="24"/>
        </w:rPr>
        <w:t>), documentado de forma que as premissas matemáticas supramencionadas operassem de forma exógena e isenta de interferência manual arbitrária.</w:t>
      </w:r>
    </w:p>
    <w:p w14:paraId="5DBE713E" w14:textId="77777777" w:rsidR="00FC4E5E" w:rsidRPr="008B6129" w:rsidRDefault="00FC4E5E" w:rsidP="00FC4E5E">
      <w:pPr>
        <w:rPr>
          <w:sz w:val="24"/>
          <w:szCs w:val="24"/>
        </w:rPr>
      </w:pPr>
      <w:r>
        <w:rPr>
          <w:sz w:val="24"/>
          <w:szCs w:val="24"/>
        </w:rPr>
        <w:br w:type="page"/>
      </w:r>
    </w:p>
    <w:p w14:paraId="6E0B2EE3" w14:textId="77777777" w:rsidR="00FC4E5E" w:rsidRPr="004A7A54" w:rsidRDefault="004A7A54" w:rsidP="00CB4A48">
      <w:pPr>
        <w:pStyle w:val="PargrafodaLista"/>
        <w:numPr>
          <w:ilvl w:val="1"/>
          <w:numId w:val="62"/>
        </w:numPr>
        <w:spacing w:line="360" w:lineRule="auto"/>
        <w:jc w:val="both"/>
        <w:outlineLvl w:val="1"/>
        <w:rPr>
          <w:b/>
          <w:sz w:val="24"/>
          <w:szCs w:val="24"/>
          <w:lang w:val="pt-BR"/>
        </w:rPr>
      </w:pPr>
      <w:bookmarkStart w:id="180" w:name="_Toc231448229"/>
      <w:r>
        <w:rPr>
          <w:b/>
          <w:sz w:val="24"/>
          <w:szCs w:val="24"/>
        </w:rPr>
        <w:lastRenderedPageBreak/>
        <w:t>Apêndice C – Transformação Vetorial da Matriz de Cotações em Séries de Retornos Financeiros</w:t>
      </w:r>
      <w:bookmarkEnd w:id="180"/>
      <w:r>
        <w:rPr>
          <w:b/>
          <w:sz w:val="24"/>
          <w:szCs w:val="24"/>
        </w:rPr>
        <w:t xml:space="preserve"> </w:t>
      </w:r>
    </w:p>
    <w:p w14:paraId="3E12B2BA" w14:textId="77777777" w:rsidR="00520621" w:rsidRPr="008B6129" w:rsidRDefault="00520621" w:rsidP="00520621">
      <w:pPr>
        <w:jc w:val="both"/>
        <w:rPr>
          <w:sz w:val="24"/>
          <w:szCs w:val="24"/>
        </w:rPr>
      </w:pPr>
    </w:p>
    <w:p w14:paraId="6E5F5193" w14:textId="77777777" w:rsidR="00520621" w:rsidRPr="008B6129" w:rsidRDefault="00520621" w:rsidP="003F1C11">
      <w:pPr>
        <w:pStyle w:val="PargrafodaLista"/>
        <w:numPr>
          <w:ilvl w:val="0"/>
          <w:numId w:val="42"/>
        </w:numPr>
        <w:spacing w:line="360" w:lineRule="auto"/>
        <w:ind w:left="714" w:hanging="357"/>
        <w:jc w:val="both"/>
        <w:rPr>
          <w:sz w:val="24"/>
          <w:szCs w:val="24"/>
        </w:rPr>
      </w:pPr>
      <w:proofErr w:type="spellStart"/>
      <w:r>
        <w:rPr>
          <w:sz w:val="24"/>
          <w:szCs w:val="24"/>
        </w:rPr>
        <w:t>Estacionariedade</w:t>
      </w:r>
      <w:proofErr w:type="spellEnd"/>
      <w:r>
        <w:rPr>
          <w:sz w:val="24"/>
          <w:szCs w:val="24"/>
        </w:rPr>
        <w:t xml:space="preserve"> e Retornos Financeiros: Os dados de apreçamento em formato bruto apresentam comumente um comportamento não estacionário. Para viabilizar a modelação estocástica, os dados foram submetidos a transformações matriciais com vistas a capturar as rentabilidades diárias.</w:t>
      </w:r>
    </w:p>
    <w:p w14:paraId="59C96398"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 xml:space="preserve">Derivação de Retornos Simples (Discretos): O vetor de retornos simples foi computado por intermédio da variação percentual discreta </w:t>
      </w:r>
      <w:proofErr w:type="spellStart"/>
      <w:r>
        <w:rPr>
          <w:sz w:val="24"/>
          <w:szCs w:val="24"/>
        </w:rPr>
        <w:t>Rt</w:t>
      </w:r>
      <w:proofErr w:type="spellEnd"/>
      <w:r>
        <w:rPr>
          <w:sz w:val="24"/>
          <w:szCs w:val="24"/>
        </w:rPr>
        <w:t xml:space="preserve"> = (</w:t>
      </w:r>
      <w:proofErr w:type="spellStart"/>
      <w:r>
        <w:rPr>
          <w:sz w:val="24"/>
          <w:szCs w:val="24"/>
        </w:rPr>
        <w:t>Pt</w:t>
      </w:r>
      <w:proofErr w:type="spellEnd"/>
      <w:r>
        <w:rPr>
          <w:sz w:val="24"/>
          <w:szCs w:val="24"/>
        </w:rPr>
        <w:t xml:space="preserve"> - Pt-1) / Pt-1. Este tratamento matemático foi executado para garantir o pilar analítico da agregação de ativos na construção teórica de Markowitz.</w:t>
      </w:r>
    </w:p>
    <w:p w14:paraId="1DFEAD57"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 xml:space="preserve">Derivação de Retornos Logarítmicos (Contínuos): Concomitantemente, elaborou-se o processamento dos retornos compostos de forma contínua através do logaritmo natural das razões de preços: </w:t>
      </w:r>
      <w:proofErr w:type="spellStart"/>
      <w:r>
        <w:rPr>
          <w:sz w:val="24"/>
          <w:szCs w:val="24"/>
        </w:rPr>
        <w:t>rt</w:t>
      </w:r>
      <w:proofErr w:type="spellEnd"/>
      <w:r>
        <w:rPr>
          <w:sz w:val="24"/>
          <w:szCs w:val="24"/>
        </w:rPr>
        <w:t xml:space="preserve"> = </w:t>
      </w:r>
      <w:proofErr w:type="spellStart"/>
      <w:proofErr w:type="gramStart"/>
      <w:r>
        <w:rPr>
          <w:sz w:val="24"/>
          <w:szCs w:val="24"/>
        </w:rPr>
        <w:t>ln</w:t>
      </w:r>
      <w:proofErr w:type="spellEnd"/>
      <w:r>
        <w:rPr>
          <w:sz w:val="24"/>
          <w:szCs w:val="24"/>
        </w:rPr>
        <w:t>(</w:t>
      </w:r>
      <w:proofErr w:type="spellStart"/>
      <w:proofErr w:type="gramEnd"/>
      <w:r>
        <w:rPr>
          <w:sz w:val="24"/>
          <w:szCs w:val="24"/>
        </w:rPr>
        <w:t>Pt</w:t>
      </w:r>
      <w:proofErr w:type="spellEnd"/>
      <w:r>
        <w:rPr>
          <w:sz w:val="24"/>
          <w:szCs w:val="24"/>
        </w:rPr>
        <w:t xml:space="preserve"> / Pt-1). Esta estratégia fundamenta-se nas prerrogativas estatísticas para séries financeiras </w:t>
      </w:r>
      <w:proofErr w:type="spellStart"/>
      <w:r>
        <w:rPr>
          <w:sz w:val="24"/>
          <w:szCs w:val="24"/>
        </w:rPr>
        <w:t>intertemporais</w:t>
      </w:r>
      <w:proofErr w:type="spellEnd"/>
      <w:r>
        <w:rPr>
          <w:sz w:val="24"/>
          <w:szCs w:val="24"/>
        </w:rPr>
        <w:t xml:space="preserve"> independentes.</w:t>
      </w:r>
    </w:p>
    <w:p w14:paraId="4E4CA464"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 xml:space="preserve">Reprodutibilidade: Ambas as transformações operaram na supressão endógena da observação t0. O processo está consolidado integralmente na arquitetura computacional </w:t>
      </w:r>
      <w:proofErr w:type="spellStart"/>
      <w:r>
        <w:rPr>
          <w:sz w:val="24"/>
          <w:szCs w:val="24"/>
        </w:rPr>
        <w:t>Python</w:t>
      </w:r>
      <w:proofErr w:type="spellEnd"/>
      <w:r>
        <w:rPr>
          <w:sz w:val="24"/>
          <w:szCs w:val="24"/>
        </w:rPr>
        <w:t xml:space="preserve"> reproduzível.</w:t>
      </w:r>
    </w:p>
    <w:p w14:paraId="6D4B7C99" w14:textId="77777777" w:rsidR="00FC4E5E" w:rsidRPr="008A0506" w:rsidRDefault="00520621" w:rsidP="00520621">
      <w:pPr>
        <w:rPr>
          <w:b/>
          <w:sz w:val="24"/>
          <w:szCs w:val="24"/>
          <w:lang w:val="pt-BR"/>
        </w:rPr>
      </w:pPr>
      <w:r>
        <w:rPr>
          <w:sz w:val="24"/>
          <w:szCs w:val="24"/>
        </w:rPr>
        <w:br w:type="page"/>
      </w:r>
    </w:p>
    <w:p w14:paraId="03F7E57C"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81" w:name="_Toc231448230"/>
      <w:r>
        <w:rPr>
          <w:b/>
          <w:sz w:val="24"/>
          <w:szCs w:val="24"/>
        </w:rPr>
        <w:lastRenderedPageBreak/>
        <w:t>Apêndice D – Consolidação da Base Mestre e Tratamento do Viés de Antecipação</w:t>
      </w:r>
      <w:bookmarkEnd w:id="181"/>
      <w:r>
        <w:rPr>
          <w:b/>
          <w:sz w:val="24"/>
          <w:szCs w:val="24"/>
        </w:rPr>
        <w:t xml:space="preserve"> </w:t>
      </w:r>
    </w:p>
    <w:p w14:paraId="582B68BD" w14:textId="77777777" w:rsidR="00520621" w:rsidRPr="008A0506" w:rsidRDefault="00520621" w:rsidP="00520621">
      <w:pPr>
        <w:rPr>
          <w:b/>
          <w:sz w:val="24"/>
          <w:szCs w:val="24"/>
          <w:lang w:val="pt-BR"/>
        </w:rPr>
      </w:pPr>
    </w:p>
    <w:p w14:paraId="145DF853" w14:textId="77777777" w:rsidR="00520621" w:rsidRPr="008B6129" w:rsidRDefault="00520621" w:rsidP="00520621">
      <w:pPr>
        <w:rPr>
          <w:sz w:val="24"/>
          <w:szCs w:val="24"/>
        </w:rPr>
      </w:pPr>
    </w:p>
    <w:p w14:paraId="740C3D93"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 xml:space="preserve">Integração de Variáveis Macroeconómicas e </w:t>
      </w:r>
      <w:proofErr w:type="spellStart"/>
      <w:r>
        <w:rPr>
          <w:sz w:val="24"/>
          <w:szCs w:val="24"/>
        </w:rPr>
        <w:t>Benchmarks</w:t>
      </w:r>
      <w:proofErr w:type="spellEnd"/>
      <w:r>
        <w:rPr>
          <w:sz w:val="24"/>
          <w:szCs w:val="24"/>
        </w:rPr>
        <w:t>: Com o intuito de viabilizar 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w:t>
      </w:r>
      <w:proofErr w:type="spellStart"/>
      <w:r>
        <w:rPr>
          <w:sz w:val="24"/>
          <w:szCs w:val="24"/>
        </w:rPr>
        <w:t>Inner</w:t>
      </w:r>
      <w:proofErr w:type="spellEnd"/>
      <w:r>
        <w:rPr>
          <w:sz w:val="24"/>
          <w:szCs w:val="24"/>
        </w:rPr>
        <w:t xml:space="preserve"> </w:t>
      </w:r>
      <w:proofErr w:type="spellStart"/>
      <w:r>
        <w:rPr>
          <w:sz w:val="24"/>
          <w:szCs w:val="24"/>
        </w:rPr>
        <w:t>Join</w:t>
      </w:r>
      <w:proofErr w:type="spellEnd"/>
      <w:r>
        <w:rPr>
          <w:sz w:val="24"/>
          <w:szCs w:val="24"/>
        </w:rPr>
        <w:t>).</w:t>
      </w:r>
    </w:p>
    <w:p w14:paraId="14A31DCD"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(Look-</w:t>
      </w:r>
      <w:proofErr w:type="spellStart"/>
      <w:r>
        <w:rPr>
          <w:sz w:val="24"/>
          <w:szCs w:val="24"/>
        </w:rPr>
        <w:t>ahead</w:t>
      </w:r>
      <w:proofErr w:type="spellEnd"/>
      <w:r>
        <w:rPr>
          <w:sz w:val="24"/>
          <w:szCs w:val="24"/>
        </w:rPr>
        <w:t xml:space="preserve"> Bias): Para assegurar a validade científica dos testes de </w:t>
      </w:r>
      <w:proofErr w:type="spellStart"/>
      <w:r>
        <w:rPr>
          <w:sz w:val="24"/>
          <w:szCs w:val="24"/>
        </w:rPr>
        <w:t>backtesting</w:t>
      </w:r>
      <w:proofErr w:type="spellEnd"/>
      <w:r>
        <w:rPr>
          <w:sz w:val="24"/>
          <w:szCs w:val="24"/>
        </w:rPr>
        <w:t xml:space="preserve">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50BAFC71" w14:textId="77777777" w:rsidR="00520621" w:rsidRPr="008B6129" w:rsidRDefault="00520621" w:rsidP="00520621">
      <w:pPr>
        <w:rPr>
          <w:sz w:val="24"/>
          <w:szCs w:val="24"/>
        </w:rPr>
      </w:pPr>
      <w:r>
        <w:rPr>
          <w:sz w:val="24"/>
          <w:szCs w:val="24"/>
        </w:rPr>
        <w:br w:type="page"/>
      </w:r>
    </w:p>
    <w:p w14:paraId="30735305" w14:textId="77777777" w:rsidR="004A7A54" w:rsidRPr="004A7A54" w:rsidRDefault="004A7A54" w:rsidP="00CB4A48">
      <w:pPr>
        <w:pStyle w:val="PargrafodaLista"/>
        <w:numPr>
          <w:ilvl w:val="1"/>
          <w:numId w:val="62"/>
        </w:numPr>
        <w:spacing w:line="360" w:lineRule="auto"/>
        <w:jc w:val="both"/>
        <w:outlineLvl w:val="1"/>
        <w:rPr>
          <w:b/>
          <w:sz w:val="24"/>
          <w:szCs w:val="24"/>
          <w:lang w:val="pt-BR"/>
        </w:rPr>
      </w:pPr>
      <w:bookmarkStart w:id="182" w:name="_Toc231448231"/>
      <w:r>
        <w:rPr>
          <w:b/>
          <w:sz w:val="24"/>
          <w:szCs w:val="24"/>
        </w:rPr>
        <w:lastRenderedPageBreak/>
        <w:t>Apêndice E – Derivação do Prêmio de Risco e Estabelecimento dos Retornos em Excesso</w:t>
      </w:r>
      <w:bookmarkEnd w:id="182"/>
      <w:r>
        <w:rPr>
          <w:b/>
          <w:sz w:val="24"/>
          <w:szCs w:val="24"/>
        </w:rPr>
        <w:t xml:space="preserve"> </w:t>
      </w:r>
    </w:p>
    <w:p w14:paraId="5344A3BB" w14:textId="77777777" w:rsidR="00520621" w:rsidRPr="008A0506" w:rsidRDefault="00520621" w:rsidP="004A7A54">
      <w:pPr>
        <w:rPr>
          <w:b/>
          <w:sz w:val="24"/>
          <w:szCs w:val="24"/>
          <w:lang w:val="pt-BR"/>
        </w:rPr>
      </w:pPr>
    </w:p>
    <w:p w14:paraId="0B4A30A0" w14:textId="77777777" w:rsidR="00520621" w:rsidRPr="008B6129" w:rsidRDefault="00520621" w:rsidP="00520621">
      <w:pPr>
        <w:rPr>
          <w:sz w:val="24"/>
          <w:szCs w:val="24"/>
        </w:rPr>
      </w:pPr>
    </w:p>
    <w:p w14:paraId="38382EFC"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Transformação Paramétrica Preliminar: A partir da base de dados mestra consolidada, operou-se a segregação das variáveis. Os vetores de cotações e o IBOVESPA foram convertidos para retornos simples diários. O CDI foi isolado na forma de taxa de variação diária.</w:t>
      </w:r>
    </w:p>
    <w:p w14:paraId="5E6F509D"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Isolamento do Prémio de Risco (</w:t>
      </w:r>
      <w:proofErr w:type="spellStart"/>
      <w:r>
        <w:rPr>
          <w:sz w:val="24"/>
          <w:szCs w:val="24"/>
        </w:rPr>
        <w:t>Excess</w:t>
      </w:r>
      <w:proofErr w:type="spellEnd"/>
      <w:r>
        <w:rPr>
          <w:sz w:val="24"/>
          <w:szCs w:val="24"/>
        </w:rPr>
        <w:t xml:space="preserve"> </w:t>
      </w:r>
      <w:proofErr w:type="spellStart"/>
      <w:r>
        <w:rPr>
          <w:sz w:val="24"/>
          <w:szCs w:val="24"/>
        </w:rPr>
        <w:t>Return</w:t>
      </w:r>
      <w:proofErr w:type="spellEnd"/>
      <w:r>
        <w:rPr>
          <w:sz w:val="24"/>
          <w:szCs w:val="24"/>
        </w:rPr>
        <w:t xml:space="preserve">): Alinhados os referenciais, executou-se a derivação vetorial do prémio de risco para cada ativo i no instante t mediante a subtração direta da taxa livre de risco: </w:t>
      </w:r>
      <w:proofErr w:type="spellStart"/>
      <w:proofErr w:type="gramStart"/>
      <w:r>
        <w:rPr>
          <w:sz w:val="24"/>
          <w:szCs w:val="24"/>
        </w:rPr>
        <w:t>ERi,t</w:t>
      </w:r>
      <w:proofErr w:type="spellEnd"/>
      <w:proofErr w:type="gramEnd"/>
      <w:r>
        <w:rPr>
          <w:sz w:val="24"/>
          <w:szCs w:val="24"/>
        </w:rPr>
        <w:t xml:space="preserve"> = </w:t>
      </w:r>
      <w:proofErr w:type="spellStart"/>
      <w:r>
        <w:rPr>
          <w:sz w:val="24"/>
          <w:szCs w:val="24"/>
        </w:rPr>
        <w:t>Ri,t</w:t>
      </w:r>
      <w:proofErr w:type="spellEnd"/>
      <w:r>
        <w:rPr>
          <w:sz w:val="24"/>
          <w:szCs w:val="24"/>
        </w:rPr>
        <w:t xml:space="preserve"> - </w:t>
      </w:r>
      <w:proofErr w:type="spellStart"/>
      <w:r>
        <w:rPr>
          <w:sz w:val="24"/>
          <w:szCs w:val="24"/>
        </w:rPr>
        <w:t>Rf,t</w:t>
      </w:r>
      <w:proofErr w:type="spellEnd"/>
      <w:r>
        <w:rPr>
          <w:sz w:val="24"/>
          <w:szCs w:val="24"/>
        </w:rPr>
        <w:t xml:space="preserve">, onde </w:t>
      </w:r>
      <w:proofErr w:type="spellStart"/>
      <w:r>
        <w:rPr>
          <w:sz w:val="24"/>
          <w:szCs w:val="24"/>
        </w:rPr>
        <w:t>Rf,t</w:t>
      </w:r>
      <w:proofErr w:type="spellEnd"/>
      <w:r>
        <w:rPr>
          <w:sz w:val="24"/>
          <w:szCs w:val="24"/>
        </w:rPr>
        <w:t xml:space="preserve"> compreende o CDI no instante homólogo.</w:t>
      </w:r>
    </w:p>
    <w:p w14:paraId="6F74736B"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Prémio de Risco de Mercado: Calculou-se o retorno em excesso do mercado (</w:t>
      </w:r>
      <w:proofErr w:type="spellStart"/>
      <w:proofErr w:type="gramStart"/>
      <w:r>
        <w:rPr>
          <w:sz w:val="24"/>
          <w:szCs w:val="24"/>
        </w:rPr>
        <w:t>ERm,t</w:t>
      </w:r>
      <w:proofErr w:type="spellEnd"/>
      <w:proofErr w:type="gramEnd"/>
      <w:r>
        <w:rPr>
          <w:sz w:val="24"/>
          <w:szCs w:val="24"/>
        </w:rPr>
        <w:t xml:space="preserve"> = </w:t>
      </w:r>
      <w:proofErr w:type="spellStart"/>
      <w:r>
        <w:rPr>
          <w:sz w:val="24"/>
          <w:szCs w:val="24"/>
        </w:rPr>
        <w:t>RIBOV,t</w:t>
      </w:r>
      <w:proofErr w:type="spellEnd"/>
      <w:r>
        <w:rPr>
          <w:sz w:val="24"/>
          <w:szCs w:val="24"/>
        </w:rPr>
        <w:t xml:space="preserve"> - </w:t>
      </w:r>
      <w:proofErr w:type="spellStart"/>
      <w:r>
        <w:rPr>
          <w:sz w:val="24"/>
          <w:szCs w:val="24"/>
        </w:rPr>
        <w:t>Rf,t</w:t>
      </w:r>
      <w:proofErr w:type="spellEnd"/>
      <w:r>
        <w:rPr>
          <w:sz w:val="24"/>
          <w:szCs w:val="24"/>
        </w:rPr>
        <w:t>). A inclusão desta variável constitui um requisito endógeno para o cálculo subsequente da covariância e indicadores de risco sistemático.</w:t>
      </w:r>
    </w:p>
    <w:p w14:paraId="617CCEA6" w14:textId="77777777" w:rsidR="00520621" w:rsidRPr="008B6129" w:rsidRDefault="00520621" w:rsidP="00520621">
      <w:pPr>
        <w:rPr>
          <w:sz w:val="24"/>
          <w:szCs w:val="24"/>
        </w:rPr>
      </w:pPr>
      <w:r>
        <w:rPr>
          <w:sz w:val="24"/>
          <w:szCs w:val="24"/>
        </w:rPr>
        <w:br w:type="page"/>
      </w:r>
    </w:p>
    <w:p w14:paraId="0C109D09"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83" w:name="_Toc231448232"/>
      <w:r>
        <w:rPr>
          <w:b/>
          <w:sz w:val="24"/>
          <w:szCs w:val="24"/>
        </w:rPr>
        <w:lastRenderedPageBreak/>
        <w:t>Apêndice F – Parâmetros Inferenciais Globais: Covariância, Risco Sistemático e Desempenho Ajustado</w:t>
      </w:r>
      <w:bookmarkEnd w:id="183"/>
      <w:r>
        <w:rPr>
          <w:b/>
          <w:sz w:val="24"/>
          <w:szCs w:val="24"/>
        </w:rPr>
        <w:t xml:space="preserve"> </w:t>
      </w:r>
    </w:p>
    <w:p w14:paraId="746516DE" w14:textId="77777777" w:rsidR="00520621" w:rsidRPr="008B6129" w:rsidRDefault="00520621" w:rsidP="00520621">
      <w:pPr>
        <w:rPr>
          <w:sz w:val="24"/>
          <w:szCs w:val="24"/>
        </w:rPr>
      </w:pPr>
    </w:p>
    <w:p w14:paraId="652B301E"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Matriz de Covariância Empírica Anualizada: Como alicerce incondicional para a otimização de Markowitz, processou-se a matriz de variância-covariância transversal anualizada (</w:t>
      </w:r>
      <w:proofErr w:type="spellStart"/>
      <w:r>
        <w:rPr>
          <w:sz w:val="24"/>
          <w:szCs w:val="24"/>
        </w:rPr>
        <w:t>Σ_anual</w:t>
      </w:r>
      <w:proofErr w:type="spellEnd"/>
      <w:r>
        <w:rPr>
          <w:sz w:val="24"/>
          <w:szCs w:val="24"/>
        </w:rPr>
        <w:t xml:space="preserve"> = </w:t>
      </w:r>
      <w:proofErr w:type="spellStart"/>
      <w:r>
        <w:rPr>
          <w:sz w:val="24"/>
          <w:szCs w:val="24"/>
        </w:rPr>
        <w:t>Σ_diaria</w:t>
      </w:r>
      <w:proofErr w:type="spellEnd"/>
      <w:r>
        <w:rPr>
          <w:sz w:val="24"/>
          <w:szCs w:val="24"/>
        </w:rPr>
        <w:t xml:space="preserve"> × 252). A volatilidade (desvio-padrão) individual de cada ativo é anualizada pela relação </w:t>
      </w:r>
      <w:proofErr w:type="spellStart"/>
      <w:r>
        <w:rPr>
          <w:sz w:val="24"/>
          <w:szCs w:val="24"/>
        </w:rPr>
        <w:t>σ_anual</w:t>
      </w:r>
      <w:proofErr w:type="spellEnd"/>
      <w:r>
        <w:rPr>
          <w:sz w:val="24"/>
          <w:szCs w:val="24"/>
        </w:rPr>
        <w:t xml:space="preserve"> = </w:t>
      </w:r>
      <w:proofErr w:type="spellStart"/>
      <w:r>
        <w:rPr>
          <w:sz w:val="24"/>
          <w:szCs w:val="24"/>
        </w:rPr>
        <w:t>σ_diaria</w:t>
      </w:r>
      <w:proofErr w:type="spellEnd"/>
      <w:r>
        <w:rPr>
          <w:sz w:val="24"/>
          <w:szCs w:val="24"/>
        </w:rPr>
        <w:t xml:space="preserve"> × √252. </w:t>
      </w:r>
      <w:del w:id="184" w:author="Claude" w:date="2026-06-04T00:00:00Z">
        <w:r>
          <w:rPr>
            <w:sz w:val="24"/>
            <w:szCs w:val="24"/>
          </w:rPr>
          <w:delText>Este construto captura a dinâmica de interdependência e magnitude dos co-movimentos latentes.</w:delText>
        </w:r>
      </w:del>
      <w:ins w:id="185" w:author="Claude" w:date="2026-06-04T00:00:00Z">
        <w:r>
          <w:rPr>
            <w:sz w:val="24"/>
            <w:szCs w:val="24"/>
          </w:rPr>
          <w:t xml:space="preserve">Esses construtos capturam a dinâmica de interdependência e magnitude dos </w:t>
        </w:r>
        <w:proofErr w:type="spellStart"/>
        <w:r>
          <w:rPr>
            <w:sz w:val="24"/>
            <w:szCs w:val="24"/>
          </w:rPr>
          <w:t>co-movimentos</w:t>
        </w:r>
        <w:proofErr w:type="spellEnd"/>
        <w:r>
          <w:rPr>
            <w:sz w:val="24"/>
            <w:szCs w:val="24"/>
          </w:rPr>
          <w:t xml:space="preserve"> latentes. Nota de auditoria: a notação anterior “</w:t>
        </w:r>
        <w:proofErr w:type="spellStart"/>
        <w:r>
          <w:rPr>
            <w:sz w:val="24"/>
            <w:szCs w:val="24"/>
          </w:rPr>
          <w:t>sigma_anual</w:t>
        </w:r>
        <w:proofErr w:type="spellEnd"/>
        <w:r>
          <w:rPr>
            <w:sz w:val="24"/>
            <w:szCs w:val="24"/>
          </w:rPr>
          <w:t xml:space="preserve"> = </w:t>
        </w:r>
        <w:proofErr w:type="spellStart"/>
        <w:r>
          <w:rPr>
            <w:sz w:val="24"/>
            <w:szCs w:val="24"/>
          </w:rPr>
          <w:t>sigma_diaria</w:t>
        </w:r>
        <w:proofErr w:type="spellEnd"/>
        <w:r>
          <w:rPr>
            <w:sz w:val="24"/>
            <w:szCs w:val="24"/>
          </w:rPr>
          <w:t xml:space="preserve"> * 252” estava incorreta para o desvio-padrão; a multiplicação direta por 252 (sem raiz quadrada) aplica-se exclusivamente à matriz de covariância Σ.</w:t>
        </w:r>
      </w:ins>
      <w:r>
        <w:rPr>
          <w:sz w:val="24"/>
          <w:szCs w:val="24"/>
        </w:rPr>
        <w:t xml:space="preserve"> </w:t>
      </w:r>
    </w:p>
    <w:p w14:paraId="44E1D746"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 xml:space="preserve">Derivação do Risco Sistemático (Coeficiente Beta): Tendo o IBOVESPA como proxy de mercado, derivou-se o coeficiente Beta (beta = </w:t>
      </w:r>
      <w:proofErr w:type="spellStart"/>
      <w:proofErr w:type="gramStart"/>
      <w:r>
        <w:rPr>
          <w:sz w:val="24"/>
          <w:szCs w:val="24"/>
        </w:rPr>
        <w:t>Cov</w:t>
      </w:r>
      <w:proofErr w:type="spellEnd"/>
      <w:r>
        <w:rPr>
          <w:sz w:val="24"/>
          <w:szCs w:val="24"/>
        </w:rPr>
        <w:t>(</w:t>
      </w:r>
      <w:proofErr w:type="spellStart"/>
      <w:proofErr w:type="gramEnd"/>
      <w:r>
        <w:rPr>
          <w:sz w:val="24"/>
          <w:szCs w:val="24"/>
        </w:rPr>
        <w:t>ERi</w:t>
      </w:r>
      <w:proofErr w:type="spellEnd"/>
      <w:r>
        <w:rPr>
          <w:sz w:val="24"/>
          <w:szCs w:val="24"/>
        </w:rPr>
        <w:t xml:space="preserve">, </w:t>
      </w:r>
      <w:proofErr w:type="spellStart"/>
      <w:r>
        <w:rPr>
          <w:sz w:val="24"/>
          <w:szCs w:val="24"/>
        </w:rPr>
        <w:t>ERm</w:t>
      </w:r>
      <w:proofErr w:type="spellEnd"/>
      <w:r>
        <w:rPr>
          <w:sz w:val="24"/>
          <w:szCs w:val="24"/>
        </w:rPr>
        <w:t>) / Var(</w:t>
      </w:r>
      <w:proofErr w:type="spellStart"/>
      <w:r>
        <w:rPr>
          <w:sz w:val="24"/>
          <w:szCs w:val="24"/>
        </w:rPr>
        <w:t>ERm</w:t>
      </w:r>
      <w:proofErr w:type="spellEnd"/>
      <w:r>
        <w:rPr>
          <w:sz w:val="24"/>
          <w:szCs w:val="24"/>
        </w:rPr>
        <w:t>)), refletindo a sensibilidade ao risco sistemático.</w:t>
      </w:r>
    </w:p>
    <w:p w14:paraId="270C733F"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 xml:space="preserve">Índice de </w:t>
      </w:r>
      <w:proofErr w:type="spellStart"/>
      <w:r>
        <w:rPr>
          <w:sz w:val="24"/>
          <w:szCs w:val="24"/>
        </w:rPr>
        <w:t>Sharpe</w:t>
      </w:r>
      <w:proofErr w:type="spellEnd"/>
      <w:r>
        <w:rPr>
          <w:sz w:val="24"/>
          <w:szCs w:val="24"/>
        </w:rPr>
        <w:t xml:space="preserve"> Analítico: Para o escalonamento do prémio de risco face à dispersão estocástica, calculou-se o Índice de </w:t>
      </w:r>
      <w:proofErr w:type="spellStart"/>
      <w:r>
        <w:rPr>
          <w:sz w:val="24"/>
          <w:szCs w:val="24"/>
        </w:rPr>
        <w:t>Sharpe</w:t>
      </w:r>
      <w:proofErr w:type="spellEnd"/>
      <w:r>
        <w:rPr>
          <w:sz w:val="24"/>
          <w:szCs w:val="24"/>
        </w:rPr>
        <w:t xml:space="preserve"> (IS = E[</w:t>
      </w:r>
      <w:proofErr w:type="spellStart"/>
      <w:r>
        <w:rPr>
          <w:sz w:val="24"/>
          <w:szCs w:val="24"/>
        </w:rPr>
        <w:t>ERi</w:t>
      </w:r>
      <w:proofErr w:type="spellEnd"/>
      <w:r>
        <w:rPr>
          <w:sz w:val="24"/>
          <w:szCs w:val="24"/>
        </w:rPr>
        <w:t xml:space="preserve">] / </w:t>
      </w:r>
      <w:proofErr w:type="spellStart"/>
      <w:r>
        <w:rPr>
          <w:sz w:val="24"/>
          <w:szCs w:val="24"/>
        </w:rPr>
        <w:t>sigma_i</w:t>
      </w:r>
      <w:proofErr w:type="spellEnd"/>
      <w:r>
        <w:rPr>
          <w:sz w:val="24"/>
          <w:szCs w:val="24"/>
        </w:rPr>
        <w:t>), refletindo o desempenho ajustado ao risco.</w:t>
      </w:r>
    </w:p>
    <w:p w14:paraId="23ADF10F" w14:textId="77777777" w:rsidR="00520621" w:rsidRPr="008B6129" w:rsidRDefault="00520621" w:rsidP="00520621">
      <w:pPr>
        <w:rPr>
          <w:sz w:val="24"/>
          <w:szCs w:val="24"/>
        </w:rPr>
      </w:pPr>
      <w:r>
        <w:rPr>
          <w:sz w:val="24"/>
          <w:szCs w:val="24"/>
        </w:rPr>
        <w:br w:type="page"/>
      </w:r>
    </w:p>
    <w:p w14:paraId="630596A0"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6" w:name="_Toc231448233"/>
      <w:r>
        <w:rPr>
          <w:b/>
          <w:sz w:val="24"/>
          <w:szCs w:val="24"/>
        </w:rPr>
        <w:lastRenderedPageBreak/>
        <w:t>Apêndice G – Construção Estocástica e Otimização Numérica da Fronteira Eficiente de Markowitz</w:t>
      </w:r>
      <w:bookmarkEnd w:id="186"/>
    </w:p>
    <w:p w14:paraId="68707195" w14:textId="77777777" w:rsidR="00520621" w:rsidRPr="008B6129" w:rsidRDefault="00520621" w:rsidP="00520621">
      <w:pPr>
        <w:rPr>
          <w:sz w:val="24"/>
          <w:szCs w:val="24"/>
        </w:rPr>
      </w:pPr>
    </w:p>
    <w:p w14:paraId="3CC24BD4" w14:textId="77777777" w:rsidR="00520621" w:rsidRPr="008B6129" w:rsidRDefault="00520621" w:rsidP="00520621">
      <w:pPr>
        <w:rPr>
          <w:sz w:val="24"/>
          <w:szCs w:val="24"/>
        </w:rPr>
      </w:pPr>
    </w:p>
    <w:p w14:paraId="04E3D0AC"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32C902FE"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w:t>
      </w:r>
      <w:proofErr w:type="spellStart"/>
      <w:r>
        <w:rPr>
          <w:sz w:val="24"/>
          <w:szCs w:val="24"/>
        </w:rPr>
        <w:t>Only</w:t>
      </w:r>
      <w:proofErr w:type="spellEnd"/>
      <w:r>
        <w:rPr>
          <w:sz w:val="24"/>
          <w:szCs w:val="24"/>
        </w:rPr>
        <w:t>).</w:t>
      </w:r>
    </w:p>
    <w:p w14:paraId="6484A010"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 xml:space="preserve">Derivação dos Portfólios Canónicos: Foram maximizadas as funções objetivo para isolar o Portfólio de Mínima Variância Global (MVP) e o Portfólio de Máximo Índice de </w:t>
      </w:r>
      <w:proofErr w:type="spellStart"/>
      <w:r>
        <w:rPr>
          <w:sz w:val="24"/>
          <w:szCs w:val="24"/>
        </w:rPr>
        <w:t>Sharpe</w:t>
      </w:r>
      <w:proofErr w:type="spellEnd"/>
      <w:r>
        <w:rPr>
          <w:sz w:val="24"/>
          <w:szCs w:val="24"/>
        </w:rPr>
        <w:t xml:space="preserve"> (Tangente).</w:t>
      </w:r>
    </w:p>
    <w:p w14:paraId="4EFD8531" w14:textId="77777777" w:rsidR="00520621" w:rsidRPr="008B6129" w:rsidRDefault="00520621" w:rsidP="00520621">
      <w:pPr>
        <w:rPr>
          <w:sz w:val="24"/>
          <w:szCs w:val="24"/>
        </w:rPr>
      </w:pPr>
      <w:r>
        <w:rPr>
          <w:sz w:val="24"/>
          <w:szCs w:val="24"/>
        </w:rPr>
        <w:br w:type="page"/>
      </w:r>
    </w:p>
    <w:p w14:paraId="6EEB7A8C"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7" w:name="_Toc231448234"/>
      <w:r>
        <w:rPr>
          <w:b/>
          <w:sz w:val="24"/>
          <w:szCs w:val="24"/>
        </w:rPr>
        <w:lastRenderedPageBreak/>
        <w:t xml:space="preserve">Apêndice H – Isolamento Matricial De Covariâncias Negativas E Mapeamento De </w:t>
      </w:r>
      <w:proofErr w:type="spellStart"/>
      <w:r>
        <w:rPr>
          <w:b/>
          <w:sz w:val="24"/>
          <w:szCs w:val="24"/>
        </w:rPr>
        <w:t>Hedge</w:t>
      </w:r>
      <w:proofErr w:type="spellEnd"/>
      <w:r>
        <w:rPr>
          <w:b/>
          <w:sz w:val="24"/>
          <w:szCs w:val="24"/>
        </w:rPr>
        <w:t xml:space="preserve"> Estrutural</w:t>
      </w:r>
      <w:bookmarkEnd w:id="187"/>
      <w:r>
        <w:rPr>
          <w:b/>
          <w:sz w:val="24"/>
          <w:szCs w:val="24"/>
        </w:rPr>
        <w:t xml:space="preserve"> </w:t>
      </w:r>
    </w:p>
    <w:p w14:paraId="5AC92D37" w14:textId="77777777" w:rsidR="00520621" w:rsidRPr="00580705" w:rsidRDefault="00520621" w:rsidP="00520621">
      <w:pPr>
        <w:rPr>
          <w:sz w:val="24"/>
          <w:szCs w:val="24"/>
          <w:lang w:val="pt-BR"/>
        </w:rPr>
      </w:pPr>
    </w:p>
    <w:p w14:paraId="72D88798" w14:textId="77777777" w:rsidR="00520621" w:rsidRPr="008B6129" w:rsidRDefault="00520621" w:rsidP="00520621">
      <w:pPr>
        <w:rPr>
          <w:sz w:val="24"/>
          <w:szCs w:val="24"/>
        </w:rPr>
      </w:pPr>
    </w:p>
    <w:p w14:paraId="77D6D2A5"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 xml:space="preserve">Inspeção de Covariância Reversa: Procedeu-se a um escrutínio matricial para isolar estritamente os coeficientes onde </w:t>
      </w:r>
      <w:proofErr w:type="spellStart"/>
      <w:r>
        <w:rPr>
          <w:sz w:val="24"/>
          <w:szCs w:val="24"/>
        </w:rPr>
        <w:t>sigma_</w:t>
      </w:r>
      <w:proofErr w:type="gramStart"/>
      <w:r>
        <w:rPr>
          <w:sz w:val="24"/>
          <w:szCs w:val="24"/>
        </w:rPr>
        <w:t>i,j</w:t>
      </w:r>
      <w:proofErr w:type="spellEnd"/>
      <w:proofErr w:type="gramEnd"/>
      <w:r>
        <w:rPr>
          <w:sz w:val="24"/>
          <w:szCs w:val="24"/>
        </w:rPr>
        <w:t xml:space="preserve"> &lt; 0, mapeando as oportunidades reais de </w:t>
      </w:r>
      <w:proofErr w:type="spellStart"/>
      <w:r>
        <w:rPr>
          <w:sz w:val="24"/>
          <w:szCs w:val="24"/>
        </w:rPr>
        <w:t>hedge</w:t>
      </w:r>
      <w:proofErr w:type="spellEnd"/>
      <w:r>
        <w:rPr>
          <w:sz w:val="24"/>
          <w:szCs w:val="24"/>
        </w:rPr>
        <w:t xml:space="preserve"> endógeno na amostra.</w:t>
      </w:r>
    </w:p>
    <w:p w14:paraId="075BEAAC"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 xml:space="preserve">Visualização Categórica via Mapa de Calor: Aplicou-se um algoritmo de mascaramento dinâmico para suprimir covariâncias positivas e redundâncias, gerando um </w:t>
      </w:r>
      <w:proofErr w:type="spellStart"/>
      <w:r>
        <w:rPr>
          <w:sz w:val="24"/>
          <w:szCs w:val="24"/>
        </w:rPr>
        <w:t>Heatmap</w:t>
      </w:r>
      <w:proofErr w:type="spellEnd"/>
      <w:r>
        <w:rPr>
          <w:sz w:val="24"/>
          <w:szCs w:val="24"/>
        </w:rPr>
        <w:t xml:space="preserve"> que evidencia apenas os pares de ativos com descorrelação negativa.</w:t>
      </w:r>
    </w:p>
    <w:p w14:paraId="6C467D28" w14:textId="77777777" w:rsidR="00520621" w:rsidRPr="008B6129" w:rsidRDefault="00520621" w:rsidP="00520621">
      <w:pPr>
        <w:rPr>
          <w:sz w:val="24"/>
          <w:szCs w:val="24"/>
        </w:rPr>
      </w:pPr>
      <w:r>
        <w:rPr>
          <w:sz w:val="24"/>
          <w:szCs w:val="24"/>
        </w:rPr>
        <w:br w:type="page"/>
      </w:r>
    </w:p>
    <w:p w14:paraId="673C5BF8"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8" w:name="_Toc231448235"/>
      <w:r>
        <w:rPr>
          <w:b/>
          <w:sz w:val="24"/>
          <w:szCs w:val="24"/>
        </w:rPr>
        <w:lastRenderedPageBreak/>
        <w:t xml:space="preserve">Apêndice I – Análise de Correlação de </w:t>
      </w:r>
      <w:proofErr w:type="spellStart"/>
      <w:r>
        <w:rPr>
          <w:b/>
          <w:sz w:val="24"/>
          <w:szCs w:val="24"/>
        </w:rPr>
        <w:t>Pearson</w:t>
      </w:r>
      <w:proofErr w:type="spellEnd"/>
      <w:r>
        <w:rPr>
          <w:b/>
          <w:sz w:val="24"/>
          <w:szCs w:val="24"/>
        </w:rPr>
        <w:t xml:space="preserve"> e </w:t>
      </w:r>
      <w:proofErr w:type="spellStart"/>
      <w:r>
        <w:rPr>
          <w:b/>
          <w:sz w:val="24"/>
          <w:szCs w:val="24"/>
        </w:rPr>
        <w:t>Clusterização</w:t>
      </w:r>
      <w:proofErr w:type="spellEnd"/>
      <w:r>
        <w:rPr>
          <w:b/>
          <w:sz w:val="24"/>
          <w:szCs w:val="24"/>
        </w:rPr>
        <w:t xml:space="preserve"> Hierárquica Estrutural</w:t>
      </w:r>
      <w:bookmarkEnd w:id="188"/>
      <w:r>
        <w:rPr>
          <w:b/>
          <w:sz w:val="24"/>
          <w:szCs w:val="24"/>
        </w:rPr>
        <w:t xml:space="preserve"> </w:t>
      </w:r>
    </w:p>
    <w:p w14:paraId="11A11D6D" w14:textId="77777777" w:rsidR="00520621" w:rsidRPr="008B6129" w:rsidRDefault="00520621" w:rsidP="00580705">
      <w:pPr>
        <w:rPr>
          <w:sz w:val="24"/>
          <w:szCs w:val="24"/>
        </w:rPr>
      </w:pPr>
    </w:p>
    <w:p w14:paraId="6CF29A63" w14:textId="77777777" w:rsidR="00520621" w:rsidRPr="008B6129" w:rsidRDefault="00520621" w:rsidP="00520621">
      <w:pPr>
        <w:rPr>
          <w:sz w:val="24"/>
          <w:szCs w:val="24"/>
        </w:rPr>
      </w:pPr>
    </w:p>
    <w:p w14:paraId="3219C638"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 xml:space="preserve">Matriz de Correlação </w:t>
      </w:r>
      <w:proofErr w:type="spellStart"/>
      <w:r>
        <w:rPr>
          <w:sz w:val="24"/>
          <w:szCs w:val="24"/>
        </w:rPr>
        <w:t>Univariada</w:t>
      </w:r>
      <w:proofErr w:type="spellEnd"/>
      <w:r>
        <w:rPr>
          <w:sz w:val="24"/>
          <w:szCs w:val="24"/>
        </w:rPr>
        <w:t xml:space="preserve">: Computou-se a Matriz de Correlação de </w:t>
      </w:r>
      <w:proofErr w:type="spellStart"/>
      <w:r>
        <w:rPr>
          <w:sz w:val="24"/>
          <w:szCs w:val="24"/>
        </w:rPr>
        <w:t>Pearson</w:t>
      </w:r>
      <w:proofErr w:type="spellEnd"/>
      <w:r>
        <w:rPr>
          <w:sz w:val="24"/>
          <w:szCs w:val="24"/>
        </w:rPr>
        <w:t xml:space="preserve"> (</w:t>
      </w:r>
      <w:proofErr w:type="spellStart"/>
      <w:r>
        <w:rPr>
          <w:sz w:val="24"/>
          <w:szCs w:val="24"/>
        </w:rPr>
        <w:t>rho</w:t>
      </w:r>
      <w:proofErr w:type="spellEnd"/>
      <w:r>
        <w:rPr>
          <w:sz w:val="24"/>
          <w:szCs w:val="24"/>
        </w:rPr>
        <w:t>) sobre os retornos em excesso, isolando a dispersão volatilidade-dependente numa escala de [-1, 1].</w:t>
      </w:r>
    </w:p>
    <w:p w14:paraId="21D62EBC"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 xml:space="preserve">Agrupamento por </w:t>
      </w:r>
      <w:proofErr w:type="spellStart"/>
      <w:r>
        <w:rPr>
          <w:sz w:val="24"/>
          <w:szCs w:val="24"/>
        </w:rPr>
        <w:t>Clusterização</w:t>
      </w:r>
      <w:proofErr w:type="spellEnd"/>
      <w:r>
        <w:rPr>
          <w:sz w:val="24"/>
          <w:szCs w:val="24"/>
        </w:rPr>
        <w:t xml:space="preserve"> Hierárquica: A matriz foi submetida a um modelo de aprendizado de máquina não-supervisionado (</w:t>
      </w:r>
      <w:proofErr w:type="spellStart"/>
      <w:r>
        <w:rPr>
          <w:sz w:val="24"/>
          <w:szCs w:val="24"/>
        </w:rPr>
        <w:t>Hierarchical</w:t>
      </w:r>
      <w:proofErr w:type="spellEnd"/>
      <w:r>
        <w:rPr>
          <w:sz w:val="24"/>
          <w:szCs w:val="24"/>
        </w:rPr>
        <w:t xml:space="preserve"> </w:t>
      </w:r>
      <w:proofErr w:type="spellStart"/>
      <w:r>
        <w:rPr>
          <w:sz w:val="24"/>
          <w:szCs w:val="24"/>
        </w:rPr>
        <w:t>Clustering</w:t>
      </w:r>
      <w:proofErr w:type="spellEnd"/>
      <w:r>
        <w:rPr>
          <w:sz w:val="24"/>
          <w:szCs w:val="24"/>
        </w:rPr>
        <w:t xml:space="preserve">) via método de </w:t>
      </w:r>
      <w:proofErr w:type="spellStart"/>
      <w:r>
        <w:rPr>
          <w:sz w:val="24"/>
          <w:szCs w:val="24"/>
        </w:rPr>
        <w:t>Ward</w:t>
      </w:r>
      <w:proofErr w:type="spellEnd"/>
      <w:r>
        <w:rPr>
          <w:sz w:val="24"/>
          <w:szCs w:val="24"/>
        </w:rPr>
        <w:t xml:space="preserve"> e distância Euclidiana, reorganizando o vetor espacial em blocos setoriais.</w:t>
      </w:r>
    </w:p>
    <w:p w14:paraId="30CB945A"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0D070110" w14:textId="77777777" w:rsidR="00520621" w:rsidRPr="008B6129" w:rsidRDefault="00520621" w:rsidP="00520621">
      <w:pPr>
        <w:rPr>
          <w:sz w:val="24"/>
          <w:szCs w:val="24"/>
        </w:rPr>
      </w:pPr>
      <w:r>
        <w:rPr>
          <w:sz w:val="24"/>
          <w:szCs w:val="24"/>
        </w:rPr>
        <w:br w:type="page"/>
      </w:r>
    </w:p>
    <w:p w14:paraId="60C07769"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9" w:name="_Toc231448236"/>
      <w:r>
        <w:rPr>
          <w:b/>
          <w:sz w:val="24"/>
          <w:szCs w:val="24"/>
        </w:rPr>
        <w:lastRenderedPageBreak/>
        <w:t xml:space="preserve">Apêndice J – Engenharia Reversa De </w:t>
      </w:r>
      <w:proofErr w:type="spellStart"/>
      <w:r>
        <w:rPr>
          <w:b/>
          <w:sz w:val="24"/>
          <w:szCs w:val="24"/>
        </w:rPr>
        <w:t>Black-Litterman</w:t>
      </w:r>
      <w:proofErr w:type="spellEnd"/>
      <w:r>
        <w:rPr>
          <w:b/>
          <w:sz w:val="24"/>
          <w:szCs w:val="24"/>
        </w:rPr>
        <w:t>: Extração Do Vetor De Retornos Implícitos De Equilíbrio (Π)</w:t>
      </w:r>
      <w:bookmarkEnd w:id="189"/>
    </w:p>
    <w:p w14:paraId="52B1E49D" w14:textId="77777777" w:rsidR="00520621" w:rsidRPr="008A0506" w:rsidRDefault="00520621" w:rsidP="00580705">
      <w:pPr>
        <w:rPr>
          <w:b/>
          <w:sz w:val="24"/>
          <w:szCs w:val="24"/>
          <w:lang w:val="pt-BR"/>
        </w:rPr>
      </w:pPr>
    </w:p>
    <w:p w14:paraId="0D9C4357" w14:textId="77777777" w:rsidR="00520621" w:rsidRPr="008B6129" w:rsidRDefault="00520621" w:rsidP="00520621">
      <w:pPr>
        <w:rPr>
          <w:sz w:val="24"/>
          <w:szCs w:val="24"/>
        </w:rPr>
      </w:pPr>
    </w:p>
    <w:p w14:paraId="3ED00E16"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 xml:space="preserve">Premissa do Modelo: Para contornar a sensibilidade extremada do modelo Média-Variância a inputs históricos ruidosos, adotou-se o modelo </w:t>
      </w:r>
      <w:proofErr w:type="spellStart"/>
      <w:r>
        <w:rPr>
          <w:sz w:val="24"/>
          <w:szCs w:val="24"/>
        </w:rPr>
        <w:t>bayesiano</w:t>
      </w:r>
      <w:proofErr w:type="spellEnd"/>
      <w:r>
        <w:rPr>
          <w:sz w:val="24"/>
          <w:szCs w:val="24"/>
        </w:rPr>
        <w:t xml:space="preserve"> de </w:t>
      </w:r>
      <w:proofErr w:type="spellStart"/>
      <w:r>
        <w:rPr>
          <w:sz w:val="24"/>
          <w:szCs w:val="24"/>
        </w:rPr>
        <w:t>Black-Litterman</w:t>
      </w:r>
      <w:proofErr w:type="spellEnd"/>
      <w:r>
        <w:rPr>
          <w:sz w:val="24"/>
          <w:szCs w:val="24"/>
        </w:rPr>
        <w:t xml:space="preserve"> (1992).</w:t>
      </w:r>
    </w:p>
    <w:p w14:paraId="4EB945A5"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Extração do Vetor de Retornos Implícitos: A fase primordial consistiu na derivação do vetor Pi (Π = δ · Σ_LW · </w:t>
      </w:r>
      <w:proofErr w:type="spellStart"/>
      <w:r>
        <w:rPr>
          <w:sz w:val="24"/>
          <w:szCs w:val="24"/>
        </w:rPr>
        <w:t>w_m</w:t>
      </w:r>
      <w:proofErr w:type="spellEnd"/>
      <w:r>
        <w:rPr>
          <w:sz w:val="24"/>
          <w:szCs w:val="24"/>
        </w:rPr>
        <w:t xml:space="preserve">), utilizando o coeficiente de aversão ao risco δ = 2,5 (fixo; </w:t>
      </w:r>
      <w:proofErr w:type="spellStart"/>
      <w:r>
        <w:rPr>
          <w:sz w:val="24"/>
          <w:szCs w:val="24"/>
        </w:rPr>
        <w:t>He</w:t>
      </w:r>
      <w:proofErr w:type="spellEnd"/>
      <w:r>
        <w:rPr>
          <w:sz w:val="24"/>
          <w:szCs w:val="24"/>
        </w:rPr>
        <w:t xml:space="preserve"> &amp; </w:t>
      </w:r>
      <w:proofErr w:type="spellStart"/>
      <w:r>
        <w:rPr>
          <w:sz w:val="24"/>
          <w:szCs w:val="24"/>
        </w:rPr>
        <w:t>Litterman</w:t>
      </w:r>
      <w:proofErr w:type="spellEnd"/>
      <w:r>
        <w:rPr>
          <w:sz w:val="24"/>
          <w:szCs w:val="24"/>
        </w:rPr>
        <w:t xml:space="preserve">, 1999) e o vetor de referência equiponderado </w:t>
      </w:r>
      <w:proofErr w:type="spellStart"/>
      <w:r>
        <w:rPr>
          <w:sz w:val="24"/>
          <w:szCs w:val="24"/>
        </w:rPr>
        <w:t>w_m</w:t>
      </w:r>
      <w:proofErr w:type="spellEnd"/>
      <w:r>
        <w:rPr>
          <w:sz w:val="24"/>
          <w:szCs w:val="24"/>
        </w:rPr>
        <w:t xml:space="preserve"> = 1/N. A matriz de covariância Σ_LW é estimada por </w:t>
      </w:r>
      <w:proofErr w:type="spellStart"/>
      <w:r>
        <w:rPr>
          <w:sz w:val="24"/>
          <w:szCs w:val="24"/>
        </w:rPr>
        <w:t>Ledoit-Wolf</w:t>
      </w:r>
      <w:proofErr w:type="spellEnd"/>
      <w:r>
        <w:rPr>
          <w:sz w:val="24"/>
          <w:szCs w:val="24"/>
        </w:rPr>
        <w:t xml:space="preserve"> e anualizada (×252). As visões de retorno são geradas pelo fator </w:t>
      </w:r>
      <w:proofErr w:type="spellStart"/>
      <w:r>
        <w:rPr>
          <w:sz w:val="24"/>
          <w:szCs w:val="24"/>
        </w:rPr>
        <w:t>momentum</w:t>
      </w:r>
      <w:proofErr w:type="spellEnd"/>
      <w:r>
        <w:rPr>
          <w:sz w:val="24"/>
          <w:szCs w:val="24"/>
        </w:rPr>
        <w:t xml:space="preserve"> 12-1 (sem LSTM nem ARIMA). A incerteza das visões Ω segue </w:t>
      </w:r>
      <w:proofErr w:type="spellStart"/>
      <w:r>
        <w:rPr>
          <w:sz w:val="24"/>
          <w:szCs w:val="24"/>
        </w:rPr>
        <w:t>He</w:t>
      </w:r>
      <w:proofErr w:type="spellEnd"/>
      <w:r>
        <w:rPr>
          <w:sz w:val="24"/>
          <w:szCs w:val="24"/>
        </w:rPr>
        <w:t xml:space="preserve"> &amp; </w:t>
      </w:r>
      <w:proofErr w:type="spellStart"/>
      <w:r>
        <w:rPr>
          <w:sz w:val="24"/>
          <w:szCs w:val="24"/>
        </w:rPr>
        <w:t>Litterman</w:t>
      </w:r>
      <w:proofErr w:type="spellEnd"/>
      <w:r>
        <w:rPr>
          <w:sz w:val="24"/>
          <w:szCs w:val="24"/>
        </w:rPr>
        <w:t xml:space="preserve"> (1999), com τ = 0,05. </w:t>
      </w:r>
      <w:ins w:id="190" w:author="Claude" w:date="2026-06-04T00:00:00Z">
        <w:r>
          <w:rPr>
            <w:sz w:val="24"/>
            <w:szCs w:val="24"/>
          </w:rPr>
          <w:t xml:space="preserve">Nota de auditoria (2026-06-04): a rotulagem “BL + LSTM” constante em versões anteriores do texto constitui erro descritivo. Não há implementação de redes neurais (LSTM) nem de ARIMA no repositório. A metodologia empregada é </w:t>
        </w:r>
        <w:proofErr w:type="spellStart"/>
        <w:r>
          <w:rPr>
            <w:sz w:val="24"/>
            <w:szCs w:val="24"/>
          </w:rPr>
          <w:t>Black-Litterman</w:t>
        </w:r>
        <w:proofErr w:type="spellEnd"/>
        <w:r>
          <w:rPr>
            <w:sz w:val="24"/>
            <w:szCs w:val="24"/>
          </w:rPr>
          <w:t xml:space="preserve"> com visões de </w:t>
        </w:r>
        <w:proofErr w:type="spellStart"/>
        <w:r>
          <w:rPr>
            <w:sz w:val="24"/>
            <w:szCs w:val="24"/>
          </w:rPr>
          <w:t>momentum</w:t>
        </w:r>
        <w:proofErr w:type="spellEnd"/>
        <w:r>
          <w:rPr>
            <w:sz w:val="24"/>
            <w:szCs w:val="24"/>
          </w:rPr>
          <w:t xml:space="preserve"> puro (12-1).</w:t>
        </w:r>
      </w:ins>
      <w:r>
        <w:rPr>
          <w:sz w:val="24"/>
          <w:szCs w:val="24"/>
        </w:rPr>
        <w:t xml:space="preserve"> Este processo estabiliza as expectativas de retorno e purga o efeito de anomalias pretéritas.</w:t>
      </w:r>
    </w:p>
    <w:p w14:paraId="34B1BB1C" w14:textId="77777777" w:rsidR="00520621" w:rsidRPr="008A0506" w:rsidRDefault="00520621" w:rsidP="00520621">
      <w:pPr>
        <w:rPr>
          <w:sz w:val="24"/>
          <w:szCs w:val="24"/>
          <w:lang w:val="pt-BR"/>
        </w:rPr>
      </w:pPr>
      <w:r>
        <w:rPr>
          <w:sz w:val="24"/>
          <w:szCs w:val="24"/>
          <w:lang w:val="pt-BR"/>
        </w:rPr>
        <w:br w:type="page"/>
      </w:r>
    </w:p>
    <w:p w14:paraId="2163F7CB"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E1C1D" w14:textId="77777777" w:rsidR="00CA5816" w:rsidRDefault="00CA5816" w:rsidP="00E50F58">
      <w:r>
        <w:separator/>
      </w:r>
    </w:p>
  </w:endnote>
  <w:endnote w:type="continuationSeparator" w:id="0">
    <w:p w14:paraId="4355D804" w14:textId="77777777" w:rsidR="00CA5816" w:rsidRDefault="00CA5816"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3A816" w14:textId="77777777" w:rsidR="00CA5816" w:rsidRDefault="00CA5816" w:rsidP="00E50F58">
      <w:r>
        <w:separator/>
      </w:r>
    </w:p>
  </w:footnote>
  <w:footnote w:type="continuationSeparator" w:id="0">
    <w:p w14:paraId="6D342FCD" w14:textId="77777777" w:rsidR="00CA5816" w:rsidRDefault="00CA5816"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33B66"/>
    <w:multiLevelType w:val="hybridMultilevel"/>
    <w:tmpl w:val="D08C494C"/>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7"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1"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6"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887C0E"/>
    <w:multiLevelType w:val="hybridMultilevel"/>
    <w:tmpl w:val="6C3C99D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29"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2"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3"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49"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5"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13737329">
    <w:abstractNumId w:val="32"/>
  </w:num>
  <w:num w:numId="2" w16cid:durableId="1375929533">
    <w:abstractNumId w:val="34"/>
  </w:num>
  <w:num w:numId="3" w16cid:durableId="1076512141">
    <w:abstractNumId w:val="46"/>
  </w:num>
  <w:num w:numId="4" w16cid:durableId="1825702414">
    <w:abstractNumId w:val="59"/>
  </w:num>
  <w:num w:numId="5" w16cid:durableId="2097440304">
    <w:abstractNumId w:val="7"/>
  </w:num>
  <w:num w:numId="6" w16cid:durableId="488062634">
    <w:abstractNumId w:val="8"/>
  </w:num>
  <w:num w:numId="7" w16cid:durableId="655838610">
    <w:abstractNumId w:val="1"/>
  </w:num>
  <w:num w:numId="8" w16cid:durableId="690255725">
    <w:abstractNumId w:val="38"/>
  </w:num>
  <w:num w:numId="9" w16cid:durableId="1065110495">
    <w:abstractNumId w:val="16"/>
  </w:num>
  <w:num w:numId="10" w16cid:durableId="118378268">
    <w:abstractNumId w:val="55"/>
  </w:num>
  <w:num w:numId="11" w16cid:durableId="973027814">
    <w:abstractNumId w:val="54"/>
  </w:num>
  <w:num w:numId="12" w16cid:durableId="1720392934">
    <w:abstractNumId w:val="33"/>
  </w:num>
  <w:num w:numId="13" w16cid:durableId="648245478">
    <w:abstractNumId w:val="52"/>
  </w:num>
  <w:num w:numId="14" w16cid:durableId="1714310687">
    <w:abstractNumId w:val="22"/>
  </w:num>
  <w:num w:numId="15" w16cid:durableId="54371140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7173431">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97474951">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26082895">
    <w:abstractNumId w:val="45"/>
    <w:lvlOverride w:ilvl="0">
      <w:lvl w:ilvl="0">
        <w:numFmt w:val="decimal"/>
        <w:lvlText w:val="%1."/>
        <w:lvlJc w:val="left"/>
      </w:lvl>
    </w:lvlOverride>
  </w:num>
  <w:num w:numId="19" w16cid:durableId="1941719120">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63918329">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48777516">
    <w:abstractNumId w:val="25"/>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16cid:durableId="88271641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8072145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13447136">
    <w:abstractNumId w:val="51"/>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16cid:durableId="1867526581">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56912349">
    <w:abstractNumId w:val="0"/>
  </w:num>
  <w:num w:numId="27" w16cid:durableId="1253006268">
    <w:abstractNumId w:val="41"/>
  </w:num>
  <w:num w:numId="28" w16cid:durableId="1579170437">
    <w:abstractNumId w:val="23"/>
  </w:num>
  <w:num w:numId="29" w16cid:durableId="732627016">
    <w:abstractNumId w:val="12"/>
  </w:num>
  <w:num w:numId="30" w16cid:durableId="473522860">
    <w:abstractNumId w:val="13"/>
  </w:num>
  <w:num w:numId="31" w16cid:durableId="1603026306">
    <w:abstractNumId w:val="36"/>
  </w:num>
  <w:num w:numId="32" w16cid:durableId="1249652876">
    <w:abstractNumId w:val="48"/>
  </w:num>
  <w:num w:numId="33" w16cid:durableId="1881504256">
    <w:abstractNumId w:val="42"/>
  </w:num>
  <w:num w:numId="34" w16cid:durableId="1500458653">
    <w:abstractNumId w:val="40"/>
  </w:num>
  <w:num w:numId="35" w16cid:durableId="681009453">
    <w:abstractNumId w:val="5"/>
  </w:num>
  <w:num w:numId="36" w16cid:durableId="773210807">
    <w:abstractNumId w:val="3"/>
  </w:num>
  <w:num w:numId="37" w16cid:durableId="128133811">
    <w:abstractNumId w:val="9"/>
  </w:num>
  <w:num w:numId="38" w16cid:durableId="49692634">
    <w:abstractNumId w:val="19"/>
  </w:num>
  <w:num w:numId="39" w16cid:durableId="760563315">
    <w:abstractNumId w:val="17"/>
  </w:num>
  <w:num w:numId="40" w16cid:durableId="2101364410">
    <w:abstractNumId w:val="39"/>
  </w:num>
  <w:num w:numId="41" w16cid:durableId="330719885">
    <w:abstractNumId w:val="28"/>
  </w:num>
  <w:num w:numId="42" w16cid:durableId="1737782570">
    <w:abstractNumId w:val="29"/>
  </w:num>
  <w:num w:numId="43" w16cid:durableId="1414426432">
    <w:abstractNumId w:val="43"/>
  </w:num>
  <w:num w:numId="44" w16cid:durableId="319113830">
    <w:abstractNumId w:val="56"/>
  </w:num>
  <w:num w:numId="45" w16cid:durableId="1038162958">
    <w:abstractNumId w:val="58"/>
  </w:num>
  <w:num w:numId="46" w16cid:durableId="1618754626">
    <w:abstractNumId w:val="49"/>
  </w:num>
  <w:num w:numId="47" w16cid:durableId="825777204">
    <w:abstractNumId w:val="20"/>
  </w:num>
  <w:num w:numId="48" w16cid:durableId="1992368502">
    <w:abstractNumId w:val="50"/>
  </w:num>
  <w:num w:numId="49" w16cid:durableId="1396202465">
    <w:abstractNumId w:val="31"/>
  </w:num>
  <w:num w:numId="50" w16cid:durableId="1005287310">
    <w:abstractNumId w:val="53"/>
  </w:num>
  <w:num w:numId="51" w16cid:durableId="540628782">
    <w:abstractNumId w:val="4"/>
  </w:num>
  <w:num w:numId="52" w16cid:durableId="600334970">
    <w:abstractNumId w:val="24"/>
  </w:num>
  <w:num w:numId="53" w16cid:durableId="1513252585">
    <w:abstractNumId w:val="37"/>
  </w:num>
  <w:num w:numId="54" w16cid:durableId="211354980">
    <w:abstractNumId w:val="2"/>
  </w:num>
  <w:num w:numId="55" w16cid:durableId="399058066">
    <w:abstractNumId w:val="18"/>
  </w:num>
  <w:num w:numId="56" w16cid:durableId="1507477617">
    <w:abstractNumId w:val="14"/>
  </w:num>
  <w:num w:numId="57" w16cid:durableId="994454720">
    <w:abstractNumId w:val="6"/>
  </w:num>
  <w:num w:numId="58" w16cid:durableId="911429964">
    <w:abstractNumId w:val="21"/>
  </w:num>
  <w:num w:numId="59" w16cid:durableId="988048945">
    <w:abstractNumId w:val="15"/>
  </w:num>
  <w:num w:numId="60" w16cid:durableId="99225398">
    <w:abstractNumId w:val="10"/>
  </w:num>
  <w:num w:numId="61" w16cid:durableId="1488861632">
    <w:abstractNumId w:val="30"/>
  </w:num>
  <w:num w:numId="62" w16cid:durableId="121963261">
    <w:abstractNumId w:val="47"/>
  </w:num>
  <w:num w:numId="63" w16cid:durableId="902639060">
    <w:abstractNumId w:val="11"/>
  </w:num>
  <w:num w:numId="64" w16cid:durableId="975915307">
    <w:abstractNumId w:val="2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600"/>
    <w:rsid w:val="00013722"/>
    <w:rsid w:val="00013A75"/>
    <w:rsid w:val="00014BB9"/>
    <w:rsid w:val="00021F7A"/>
    <w:rsid w:val="00022252"/>
    <w:rsid w:val="0002251D"/>
    <w:rsid w:val="000228B8"/>
    <w:rsid w:val="00024FC4"/>
    <w:rsid w:val="00031F57"/>
    <w:rsid w:val="00033BB9"/>
    <w:rsid w:val="000412A1"/>
    <w:rsid w:val="00043795"/>
    <w:rsid w:val="000446AD"/>
    <w:rsid w:val="00044FD7"/>
    <w:rsid w:val="00046CDD"/>
    <w:rsid w:val="000529E9"/>
    <w:rsid w:val="00055734"/>
    <w:rsid w:val="00056BF3"/>
    <w:rsid w:val="000638D0"/>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B6DD5"/>
    <w:rsid w:val="000C0191"/>
    <w:rsid w:val="000C3724"/>
    <w:rsid w:val="000C4579"/>
    <w:rsid w:val="000C53DD"/>
    <w:rsid w:val="000C5A3B"/>
    <w:rsid w:val="000C6D57"/>
    <w:rsid w:val="000C6E6D"/>
    <w:rsid w:val="000D1E04"/>
    <w:rsid w:val="000D7366"/>
    <w:rsid w:val="000E0851"/>
    <w:rsid w:val="000E104C"/>
    <w:rsid w:val="000E6954"/>
    <w:rsid w:val="000E7786"/>
    <w:rsid w:val="000F0737"/>
    <w:rsid w:val="0010060B"/>
    <w:rsid w:val="001019C4"/>
    <w:rsid w:val="00104916"/>
    <w:rsid w:val="00105896"/>
    <w:rsid w:val="00106BA2"/>
    <w:rsid w:val="00114688"/>
    <w:rsid w:val="00116011"/>
    <w:rsid w:val="00121641"/>
    <w:rsid w:val="001241DB"/>
    <w:rsid w:val="00126FD6"/>
    <w:rsid w:val="00132279"/>
    <w:rsid w:val="00132D0C"/>
    <w:rsid w:val="00132D93"/>
    <w:rsid w:val="00136FC9"/>
    <w:rsid w:val="0014020A"/>
    <w:rsid w:val="00142CC8"/>
    <w:rsid w:val="00147357"/>
    <w:rsid w:val="00150899"/>
    <w:rsid w:val="001536CD"/>
    <w:rsid w:val="00157220"/>
    <w:rsid w:val="00162692"/>
    <w:rsid w:val="00164893"/>
    <w:rsid w:val="00164D48"/>
    <w:rsid w:val="00176598"/>
    <w:rsid w:val="00180F64"/>
    <w:rsid w:val="00184452"/>
    <w:rsid w:val="00184902"/>
    <w:rsid w:val="001850E2"/>
    <w:rsid w:val="001936D8"/>
    <w:rsid w:val="0019550A"/>
    <w:rsid w:val="00197E79"/>
    <w:rsid w:val="001A07E5"/>
    <w:rsid w:val="001A2771"/>
    <w:rsid w:val="001A65DE"/>
    <w:rsid w:val="001B083D"/>
    <w:rsid w:val="001B194E"/>
    <w:rsid w:val="001B33CB"/>
    <w:rsid w:val="001B4AFB"/>
    <w:rsid w:val="001C0A56"/>
    <w:rsid w:val="001C3785"/>
    <w:rsid w:val="001C5DAA"/>
    <w:rsid w:val="001C6289"/>
    <w:rsid w:val="001C6D07"/>
    <w:rsid w:val="001C750C"/>
    <w:rsid w:val="001D5485"/>
    <w:rsid w:val="001E4560"/>
    <w:rsid w:val="001E4C51"/>
    <w:rsid w:val="001E4E81"/>
    <w:rsid w:val="001E51C0"/>
    <w:rsid w:val="001E66CA"/>
    <w:rsid w:val="001F733C"/>
    <w:rsid w:val="001F75A9"/>
    <w:rsid w:val="001F7DF4"/>
    <w:rsid w:val="00201A99"/>
    <w:rsid w:val="00204DAC"/>
    <w:rsid w:val="00212888"/>
    <w:rsid w:val="00217CD7"/>
    <w:rsid w:val="00221703"/>
    <w:rsid w:val="00222722"/>
    <w:rsid w:val="00222799"/>
    <w:rsid w:val="00223CE0"/>
    <w:rsid w:val="00224A18"/>
    <w:rsid w:val="00230A85"/>
    <w:rsid w:val="002330D9"/>
    <w:rsid w:val="00241298"/>
    <w:rsid w:val="002414FC"/>
    <w:rsid w:val="002447E8"/>
    <w:rsid w:val="002457B1"/>
    <w:rsid w:val="00251F25"/>
    <w:rsid w:val="00254006"/>
    <w:rsid w:val="00256949"/>
    <w:rsid w:val="00256CFE"/>
    <w:rsid w:val="002618DD"/>
    <w:rsid w:val="0026430B"/>
    <w:rsid w:val="002649F8"/>
    <w:rsid w:val="00274359"/>
    <w:rsid w:val="00281AD0"/>
    <w:rsid w:val="0028243A"/>
    <w:rsid w:val="002858A6"/>
    <w:rsid w:val="00285C08"/>
    <w:rsid w:val="00292896"/>
    <w:rsid w:val="00294789"/>
    <w:rsid w:val="00294792"/>
    <w:rsid w:val="002A1175"/>
    <w:rsid w:val="002A4257"/>
    <w:rsid w:val="002A7329"/>
    <w:rsid w:val="002B01FB"/>
    <w:rsid w:val="002B0981"/>
    <w:rsid w:val="002B1D20"/>
    <w:rsid w:val="002B2774"/>
    <w:rsid w:val="002B47EC"/>
    <w:rsid w:val="002B68B0"/>
    <w:rsid w:val="002B7D78"/>
    <w:rsid w:val="002C217E"/>
    <w:rsid w:val="002C340D"/>
    <w:rsid w:val="002C368D"/>
    <w:rsid w:val="002C46CC"/>
    <w:rsid w:val="002C632F"/>
    <w:rsid w:val="002C683F"/>
    <w:rsid w:val="002D389F"/>
    <w:rsid w:val="002D3C28"/>
    <w:rsid w:val="002D7573"/>
    <w:rsid w:val="002E228E"/>
    <w:rsid w:val="002E4C1D"/>
    <w:rsid w:val="002E51A4"/>
    <w:rsid w:val="002F71F2"/>
    <w:rsid w:val="00302771"/>
    <w:rsid w:val="003027A2"/>
    <w:rsid w:val="00303599"/>
    <w:rsid w:val="00303D02"/>
    <w:rsid w:val="00303F46"/>
    <w:rsid w:val="003066D5"/>
    <w:rsid w:val="00310893"/>
    <w:rsid w:val="003121E2"/>
    <w:rsid w:val="003126B9"/>
    <w:rsid w:val="00314513"/>
    <w:rsid w:val="003173E0"/>
    <w:rsid w:val="00320814"/>
    <w:rsid w:val="00322F0B"/>
    <w:rsid w:val="0032571A"/>
    <w:rsid w:val="0032650F"/>
    <w:rsid w:val="003317CA"/>
    <w:rsid w:val="00335078"/>
    <w:rsid w:val="0033641B"/>
    <w:rsid w:val="00336E05"/>
    <w:rsid w:val="00341FE3"/>
    <w:rsid w:val="00342B5C"/>
    <w:rsid w:val="00342F6F"/>
    <w:rsid w:val="00344120"/>
    <w:rsid w:val="003460B2"/>
    <w:rsid w:val="00346652"/>
    <w:rsid w:val="00347DDA"/>
    <w:rsid w:val="003522ED"/>
    <w:rsid w:val="0035479F"/>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C15"/>
    <w:rsid w:val="003A6DCC"/>
    <w:rsid w:val="003B40F3"/>
    <w:rsid w:val="003B453E"/>
    <w:rsid w:val="003B6464"/>
    <w:rsid w:val="003C0900"/>
    <w:rsid w:val="003C237A"/>
    <w:rsid w:val="003C3390"/>
    <w:rsid w:val="003C4BBA"/>
    <w:rsid w:val="003C6F38"/>
    <w:rsid w:val="003D36D9"/>
    <w:rsid w:val="003E026A"/>
    <w:rsid w:val="003E1C0B"/>
    <w:rsid w:val="003E3336"/>
    <w:rsid w:val="003E35D3"/>
    <w:rsid w:val="003E6CD9"/>
    <w:rsid w:val="003E7A23"/>
    <w:rsid w:val="003F1C11"/>
    <w:rsid w:val="003F5948"/>
    <w:rsid w:val="003F6CB0"/>
    <w:rsid w:val="003F753F"/>
    <w:rsid w:val="00405771"/>
    <w:rsid w:val="00405E05"/>
    <w:rsid w:val="00405E3C"/>
    <w:rsid w:val="0040610D"/>
    <w:rsid w:val="004110F9"/>
    <w:rsid w:val="00413156"/>
    <w:rsid w:val="00413ADE"/>
    <w:rsid w:val="00417321"/>
    <w:rsid w:val="00417587"/>
    <w:rsid w:val="00420633"/>
    <w:rsid w:val="004212A6"/>
    <w:rsid w:val="0042187C"/>
    <w:rsid w:val="0042337E"/>
    <w:rsid w:val="00425AEF"/>
    <w:rsid w:val="00433176"/>
    <w:rsid w:val="00441882"/>
    <w:rsid w:val="00443833"/>
    <w:rsid w:val="004456B0"/>
    <w:rsid w:val="00447D6C"/>
    <w:rsid w:val="00450EEA"/>
    <w:rsid w:val="004541A2"/>
    <w:rsid w:val="00454380"/>
    <w:rsid w:val="00454A35"/>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792E"/>
    <w:rsid w:val="004A7A54"/>
    <w:rsid w:val="004B129A"/>
    <w:rsid w:val="004B2355"/>
    <w:rsid w:val="004B4B7C"/>
    <w:rsid w:val="004B6B4B"/>
    <w:rsid w:val="004B7878"/>
    <w:rsid w:val="004C293F"/>
    <w:rsid w:val="004C5891"/>
    <w:rsid w:val="004C58DE"/>
    <w:rsid w:val="004C5A90"/>
    <w:rsid w:val="004C6175"/>
    <w:rsid w:val="004C7D06"/>
    <w:rsid w:val="004D0FA8"/>
    <w:rsid w:val="004D13FA"/>
    <w:rsid w:val="004D2E46"/>
    <w:rsid w:val="004E301B"/>
    <w:rsid w:val="004F13E9"/>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60B6"/>
    <w:rsid w:val="005364BA"/>
    <w:rsid w:val="00541D5D"/>
    <w:rsid w:val="005463E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91112"/>
    <w:rsid w:val="005A11B8"/>
    <w:rsid w:val="005A33FE"/>
    <w:rsid w:val="005A5329"/>
    <w:rsid w:val="005C119B"/>
    <w:rsid w:val="005C5477"/>
    <w:rsid w:val="005C71C2"/>
    <w:rsid w:val="005D1416"/>
    <w:rsid w:val="005D2C41"/>
    <w:rsid w:val="005D311B"/>
    <w:rsid w:val="005D48A6"/>
    <w:rsid w:val="005D7EDB"/>
    <w:rsid w:val="005F3BE3"/>
    <w:rsid w:val="005F58B6"/>
    <w:rsid w:val="00607973"/>
    <w:rsid w:val="00607CFE"/>
    <w:rsid w:val="0061477B"/>
    <w:rsid w:val="00614D8B"/>
    <w:rsid w:val="00616264"/>
    <w:rsid w:val="0062256F"/>
    <w:rsid w:val="00623692"/>
    <w:rsid w:val="00631308"/>
    <w:rsid w:val="00636B3A"/>
    <w:rsid w:val="0065150E"/>
    <w:rsid w:val="00654902"/>
    <w:rsid w:val="006575FC"/>
    <w:rsid w:val="00657C8B"/>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6B7C"/>
    <w:rsid w:val="006A4FBC"/>
    <w:rsid w:val="006B2F5C"/>
    <w:rsid w:val="006B52D7"/>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F0266"/>
    <w:rsid w:val="006F5444"/>
    <w:rsid w:val="00703278"/>
    <w:rsid w:val="00707F77"/>
    <w:rsid w:val="007123C5"/>
    <w:rsid w:val="00713A7F"/>
    <w:rsid w:val="00714DA2"/>
    <w:rsid w:val="0071676E"/>
    <w:rsid w:val="0072043B"/>
    <w:rsid w:val="00720B10"/>
    <w:rsid w:val="00721F72"/>
    <w:rsid w:val="00723C79"/>
    <w:rsid w:val="00732FCA"/>
    <w:rsid w:val="00733BB3"/>
    <w:rsid w:val="00735490"/>
    <w:rsid w:val="007367F3"/>
    <w:rsid w:val="00736E2A"/>
    <w:rsid w:val="007423F5"/>
    <w:rsid w:val="00742B95"/>
    <w:rsid w:val="00743EBC"/>
    <w:rsid w:val="0074461D"/>
    <w:rsid w:val="00753261"/>
    <w:rsid w:val="00755C97"/>
    <w:rsid w:val="00760310"/>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E00C4"/>
    <w:rsid w:val="007F27F6"/>
    <w:rsid w:val="007F3010"/>
    <w:rsid w:val="007F7E0C"/>
    <w:rsid w:val="00801647"/>
    <w:rsid w:val="00801A4C"/>
    <w:rsid w:val="008029AE"/>
    <w:rsid w:val="008039C3"/>
    <w:rsid w:val="008239F2"/>
    <w:rsid w:val="0082756A"/>
    <w:rsid w:val="00831C2A"/>
    <w:rsid w:val="0083471D"/>
    <w:rsid w:val="00836674"/>
    <w:rsid w:val="00840BAE"/>
    <w:rsid w:val="00846B0A"/>
    <w:rsid w:val="00847B6E"/>
    <w:rsid w:val="00850260"/>
    <w:rsid w:val="00850583"/>
    <w:rsid w:val="00853490"/>
    <w:rsid w:val="008567FD"/>
    <w:rsid w:val="008574DF"/>
    <w:rsid w:val="008655E5"/>
    <w:rsid w:val="0086671B"/>
    <w:rsid w:val="00870654"/>
    <w:rsid w:val="008717AF"/>
    <w:rsid w:val="00874223"/>
    <w:rsid w:val="0087553C"/>
    <w:rsid w:val="008776EC"/>
    <w:rsid w:val="00882CC6"/>
    <w:rsid w:val="00882CE5"/>
    <w:rsid w:val="0088533E"/>
    <w:rsid w:val="00891A56"/>
    <w:rsid w:val="00893755"/>
    <w:rsid w:val="00893C59"/>
    <w:rsid w:val="008A0506"/>
    <w:rsid w:val="008A07EB"/>
    <w:rsid w:val="008A084C"/>
    <w:rsid w:val="008A2B9C"/>
    <w:rsid w:val="008A4EDD"/>
    <w:rsid w:val="008A6FEF"/>
    <w:rsid w:val="008A751E"/>
    <w:rsid w:val="008A75BE"/>
    <w:rsid w:val="008B003C"/>
    <w:rsid w:val="008B1DAB"/>
    <w:rsid w:val="008B6129"/>
    <w:rsid w:val="008B6A11"/>
    <w:rsid w:val="008C0542"/>
    <w:rsid w:val="008C1492"/>
    <w:rsid w:val="008C1690"/>
    <w:rsid w:val="008C1CBE"/>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5A0B"/>
    <w:rsid w:val="00906498"/>
    <w:rsid w:val="00906ACA"/>
    <w:rsid w:val="009074D7"/>
    <w:rsid w:val="00911BF1"/>
    <w:rsid w:val="009135DF"/>
    <w:rsid w:val="00920CA2"/>
    <w:rsid w:val="00920FF8"/>
    <w:rsid w:val="009260C6"/>
    <w:rsid w:val="00930354"/>
    <w:rsid w:val="009327CD"/>
    <w:rsid w:val="00936F6D"/>
    <w:rsid w:val="00940211"/>
    <w:rsid w:val="009436C9"/>
    <w:rsid w:val="009460AE"/>
    <w:rsid w:val="00947E27"/>
    <w:rsid w:val="00950529"/>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6DCF"/>
    <w:rsid w:val="009D0462"/>
    <w:rsid w:val="009D1BFC"/>
    <w:rsid w:val="009D398C"/>
    <w:rsid w:val="009E00E7"/>
    <w:rsid w:val="009E1AAD"/>
    <w:rsid w:val="009E4513"/>
    <w:rsid w:val="009E4C5A"/>
    <w:rsid w:val="009E531D"/>
    <w:rsid w:val="009F4CF2"/>
    <w:rsid w:val="009F539C"/>
    <w:rsid w:val="009F6F99"/>
    <w:rsid w:val="00A03CB9"/>
    <w:rsid w:val="00A052D3"/>
    <w:rsid w:val="00A0683D"/>
    <w:rsid w:val="00A069C9"/>
    <w:rsid w:val="00A0725A"/>
    <w:rsid w:val="00A0765E"/>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B5C"/>
    <w:rsid w:val="00A46D8D"/>
    <w:rsid w:val="00A50CCE"/>
    <w:rsid w:val="00A50E58"/>
    <w:rsid w:val="00A53FEA"/>
    <w:rsid w:val="00A546A0"/>
    <w:rsid w:val="00A60F50"/>
    <w:rsid w:val="00A62C33"/>
    <w:rsid w:val="00A6599F"/>
    <w:rsid w:val="00A70047"/>
    <w:rsid w:val="00A74A55"/>
    <w:rsid w:val="00A74B8A"/>
    <w:rsid w:val="00A752B9"/>
    <w:rsid w:val="00A83701"/>
    <w:rsid w:val="00A84A27"/>
    <w:rsid w:val="00A8661C"/>
    <w:rsid w:val="00A907E4"/>
    <w:rsid w:val="00A938D0"/>
    <w:rsid w:val="00A95636"/>
    <w:rsid w:val="00A956B0"/>
    <w:rsid w:val="00A96A03"/>
    <w:rsid w:val="00AA02E4"/>
    <w:rsid w:val="00AA04B3"/>
    <w:rsid w:val="00AA0693"/>
    <w:rsid w:val="00AA5363"/>
    <w:rsid w:val="00AA7E3F"/>
    <w:rsid w:val="00AB5481"/>
    <w:rsid w:val="00AB6A3E"/>
    <w:rsid w:val="00AB73FA"/>
    <w:rsid w:val="00AC02BA"/>
    <w:rsid w:val="00AC4610"/>
    <w:rsid w:val="00AC5F06"/>
    <w:rsid w:val="00AC6608"/>
    <w:rsid w:val="00AD0D97"/>
    <w:rsid w:val="00AD366D"/>
    <w:rsid w:val="00AD38AA"/>
    <w:rsid w:val="00AD3BD6"/>
    <w:rsid w:val="00AD6886"/>
    <w:rsid w:val="00AE1897"/>
    <w:rsid w:val="00AF34AC"/>
    <w:rsid w:val="00AF4C2B"/>
    <w:rsid w:val="00AF5AE7"/>
    <w:rsid w:val="00AF619F"/>
    <w:rsid w:val="00B010BE"/>
    <w:rsid w:val="00B014B2"/>
    <w:rsid w:val="00B03699"/>
    <w:rsid w:val="00B0386A"/>
    <w:rsid w:val="00B050DB"/>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1048"/>
    <w:rsid w:val="00B32249"/>
    <w:rsid w:val="00B32C62"/>
    <w:rsid w:val="00B42DF1"/>
    <w:rsid w:val="00B45504"/>
    <w:rsid w:val="00B50CDC"/>
    <w:rsid w:val="00B50ED7"/>
    <w:rsid w:val="00B55214"/>
    <w:rsid w:val="00B561E6"/>
    <w:rsid w:val="00B754DE"/>
    <w:rsid w:val="00B81183"/>
    <w:rsid w:val="00B821A5"/>
    <w:rsid w:val="00B84615"/>
    <w:rsid w:val="00B8687C"/>
    <w:rsid w:val="00B87BCF"/>
    <w:rsid w:val="00B91057"/>
    <w:rsid w:val="00B93E3B"/>
    <w:rsid w:val="00B94B78"/>
    <w:rsid w:val="00BA7376"/>
    <w:rsid w:val="00BB0AF2"/>
    <w:rsid w:val="00BB3C3B"/>
    <w:rsid w:val="00BB578C"/>
    <w:rsid w:val="00BB5AE7"/>
    <w:rsid w:val="00BC0F6A"/>
    <w:rsid w:val="00BC1A30"/>
    <w:rsid w:val="00BC3719"/>
    <w:rsid w:val="00BC4774"/>
    <w:rsid w:val="00BC735F"/>
    <w:rsid w:val="00BD1A53"/>
    <w:rsid w:val="00BD1FAA"/>
    <w:rsid w:val="00BD49D4"/>
    <w:rsid w:val="00BE1ACD"/>
    <w:rsid w:val="00BE3718"/>
    <w:rsid w:val="00BF0CFD"/>
    <w:rsid w:val="00BF1D60"/>
    <w:rsid w:val="00BF6925"/>
    <w:rsid w:val="00C05565"/>
    <w:rsid w:val="00C1094D"/>
    <w:rsid w:val="00C15F72"/>
    <w:rsid w:val="00C16C45"/>
    <w:rsid w:val="00C208C0"/>
    <w:rsid w:val="00C22B6A"/>
    <w:rsid w:val="00C2395F"/>
    <w:rsid w:val="00C30307"/>
    <w:rsid w:val="00C305FA"/>
    <w:rsid w:val="00C319D0"/>
    <w:rsid w:val="00C34481"/>
    <w:rsid w:val="00C41A79"/>
    <w:rsid w:val="00C438CF"/>
    <w:rsid w:val="00C46425"/>
    <w:rsid w:val="00C50BD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70C2E"/>
    <w:rsid w:val="00C73596"/>
    <w:rsid w:val="00C742EB"/>
    <w:rsid w:val="00C76765"/>
    <w:rsid w:val="00C80EFB"/>
    <w:rsid w:val="00C82F46"/>
    <w:rsid w:val="00C85D22"/>
    <w:rsid w:val="00C8624D"/>
    <w:rsid w:val="00C90A01"/>
    <w:rsid w:val="00CA1177"/>
    <w:rsid w:val="00CA1DA0"/>
    <w:rsid w:val="00CA2B8F"/>
    <w:rsid w:val="00CA3D29"/>
    <w:rsid w:val="00CA4015"/>
    <w:rsid w:val="00CA5816"/>
    <w:rsid w:val="00CA5867"/>
    <w:rsid w:val="00CA79AB"/>
    <w:rsid w:val="00CB009C"/>
    <w:rsid w:val="00CB0A71"/>
    <w:rsid w:val="00CB0B20"/>
    <w:rsid w:val="00CB1AE4"/>
    <w:rsid w:val="00CB21F9"/>
    <w:rsid w:val="00CB3C08"/>
    <w:rsid w:val="00CB4A48"/>
    <w:rsid w:val="00CB4E96"/>
    <w:rsid w:val="00CB4F1F"/>
    <w:rsid w:val="00CB6986"/>
    <w:rsid w:val="00CC2D5D"/>
    <w:rsid w:val="00CC53ED"/>
    <w:rsid w:val="00CD10B3"/>
    <w:rsid w:val="00CD13AC"/>
    <w:rsid w:val="00CE04DB"/>
    <w:rsid w:val="00CE06F0"/>
    <w:rsid w:val="00CE5E21"/>
    <w:rsid w:val="00CE7636"/>
    <w:rsid w:val="00CE7779"/>
    <w:rsid w:val="00CF11F6"/>
    <w:rsid w:val="00CF1C4A"/>
    <w:rsid w:val="00CF23C2"/>
    <w:rsid w:val="00CF31A2"/>
    <w:rsid w:val="00CF4C1B"/>
    <w:rsid w:val="00CF6491"/>
    <w:rsid w:val="00CF7560"/>
    <w:rsid w:val="00D01605"/>
    <w:rsid w:val="00D03F2A"/>
    <w:rsid w:val="00D11735"/>
    <w:rsid w:val="00D12DBE"/>
    <w:rsid w:val="00D141EF"/>
    <w:rsid w:val="00D148B3"/>
    <w:rsid w:val="00D150D6"/>
    <w:rsid w:val="00D1643A"/>
    <w:rsid w:val="00D212D0"/>
    <w:rsid w:val="00D2510F"/>
    <w:rsid w:val="00D257C0"/>
    <w:rsid w:val="00D26ACB"/>
    <w:rsid w:val="00D30CD1"/>
    <w:rsid w:val="00D30DFF"/>
    <w:rsid w:val="00D31B56"/>
    <w:rsid w:val="00D373EC"/>
    <w:rsid w:val="00D42DEC"/>
    <w:rsid w:val="00D43464"/>
    <w:rsid w:val="00D43F21"/>
    <w:rsid w:val="00D45D66"/>
    <w:rsid w:val="00D45F0E"/>
    <w:rsid w:val="00D53AC5"/>
    <w:rsid w:val="00D54C0B"/>
    <w:rsid w:val="00D55FCF"/>
    <w:rsid w:val="00D613C6"/>
    <w:rsid w:val="00D62761"/>
    <w:rsid w:val="00D654D5"/>
    <w:rsid w:val="00D66E6F"/>
    <w:rsid w:val="00D75361"/>
    <w:rsid w:val="00D75844"/>
    <w:rsid w:val="00D76B05"/>
    <w:rsid w:val="00D8595B"/>
    <w:rsid w:val="00D86E1D"/>
    <w:rsid w:val="00D87EEE"/>
    <w:rsid w:val="00D87FD4"/>
    <w:rsid w:val="00D93A9D"/>
    <w:rsid w:val="00D966C9"/>
    <w:rsid w:val="00DB087C"/>
    <w:rsid w:val="00DB3EA8"/>
    <w:rsid w:val="00DB4D15"/>
    <w:rsid w:val="00DB6A30"/>
    <w:rsid w:val="00DB7373"/>
    <w:rsid w:val="00DC405F"/>
    <w:rsid w:val="00DC4719"/>
    <w:rsid w:val="00DC5538"/>
    <w:rsid w:val="00DD0722"/>
    <w:rsid w:val="00DD14C8"/>
    <w:rsid w:val="00DD3A5A"/>
    <w:rsid w:val="00DD4671"/>
    <w:rsid w:val="00DD4A0F"/>
    <w:rsid w:val="00DD50B5"/>
    <w:rsid w:val="00DD66C2"/>
    <w:rsid w:val="00DD7434"/>
    <w:rsid w:val="00DE063D"/>
    <w:rsid w:val="00DE0AEB"/>
    <w:rsid w:val="00DE4C80"/>
    <w:rsid w:val="00DE6406"/>
    <w:rsid w:val="00DE6453"/>
    <w:rsid w:val="00DF0570"/>
    <w:rsid w:val="00DF5A8F"/>
    <w:rsid w:val="00DF6000"/>
    <w:rsid w:val="00E02DB1"/>
    <w:rsid w:val="00E03971"/>
    <w:rsid w:val="00E11120"/>
    <w:rsid w:val="00E1600B"/>
    <w:rsid w:val="00E173EC"/>
    <w:rsid w:val="00E20B8A"/>
    <w:rsid w:val="00E21513"/>
    <w:rsid w:val="00E278ED"/>
    <w:rsid w:val="00E31422"/>
    <w:rsid w:val="00E32C36"/>
    <w:rsid w:val="00E33EF5"/>
    <w:rsid w:val="00E34E1F"/>
    <w:rsid w:val="00E4048D"/>
    <w:rsid w:val="00E43374"/>
    <w:rsid w:val="00E449F2"/>
    <w:rsid w:val="00E50F58"/>
    <w:rsid w:val="00E54642"/>
    <w:rsid w:val="00E55AD9"/>
    <w:rsid w:val="00E56F56"/>
    <w:rsid w:val="00E61085"/>
    <w:rsid w:val="00E6294A"/>
    <w:rsid w:val="00E638F1"/>
    <w:rsid w:val="00E7197C"/>
    <w:rsid w:val="00E71AB3"/>
    <w:rsid w:val="00E8293C"/>
    <w:rsid w:val="00E8525A"/>
    <w:rsid w:val="00E85836"/>
    <w:rsid w:val="00E90DB5"/>
    <w:rsid w:val="00E945B2"/>
    <w:rsid w:val="00E94FD4"/>
    <w:rsid w:val="00E97C6E"/>
    <w:rsid w:val="00EA353C"/>
    <w:rsid w:val="00EA4A54"/>
    <w:rsid w:val="00EA5C90"/>
    <w:rsid w:val="00EB226C"/>
    <w:rsid w:val="00EB27FF"/>
    <w:rsid w:val="00EB3E1F"/>
    <w:rsid w:val="00EB6293"/>
    <w:rsid w:val="00EB62F1"/>
    <w:rsid w:val="00EB685F"/>
    <w:rsid w:val="00EB7132"/>
    <w:rsid w:val="00EC23B8"/>
    <w:rsid w:val="00EC4F8B"/>
    <w:rsid w:val="00EC7201"/>
    <w:rsid w:val="00ED0CB8"/>
    <w:rsid w:val="00ED2629"/>
    <w:rsid w:val="00ED30FA"/>
    <w:rsid w:val="00ED46DE"/>
    <w:rsid w:val="00ED46F7"/>
    <w:rsid w:val="00ED62A7"/>
    <w:rsid w:val="00EE3350"/>
    <w:rsid w:val="00EE5FAE"/>
    <w:rsid w:val="00EE736F"/>
    <w:rsid w:val="00EF1458"/>
    <w:rsid w:val="00F004D1"/>
    <w:rsid w:val="00F04513"/>
    <w:rsid w:val="00F068E5"/>
    <w:rsid w:val="00F11FF2"/>
    <w:rsid w:val="00F12297"/>
    <w:rsid w:val="00F20AA5"/>
    <w:rsid w:val="00F2743B"/>
    <w:rsid w:val="00F30261"/>
    <w:rsid w:val="00F31290"/>
    <w:rsid w:val="00F37E8A"/>
    <w:rsid w:val="00F4272B"/>
    <w:rsid w:val="00F44F3F"/>
    <w:rsid w:val="00F4543F"/>
    <w:rsid w:val="00F45F58"/>
    <w:rsid w:val="00F46CC6"/>
    <w:rsid w:val="00F52827"/>
    <w:rsid w:val="00F538AA"/>
    <w:rsid w:val="00F5626B"/>
    <w:rsid w:val="00F56510"/>
    <w:rsid w:val="00F57C2E"/>
    <w:rsid w:val="00F61AE8"/>
    <w:rsid w:val="00F63933"/>
    <w:rsid w:val="00F645BA"/>
    <w:rsid w:val="00F70C0C"/>
    <w:rsid w:val="00F7244A"/>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70EE"/>
    <w:rsid w:val="00FA446B"/>
    <w:rsid w:val="00FA519A"/>
    <w:rsid w:val="00FA5250"/>
    <w:rsid w:val="00FB05AC"/>
    <w:rsid w:val="00FB0D55"/>
    <w:rsid w:val="00FB5D03"/>
    <w:rsid w:val="00FB6D27"/>
    <w:rsid w:val="00FB739A"/>
    <w:rsid w:val="00FB76F5"/>
    <w:rsid w:val="00FB7881"/>
    <w:rsid w:val="00FC4E5E"/>
    <w:rsid w:val="00FC6AE0"/>
    <w:rsid w:val="00FD483E"/>
    <w:rsid w:val="00FE08B3"/>
    <w:rsid w:val="00FE3CE2"/>
    <w:rsid w:val="00FE64D7"/>
    <w:rsid w:val="00FE659E"/>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E236"/>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 w:type="character" w:styleId="MenoPendente">
    <w:name w:val="Unresolved Mention"/>
    <w:basedOn w:val="Fontepargpadro"/>
    <w:uiPriority w:val="99"/>
    <w:semiHidden/>
    <w:unhideWhenUsed/>
    <w:rsid w:val="00B05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nefin.com.br/risk_factors.html"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c.ufg.br/p/3398-ficha-catalografic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118</Pages>
  <Words>30668</Words>
  <Characters>165609</Characters>
  <Application>Microsoft Office Word</Application>
  <DocSecurity>0</DocSecurity>
  <Lines>1380</Lines>
  <Paragraphs>391</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195886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11</cp:revision>
  <cp:lastPrinted>2025-12-18T18:40:00Z</cp:lastPrinted>
  <dcterms:created xsi:type="dcterms:W3CDTF">2026-06-03T23:12:00Z</dcterms:created>
  <dcterms:modified xsi:type="dcterms:W3CDTF">2026-06-04T09:52:00Z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