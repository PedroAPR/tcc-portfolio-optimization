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2A291" w14:textId="77777777" w:rsidR="00425AEF" w:rsidRPr="00CE0D30" w:rsidRDefault="00425AEF" w:rsidP="00425AEF">
      <w:pPr>
        <w:jc w:val="center"/>
      </w:pPr>
      <w:r>
        <w:rPr>
          <w:noProof/>
          <w:lang w:val="pt-BR" w:eastAsia="pt-BR"/>
        </w:rPr>
        <w:drawing>
          <wp:inline distT="0" distB="0" distL="0" distR="0" wp14:anchorId="72AA8EBF" wp14:editId="14332256">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3F736F90" w14:textId="77777777" w:rsidR="00425AEF" w:rsidRPr="00CE0D30" w:rsidRDefault="00425AEF" w:rsidP="00425AEF">
      <w:pPr>
        <w:jc w:val="center"/>
      </w:pPr>
      <w:r>
        <w:t>UNIVERSIDADE FEDERAL DE GOIÁS</w:t>
      </w:r>
    </w:p>
    <w:p w14:paraId="4A8BCDD0" w14:textId="77777777" w:rsidR="00425AEF" w:rsidRPr="00CE0D30" w:rsidRDefault="00425AEF" w:rsidP="00425AEF">
      <w:pPr>
        <w:jc w:val="center"/>
      </w:pPr>
      <w:r>
        <w:t>FACULDADE DE ADMINISTRAÇÃO, CIÊNCIAS CONTÁBEIS E CIÊNCIAS ECONÔMICAS</w:t>
      </w:r>
    </w:p>
    <w:p w14:paraId="706390FB" w14:textId="77777777" w:rsidR="00425AEF" w:rsidRPr="00CE0D30" w:rsidRDefault="00425AEF" w:rsidP="00425AEF">
      <w:pPr>
        <w:jc w:val="center"/>
      </w:pPr>
      <w:r>
        <w:t>CURSO DE CIÊNCIAS CONTÁBEIS</w:t>
      </w:r>
    </w:p>
    <w:p w14:paraId="36BDE705" w14:textId="77777777" w:rsidR="00425AEF" w:rsidRPr="00CE0D30" w:rsidRDefault="00425AEF" w:rsidP="00425AEF">
      <w:pPr>
        <w:jc w:val="center"/>
      </w:pPr>
    </w:p>
    <w:p w14:paraId="2E546BC8" w14:textId="77777777" w:rsidR="00425AEF" w:rsidRPr="00CE0D30" w:rsidRDefault="00425AEF" w:rsidP="00425AEF">
      <w:pPr>
        <w:jc w:val="center"/>
      </w:pPr>
    </w:p>
    <w:p w14:paraId="77B79DA3" w14:textId="77777777" w:rsidR="00425AEF" w:rsidRPr="00CE0D30" w:rsidRDefault="00425AEF" w:rsidP="00425AEF">
      <w:pPr>
        <w:jc w:val="center"/>
      </w:pPr>
    </w:p>
    <w:p w14:paraId="5A276914" w14:textId="77777777" w:rsidR="00425AEF" w:rsidRPr="00CE0D30" w:rsidRDefault="00425AEF" w:rsidP="00425AEF">
      <w:pPr>
        <w:jc w:val="center"/>
      </w:pPr>
    </w:p>
    <w:p w14:paraId="34F70FA4" w14:textId="77777777" w:rsidR="00425AEF" w:rsidRDefault="00425AEF" w:rsidP="00425AEF">
      <w:pPr>
        <w:jc w:val="center"/>
      </w:pPr>
    </w:p>
    <w:p w14:paraId="051FC539" w14:textId="77777777" w:rsidR="008A0506" w:rsidRDefault="008A0506" w:rsidP="00425AEF">
      <w:pPr>
        <w:jc w:val="center"/>
      </w:pPr>
    </w:p>
    <w:p w14:paraId="2EDDC97D" w14:textId="77777777" w:rsidR="008A0506" w:rsidRDefault="008A0506" w:rsidP="00425AEF">
      <w:pPr>
        <w:jc w:val="center"/>
      </w:pPr>
    </w:p>
    <w:p w14:paraId="0D879994" w14:textId="77777777" w:rsidR="008A0506" w:rsidRPr="00CE0D30" w:rsidRDefault="008A0506" w:rsidP="00425AEF">
      <w:pPr>
        <w:jc w:val="center"/>
      </w:pPr>
    </w:p>
    <w:p w14:paraId="261B7C16" w14:textId="77777777" w:rsidR="00425AEF" w:rsidRPr="00CE0D30" w:rsidRDefault="00425AEF" w:rsidP="00425AEF">
      <w:pPr>
        <w:jc w:val="center"/>
      </w:pPr>
    </w:p>
    <w:p w14:paraId="0774301D" w14:textId="77777777" w:rsidR="00425AEF" w:rsidRPr="00CE0D30" w:rsidRDefault="00425AEF" w:rsidP="00425AEF">
      <w:pPr>
        <w:jc w:val="center"/>
      </w:pPr>
    </w:p>
    <w:p w14:paraId="0F666D07" w14:textId="77777777" w:rsidR="00425AEF" w:rsidRPr="00CE0D30" w:rsidRDefault="00425AEF" w:rsidP="00425AEF">
      <w:pPr>
        <w:jc w:val="center"/>
      </w:pPr>
    </w:p>
    <w:p w14:paraId="67716AA0" w14:textId="77777777" w:rsidR="00425AEF" w:rsidRPr="00CE0D30" w:rsidRDefault="00425AEF" w:rsidP="00425AEF">
      <w:pPr>
        <w:jc w:val="center"/>
      </w:pPr>
    </w:p>
    <w:p w14:paraId="0514681A" w14:textId="77777777" w:rsidR="00425AEF" w:rsidRPr="00CE0D30" w:rsidRDefault="00425AEF" w:rsidP="00425AEF">
      <w:pPr>
        <w:jc w:val="center"/>
        <w:rPr>
          <w:sz w:val="28"/>
        </w:rPr>
      </w:pPr>
      <w:r>
        <w:rPr>
          <w:sz w:val="28"/>
        </w:rPr>
        <w:t>PEDRO AUGUSTO PINHEIRO REIS</w:t>
      </w:r>
    </w:p>
    <w:p w14:paraId="7AEA571A" w14:textId="77777777" w:rsidR="00425AEF" w:rsidRDefault="00425AEF" w:rsidP="00425AEF">
      <w:pPr>
        <w:jc w:val="center"/>
      </w:pPr>
    </w:p>
    <w:p w14:paraId="0B1C805A" w14:textId="77777777" w:rsidR="008A0506" w:rsidRDefault="008A0506" w:rsidP="00425AEF">
      <w:pPr>
        <w:jc w:val="center"/>
      </w:pPr>
    </w:p>
    <w:p w14:paraId="5F74B291" w14:textId="77777777" w:rsidR="008A0506" w:rsidRDefault="008A0506" w:rsidP="00425AEF">
      <w:pPr>
        <w:jc w:val="center"/>
      </w:pPr>
    </w:p>
    <w:p w14:paraId="1AF35585" w14:textId="77777777" w:rsidR="008A0506" w:rsidRDefault="008A0506" w:rsidP="00425AEF">
      <w:pPr>
        <w:jc w:val="center"/>
      </w:pPr>
    </w:p>
    <w:p w14:paraId="042497ED" w14:textId="77777777" w:rsidR="008A0506" w:rsidRDefault="008A0506" w:rsidP="00425AEF">
      <w:pPr>
        <w:jc w:val="center"/>
      </w:pPr>
    </w:p>
    <w:p w14:paraId="0AE512F4" w14:textId="77777777" w:rsidR="008A0506" w:rsidRPr="00CE0D30" w:rsidRDefault="008A0506" w:rsidP="00425AEF">
      <w:pPr>
        <w:jc w:val="center"/>
      </w:pPr>
    </w:p>
    <w:p w14:paraId="1114C26E" w14:textId="77777777" w:rsidR="00425AEF" w:rsidRPr="00CE0D30" w:rsidRDefault="00425AEF" w:rsidP="00425AEF">
      <w:pPr>
        <w:jc w:val="center"/>
      </w:pPr>
    </w:p>
    <w:p w14:paraId="6473BABE" w14:textId="77777777" w:rsidR="00425AEF" w:rsidRPr="00CE0D30" w:rsidRDefault="00425AEF" w:rsidP="00425AEF">
      <w:pPr>
        <w:jc w:val="center"/>
      </w:pPr>
    </w:p>
    <w:p w14:paraId="46D0017C" w14:textId="77777777" w:rsidR="00425AEF" w:rsidRPr="00CE0D30" w:rsidRDefault="00425AEF" w:rsidP="00425AEF">
      <w:pPr>
        <w:jc w:val="center"/>
      </w:pPr>
    </w:p>
    <w:p w14:paraId="34D5D28E" w14:textId="77777777" w:rsidR="00425AEF" w:rsidRPr="00CE0D30" w:rsidRDefault="00425AEF" w:rsidP="00425AEF">
      <w:pPr>
        <w:jc w:val="center"/>
      </w:pPr>
    </w:p>
    <w:p w14:paraId="09FB69A1" w14:textId="77777777" w:rsidR="00425AEF" w:rsidRPr="00CE0D30" w:rsidRDefault="00425AEF" w:rsidP="00425AEF">
      <w:pPr>
        <w:jc w:val="center"/>
      </w:pPr>
    </w:p>
    <w:p w14:paraId="0D100960" w14:textId="77777777" w:rsidR="00425AEF" w:rsidRDefault="00425AEF" w:rsidP="00425AEF">
      <w:pPr>
        <w:pStyle w:val="Corpodetexto"/>
        <w:jc w:val="center"/>
      </w:pPr>
      <w:r>
        <w:rPr>
          <w:sz w:val="28"/>
        </w:rPr>
        <w:t>Moderna Teoria das Carteiras no Mercado de Ações Brasileiro:</w:t>
      </w:r>
    </w:p>
    <w:p w14:paraId="3B447115" w14:textId="77777777" w:rsidR="00425AEF" w:rsidRPr="00CE0D30" w:rsidRDefault="00425AEF" w:rsidP="00425AEF">
      <w:pPr>
        <w:jc w:val="center"/>
        <w:rPr>
          <w:sz w:val="32"/>
        </w:rPr>
      </w:pPr>
      <w:r>
        <w:t xml:space="preserve">Comparação entre Otimizadores e </w:t>
      </w:r>
      <w:r>
        <w:rPr>
          <w:i/>
          <w:iCs/>
        </w:rPr>
        <w:t>Inputs</w:t>
      </w:r>
    </w:p>
    <w:p w14:paraId="4BB2F7DD" w14:textId="77777777" w:rsidR="00425AEF" w:rsidRPr="00CE0D30" w:rsidRDefault="00425AEF" w:rsidP="00425AEF">
      <w:pPr>
        <w:jc w:val="center"/>
      </w:pPr>
    </w:p>
    <w:p w14:paraId="2BDBACD5" w14:textId="77777777" w:rsidR="00425AEF" w:rsidRPr="00CE0D30" w:rsidRDefault="00425AEF" w:rsidP="00425AEF">
      <w:pPr>
        <w:jc w:val="center"/>
      </w:pPr>
    </w:p>
    <w:p w14:paraId="25822F2A" w14:textId="77777777" w:rsidR="00425AEF" w:rsidRPr="00CE0D30" w:rsidRDefault="00425AEF" w:rsidP="00425AEF">
      <w:pPr>
        <w:jc w:val="center"/>
      </w:pPr>
    </w:p>
    <w:p w14:paraId="0E581230" w14:textId="77777777" w:rsidR="00425AEF" w:rsidRPr="00CE0D30" w:rsidRDefault="00425AEF" w:rsidP="00425AEF">
      <w:pPr>
        <w:jc w:val="center"/>
      </w:pPr>
    </w:p>
    <w:p w14:paraId="63BE6A31" w14:textId="77777777" w:rsidR="00425AEF" w:rsidRPr="00CE0D30" w:rsidRDefault="00425AEF" w:rsidP="00425AEF">
      <w:pPr>
        <w:jc w:val="center"/>
      </w:pPr>
    </w:p>
    <w:p w14:paraId="1AFCC0D4" w14:textId="77777777" w:rsidR="00425AEF" w:rsidRPr="00CE0D30" w:rsidRDefault="00425AEF" w:rsidP="00425AEF">
      <w:pPr>
        <w:jc w:val="center"/>
      </w:pPr>
    </w:p>
    <w:p w14:paraId="6D7E557C" w14:textId="77777777" w:rsidR="000B3D96" w:rsidRDefault="000B3D96" w:rsidP="00425AEF">
      <w:pPr>
        <w:jc w:val="center"/>
      </w:pPr>
    </w:p>
    <w:p w14:paraId="22A27966" w14:textId="77777777" w:rsidR="000B3D96" w:rsidRDefault="000B3D96" w:rsidP="00425AEF">
      <w:pPr>
        <w:jc w:val="center"/>
      </w:pPr>
    </w:p>
    <w:p w14:paraId="4E180191" w14:textId="77777777" w:rsidR="000B3D96" w:rsidRPr="00CE0D30" w:rsidRDefault="000B3D96" w:rsidP="00425AEF">
      <w:pPr>
        <w:jc w:val="center"/>
      </w:pPr>
    </w:p>
    <w:p w14:paraId="0A00E468" w14:textId="77777777" w:rsidR="00425AEF" w:rsidRDefault="00425AEF" w:rsidP="00425AEF">
      <w:pPr>
        <w:jc w:val="center"/>
      </w:pPr>
    </w:p>
    <w:p w14:paraId="5F471D41" w14:textId="77777777" w:rsidR="008A0506" w:rsidRPr="00CE0D30" w:rsidRDefault="008A0506" w:rsidP="00425AEF">
      <w:pPr>
        <w:jc w:val="center"/>
      </w:pPr>
    </w:p>
    <w:p w14:paraId="463A3EA6" w14:textId="77777777" w:rsidR="00425AEF" w:rsidRPr="00CE0D30" w:rsidRDefault="00425AEF" w:rsidP="00425AEF">
      <w:pPr>
        <w:jc w:val="center"/>
      </w:pPr>
    </w:p>
    <w:p w14:paraId="43823FB2" w14:textId="77777777" w:rsidR="00425AEF" w:rsidRPr="00CE0D30" w:rsidRDefault="00425AEF" w:rsidP="00425AEF">
      <w:pPr>
        <w:jc w:val="center"/>
      </w:pPr>
    </w:p>
    <w:p w14:paraId="76D25DE3" w14:textId="77777777" w:rsidR="00425AEF" w:rsidRDefault="00425AEF" w:rsidP="00425AEF">
      <w:pPr>
        <w:jc w:val="center"/>
      </w:pPr>
    </w:p>
    <w:p w14:paraId="7F68BF94" w14:textId="77777777" w:rsidR="008A0506" w:rsidRDefault="008A0506" w:rsidP="00425AEF">
      <w:pPr>
        <w:jc w:val="center"/>
      </w:pPr>
    </w:p>
    <w:p w14:paraId="708A832E" w14:textId="77777777" w:rsidR="008A0506" w:rsidRDefault="008A0506" w:rsidP="00425AEF">
      <w:pPr>
        <w:jc w:val="center"/>
      </w:pPr>
    </w:p>
    <w:p w14:paraId="0CD763A4" w14:textId="77777777" w:rsidR="00425AEF" w:rsidRPr="00CE0D30" w:rsidRDefault="00425AEF" w:rsidP="00425AEF">
      <w:pPr>
        <w:jc w:val="center"/>
      </w:pPr>
    </w:p>
    <w:p w14:paraId="3E163BA8" w14:textId="77777777" w:rsidR="00425AEF" w:rsidRPr="00CE0D30" w:rsidRDefault="00425AEF" w:rsidP="00425AEF">
      <w:pPr>
        <w:jc w:val="center"/>
      </w:pPr>
    </w:p>
    <w:p w14:paraId="75FB74E5" w14:textId="77777777" w:rsidR="00425AEF" w:rsidRPr="00CE0D30" w:rsidRDefault="00425AEF" w:rsidP="00425AEF">
      <w:pPr>
        <w:jc w:val="center"/>
      </w:pPr>
      <w:r>
        <w:t>Goiânia - GO</w:t>
      </w:r>
    </w:p>
    <w:p w14:paraId="4AC05F5D" w14:textId="77777777" w:rsidR="008A0506" w:rsidRDefault="00425AEF" w:rsidP="008A0506">
      <w:pPr>
        <w:jc w:val="center"/>
      </w:pPr>
      <w:r>
        <w:t>2026</w:t>
      </w:r>
      <w:r>
        <w:br w:type="page"/>
      </w:r>
    </w:p>
    <w:p w14:paraId="51175B76" w14:textId="77777777" w:rsidR="00425AEF" w:rsidRDefault="00425AEF" w:rsidP="00425AEF">
      <w:pPr>
        <w:pStyle w:val="PargrafodaLista"/>
        <w:ind w:left="0"/>
        <w:jc w:val="center"/>
      </w:pPr>
      <w:r>
        <w:lastRenderedPageBreak/>
        <w:t xml:space="preserve">Termo de Ciência e de Autorização TCCG (RI) </w:t>
      </w:r>
    </w:p>
    <w:p w14:paraId="081C8E32" w14:textId="77777777" w:rsidR="00425AEF" w:rsidRPr="00CE0D30" w:rsidRDefault="00425AEF" w:rsidP="00425AEF">
      <w:pPr>
        <w:pStyle w:val="PargrafodaLista"/>
        <w:ind w:left="0"/>
        <w:jc w:val="center"/>
      </w:pPr>
      <w:r>
        <w:t>(Orientador anexa documento, assina e disponibiliza a assinatura para o orientando via SEI)</w:t>
      </w:r>
    </w:p>
    <w:p w14:paraId="4A87BCDA" w14:textId="77777777" w:rsidR="00425AEF" w:rsidRPr="00CE0D30" w:rsidRDefault="00425AEF" w:rsidP="00425AEF">
      <w:r>
        <w:br w:type="page"/>
      </w:r>
    </w:p>
    <w:p w14:paraId="5464C2DF" w14:textId="77777777" w:rsidR="00425AEF" w:rsidRPr="00CE0D30" w:rsidRDefault="00425AEF" w:rsidP="00425AEF">
      <w:pPr>
        <w:pStyle w:val="PargrafodaLista"/>
        <w:ind w:left="0"/>
        <w:jc w:val="center"/>
        <w:rPr>
          <w:sz w:val="28"/>
        </w:rPr>
      </w:pPr>
      <w:r>
        <w:rPr>
          <w:sz w:val="28"/>
        </w:rPr>
        <w:lastRenderedPageBreak/>
        <w:t>PEDRO AUGUSTO PINHEIRO REIS</w:t>
      </w:r>
    </w:p>
    <w:p w14:paraId="3894D062" w14:textId="77777777" w:rsidR="00425AEF" w:rsidRPr="00CE0D30" w:rsidRDefault="00425AEF" w:rsidP="00425AEF">
      <w:pPr>
        <w:pStyle w:val="PargrafodaLista"/>
        <w:ind w:left="0" w:firstLine="0"/>
        <w:jc w:val="center"/>
      </w:pPr>
    </w:p>
    <w:p w14:paraId="400B249B" w14:textId="77777777" w:rsidR="00425AEF" w:rsidRPr="00CE0D30" w:rsidRDefault="00425AEF" w:rsidP="00425AEF">
      <w:pPr>
        <w:pStyle w:val="PargrafodaLista"/>
        <w:ind w:left="0" w:firstLine="0"/>
        <w:jc w:val="center"/>
      </w:pPr>
    </w:p>
    <w:p w14:paraId="06882275" w14:textId="77777777" w:rsidR="00425AEF" w:rsidRPr="00CE0D30" w:rsidRDefault="00425AEF" w:rsidP="00425AEF">
      <w:pPr>
        <w:pStyle w:val="PargrafodaLista"/>
        <w:ind w:left="0" w:firstLine="0"/>
        <w:jc w:val="center"/>
      </w:pPr>
    </w:p>
    <w:p w14:paraId="2F9E954E" w14:textId="77777777" w:rsidR="00425AEF" w:rsidRDefault="00425AEF" w:rsidP="00425AEF">
      <w:pPr>
        <w:jc w:val="center"/>
      </w:pPr>
    </w:p>
    <w:p w14:paraId="71D2B104" w14:textId="77777777" w:rsidR="00425AEF" w:rsidRPr="00CE0D30" w:rsidRDefault="00425AEF" w:rsidP="00425AEF">
      <w:pPr>
        <w:jc w:val="center"/>
      </w:pPr>
    </w:p>
    <w:p w14:paraId="3ADDE4EF" w14:textId="77777777" w:rsidR="00425AEF" w:rsidRPr="00CE0D30" w:rsidRDefault="00425AEF" w:rsidP="00425AEF">
      <w:pPr>
        <w:jc w:val="center"/>
      </w:pPr>
    </w:p>
    <w:p w14:paraId="6DA46FAD" w14:textId="77777777" w:rsidR="00425AEF" w:rsidRPr="00CE0D30" w:rsidRDefault="00425AEF" w:rsidP="00425AEF">
      <w:pPr>
        <w:jc w:val="center"/>
      </w:pPr>
    </w:p>
    <w:p w14:paraId="585D2B4B" w14:textId="77777777" w:rsidR="00425AEF" w:rsidRPr="00CE0D30" w:rsidRDefault="00425AEF" w:rsidP="00425AEF">
      <w:pPr>
        <w:jc w:val="center"/>
      </w:pPr>
    </w:p>
    <w:p w14:paraId="0952C85F" w14:textId="77777777" w:rsidR="00425AEF" w:rsidRPr="00CE0D30" w:rsidRDefault="00425AEF" w:rsidP="00425AEF">
      <w:pPr>
        <w:jc w:val="center"/>
      </w:pPr>
    </w:p>
    <w:p w14:paraId="47DD9C1C" w14:textId="77777777" w:rsidR="00425AEF" w:rsidRDefault="00425AEF" w:rsidP="00425AEF">
      <w:pPr>
        <w:jc w:val="center"/>
      </w:pPr>
    </w:p>
    <w:p w14:paraId="1BBAAF79" w14:textId="77777777" w:rsidR="00425AEF" w:rsidRPr="00CE0D30" w:rsidRDefault="00425AEF" w:rsidP="00425AEF">
      <w:pPr>
        <w:jc w:val="center"/>
      </w:pPr>
    </w:p>
    <w:p w14:paraId="63EA6B81" w14:textId="77777777" w:rsidR="00425AEF" w:rsidRPr="00CE0D30" w:rsidRDefault="00425AEF" w:rsidP="00425AEF">
      <w:pPr>
        <w:jc w:val="center"/>
      </w:pPr>
    </w:p>
    <w:p w14:paraId="332B16B2" w14:textId="77777777" w:rsidR="00425AEF" w:rsidRPr="00CE0D30" w:rsidRDefault="00425AEF" w:rsidP="00425AEF">
      <w:pPr>
        <w:jc w:val="center"/>
      </w:pPr>
    </w:p>
    <w:p w14:paraId="1712748C" w14:textId="77777777" w:rsidR="00425AEF" w:rsidRPr="00CE0D30" w:rsidRDefault="00425AEF" w:rsidP="00425AEF">
      <w:pPr>
        <w:jc w:val="center"/>
      </w:pPr>
    </w:p>
    <w:p w14:paraId="3A0DD615" w14:textId="77777777" w:rsidR="00425AEF" w:rsidRDefault="00425AEF" w:rsidP="00425AEF">
      <w:pPr>
        <w:jc w:val="center"/>
      </w:pPr>
    </w:p>
    <w:p w14:paraId="3FDAB873" w14:textId="77777777" w:rsidR="008A0506" w:rsidRPr="00CE0D30" w:rsidRDefault="008A0506" w:rsidP="00425AEF">
      <w:pPr>
        <w:jc w:val="center"/>
      </w:pPr>
    </w:p>
    <w:p w14:paraId="44E2DEEE" w14:textId="77777777" w:rsidR="00425AEF" w:rsidRPr="00CE0D30" w:rsidRDefault="00425AEF" w:rsidP="00425AEF">
      <w:pPr>
        <w:jc w:val="center"/>
      </w:pPr>
    </w:p>
    <w:p w14:paraId="4E8F316B" w14:textId="77777777" w:rsidR="00425AEF" w:rsidRPr="00CE0D30" w:rsidRDefault="00425AEF" w:rsidP="00425AEF">
      <w:pPr>
        <w:jc w:val="center"/>
      </w:pPr>
    </w:p>
    <w:p w14:paraId="6667B15B" w14:textId="77777777" w:rsidR="00425AEF" w:rsidRPr="00CE0D30" w:rsidRDefault="00425AEF" w:rsidP="00425AEF">
      <w:pPr>
        <w:jc w:val="center"/>
      </w:pPr>
    </w:p>
    <w:p w14:paraId="330BE7F2" w14:textId="77777777" w:rsidR="00425AEF" w:rsidRDefault="00425AEF" w:rsidP="00425AEF">
      <w:pPr>
        <w:pStyle w:val="Corpodetexto"/>
        <w:jc w:val="center"/>
      </w:pPr>
      <w:r>
        <w:rPr>
          <w:sz w:val="28"/>
        </w:rPr>
        <w:t>Moderna Teoria das Carteiras no Mercado de Ações Brasileiro:</w:t>
      </w:r>
    </w:p>
    <w:p w14:paraId="6ACDFA5D" w14:textId="77777777" w:rsidR="00425AEF" w:rsidRPr="00CE0D30" w:rsidRDefault="00425AEF" w:rsidP="00425AEF">
      <w:pPr>
        <w:jc w:val="center"/>
        <w:rPr>
          <w:sz w:val="32"/>
        </w:rPr>
      </w:pPr>
      <w:r>
        <w:t xml:space="preserve">Comparação entre Otimizadores e </w:t>
      </w:r>
      <w:r>
        <w:rPr>
          <w:i/>
          <w:iCs/>
        </w:rPr>
        <w:t>Inputs</w:t>
      </w:r>
    </w:p>
    <w:p w14:paraId="7B0ABE9D" w14:textId="77777777" w:rsidR="00425AEF" w:rsidRPr="00CE0D30" w:rsidRDefault="00425AEF" w:rsidP="00425AEF">
      <w:pPr>
        <w:jc w:val="center"/>
      </w:pPr>
    </w:p>
    <w:p w14:paraId="663F7E8D" w14:textId="77777777" w:rsidR="00425AEF" w:rsidRPr="00CE0D30" w:rsidRDefault="00425AEF" w:rsidP="00425AEF">
      <w:pPr>
        <w:jc w:val="center"/>
      </w:pPr>
    </w:p>
    <w:p w14:paraId="2CE6C842" w14:textId="77777777" w:rsidR="00425AEF" w:rsidRPr="00CE0D30" w:rsidRDefault="00425AEF" w:rsidP="00425AEF">
      <w:pPr>
        <w:jc w:val="center"/>
      </w:pPr>
    </w:p>
    <w:p w14:paraId="2C9D4812" w14:textId="77777777" w:rsidR="00425AEF" w:rsidRPr="00CE0D30" w:rsidRDefault="00425AEF" w:rsidP="00425AEF">
      <w:pPr>
        <w:jc w:val="center"/>
      </w:pPr>
    </w:p>
    <w:p w14:paraId="28E2A7F1" w14:textId="77777777" w:rsidR="00425AEF" w:rsidRPr="00CE0D30" w:rsidRDefault="00425AEF" w:rsidP="00425AEF">
      <w:pPr>
        <w:jc w:val="center"/>
      </w:pPr>
    </w:p>
    <w:p w14:paraId="1A519461" w14:textId="77777777" w:rsidR="00425AEF" w:rsidRDefault="00425AEF" w:rsidP="00425AEF">
      <w:pPr>
        <w:jc w:val="center"/>
      </w:pPr>
    </w:p>
    <w:p w14:paraId="46B6202F" w14:textId="77777777" w:rsidR="008A0506" w:rsidRPr="00CE0D30" w:rsidRDefault="008A0506" w:rsidP="00425AEF">
      <w:pPr>
        <w:jc w:val="center"/>
      </w:pPr>
    </w:p>
    <w:p w14:paraId="53FD87D6" w14:textId="77777777" w:rsidR="00425AEF" w:rsidRPr="00CE0D30" w:rsidRDefault="00425AEF" w:rsidP="00425AEF">
      <w:pPr>
        <w:jc w:val="center"/>
      </w:pPr>
    </w:p>
    <w:p w14:paraId="4050F1A3" w14:textId="77777777" w:rsidR="00425AEF" w:rsidRDefault="00425AEF" w:rsidP="00425AEF">
      <w:pPr>
        <w:jc w:val="center"/>
      </w:pPr>
    </w:p>
    <w:p w14:paraId="7C52CC55" w14:textId="77777777" w:rsidR="008A0506" w:rsidRPr="00CE0D30" w:rsidRDefault="008A0506" w:rsidP="00425AEF">
      <w:pPr>
        <w:jc w:val="center"/>
      </w:pPr>
    </w:p>
    <w:p w14:paraId="0F75DC15" w14:textId="77777777" w:rsidR="00425AEF" w:rsidRPr="00CE0D30" w:rsidRDefault="00425AEF" w:rsidP="00425AEF">
      <w:pPr>
        <w:jc w:val="center"/>
      </w:pPr>
    </w:p>
    <w:p w14:paraId="3788C734" w14:textId="77777777" w:rsidR="00425AEF" w:rsidRPr="00CE0D30" w:rsidRDefault="00425AEF" w:rsidP="00425AEF">
      <w:pPr>
        <w:jc w:val="center"/>
      </w:pPr>
    </w:p>
    <w:p w14:paraId="154EEADD"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0F94D304" w14:textId="77777777" w:rsidR="00425AEF" w:rsidRPr="00CE0D30" w:rsidRDefault="00425AEF" w:rsidP="00425AEF">
      <w:pPr>
        <w:ind w:left="4536"/>
        <w:jc w:val="both"/>
        <w:rPr>
          <w:bCs/>
          <w:noProof/>
        </w:rPr>
      </w:pPr>
    </w:p>
    <w:p w14:paraId="5B6FF2CE" w14:textId="77777777" w:rsidR="00425AEF" w:rsidRPr="00CE0D30" w:rsidRDefault="00425AEF" w:rsidP="00425AEF">
      <w:pPr>
        <w:ind w:left="4536"/>
        <w:jc w:val="both"/>
        <w:rPr>
          <w:bCs/>
          <w:noProof/>
        </w:rPr>
      </w:pPr>
      <w:r>
        <w:rPr>
          <w:bCs/>
          <w:noProof/>
        </w:rPr>
        <w:t>Orientador(a): Prof.(a) Dr. Moisés Ferreira da Cunha</w:t>
      </w:r>
    </w:p>
    <w:p w14:paraId="70C2A512" w14:textId="77777777" w:rsidR="00425AEF" w:rsidRPr="00CE0D30" w:rsidRDefault="00425AEF" w:rsidP="00425AEF">
      <w:pPr>
        <w:jc w:val="center"/>
      </w:pPr>
    </w:p>
    <w:p w14:paraId="76439461" w14:textId="77777777" w:rsidR="00425AEF" w:rsidRPr="00CE0D30" w:rsidRDefault="00425AEF" w:rsidP="00425AEF">
      <w:pPr>
        <w:jc w:val="center"/>
      </w:pPr>
    </w:p>
    <w:p w14:paraId="19A03C5C" w14:textId="77777777" w:rsidR="00425AEF" w:rsidRPr="00CE0D30" w:rsidRDefault="00425AEF" w:rsidP="00425AEF"/>
    <w:p w14:paraId="33385749" w14:textId="77777777" w:rsidR="00425AEF" w:rsidRDefault="00425AEF" w:rsidP="00425AEF"/>
    <w:p w14:paraId="13795866" w14:textId="77777777" w:rsidR="008A0506" w:rsidRPr="00CE0D30" w:rsidRDefault="008A0506" w:rsidP="00425AEF"/>
    <w:p w14:paraId="31410278" w14:textId="77777777" w:rsidR="00425AEF" w:rsidRDefault="00425AEF" w:rsidP="00425AEF"/>
    <w:p w14:paraId="26087F06" w14:textId="77777777" w:rsidR="008A0506" w:rsidRPr="00CE0D30" w:rsidRDefault="008A0506" w:rsidP="00425AEF"/>
    <w:p w14:paraId="2EFDE352" w14:textId="77777777" w:rsidR="00425AEF" w:rsidRPr="00CE0D30" w:rsidRDefault="00425AEF" w:rsidP="00425AEF"/>
    <w:p w14:paraId="5D0687F8" w14:textId="77777777" w:rsidR="00425AEF" w:rsidRPr="00CE0D30" w:rsidRDefault="00425AEF" w:rsidP="00425AEF"/>
    <w:p w14:paraId="5E9B245C" w14:textId="77777777" w:rsidR="00425AEF" w:rsidRPr="00CE0D30" w:rsidRDefault="00425AEF" w:rsidP="00425AEF">
      <w:pPr>
        <w:jc w:val="center"/>
      </w:pPr>
      <w:r>
        <w:t>Goiânia</w:t>
      </w:r>
    </w:p>
    <w:p w14:paraId="00CED383"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19950642" w14:textId="77777777" w:rsidR="00425AEF" w:rsidRPr="00CE0D30" w:rsidRDefault="00425AEF" w:rsidP="00425AEF">
      <w:pPr>
        <w:jc w:val="center"/>
      </w:pPr>
    </w:p>
    <w:p w14:paraId="051DD844" w14:textId="77777777" w:rsidR="00425AEF" w:rsidRPr="00CE0D30" w:rsidRDefault="00425AEF" w:rsidP="00425AEF">
      <w:pPr>
        <w:jc w:val="center"/>
      </w:pPr>
    </w:p>
    <w:p w14:paraId="64FE4FDA" w14:textId="77777777" w:rsidR="00425AEF" w:rsidRPr="00CE0D30" w:rsidRDefault="00425AEF" w:rsidP="00425AEF">
      <w:pPr>
        <w:jc w:val="center"/>
      </w:pPr>
    </w:p>
    <w:p w14:paraId="0B4A47A9" w14:textId="77777777" w:rsidR="00425AEF" w:rsidRPr="00CE0D30" w:rsidRDefault="00425AEF" w:rsidP="00425AEF">
      <w:pPr>
        <w:jc w:val="center"/>
      </w:pPr>
    </w:p>
    <w:p w14:paraId="3BABD7F1" w14:textId="77777777" w:rsidR="00425AEF" w:rsidRPr="00CE0D30" w:rsidRDefault="00BE5505" w:rsidP="00BE5505">
      <w:pPr>
        <w:jc w:val="center"/>
      </w:pPr>
      <w:r>
        <w:rPr>
          <w:noProof/>
        </w:rPr>
        <w:drawing>
          <wp:inline distT="0" distB="0" distL="0" distR="0" wp14:anchorId="08B8F4EB" wp14:editId="3A988D46">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4A87FF35" w14:textId="77777777" w:rsidR="00425AEF" w:rsidRPr="00CE0D30" w:rsidRDefault="00425AEF" w:rsidP="00425AEF">
      <w:pPr>
        <w:jc w:val="center"/>
      </w:pPr>
    </w:p>
    <w:p w14:paraId="5E56791B" w14:textId="77777777" w:rsidR="00425AEF" w:rsidRPr="00CE0D30" w:rsidRDefault="00425AEF" w:rsidP="00425AEF">
      <w:pPr>
        <w:jc w:val="center"/>
      </w:pPr>
    </w:p>
    <w:p w14:paraId="3670ED61" w14:textId="77777777" w:rsidR="00425AEF" w:rsidRPr="00CE0D30" w:rsidRDefault="00425AEF" w:rsidP="00425AEF">
      <w:pPr>
        <w:jc w:val="center"/>
      </w:pPr>
    </w:p>
    <w:p w14:paraId="254F83A6" w14:textId="77777777" w:rsidR="00425AEF" w:rsidRPr="00CE0D30" w:rsidRDefault="00425AEF" w:rsidP="00425AEF">
      <w:pPr>
        <w:jc w:val="center"/>
      </w:pPr>
    </w:p>
    <w:p w14:paraId="767A2FDF" w14:textId="77777777" w:rsidR="00425AEF" w:rsidRPr="00CE0D30" w:rsidRDefault="00425AEF" w:rsidP="00425AEF">
      <w:pPr>
        <w:jc w:val="center"/>
      </w:pPr>
    </w:p>
    <w:p w14:paraId="488B8389" w14:textId="77777777" w:rsidR="00425AEF" w:rsidRPr="00CE0D30" w:rsidRDefault="00425AEF" w:rsidP="00425AEF">
      <w:pPr>
        <w:jc w:val="center"/>
      </w:pPr>
    </w:p>
    <w:p w14:paraId="2B41EC9F" w14:textId="77777777" w:rsidR="00425AEF" w:rsidRPr="00CE0D30" w:rsidRDefault="00425AEF" w:rsidP="00425AEF">
      <w:pPr>
        <w:jc w:val="center"/>
      </w:pPr>
    </w:p>
    <w:p w14:paraId="1B1F5F0A" w14:textId="77777777" w:rsidR="00425AEF" w:rsidRPr="00CE0D30" w:rsidRDefault="00425AEF" w:rsidP="00425AEF">
      <w:pPr>
        <w:jc w:val="center"/>
      </w:pPr>
    </w:p>
    <w:p w14:paraId="1D8DBCDB" w14:textId="77777777" w:rsidR="00425AEF" w:rsidRPr="00CE0D30" w:rsidRDefault="00425AEF" w:rsidP="00425AEF">
      <w:pPr>
        <w:jc w:val="center"/>
      </w:pPr>
    </w:p>
    <w:p w14:paraId="6192D634" w14:textId="77777777" w:rsidR="00425AEF" w:rsidRPr="00CE0D30" w:rsidRDefault="00425AEF" w:rsidP="00425AEF">
      <w:pPr>
        <w:jc w:val="center"/>
      </w:pPr>
    </w:p>
    <w:p w14:paraId="59306F04" w14:textId="77777777" w:rsidR="00425AEF" w:rsidRPr="00CE0D30" w:rsidRDefault="00425AEF" w:rsidP="00425AEF">
      <w:pPr>
        <w:jc w:val="center"/>
      </w:pPr>
    </w:p>
    <w:p w14:paraId="321FDC66" w14:textId="77777777" w:rsidR="00425AEF" w:rsidRPr="00CE0D30" w:rsidRDefault="00425AEF" w:rsidP="00425AEF">
      <w:pPr>
        <w:jc w:val="center"/>
      </w:pPr>
    </w:p>
    <w:p w14:paraId="0B56F6C5" w14:textId="77777777" w:rsidR="00425AEF" w:rsidRPr="00CE0D30" w:rsidRDefault="00425AEF" w:rsidP="00425AEF">
      <w:pPr>
        <w:jc w:val="center"/>
      </w:pPr>
    </w:p>
    <w:p w14:paraId="2245A282" w14:textId="77777777" w:rsidR="00425AEF" w:rsidRPr="00CE0D30" w:rsidRDefault="00425AEF" w:rsidP="00425AEF">
      <w:pPr>
        <w:jc w:val="center"/>
      </w:pPr>
    </w:p>
    <w:p w14:paraId="64781EE1" w14:textId="77777777" w:rsidR="00425AEF" w:rsidRPr="00CE0D30" w:rsidRDefault="00425AEF" w:rsidP="00425AEF">
      <w:pPr>
        <w:jc w:val="center"/>
      </w:pPr>
    </w:p>
    <w:p w14:paraId="6F458CC8" w14:textId="77777777" w:rsidR="00425AEF" w:rsidRPr="00CE0D30" w:rsidRDefault="00425AEF" w:rsidP="00425AEF">
      <w:pPr>
        <w:jc w:val="center"/>
      </w:pPr>
    </w:p>
    <w:p w14:paraId="5A36B5D6" w14:textId="77777777" w:rsidR="00425AEF" w:rsidRPr="00CE0D30" w:rsidRDefault="00425AEF" w:rsidP="00425AEF">
      <w:pPr>
        <w:jc w:val="center"/>
      </w:pPr>
    </w:p>
    <w:p w14:paraId="7FEAC335" w14:textId="77777777" w:rsidR="00425AEF" w:rsidRPr="00CE0D30" w:rsidRDefault="00425AEF" w:rsidP="00425AEF">
      <w:pPr>
        <w:jc w:val="center"/>
      </w:pPr>
    </w:p>
    <w:p w14:paraId="6C4FBABE" w14:textId="77777777" w:rsidR="00425AEF" w:rsidRPr="00CE0D30" w:rsidRDefault="00425AEF" w:rsidP="00425AEF">
      <w:pPr>
        <w:jc w:val="center"/>
      </w:pPr>
    </w:p>
    <w:p w14:paraId="49BBF9D8" w14:textId="77777777" w:rsidR="00425AEF" w:rsidRPr="00CE0D30" w:rsidRDefault="00425AEF" w:rsidP="00425AEF">
      <w:pPr>
        <w:jc w:val="center"/>
      </w:pPr>
    </w:p>
    <w:p w14:paraId="4B6C9FD2" w14:textId="77777777" w:rsidR="00425AEF" w:rsidRPr="00CE0D30" w:rsidRDefault="00425AEF" w:rsidP="00425AEF">
      <w:pPr>
        <w:jc w:val="center"/>
      </w:pPr>
    </w:p>
    <w:p w14:paraId="213C18A7" w14:textId="77777777" w:rsidR="008A0506" w:rsidRDefault="008A0506">
      <w:r>
        <w:br w:type="page"/>
      </w:r>
    </w:p>
    <w:p w14:paraId="198A7E96" w14:textId="77777777" w:rsidR="00425AEF" w:rsidRPr="00CE0D30" w:rsidRDefault="00425AEF" w:rsidP="00425AEF">
      <w:pPr>
        <w:jc w:val="center"/>
      </w:pPr>
      <w:r>
        <w:lastRenderedPageBreak/>
        <w:t>Ata de aprovação (assinada pela banca avaliadora via SEI)</w:t>
      </w:r>
    </w:p>
    <w:p w14:paraId="7126F1A4" w14:textId="77777777" w:rsidR="00425AEF" w:rsidRPr="00CE0D30" w:rsidRDefault="00425AEF" w:rsidP="00425AEF"/>
    <w:p w14:paraId="7E1126C5" w14:textId="77777777" w:rsidR="00425AEF" w:rsidRPr="00CE0D30" w:rsidRDefault="00425AEF" w:rsidP="00425AEF">
      <w:r>
        <w:br w:type="page"/>
      </w:r>
    </w:p>
    <w:p w14:paraId="7309600E" w14:textId="77777777" w:rsidR="00425AEF" w:rsidRPr="00170378" w:rsidRDefault="00425AEF" w:rsidP="00425AEF">
      <w:pPr>
        <w:jc w:val="center"/>
        <w:rPr>
          <w:b/>
        </w:rPr>
      </w:pPr>
      <w:r>
        <w:rPr>
          <w:b/>
        </w:rPr>
        <w:lastRenderedPageBreak/>
        <w:t>DEDICATÓRIA</w:t>
      </w:r>
    </w:p>
    <w:p w14:paraId="49B6E91A" w14:textId="77777777" w:rsidR="00425AEF" w:rsidRPr="00CE0D30" w:rsidRDefault="00425AEF" w:rsidP="00425AEF">
      <w:pPr>
        <w:jc w:val="center"/>
      </w:pPr>
    </w:p>
    <w:p w14:paraId="09197991" w14:textId="77777777" w:rsidR="00425AEF" w:rsidRDefault="00425AEF" w:rsidP="00425AEF"/>
    <w:p w14:paraId="31597177" w14:textId="77777777" w:rsidR="00E50A8B" w:rsidRDefault="00E50A8B" w:rsidP="00425AEF"/>
    <w:p w14:paraId="4F62A823" w14:textId="77777777" w:rsidR="00E50A8B" w:rsidRDefault="00E50A8B" w:rsidP="00425AEF"/>
    <w:p w14:paraId="16D9329D" w14:textId="77777777" w:rsidR="00E50A8B" w:rsidRDefault="00E50A8B" w:rsidP="00425AEF"/>
    <w:p w14:paraId="25777A18" w14:textId="77777777" w:rsidR="00E50A8B" w:rsidRDefault="00E50A8B" w:rsidP="00425AEF"/>
    <w:p w14:paraId="7393A203" w14:textId="77777777" w:rsidR="00E50A8B" w:rsidRDefault="00E50A8B" w:rsidP="00425AEF"/>
    <w:p w14:paraId="01BB4F3F" w14:textId="77777777" w:rsidR="00E50A8B" w:rsidRDefault="00E50A8B" w:rsidP="00425AEF"/>
    <w:p w14:paraId="09DBC4A2" w14:textId="77777777" w:rsidR="00E50A8B" w:rsidRDefault="00E50A8B" w:rsidP="00425AEF"/>
    <w:p w14:paraId="4F133CCA" w14:textId="77777777" w:rsidR="00E50A8B" w:rsidRDefault="00E50A8B" w:rsidP="00425AEF"/>
    <w:p w14:paraId="300FFC39" w14:textId="77777777" w:rsidR="00E50A8B" w:rsidRDefault="00E50A8B" w:rsidP="00425AEF"/>
    <w:p w14:paraId="704BE202" w14:textId="77777777" w:rsidR="00E50A8B" w:rsidRDefault="00E50A8B" w:rsidP="00425AEF"/>
    <w:p w14:paraId="2A2A559F" w14:textId="77777777" w:rsidR="00E50A8B" w:rsidRDefault="00E50A8B" w:rsidP="00425AEF"/>
    <w:p w14:paraId="35238802" w14:textId="77777777" w:rsidR="00E50A8B" w:rsidRDefault="00E50A8B" w:rsidP="00425AEF"/>
    <w:p w14:paraId="2F258700" w14:textId="77777777" w:rsidR="00E50A8B" w:rsidRDefault="00E50A8B" w:rsidP="00425AEF"/>
    <w:p w14:paraId="4DB8CF69" w14:textId="77777777" w:rsidR="00E50A8B" w:rsidRDefault="00E50A8B" w:rsidP="00425AEF"/>
    <w:p w14:paraId="45F9C2C4" w14:textId="77777777" w:rsidR="00E50A8B" w:rsidRDefault="00E50A8B" w:rsidP="00425AEF"/>
    <w:p w14:paraId="19B1A7F5" w14:textId="77777777" w:rsidR="00E50A8B" w:rsidRDefault="00E50A8B" w:rsidP="00425AEF"/>
    <w:p w14:paraId="4F8511CF" w14:textId="77777777" w:rsidR="00E50A8B" w:rsidRDefault="00E50A8B" w:rsidP="00425AEF"/>
    <w:p w14:paraId="3F0907B1" w14:textId="77777777" w:rsidR="00E50A8B" w:rsidRDefault="00E50A8B" w:rsidP="00425AEF"/>
    <w:p w14:paraId="5878F4CE" w14:textId="77777777" w:rsidR="00E50A8B" w:rsidRDefault="00E50A8B" w:rsidP="00425AEF"/>
    <w:p w14:paraId="33546511" w14:textId="77777777" w:rsidR="00E50A8B" w:rsidRDefault="00E50A8B" w:rsidP="00425AEF"/>
    <w:p w14:paraId="47B61C09" w14:textId="77777777" w:rsidR="00E50A8B" w:rsidRDefault="00E50A8B" w:rsidP="00425AEF"/>
    <w:p w14:paraId="305E5D76" w14:textId="77777777" w:rsidR="00E50A8B" w:rsidRDefault="00E50A8B" w:rsidP="00425AEF"/>
    <w:p w14:paraId="2F3449B1" w14:textId="77777777" w:rsidR="00E50A8B" w:rsidRDefault="00E50A8B" w:rsidP="00425AEF"/>
    <w:p w14:paraId="03FBCC45" w14:textId="77777777" w:rsidR="00E50A8B" w:rsidRDefault="00E50A8B" w:rsidP="00425AEF"/>
    <w:p w14:paraId="6DD812AF" w14:textId="77777777" w:rsidR="00E50A8B" w:rsidRDefault="00E50A8B" w:rsidP="00425AEF"/>
    <w:p w14:paraId="1551B671" w14:textId="77777777" w:rsidR="00E50A8B" w:rsidRDefault="00E50A8B" w:rsidP="00425AEF"/>
    <w:p w14:paraId="7AD0D20E" w14:textId="77777777" w:rsidR="00E50A8B" w:rsidRDefault="00E50A8B" w:rsidP="00425AEF"/>
    <w:p w14:paraId="38176E74" w14:textId="77777777" w:rsidR="00E50A8B" w:rsidRDefault="00E50A8B" w:rsidP="00425AEF"/>
    <w:p w14:paraId="75F52C48" w14:textId="77777777" w:rsidR="00E50A8B" w:rsidRDefault="00E50A8B" w:rsidP="00425AEF"/>
    <w:p w14:paraId="59B0C5AF" w14:textId="77777777" w:rsidR="00E50A8B" w:rsidRDefault="00E50A8B" w:rsidP="00425AEF"/>
    <w:p w14:paraId="6D9CAA68" w14:textId="77777777" w:rsidR="00E50A8B" w:rsidRDefault="00E50A8B" w:rsidP="00425AEF"/>
    <w:p w14:paraId="2E423DD6" w14:textId="77777777" w:rsidR="00E50A8B" w:rsidRDefault="00E50A8B" w:rsidP="00425AEF"/>
    <w:p w14:paraId="3E4AFD81" w14:textId="77777777" w:rsidR="00E50A8B" w:rsidRDefault="00E50A8B" w:rsidP="00425AEF"/>
    <w:p w14:paraId="5DEC11A2" w14:textId="77777777" w:rsidR="00E50A8B" w:rsidRDefault="00E50A8B" w:rsidP="00425AEF"/>
    <w:p w14:paraId="446D508A" w14:textId="77777777" w:rsidR="00E50A8B" w:rsidRDefault="00E50A8B" w:rsidP="00425AEF"/>
    <w:p w14:paraId="30B78C0F" w14:textId="77777777" w:rsidR="00E50A8B" w:rsidRDefault="00E50A8B" w:rsidP="00425AEF"/>
    <w:p w14:paraId="0C84F1B2" w14:textId="77777777" w:rsidR="00E50A8B" w:rsidRDefault="00E50A8B" w:rsidP="00425AEF"/>
    <w:p w14:paraId="6338EFC3" w14:textId="77777777" w:rsidR="00E50A8B" w:rsidRDefault="00E50A8B" w:rsidP="00425AEF"/>
    <w:p w14:paraId="1A52EB3A" w14:textId="77777777" w:rsidR="00E50A8B" w:rsidRDefault="00E50A8B" w:rsidP="00425AEF"/>
    <w:p w14:paraId="7A16CC4F" w14:textId="77777777" w:rsidR="00E50A8B" w:rsidRDefault="00E50A8B" w:rsidP="00425AEF"/>
    <w:p w14:paraId="57A8F466" w14:textId="77777777" w:rsidR="00E50A8B" w:rsidRDefault="00E50A8B" w:rsidP="00425AEF"/>
    <w:p w14:paraId="07B4D715" w14:textId="77777777" w:rsidR="00E50A8B" w:rsidRDefault="00E50A8B" w:rsidP="00425AEF"/>
    <w:p w14:paraId="3FABF4EE" w14:textId="77777777" w:rsidR="00E50A8B" w:rsidRDefault="00E50A8B" w:rsidP="00425AEF"/>
    <w:p w14:paraId="42E0200F" w14:textId="77777777" w:rsidR="00E50A8B" w:rsidRDefault="00E50A8B" w:rsidP="00425AEF"/>
    <w:p w14:paraId="2B3AB1DF" w14:textId="77777777" w:rsidR="00E50A8B" w:rsidRDefault="00E50A8B" w:rsidP="00425AEF"/>
    <w:p w14:paraId="05C68A5D" w14:textId="77777777" w:rsidR="00E50A8B" w:rsidRDefault="00E50A8B" w:rsidP="00425AEF"/>
    <w:p w14:paraId="2CB6B6CD" w14:textId="77777777" w:rsidR="00E50A8B" w:rsidRDefault="00E50A8B" w:rsidP="00425AEF"/>
    <w:p w14:paraId="788FA5F8" w14:textId="77777777" w:rsidR="00E50A8B" w:rsidRDefault="00E50A8B" w:rsidP="00425AEF"/>
    <w:p w14:paraId="39DF1095" w14:textId="77777777" w:rsidR="00425AEF" w:rsidRPr="00CE0D30" w:rsidRDefault="00425AEF" w:rsidP="00E50A8B">
      <w:pPr>
        <w:ind w:left="4536"/>
        <w:jc w:val="both"/>
      </w:pPr>
      <w:r>
        <w:t>Dedico este trabalho a todos os meus familiares e amigos, que me apoiaram nessa longa caminhada até a formação.</w:t>
      </w:r>
    </w:p>
    <w:p w14:paraId="3D8BF6C6" w14:textId="77777777" w:rsidR="00425AEF" w:rsidRPr="00CE0D30" w:rsidRDefault="00425AEF" w:rsidP="00425AEF">
      <w:r>
        <w:br w:type="page"/>
      </w:r>
    </w:p>
    <w:p w14:paraId="3D86F12E" w14:textId="77777777" w:rsidR="00425AEF" w:rsidRPr="00170378" w:rsidRDefault="00425AEF" w:rsidP="00425AEF">
      <w:pPr>
        <w:jc w:val="center"/>
        <w:rPr>
          <w:b/>
        </w:rPr>
      </w:pPr>
      <w:r>
        <w:rPr>
          <w:b/>
        </w:rPr>
        <w:lastRenderedPageBreak/>
        <w:t>AGRADECIMENTOS</w:t>
      </w:r>
    </w:p>
    <w:p w14:paraId="7CDF5716" w14:textId="77777777" w:rsidR="00425AEF" w:rsidRDefault="00425AEF" w:rsidP="00425AEF">
      <w:pPr>
        <w:jc w:val="center"/>
      </w:pPr>
    </w:p>
    <w:p w14:paraId="1F1CDDFB" w14:textId="77777777" w:rsidR="00FD43AA" w:rsidRDefault="00FD43AA" w:rsidP="00425AEF">
      <w:pPr>
        <w:jc w:val="center"/>
      </w:pPr>
    </w:p>
    <w:p w14:paraId="317CAABF" w14:textId="77777777" w:rsidR="00FD43AA" w:rsidRDefault="00FD43AA" w:rsidP="00425AEF">
      <w:pPr>
        <w:jc w:val="center"/>
      </w:pPr>
    </w:p>
    <w:p w14:paraId="16AF1C95" w14:textId="77777777" w:rsidR="00FD43AA" w:rsidRPr="00CE0D30" w:rsidRDefault="00FD43AA" w:rsidP="00425AEF">
      <w:pPr>
        <w:jc w:val="center"/>
      </w:pPr>
    </w:p>
    <w:p w14:paraId="56E846A3"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27EAB222"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71C090CC"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37FE922"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5D1F7D1D" w14:textId="77777777" w:rsidR="00E50A8B" w:rsidRDefault="00E50A8B" w:rsidP="00FD43AA">
      <w:pPr>
        <w:spacing w:line="360" w:lineRule="auto"/>
        <w:ind w:firstLine="851"/>
      </w:pPr>
      <w:r>
        <w:t>Às pessoas cоm quem convivi aо longo desses anos de curso, que me incentivaram e que certamente tiveram impacto na minha formação acadêmica.</w:t>
      </w:r>
    </w:p>
    <w:p w14:paraId="1C0FB17B" w14:textId="77777777"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21187D66" w14:textId="77777777" w:rsidR="00425AEF" w:rsidRPr="00CE0D30" w:rsidRDefault="00425AEF" w:rsidP="00FD43AA">
      <w:pPr>
        <w:spacing w:line="360" w:lineRule="auto"/>
        <w:ind w:firstLine="851"/>
      </w:pPr>
      <w:r>
        <w:br w:type="page"/>
      </w:r>
    </w:p>
    <w:p w14:paraId="438F70FF" w14:textId="77777777" w:rsidR="00425AEF" w:rsidRPr="00170378" w:rsidRDefault="00425AEF" w:rsidP="00425AEF">
      <w:pPr>
        <w:jc w:val="center"/>
        <w:rPr>
          <w:b/>
        </w:rPr>
      </w:pPr>
      <w:r>
        <w:rPr>
          <w:b/>
        </w:rPr>
        <w:lastRenderedPageBreak/>
        <w:t>EPÍGRAFE</w:t>
      </w:r>
    </w:p>
    <w:p w14:paraId="70EEB04A" w14:textId="77777777" w:rsidR="00425AEF" w:rsidRPr="00CE0D30" w:rsidRDefault="00425AEF" w:rsidP="00425AEF">
      <w:pPr>
        <w:jc w:val="center"/>
      </w:pPr>
    </w:p>
    <w:p w14:paraId="0FEDF5EE" w14:textId="77777777" w:rsidR="00425AEF" w:rsidRPr="00CE0D30" w:rsidRDefault="00425AEF" w:rsidP="00425AEF"/>
    <w:p w14:paraId="3700666E" w14:textId="77777777" w:rsidR="00425AEF" w:rsidRPr="00CE0D30" w:rsidRDefault="00425AEF" w:rsidP="00425AEF"/>
    <w:p w14:paraId="256661EE" w14:textId="77777777" w:rsidR="00425AEF" w:rsidRPr="00CE0D30" w:rsidRDefault="00425AEF" w:rsidP="00425AEF"/>
    <w:p w14:paraId="63C7A460" w14:textId="77777777" w:rsidR="00425AEF" w:rsidRDefault="00425AEF" w:rsidP="00425AEF"/>
    <w:p w14:paraId="7CF9EA90" w14:textId="77777777" w:rsidR="00425AEF" w:rsidRDefault="00425AEF" w:rsidP="00425AEF"/>
    <w:p w14:paraId="1AA8818A" w14:textId="77777777" w:rsidR="00425AEF" w:rsidRDefault="00425AEF" w:rsidP="00425AEF"/>
    <w:p w14:paraId="4D7E3BE9" w14:textId="77777777" w:rsidR="00425AEF" w:rsidRDefault="00425AEF" w:rsidP="00425AEF"/>
    <w:p w14:paraId="7ECD3CFF" w14:textId="77777777" w:rsidR="00425AEF" w:rsidRDefault="00425AEF" w:rsidP="00425AEF"/>
    <w:p w14:paraId="22A9FD4C" w14:textId="77777777" w:rsidR="00425AEF" w:rsidRDefault="00425AEF" w:rsidP="00425AEF"/>
    <w:p w14:paraId="6E670D6B" w14:textId="77777777" w:rsidR="00425AEF" w:rsidRDefault="00425AEF" w:rsidP="00425AEF"/>
    <w:p w14:paraId="027AC6A6" w14:textId="77777777" w:rsidR="00425AEF" w:rsidRDefault="00425AEF" w:rsidP="00425AEF"/>
    <w:p w14:paraId="3B237CB0" w14:textId="77777777" w:rsidR="00425AEF" w:rsidRDefault="00425AEF" w:rsidP="00425AEF"/>
    <w:p w14:paraId="5B733020" w14:textId="77777777" w:rsidR="00425AEF" w:rsidRDefault="00425AEF" w:rsidP="00425AEF"/>
    <w:p w14:paraId="6D0A1157" w14:textId="77777777" w:rsidR="00425AEF" w:rsidRDefault="00425AEF" w:rsidP="00425AEF"/>
    <w:p w14:paraId="36482F04" w14:textId="77777777" w:rsidR="00425AEF" w:rsidRDefault="00425AEF" w:rsidP="00425AEF"/>
    <w:p w14:paraId="0A408266" w14:textId="77777777" w:rsidR="00425AEF" w:rsidRDefault="00425AEF" w:rsidP="00425AEF"/>
    <w:p w14:paraId="67D743A4" w14:textId="77777777" w:rsidR="00425AEF" w:rsidRDefault="00425AEF" w:rsidP="00425AEF"/>
    <w:p w14:paraId="484ADA72" w14:textId="77777777" w:rsidR="00425AEF" w:rsidRDefault="00425AEF" w:rsidP="00425AEF"/>
    <w:p w14:paraId="7AAB2885" w14:textId="77777777" w:rsidR="00425AEF" w:rsidRDefault="00425AEF" w:rsidP="00425AEF"/>
    <w:p w14:paraId="133E5FBE" w14:textId="77777777" w:rsidR="00425AEF" w:rsidRDefault="00425AEF" w:rsidP="00425AEF"/>
    <w:p w14:paraId="5AEBC560" w14:textId="77777777" w:rsidR="00425AEF" w:rsidRDefault="00425AEF" w:rsidP="00425AEF"/>
    <w:p w14:paraId="21FFED69" w14:textId="77777777" w:rsidR="00425AEF" w:rsidRDefault="00425AEF" w:rsidP="00425AEF"/>
    <w:p w14:paraId="7243A072" w14:textId="77777777" w:rsidR="00425AEF" w:rsidRDefault="00425AEF" w:rsidP="00425AEF"/>
    <w:p w14:paraId="276F244F" w14:textId="77777777" w:rsidR="00425AEF" w:rsidRDefault="00425AEF" w:rsidP="00425AEF"/>
    <w:p w14:paraId="6DD0BDF1" w14:textId="77777777" w:rsidR="00425AEF" w:rsidRDefault="00425AEF" w:rsidP="00425AEF"/>
    <w:p w14:paraId="7C13BF2F" w14:textId="77777777" w:rsidR="00425AEF" w:rsidRDefault="00425AEF" w:rsidP="00425AEF"/>
    <w:p w14:paraId="1C9A5900" w14:textId="77777777" w:rsidR="00425AEF" w:rsidRDefault="00425AEF" w:rsidP="00425AEF"/>
    <w:p w14:paraId="68551044" w14:textId="77777777" w:rsidR="00425AEF" w:rsidRDefault="00425AEF" w:rsidP="00425AEF"/>
    <w:p w14:paraId="225DF48B" w14:textId="77777777" w:rsidR="00425AEF" w:rsidRDefault="00425AEF" w:rsidP="00425AEF"/>
    <w:p w14:paraId="097B4B4C" w14:textId="77777777" w:rsidR="00425AEF" w:rsidRDefault="00425AEF" w:rsidP="00425AEF"/>
    <w:p w14:paraId="5A044B12" w14:textId="77777777" w:rsidR="00425AEF" w:rsidRDefault="00425AEF" w:rsidP="00425AEF"/>
    <w:p w14:paraId="71C0CEAC" w14:textId="77777777" w:rsidR="00425AEF" w:rsidRDefault="00425AEF" w:rsidP="00425AEF"/>
    <w:p w14:paraId="0CC59439" w14:textId="77777777" w:rsidR="00425AEF" w:rsidRDefault="00425AEF" w:rsidP="00425AEF"/>
    <w:p w14:paraId="12D40C60" w14:textId="77777777" w:rsidR="00425AEF" w:rsidRDefault="00425AEF" w:rsidP="00425AEF"/>
    <w:p w14:paraId="6BEB8528" w14:textId="77777777" w:rsidR="00425AEF" w:rsidRDefault="00425AEF" w:rsidP="00425AEF"/>
    <w:p w14:paraId="456037E8" w14:textId="77777777" w:rsidR="00425AEF" w:rsidRDefault="00425AEF" w:rsidP="00425AEF"/>
    <w:p w14:paraId="174D9A2C" w14:textId="77777777" w:rsidR="00425AEF" w:rsidRDefault="00425AEF" w:rsidP="00425AEF"/>
    <w:p w14:paraId="17204A20" w14:textId="77777777" w:rsidR="00425AEF" w:rsidRDefault="00425AEF" w:rsidP="00425AEF"/>
    <w:p w14:paraId="4CC873AF" w14:textId="77777777" w:rsidR="00425AEF" w:rsidRDefault="00425AEF" w:rsidP="00425AEF"/>
    <w:p w14:paraId="410AD40B" w14:textId="77777777" w:rsidR="00425AEF" w:rsidRDefault="00425AEF" w:rsidP="00425AEF"/>
    <w:p w14:paraId="5775912C" w14:textId="77777777" w:rsidR="00425AEF" w:rsidRDefault="00425AEF" w:rsidP="00425AEF"/>
    <w:p w14:paraId="544F2365" w14:textId="77777777" w:rsidR="00425AEF" w:rsidRPr="00CE0D30" w:rsidRDefault="00425AEF" w:rsidP="00425AEF"/>
    <w:p w14:paraId="7B0DAE6F" w14:textId="77777777" w:rsidR="00425AEF" w:rsidRPr="00CE0D30" w:rsidRDefault="00425AEF" w:rsidP="00425AEF"/>
    <w:p w14:paraId="56E9C2DF"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60E5CA3D" w14:textId="77777777" w:rsidR="00462A2E" w:rsidRDefault="00425AEF" w:rsidP="00462A2E">
      <w:pPr>
        <w:ind w:left="2268"/>
        <w:jc w:val="right"/>
      </w:pPr>
      <w:r>
        <w:t>(Jim Simons – Renaissance Technologies)</w:t>
      </w:r>
    </w:p>
    <w:p w14:paraId="6A8C6F35" w14:textId="77777777" w:rsidR="00425AEF" w:rsidRPr="00CE0D30" w:rsidRDefault="00425AEF" w:rsidP="00462A2E">
      <w:pPr>
        <w:ind w:left="2268"/>
      </w:pPr>
      <w:r>
        <w:br w:type="page"/>
      </w:r>
    </w:p>
    <w:p w14:paraId="2893376C" w14:textId="77777777" w:rsidR="00425AEF" w:rsidRPr="008E089F" w:rsidRDefault="00425AEF" w:rsidP="00425AEF">
      <w:pPr>
        <w:jc w:val="center"/>
        <w:rPr>
          <w:b/>
          <w:sz w:val="28"/>
        </w:rPr>
      </w:pPr>
      <w:r>
        <w:rPr>
          <w:b/>
          <w:sz w:val="28"/>
        </w:rPr>
        <w:lastRenderedPageBreak/>
        <w:t>RESUMO</w:t>
      </w:r>
    </w:p>
    <w:p w14:paraId="32C1E4AE" w14:textId="77777777" w:rsidR="00425AEF" w:rsidRPr="00CE0D30" w:rsidRDefault="00425AEF" w:rsidP="00425AEF">
      <w:pPr>
        <w:jc w:val="both"/>
      </w:pPr>
    </w:p>
    <w:p w14:paraId="536EB4C3" w14:textId="77777777" w:rsidR="00425AEF" w:rsidRPr="007E61B6" w:rsidRDefault="00425AEF" w:rsidP="007E61B6">
      <w:pPr>
        <w:jc w:val="both"/>
        <w:rPr>
          <w:sz w:val="24"/>
          <w:szCs w:val="24"/>
        </w:rPr>
      </w:pPr>
      <w:r>
        <w:rPr>
          <w:sz w:val="24"/>
          <w:szCs w:val="24"/>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z w:val="24"/>
          <w:szCs w:val="24"/>
        </w:rPr>
        <w:t>inputs</w:t>
      </w:r>
      <w:r>
        <w:rPr>
          <w:sz w:val="24"/>
          <w:szCs w:val="24"/>
        </w:rPr>
        <w:t xml:space="preserve">— utilizando média histórica e o fator de </w:t>
      </w:r>
      <w:r>
        <w:rPr>
          <w:i/>
          <w:iCs/>
          <w:sz w:val="24"/>
          <w:szCs w:val="24"/>
        </w:rPr>
        <w:t>momentum</w:t>
      </w:r>
      <w:r>
        <w:rPr>
          <w:sz w:val="24"/>
          <w:szCs w:val="24"/>
        </w:rPr>
        <w:t xml:space="preserve"> de 12 meses (</w:t>
      </w:r>
      <w:r>
        <w:rPr>
          <w:i/>
          <w:iCs/>
          <w:sz w:val="24"/>
          <w:szCs w:val="24"/>
        </w:rPr>
        <w:t>momentum</w:t>
      </w:r>
      <w:r>
        <w:rPr>
          <w:sz w:val="24"/>
          <w:szCs w:val="24"/>
        </w:rPr>
        <w:t xml:space="preserve">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2015 a dezembro de 2025, buscando identificar estratégias de alocação de ativos que ofereçam relações risco-retorno superiores e mais robustas às especificidades do mercado local.</w:t>
      </w:r>
    </w:p>
    <w:p w14:paraId="5919769A" w14:textId="77777777" w:rsidR="00425AEF" w:rsidRPr="00EB1731" w:rsidRDefault="00425AEF" w:rsidP="00425AEF">
      <w:pPr>
        <w:jc w:val="both"/>
        <w:rPr>
          <w:b/>
          <w:bCs/>
          <w:spacing w:val="-2"/>
        </w:rPr>
      </w:pPr>
    </w:p>
    <w:p w14:paraId="40E7E303" w14:textId="77777777"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Black-</w:t>
      </w:r>
      <w:proofErr w:type="spellStart"/>
      <w:r>
        <w:rPr>
          <w:spacing w:val="-2"/>
          <w:sz w:val="24"/>
          <w:szCs w:val="24"/>
          <w:lang w:val="pt-BR"/>
        </w:rPr>
        <w:t>Litterman</w:t>
      </w:r>
      <w:proofErr w:type="spellEnd"/>
      <w:r>
        <w:rPr>
          <w:spacing w:val="-2"/>
          <w:sz w:val="24"/>
          <w:szCs w:val="24"/>
          <w:lang w:val="pt-BR"/>
        </w:rPr>
        <w:t xml:space="preserve">. </w:t>
      </w:r>
      <w:proofErr w:type="spellStart"/>
      <w:r>
        <w:rPr>
          <w:spacing w:val="-2"/>
          <w:sz w:val="24"/>
          <w:szCs w:val="24"/>
          <w:lang w:val="pt-BR"/>
        </w:rPr>
        <w:t>CVaR</w:t>
      </w:r>
      <w:proofErr w:type="spellEnd"/>
      <w:r>
        <w:rPr>
          <w:spacing w:val="-2"/>
          <w:sz w:val="24"/>
          <w:szCs w:val="24"/>
          <w:lang w:val="pt-BR"/>
        </w:rPr>
        <w:t>. Mercado Brasileiro.</w:t>
      </w:r>
      <w:r>
        <w:rPr>
          <w:lang w:val="pt-BR"/>
        </w:rPr>
        <w:br w:type="page"/>
      </w:r>
    </w:p>
    <w:p w14:paraId="1AFCC79A" w14:textId="77777777" w:rsidR="00425AEF" w:rsidRPr="00E30C16" w:rsidRDefault="00425AEF" w:rsidP="008E089F">
      <w:pPr>
        <w:pStyle w:val="Ttulo7"/>
        <w:jc w:val="center"/>
        <w:rPr>
          <w:rFonts w:ascii="Times New Roman" w:hAnsi="Times New Roman" w:cs="Times New Roman"/>
          <w:b/>
          <w:i w:val="0"/>
          <w:color w:val="auto"/>
          <w:sz w:val="28"/>
          <w:szCs w:val="24"/>
          <w:lang w:val="en-US"/>
        </w:rPr>
      </w:pPr>
      <w:r>
        <w:rPr>
          <w:rFonts w:ascii="Times New Roman" w:hAnsi="Times New Roman" w:cs="Times New Roman"/>
          <w:b/>
          <w:i w:val="0"/>
          <w:color w:val="auto"/>
          <w:sz w:val="28"/>
          <w:szCs w:val="24"/>
          <w:lang w:val="en-US"/>
        </w:rPr>
        <w:lastRenderedPageBreak/>
        <w:t>ABSTRACT</w:t>
      </w:r>
    </w:p>
    <w:p w14:paraId="6E822CCB" w14:textId="77777777" w:rsidR="008E089F" w:rsidRDefault="008E089F" w:rsidP="00425AEF">
      <w:pPr>
        <w:rPr>
          <w:lang w:val="en-US"/>
        </w:rPr>
      </w:pPr>
    </w:p>
    <w:p w14:paraId="12FD5D63" w14:textId="77777777" w:rsidR="008E089F" w:rsidRDefault="00322830" w:rsidP="00322830">
      <w:pPr>
        <w:jc w:val="both"/>
        <w:rPr>
          <w:b/>
          <w:lang w:val="en-US"/>
        </w:rPr>
      </w:pPr>
      <w:r>
        <w:rPr>
          <w:lang w:val="en-US"/>
        </w:rPr>
        <w:t>This study evaluates the performance of investment portfolios in the Brazilian stock market, based on the evolution from Modern Portfolio Theory (MPT) to Post-Modern Portfolio Theory (PMPT) and the Black-</w:t>
      </w:r>
      <w:proofErr w:type="spellStart"/>
      <w:r>
        <w:rPr>
          <w:lang w:val="en-US"/>
        </w:rPr>
        <w:t>Litterman</w:t>
      </w:r>
      <w:proofErr w:type="spellEnd"/>
      <w:r>
        <w:rPr>
          <w:lang w:val="en-US"/>
        </w:rPr>
        <w:t xml:space="preserve"> (BL) model. The research analyzes the impact of variation in the methodologies for estimating expected returns (inputs) — using historical averages and the 12-1 </w:t>
      </w:r>
      <w:r>
        <w:rPr>
          <w:i/>
          <w:iCs/>
          <w:lang w:val="en-US"/>
        </w:rPr>
        <w:t>momentum</w:t>
      </w:r>
      <w:r>
        <w:rPr>
          <w:lang w:val="en-US"/>
        </w:rPr>
        <w:t xml:space="preserve"> factor to generate views in the Black-</w:t>
      </w:r>
      <w:proofErr w:type="spellStart"/>
      <w:r>
        <w:rPr>
          <w:lang w:val="en-US"/>
        </w:rPr>
        <w:t>Litterman</w:t>
      </w:r>
      <w:proofErr w:type="spellEnd"/>
      <w:r>
        <w:rPr>
          <w:lang w:val="en-US"/>
        </w:rPr>
        <w:t xml:space="preserve"> model — combined with different optimization algorithms: Mean-Variance, Minimum Global Variance, </w:t>
      </w:r>
      <w:proofErr w:type="spellStart"/>
      <w:r>
        <w:rPr>
          <w:lang w:val="en-US"/>
        </w:rPr>
        <w:t>Sortino</w:t>
      </w:r>
      <w:proofErr w:type="spellEnd"/>
      <w:r>
        <w:rPr>
          <w:lang w:val="en-US"/>
        </w:rPr>
        <w:t xml:space="preserve"> Ratio Maximization, and Conditional Value at Risk (</w:t>
      </w:r>
      <w:proofErr w:type="spellStart"/>
      <w:r>
        <w:rPr>
          <w:lang w:val="en-US"/>
        </w:rPr>
        <w:t>CVaR</w:t>
      </w:r>
      <w:proofErr w:type="spellEnd"/>
      <w:r>
        <w:rPr>
          <w:lang w:val="en-US"/>
        </w:rPr>
        <w:t>) Minimization. The performance of the portfolios is compared to the IBOVESPA and CDI benchmarks over the period from January 2015 to December 2025, seeking to identify asset allocation strategies that offer superior risk-return ratios and are more robust to the specificities of the local market.</w:t>
      </w:r>
    </w:p>
    <w:p w14:paraId="1CF45956" w14:textId="77777777" w:rsidR="00322830" w:rsidRDefault="00322830" w:rsidP="00425AEF">
      <w:pPr>
        <w:rPr>
          <w:b/>
          <w:lang w:val="en-US"/>
        </w:rPr>
      </w:pPr>
    </w:p>
    <w:p w14:paraId="6513FED3" w14:textId="77777777" w:rsidR="00322830" w:rsidRPr="0029277E" w:rsidRDefault="00425AEF" w:rsidP="00425AEF">
      <w:pPr>
        <w:rPr>
          <w:lang w:val="pt-BR"/>
        </w:rPr>
      </w:pPr>
      <w:r>
        <w:rPr>
          <w:b/>
          <w:lang w:val="en-US"/>
        </w:rPr>
        <w:t>Keywords</w:t>
      </w:r>
      <w:r>
        <w:rPr>
          <w:lang w:val="en-US"/>
        </w:rPr>
        <w:t>: Portfolio Optimization. Black-</w:t>
      </w:r>
      <w:proofErr w:type="spellStart"/>
      <w:r>
        <w:rPr>
          <w:lang w:val="en-US"/>
        </w:rPr>
        <w:t>Litterman</w:t>
      </w:r>
      <w:proofErr w:type="spellEnd"/>
      <w:r>
        <w:rPr>
          <w:lang w:val="en-US"/>
        </w:rPr>
        <w:t xml:space="preserve">. </w:t>
      </w:r>
      <w:proofErr w:type="spellStart"/>
      <w:r>
        <w:rPr>
          <w:lang w:val="pt-BR"/>
        </w:rPr>
        <w:t>CVaR</w:t>
      </w:r>
      <w:proofErr w:type="spellEnd"/>
      <w:r>
        <w:rPr>
          <w:lang w:val="pt-BR"/>
        </w:rPr>
        <w:t xml:space="preserve">. </w:t>
      </w:r>
      <w:proofErr w:type="spellStart"/>
      <w:r>
        <w:rPr>
          <w:lang w:val="pt-BR"/>
        </w:rPr>
        <w:t>Brazilian</w:t>
      </w:r>
      <w:proofErr w:type="spellEnd"/>
      <w:r>
        <w:rPr>
          <w:lang w:val="pt-BR"/>
        </w:rPr>
        <w:t xml:space="preserve"> Market.</w:t>
      </w:r>
    </w:p>
    <w:p w14:paraId="4B23C28A" w14:textId="77777777" w:rsidR="00425AEF" w:rsidRPr="0029277E" w:rsidRDefault="00425AEF" w:rsidP="00425AEF">
      <w:pPr>
        <w:rPr>
          <w:lang w:val="pt-BR"/>
        </w:rPr>
      </w:pPr>
      <w:r>
        <w:rPr>
          <w:lang w:val="pt-BR"/>
        </w:rPr>
        <w:br w:type="page"/>
      </w:r>
    </w:p>
    <w:p w14:paraId="35EAF276" w14:textId="2D806B73" w:rsidR="00425AEF" w:rsidRPr="00CE0D30" w:rsidDel="00924427" w:rsidRDefault="00425AEF" w:rsidP="00425AEF">
      <w:pPr>
        <w:pStyle w:val="Ttulo7"/>
        <w:rPr>
          <w:del w:id="0" w:author="Pedro Augusto" w:date="2026-06-10T15:42:00Z"/>
          <w:rFonts w:cs="Times New Roman"/>
          <w:b/>
          <w:szCs w:val="24"/>
        </w:rPr>
      </w:pPr>
      <w:del w:id="1" w:author="Pedro Augusto" w:date="2026-06-10T15:42:00Z">
        <w:r>
          <w:rPr>
            <w:rFonts w:cs="Times New Roman"/>
            <w:szCs w:val="24"/>
          </w:rPr>
          <w:lastRenderedPageBreak/>
          <w:delText>LISTA DE FIGURAS (se houver)</w:delText>
        </w:r>
      </w:del>
    </w:p>
    <w:p w14:paraId="116479E7" w14:textId="2F17F176" w:rsidR="00425AEF" w:rsidRPr="00CE0D30" w:rsidDel="00924427" w:rsidRDefault="00425AEF" w:rsidP="00425AEF">
      <w:pPr>
        <w:rPr>
          <w:del w:id="2" w:author="Pedro Augusto" w:date="2026-06-10T15:42:00Z"/>
        </w:rPr>
      </w:pPr>
      <w:del w:id="3" w:author="Pedro Augusto" w:date="2026-06-10T15:42:00Z">
        <w:r>
          <w:br w:type="page"/>
        </w:r>
      </w:del>
    </w:p>
    <w:p w14:paraId="56A54F02" w14:textId="42F37FD6" w:rsidR="00425AEF" w:rsidRPr="00CE0D30" w:rsidRDefault="00425AEF">
      <w:pPr>
        <w:rPr>
          <w:b/>
          <w:szCs w:val="24"/>
        </w:rPr>
        <w:pPrChange w:id="4" w:author="Pedro Augusto" w:date="2026-06-10T15:42:00Z">
          <w:pPr>
            <w:pStyle w:val="Ttulo7"/>
          </w:pPr>
        </w:pPrChange>
      </w:pPr>
      <w:del w:id="5" w:author="Pedro Augusto" w:date="2026-06-10T15:42:00Z">
        <w:r>
          <w:rPr>
            <w:szCs w:val="24"/>
          </w:rPr>
          <w:delText>LISTA DE QUADROS (se houver)</w:delText>
        </w:r>
      </w:del>
    </w:p>
    <w:p w14:paraId="1ED4F37E" w14:textId="77777777" w:rsidR="00425AEF" w:rsidRPr="00CE0D30" w:rsidRDefault="00425AEF" w:rsidP="00425AEF">
      <w:r>
        <w:br w:type="page"/>
      </w:r>
    </w:p>
    <w:p w14:paraId="6A8DF499"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62ED8AE4" w14:textId="77777777" w:rsidR="008E089F" w:rsidRDefault="008E089F" w:rsidP="00425AEF"/>
    <w:p w14:paraId="4DF62997" w14:textId="77777777" w:rsidR="008E089F" w:rsidRDefault="008E089F" w:rsidP="00425AEF"/>
    <w:p w14:paraId="77A65ABF" w14:textId="79AC0B3D" w:rsidR="000B3D96" w:rsidRDefault="008E089F">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1 - Comparação entre Capital Market Line (CML) e Security Market Line</w:t>
      </w:r>
      <w:r>
        <w:tab/>
        <w:t>35</w:t>
      </w:r>
    </w:p>
    <w:p w14:paraId="43F449DF" w14:textId="001219C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2 - Taxonomia dos fatores de risco e suas fundamentações</w:t>
      </w:r>
      <w:r>
        <w:tab/>
        <w:t>51</w:t>
      </w:r>
    </w:p>
    <w:p w14:paraId="0DC2CCDA" w14:textId="591F7F18"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3 - Vieses cognitivos e impacto operacional</w:t>
      </w:r>
      <w:r>
        <w:tab/>
        <w:t>61</w:t>
      </w:r>
    </w:p>
    <w:p w14:paraId="05397CB3" w14:textId="5F625FA4"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4 - Comparação Estrutural: MPT vs. PMPT</w:t>
      </w:r>
      <w:r>
        <w:tab/>
        <w:t>62</w:t>
      </w:r>
    </w:p>
    <w:p w14:paraId="097186AB" w14:textId="6EAFC319"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5 - Resumo Analítico dos Indicadores de Desempenho (MPT vs. PMPT)</w:t>
      </w:r>
      <w:r>
        <w:tab/>
        <w:t>75</w:t>
      </w:r>
    </w:p>
    <w:p w14:paraId="634804F7" w14:textId="100913B0"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6 - Síntese Comparativa dos Modelos</w:t>
      </w:r>
      <w:r>
        <w:tab/>
        <w:t>91</w:t>
      </w:r>
    </w:p>
    <w:p w14:paraId="5CF3766F" w14:textId="3C44A64F"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7 - Quadro de Consolidação dos 15 modelos</w:t>
      </w:r>
      <w:r>
        <w:tab/>
        <w:t>97</w:t>
      </w:r>
    </w:p>
    <w:p w14:paraId="03136016" w14:textId="783A9F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8 - Desempenho Out-of-Sample das 16 Estratégias e Benchmark (2015-03-02 a 2025-12-30)</w:t>
      </w:r>
      <w:r>
        <w:tab/>
        <w:t>98</w:t>
      </w:r>
    </w:p>
    <w:p w14:paraId="1959E4B7" w14:textId="55C35E61"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9 - Síntese Comparativa do Desempenho Out-of-Sample (2015–2025)</w:t>
      </w:r>
      <w:r>
        <w:tab/>
        <w:t>104</w:t>
      </w:r>
    </w:p>
    <w:p w14:paraId="28A80738" w14:textId="3C5F74D5"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10 - Cronograma da Pesquisa</w:t>
      </w:r>
      <w:r>
        <w:tab/>
        <w:t>115</w:t>
      </w:r>
    </w:p>
    <w:p w14:paraId="5129A571" w14:textId="083BBCE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11 - A1 - Composição Setorial</w:t>
      </w:r>
      <w:r>
        <w:tab/>
        <w:t>116</w:t>
      </w:r>
    </w:p>
    <w:p w14:paraId="45BCBF6F" w14:textId="77777777" w:rsidR="008E089F" w:rsidRDefault="008E089F" w:rsidP="00425AEF">
      <w:r>
        <w:t>Tabela 12 - Relação Completa dos Ativos (Apêndice A2)</w:t>
      </w:r>
      <w:r>
        <w:tab/>
        <w:t>116</w:t>
      </w:r>
    </w:p>
    <w:p w14:paraId="7508E7ED" w14:textId="77777777" w:rsidR="008E089F" w:rsidRDefault="008E089F" w:rsidP="00425AEF"/>
    <w:p w14:paraId="71B670CC" w14:textId="77777777" w:rsidR="00425AEF" w:rsidRPr="00CE0D30" w:rsidRDefault="00425AEF" w:rsidP="00425AEF">
      <w:r>
        <w:br w:type="page"/>
      </w:r>
    </w:p>
    <w:p w14:paraId="7733EF16" w14:textId="10A85211" w:rsidR="00425AEF" w:rsidRPr="00CE0D30" w:rsidRDefault="00425AEF" w:rsidP="00425AEF"/>
    <w:p w14:paraId="1E681DFF" w14:textId="77777777" w:rsidR="00657C8B" w:rsidRDefault="00657C8B">
      <w:pPr>
        <w:jc w:val="center"/>
        <w:sectPr w:rsidR="00657C8B" w:rsidSect="000B3D96">
          <w:pgSz w:w="11910" w:h="16840"/>
          <w:pgMar w:top="1701" w:right="1134" w:bottom="1134" w:left="1701"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1B5394FC" w14:textId="77777777" w:rsidR="008E66AE" w:rsidRDefault="008E66AE">
          <w:pPr>
            <w:pStyle w:val="CabealhodoSumrio"/>
          </w:pPr>
          <w:r>
            <w:t>Sumário</w:t>
          </w:r>
        </w:p>
        <w:p w14:paraId="2251D488" w14:textId="6DB89957" w:rsidR="00924427"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998732" w:history="1">
            <w:r>
              <w:rPr>
                <w:rStyle w:val="Hyperlink"/>
                <w:noProof/>
                <w:w w:val="99"/>
              </w:rPr>
              <w:t>1.</w:t>
            </w:r>
            <w:r>
              <w:rPr>
                <w:rFonts w:asciiTheme="minorHAnsi" w:eastAsiaTheme="minorEastAsia" w:hAnsiTheme="minorHAnsi" w:cstheme="minorBidi"/>
                <w:noProof/>
                <w:kern w:val="2"/>
                <w:sz w:val="24"/>
                <w:szCs w:val="24"/>
                <w:lang w:val="pt-BR" w:eastAsia="pt-BR"/>
                <w14:ligatures w14:val="standardContextual"/>
              </w:rPr>
              <w:tab/>
            </w:r>
            <w:r>
              <w:rPr>
                <w:rStyle w:val="Hyperlink"/>
                <w:noProof/>
                <w:spacing w:val="-2"/>
              </w:rPr>
              <w:t>INTRODUÇÃO</w:t>
            </w:r>
            <w:r>
              <w:rPr>
                <w:noProof/>
                <w:webHidden/>
              </w:rPr>
              <w:tab/>
            </w:r>
            <w:r>
              <w:rPr>
                <w:noProof/>
                <w:webHidden/>
              </w:rPr>
              <w:fldChar w:fldCharType="begin"/>
            </w:r>
            <w:r>
              <w:rPr>
                <w:noProof/>
                <w:webHidden/>
              </w:rPr>
              <w:instrText xml:space="preserve"> PAGEREF _Toc231998732 \h </w:instrText>
            </w:r>
            <w:r>
              <w:rPr>
                <w:noProof/>
                <w:webHidden/>
              </w:rPr>
            </w:r>
            <w:r>
              <w:rPr>
                <w:noProof/>
                <w:webHidden/>
              </w:rPr>
              <w:fldChar w:fldCharType="separate"/>
            </w:r>
            <w:r>
              <w:rPr>
                <w:noProof/>
                <w:webHidden/>
              </w:rPr>
              <w:t>20</w:t>
            </w:r>
            <w:r>
              <w:rPr>
                <w:noProof/>
                <w:webHidden/>
              </w:rPr>
              <w:fldChar w:fldCharType="end"/>
            </w:r>
          </w:hyperlink>
        </w:p>
        <w:p w14:paraId="385324DF" w14:textId="24E2B883"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3" w:history="1">
            <w:r w:rsidR="00924427">
              <w:rPr>
                <w:rStyle w:val="Hyperlink"/>
                <w:noProof/>
                <w:w w:val="99"/>
              </w:rPr>
              <w:t>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REFERENCIAL TEÓRICO</w:t>
            </w:r>
            <w:r w:rsidR="00924427">
              <w:rPr>
                <w:noProof/>
                <w:webHidden/>
              </w:rPr>
              <w:tab/>
            </w:r>
            <w:r w:rsidR="00924427">
              <w:rPr>
                <w:noProof/>
                <w:webHidden/>
              </w:rPr>
              <w:fldChar w:fldCharType="begin"/>
            </w:r>
            <w:r w:rsidR="00924427">
              <w:rPr>
                <w:noProof/>
                <w:webHidden/>
              </w:rPr>
              <w:instrText xml:space="preserve"> PAGEREF _Toc231998733 \h </w:instrText>
            </w:r>
            <w:r w:rsidR="00924427">
              <w:rPr>
                <w:noProof/>
                <w:webHidden/>
              </w:rPr>
            </w:r>
            <w:r w:rsidR="00924427">
              <w:rPr>
                <w:noProof/>
                <w:webHidden/>
              </w:rPr>
              <w:fldChar w:fldCharType="separate"/>
            </w:r>
            <w:r w:rsidR="00924427">
              <w:rPr>
                <w:noProof/>
                <w:webHidden/>
              </w:rPr>
              <w:t>22</w:t>
            </w:r>
            <w:r w:rsidR="00924427">
              <w:rPr>
                <w:noProof/>
                <w:webHidden/>
              </w:rPr>
              <w:fldChar w:fldCharType="end"/>
            </w:r>
          </w:hyperlink>
        </w:p>
        <w:p w14:paraId="68BA5314" w14:textId="7154A87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4" w:history="1">
            <w:r w:rsidR="00924427">
              <w:rPr>
                <w:rStyle w:val="Hyperlink"/>
                <w:rFonts w:eastAsia="Google Sans"/>
                <w:noProof/>
              </w:rPr>
              <w:t>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Crise Epistemológica da Teoria Moderna e a Necessidade de Renovação</w:t>
            </w:r>
            <w:r w:rsidR="00924427">
              <w:rPr>
                <w:noProof/>
                <w:webHidden/>
              </w:rPr>
              <w:tab/>
            </w:r>
            <w:r w:rsidR="00924427">
              <w:rPr>
                <w:noProof/>
                <w:webHidden/>
              </w:rPr>
              <w:fldChar w:fldCharType="begin"/>
            </w:r>
            <w:r w:rsidR="00924427">
              <w:rPr>
                <w:noProof/>
                <w:webHidden/>
              </w:rPr>
              <w:instrText xml:space="preserve"> PAGEREF _Toc231998734 \h </w:instrText>
            </w:r>
            <w:r w:rsidR="00924427">
              <w:rPr>
                <w:noProof/>
                <w:webHidden/>
              </w:rPr>
            </w:r>
            <w:r w:rsidR="00924427">
              <w:rPr>
                <w:noProof/>
                <w:webHidden/>
              </w:rPr>
              <w:fldChar w:fldCharType="separate"/>
            </w:r>
            <w:r w:rsidR="00924427">
              <w:rPr>
                <w:noProof/>
                <w:webHidden/>
              </w:rPr>
              <w:t>22</w:t>
            </w:r>
            <w:r w:rsidR="00924427">
              <w:rPr>
                <w:noProof/>
                <w:webHidden/>
              </w:rPr>
              <w:fldChar w:fldCharType="end"/>
            </w:r>
          </w:hyperlink>
        </w:p>
        <w:p w14:paraId="4F121ED3" w14:textId="322E63AC"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5" w:history="1">
            <w:r w:rsidR="00924427">
              <w:rPr>
                <w:rStyle w:val="Hyperlink"/>
                <w:rFonts w:eastAsia="Google Sans"/>
                <w:noProof/>
              </w:rPr>
              <w:t>2.1.1.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Legado e as Limitações da Otimização Média-Variância</w:t>
            </w:r>
            <w:r w:rsidR="00924427">
              <w:rPr>
                <w:noProof/>
                <w:webHidden/>
              </w:rPr>
              <w:tab/>
            </w:r>
            <w:r w:rsidR="00924427">
              <w:rPr>
                <w:noProof/>
                <w:webHidden/>
              </w:rPr>
              <w:fldChar w:fldCharType="begin"/>
            </w:r>
            <w:r w:rsidR="00924427">
              <w:rPr>
                <w:noProof/>
                <w:webHidden/>
              </w:rPr>
              <w:instrText xml:space="preserve"> PAGEREF _Toc231998735 \h </w:instrText>
            </w:r>
            <w:r w:rsidR="00924427">
              <w:rPr>
                <w:noProof/>
                <w:webHidden/>
              </w:rPr>
            </w:r>
            <w:r w:rsidR="00924427">
              <w:rPr>
                <w:noProof/>
                <w:webHidden/>
              </w:rPr>
              <w:fldChar w:fldCharType="separate"/>
            </w:r>
            <w:r w:rsidR="00924427">
              <w:rPr>
                <w:noProof/>
                <w:webHidden/>
              </w:rPr>
              <w:t>23</w:t>
            </w:r>
            <w:r w:rsidR="00924427">
              <w:rPr>
                <w:noProof/>
                <w:webHidden/>
              </w:rPr>
              <w:fldChar w:fldCharType="end"/>
            </w:r>
          </w:hyperlink>
        </w:p>
        <w:p w14:paraId="05356876" w14:textId="4B8B574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6" w:history="1">
            <w:r w:rsidR="00924427">
              <w:rPr>
                <w:rStyle w:val="Hyperlink"/>
                <w:rFonts w:eastAsia="Google Sans"/>
                <w:noProof/>
              </w:rPr>
              <w:t>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Gênese da Gestão de Portfólios e o Paradigma Pré-Markowitz</w:t>
            </w:r>
            <w:r w:rsidR="00924427">
              <w:rPr>
                <w:noProof/>
                <w:webHidden/>
              </w:rPr>
              <w:tab/>
            </w:r>
            <w:r w:rsidR="00924427">
              <w:rPr>
                <w:noProof/>
                <w:webHidden/>
              </w:rPr>
              <w:fldChar w:fldCharType="begin"/>
            </w:r>
            <w:r w:rsidR="00924427">
              <w:rPr>
                <w:noProof/>
                <w:webHidden/>
              </w:rPr>
              <w:instrText xml:space="preserve"> PAGEREF _Toc231998736 \h </w:instrText>
            </w:r>
            <w:r w:rsidR="00924427">
              <w:rPr>
                <w:noProof/>
                <w:webHidden/>
              </w:rPr>
            </w:r>
            <w:r w:rsidR="00924427">
              <w:rPr>
                <w:noProof/>
                <w:webHidden/>
              </w:rPr>
              <w:fldChar w:fldCharType="separate"/>
            </w:r>
            <w:r w:rsidR="00924427">
              <w:rPr>
                <w:noProof/>
                <w:webHidden/>
              </w:rPr>
              <w:t>23</w:t>
            </w:r>
            <w:r w:rsidR="00924427">
              <w:rPr>
                <w:noProof/>
                <w:webHidden/>
              </w:rPr>
              <w:fldChar w:fldCharType="end"/>
            </w:r>
          </w:hyperlink>
        </w:p>
        <w:p w14:paraId="6CF5283E" w14:textId="44DFC10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7" w:history="1">
            <w:r w:rsidR="00924427">
              <w:rPr>
                <w:rStyle w:val="Hyperlink"/>
                <w:rFonts w:eastAsia="Google Sans"/>
                <w:noProof/>
              </w:rPr>
              <w:t>2.2.1.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Introdução: A Evolução Histórica da Gestão de Investimentos</w:t>
            </w:r>
            <w:r w:rsidR="00924427">
              <w:rPr>
                <w:noProof/>
                <w:webHidden/>
              </w:rPr>
              <w:tab/>
            </w:r>
            <w:r w:rsidR="00924427">
              <w:rPr>
                <w:noProof/>
                <w:webHidden/>
              </w:rPr>
              <w:fldChar w:fldCharType="begin"/>
            </w:r>
            <w:r w:rsidR="00924427">
              <w:rPr>
                <w:noProof/>
                <w:webHidden/>
              </w:rPr>
              <w:instrText xml:space="preserve"> PAGEREF _Toc231998737 \h </w:instrText>
            </w:r>
            <w:r w:rsidR="00924427">
              <w:rPr>
                <w:noProof/>
                <w:webHidden/>
              </w:rPr>
            </w:r>
            <w:r w:rsidR="00924427">
              <w:rPr>
                <w:noProof/>
                <w:webHidden/>
              </w:rPr>
              <w:fldChar w:fldCharType="separate"/>
            </w:r>
            <w:r w:rsidR="00924427">
              <w:rPr>
                <w:noProof/>
                <w:webHidden/>
              </w:rPr>
              <w:t>23</w:t>
            </w:r>
            <w:r w:rsidR="00924427">
              <w:rPr>
                <w:noProof/>
                <w:webHidden/>
              </w:rPr>
              <w:fldChar w:fldCharType="end"/>
            </w:r>
          </w:hyperlink>
        </w:p>
        <w:p w14:paraId="1415C744" w14:textId="26F1B8F8"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8" w:history="1">
            <w:r w:rsidR="00924427">
              <w:rPr>
                <w:rStyle w:val="Hyperlink"/>
                <w:noProof/>
              </w:rPr>
              <w:t>2.2.2.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Paradigma Pré-Markowitz: A Era da Seleção de Ativos</w:t>
            </w:r>
            <w:r w:rsidR="00924427">
              <w:rPr>
                <w:noProof/>
                <w:webHidden/>
              </w:rPr>
              <w:tab/>
            </w:r>
            <w:r w:rsidR="00924427">
              <w:rPr>
                <w:noProof/>
                <w:webHidden/>
              </w:rPr>
              <w:fldChar w:fldCharType="begin"/>
            </w:r>
            <w:r w:rsidR="00924427">
              <w:rPr>
                <w:noProof/>
                <w:webHidden/>
              </w:rPr>
              <w:instrText xml:space="preserve"> PAGEREF _Toc231998738 \h </w:instrText>
            </w:r>
            <w:r w:rsidR="00924427">
              <w:rPr>
                <w:noProof/>
                <w:webHidden/>
              </w:rPr>
            </w:r>
            <w:r w:rsidR="00924427">
              <w:rPr>
                <w:noProof/>
                <w:webHidden/>
              </w:rPr>
              <w:fldChar w:fldCharType="separate"/>
            </w:r>
            <w:r w:rsidR="00924427">
              <w:rPr>
                <w:noProof/>
                <w:webHidden/>
              </w:rPr>
              <w:t>24</w:t>
            </w:r>
            <w:r w:rsidR="00924427">
              <w:rPr>
                <w:noProof/>
                <w:webHidden/>
              </w:rPr>
              <w:fldChar w:fldCharType="end"/>
            </w:r>
          </w:hyperlink>
        </w:p>
        <w:p w14:paraId="228A2F2E" w14:textId="21A7346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9" w:history="1">
            <w:r w:rsidR="00924427">
              <w:rPr>
                <w:rStyle w:val="Hyperlink"/>
                <w:noProof/>
              </w:rPr>
              <w:t>2.2.3.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Transição para a Análise Quantitativa</w:t>
            </w:r>
            <w:r w:rsidR="00924427">
              <w:rPr>
                <w:noProof/>
                <w:webHidden/>
              </w:rPr>
              <w:tab/>
            </w:r>
            <w:r w:rsidR="00924427">
              <w:rPr>
                <w:noProof/>
                <w:webHidden/>
              </w:rPr>
              <w:fldChar w:fldCharType="begin"/>
            </w:r>
            <w:r w:rsidR="00924427">
              <w:rPr>
                <w:noProof/>
                <w:webHidden/>
              </w:rPr>
              <w:instrText xml:space="preserve"> PAGEREF _Toc231998739 \h </w:instrText>
            </w:r>
            <w:r w:rsidR="00924427">
              <w:rPr>
                <w:noProof/>
                <w:webHidden/>
              </w:rPr>
            </w:r>
            <w:r w:rsidR="00924427">
              <w:rPr>
                <w:noProof/>
                <w:webHidden/>
              </w:rPr>
              <w:fldChar w:fldCharType="separate"/>
            </w:r>
            <w:r w:rsidR="00924427">
              <w:rPr>
                <w:noProof/>
                <w:webHidden/>
              </w:rPr>
              <w:t>25</w:t>
            </w:r>
            <w:r w:rsidR="00924427">
              <w:rPr>
                <w:noProof/>
                <w:webHidden/>
              </w:rPr>
              <w:fldChar w:fldCharType="end"/>
            </w:r>
          </w:hyperlink>
        </w:p>
        <w:p w14:paraId="2A40C962" w14:textId="4E3D7020"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0" w:history="1">
            <w:r w:rsidR="00924427">
              <w:rPr>
                <w:rStyle w:val="Hyperlink"/>
                <w:rFonts w:eastAsia="Google Sans"/>
                <w:noProof/>
              </w:rPr>
              <w:t>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Revolução de Markowitz: O Modelo Média-Variância</w:t>
            </w:r>
            <w:r w:rsidR="00924427">
              <w:rPr>
                <w:noProof/>
                <w:webHidden/>
              </w:rPr>
              <w:tab/>
            </w:r>
            <w:r w:rsidR="00924427">
              <w:rPr>
                <w:noProof/>
                <w:webHidden/>
              </w:rPr>
              <w:fldChar w:fldCharType="begin"/>
            </w:r>
            <w:r w:rsidR="00924427">
              <w:rPr>
                <w:noProof/>
                <w:webHidden/>
              </w:rPr>
              <w:instrText xml:space="preserve"> PAGEREF _Toc231998740 \h </w:instrText>
            </w:r>
            <w:r w:rsidR="00924427">
              <w:rPr>
                <w:noProof/>
                <w:webHidden/>
              </w:rPr>
            </w:r>
            <w:r w:rsidR="00924427">
              <w:rPr>
                <w:noProof/>
                <w:webHidden/>
              </w:rPr>
              <w:fldChar w:fldCharType="separate"/>
            </w:r>
            <w:r w:rsidR="00924427">
              <w:rPr>
                <w:noProof/>
                <w:webHidden/>
              </w:rPr>
              <w:t>26</w:t>
            </w:r>
            <w:r w:rsidR="00924427">
              <w:rPr>
                <w:noProof/>
                <w:webHidden/>
              </w:rPr>
              <w:fldChar w:fldCharType="end"/>
            </w:r>
          </w:hyperlink>
        </w:p>
        <w:p w14:paraId="127A8DFE" w14:textId="37A5D74A"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1" w:history="1">
            <w:r w:rsidR="00924427">
              <w:rPr>
                <w:rStyle w:val="Hyperlink"/>
                <w:rFonts w:eastAsia="Google Sans"/>
                <w:noProof/>
              </w:rPr>
              <w:t>2.3.1.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Rejeição da Maximização Pura do Retorno</w:t>
            </w:r>
            <w:r w:rsidR="00924427">
              <w:rPr>
                <w:noProof/>
                <w:webHidden/>
              </w:rPr>
              <w:tab/>
            </w:r>
            <w:r w:rsidR="00924427">
              <w:rPr>
                <w:noProof/>
                <w:webHidden/>
              </w:rPr>
              <w:fldChar w:fldCharType="begin"/>
            </w:r>
            <w:r w:rsidR="00924427">
              <w:rPr>
                <w:noProof/>
                <w:webHidden/>
              </w:rPr>
              <w:instrText xml:space="preserve"> PAGEREF _Toc231998741 \h </w:instrText>
            </w:r>
            <w:r w:rsidR="00924427">
              <w:rPr>
                <w:noProof/>
                <w:webHidden/>
              </w:rPr>
            </w:r>
            <w:r w:rsidR="00924427">
              <w:rPr>
                <w:noProof/>
                <w:webHidden/>
              </w:rPr>
              <w:fldChar w:fldCharType="separate"/>
            </w:r>
            <w:r w:rsidR="00924427">
              <w:rPr>
                <w:noProof/>
                <w:webHidden/>
              </w:rPr>
              <w:t>26</w:t>
            </w:r>
            <w:r w:rsidR="00924427">
              <w:rPr>
                <w:noProof/>
                <w:webHidden/>
              </w:rPr>
              <w:fldChar w:fldCharType="end"/>
            </w:r>
          </w:hyperlink>
        </w:p>
        <w:p w14:paraId="02A61781" w14:textId="105DAA2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2" w:history="1">
            <w:r w:rsidR="00924427">
              <w:rPr>
                <w:rStyle w:val="Hyperlink"/>
                <w:rFonts w:eastAsia="Google Sans"/>
                <w:noProof/>
              </w:rPr>
              <w:t>2.3.2.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Conceito de Risco como Variância: Uma Escolha Pragmática</w:t>
            </w:r>
            <w:r w:rsidR="00924427">
              <w:rPr>
                <w:noProof/>
                <w:webHidden/>
              </w:rPr>
              <w:tab/>
            </w:r>
            <w:r w:rsidR="00924427">
              <w:rPr>
                <w:noProof/>
                <w:webHidden/>
              </w:rPr>
              <w:fldChar w:fldCharType="begin"/>
            </w:r>
            <w:r w:rsidR="00924427">
              <w:rPr>
                <w:noProof/>
                <w:webHidden/>
              </w:rPr>
              <w:instrText xml:space="preserve"> PAGEREF _Toc231998742 \h </w:instrText>
            </w:r>
            <w:r w:rsidR="00924427">
              <w:rPr>
                <w:noProof/>
                <w:webHidden/>
              </w:rPr>
            </w:r>
            <w:r w:rsidR="00924427">
              <w:rPr>
                <w:noProof/>
                <w:webHidden/>
              </w:rPr>
              <w:fldChar w:fldCharType="separate"/>
            </w:r>
            <w:r w:rsidR="00924427">
              <w:rPr>
                <w:noProof/>
                <w:webHidden/>
              </w:rPr>
              <w:t>26</w:t>
            </w:r>
            <w:r w:rsidR="00924427">
              <w:rPr>
                <w:noProof/>
                <w:webHidden/>
              </w:rPr>
              <w:fldChar w:fldCharType="end"/>
            </w:r>
          </w:hyperlink>
        </w:p>
        <w:p w14:paraId="38E05541" w14:textId="42809271"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3" w:history="1">
            <w:r w:rsidR="00924427">
              <w:rPr>
                <w:rStyle w:val="Hyperlink"/>
                <w:rFonts w:eastAsia="Google Sans"/>
                <w:noProof/>
              </w:rPr>
              <w:t>2.4.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Risco, Retorno e Covariância: A Matemática da Diversificação</w:t>
            </w:r>
            <w:r w:rsidR="00924427">
              <w:rPr>
                <w:noProof/>
                <w:webHidden/>
              </w:rPr>
              <w:tab/>
            </w:r>
            <w:r w:rsidR="00924427">
              <w:rPr>
                <w:noProof/>
                <w:webHidden/>
              </w:rPr>
              <w:fldChar w:fldCharType="begin"/>
            </w:r>
            <w:r w:rsidR="00924427">
              <w:rPr>
                <w:noProof/>
                <w:webHidden/>
              </w:rPr>
              <w:instrText xml:space="preserve"> PAGEREF _Toc231998743 \h </w:instrText>
            </w:r>
            <w:r w:rsidR="00924427">
              <w:rPr>
                <w:noProof/>
                <w:webHidden/>
              </w:rPr>
            </w:r>
            <w:r w:rsidR="00924427">
              <w:rPr>
                <w:noProof/>
                <w:webHidden/>
              </w:rPr>
              <w:fldChar w:fldCharType="separate"/>
            </w:r>
            <w:r w:rsidR="00924427">
              <w:rPr>
                <w:noProof/>
                <w:webHidden/>
              </w:rPr>
              <w:t>27</w:t>
            </w:r>
            <w:r w:rsidR="00924427">
              <w:rPr>
                <w:noProof/>
                <w:webHidden/>
              </w:rPr>
              <w:fldChar w:fldCharType="end"/>
            </w:r>
          </w:hyperlink>
        </w:p>
        <w:p w14:paraId="11336A99" w14:textId="13DE087D"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4" w:history="1">
            <w:r w:rsidR="00924427">
              <w:rPr>
                <w:rStyle w:val="Hyperlink"/>
                <w:rFonts w:eastAsia="Google Sans"/>
                <w:noProof/>
              </w:rPr>
              <w:t>2.4.1.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Retorno Esperado do Portfólio</w:t>
            </w:r>
            <w:r w:rsidR="00924427">
              <w:rPr>
                <w:noProof/>
                <w:webHidden/>
              </w:rPr>
              <w:tab/>
            </w:r>
            <w:r w:rsidR="00924427">
              <w:rPr>
                <w:noProof/>
                <w:webHidden/>
              </w:rPr>
              <w:fldChar w:fldCharType="begin"/>
            </w:r>
            <w:r w:rsidR="00924427">
              <w:rPr>
                <w:noProof/>
                <w:webHidden/>
              </w:rPr>
              <w:instrText xml:space="preserve"> PAGEREF _Toc231998744 \h </w:instrText>
            </w:r>
            <w:r w:rsidR="00924427">
              <w:rPr>
                <w:noProof/>
                <w:webHidden/>
              </w:rPr>
            </w:r>
            <w:r w:rsidR="00924427">
              <w:rPr>
                <w:noProof/>
                <w:webHidden/>
              </w:rPr>
              <w:fldChar w:fldCharType="separate"/>
            </w:r>
            <w:r w:rsidR="00924427">
              <w:rPr>
                <w:noProof/>
                <w:webHidden/>
              </w:rPr>
              <w:t>27</w:t>
            </w:r>
            <w:r w:rsidR="00924427">
              <w:rPr>
                <w:noProof/>
                <w:webHidden/>
              </w:rPr>
              <w:fldChar w:fldCharType="end"/>
            </w:r>
          </w:hyperlink>
        </w:p>
        <w:p w14:paraId="7C8D1ABD" w14:textId="563D85ED"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5" w:history="1">
            <w:r w:rsidR="00924427">
              <w:rPr>
                <w:rStyle w:val="Hyperlink"/>
                <w:rFonts w:eastAsia="Google Sans"/>
                <w:noProof/>
              </w:rPr>
              <w:t>2.4.2.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Variância e Covariância</w:t>
            </w:r>
            <w:r w:rsidR="00924427">
              <w:rPr>
                <w:noProof/>
                <w:webHidden/>
              </w:rPr>
              <w:tab/>
            </w:r>
            <w:r w:rsidR="00924427">
              <w:rPr>
                <w:noProof/>
                <w:webHidden/>
              </w:rPr>
              <w:fldChar w:fldCharType="begin"/>
            </w:r>
            <w:r w:rsidR="00924427">
              <w:rPr>
                <w:noProof/>
                <w:webHidden/>
              </w:rPr>
              <w:instrText xml:space="preserve"> PAGEREF _Toc231998745 \h </w:instrText>
            </w:r>
            <w:r w:rsidR="00924427">
              <w:rPr>
                <w:noProof/>
                <w:webHidden/>
              </w:rPr>
            </w:r>
            <w:r w:rsidR="00924427">
              <w:rPr>
                <w:noProof/>
                <w:webHidden/>
              </w:rPr>
              <w:fldChar w:fldCharType="separate"/>
            </w:r>
            <w:r w:rsidR="00924427">
              <w:rPr>
                <w:noProof/>
                <w:webHidden/>
              </w:rPr>
              <w:t>28</w:t>
            </w:r>
            <w:r w:rsidR="00924427">
              <w:rPr>
                <w:noProof/>
                <w:webHidden/>
              </w:rPr>
              <w:fldChar w:fldCharType="end"/>
            </w:r>
          </w:hyperlink>
        </w:p>
        <w:p w14:paraId="4C47B67A" w14:textId="1D9D3B56"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6" w:history="1">
            <w:r w:rsidR="00924427">
              <w:rPr>
                <w:rStyle w:val="Hyperlink"/>
                <w:rFonts w:eastAsia="Google Sans"/>
                <w:noProof/>
              </w:rPr>
              <w:t>2.4.3.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Papel da Correlação</w:t>
            </w:r>
            <w:r w:rsidR="00924427">
              <w:rPr>
                <w:noProof/>
                <w:webHidden/>
              </w:rPr>
              <w:tab/>
            </w:r>
            <w:r w:rsidR="00924427">
              <w:rPr>
                <w:noProof/>
                <w:webHidden/>
              </w:rPr>
              <w:fldChar w:fldCharType="begin"/>
            </w:r>
            <w:r w:rsidR="00924427">
              <w:rPr>
                <w:noProof/>
                <w:webHidden/>
              </w:rPr>
              <w:instrText xml:space="preserve"> PAGEREF _Toc231998746 \h </w:instrText>
            </w:r>
            <w:r w:rsidR="00924427">
              <w:rPr>
                <w:noProof/>
                <w:webHidden/>
              </w:rPr>
            </w:r>
            <w:r w:rsidR="00924427">
              <w:rPr>
                <w:noProof/>
                <w:webHidden/>
              </w:rPr>
              <w:fldChar w:fldCharType="separate"/>
            </w:r>
            <w:r w:rsidR="00924427">
              <w:rPr>
                <w:noProof/>
                <w:webHidden/>
              </w:rPr>
              <w:t>28</w:t>
            </w:r>
            <w:r w:rsidR="00924427">
              <w:rPr>
                <w:noProof/>
                <w:webHidden/>
              </w:rPr>
              <w:fldChar w:fldCharType="end"/>
            </w:r>
          </w:hyperlink>
        </w:p>
        <w:p w14:paraId="76303CDC" w14:textId="309BB163"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7" w:history="1">
            <w:r w:rsidR="00924427">
              <w:rPr>
                <w:rStyle w:val="Hyperlink"/>
                <w:rFonts w:eastAsia="Google Sans"/>
                <w:noProof/>
              </w:rPr>
              <w:t>2.5.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Fronteira Eficiente: Otimização e Geometria</w:t>
            </w:r>
            <w:r w:rsidR="00924427">
              <w:rPr>
                <w:noProof/>
                <w:webHidden/>
              </w:rPr>
              <w:tab/>
            </w:r>
            <w:r w:rsidR="00924427">
              <w:rPr>
                <w:noProof/>
                <w:webHidden/>
              </w:rPr>
              <w:fldChar w:fldCharType="begin"/>
            </w:r>
            <w:r w:rsidR="00924427">
              <w:rPr>
                <w:noProof/>
                <w:webHidden/>
              </w:rPr>
              <w:instrText xml:space="preserve"> PAGEREF _Toc231998747 \h </w:instrText>
            </w:r>
            <w:r w:rsidR="00924427">
              <w:rPr>
                <w:noProof/>
                <w:webHidden/>
              </w:rPr>
            </w:r>
            <w:r w:rsidR="00924427">
              <w:rPr>
                <w:noProof/>
                <w:webHidden/>
              </w:rPr>
              <w:fldChar w:fldCharType="separate"/>
            </w:r>
            <w:r w:rsidR="00924427">
              <w:rPr>
                <w:noProof/>
                <w:webHidden/>
              </w:rPr>
              <w:t>29</w:t>
            </w:r>
            <w:r w:rsidR="00924427">
              <w:rPr>
                <w:noProof/>
                <w:webHidden/>
              </w:rPr>
              <w:fldChar w:fldCharType="end"/>
            </w:r>
          </w:hyperlink>
        </w:p>
        <w:p w14:paraId="339BBC42" w14:textId="4A1AB6BA"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8" w:history="1">
            <w:r w:rsidR="00924427">
              <w:rPr>
                <w:rStyle w:val="Hyperlink"/>
                <w:rFonts w:eastAsia="Google Sans"/>
                <w:noProof/>
              </w:rPr>
              <w:t>2.5.1.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Derivação e Definição</w:t>
            </w:r>
            <w:r w:rsidR="00924427">
              <w:rPr>
                <w:noProof/>
                <w:webHidden/>
              </w:rPr>
              <w:tab/>
            </w:r>
            <w:r w:rsidR="00924427">
              <w:rPr>
                <w:noProof/>
                <w:webHidden/>
              </w:rPr>
              <w:fldChar w:fldCharType="begin"/>
            </w:r>
            <w:r w:rsidR="00924427">
              <w:rPr>
                <w:noProof/>
                <w:webHidden/>
              </w:rPr>
              <w:instrText xml:space="preserve"> PAGEREF _Toc231998748 \h </w:instrText>
            </w:r>
            <w:r w:rsidR="00924427">
              <w:rPr>
                <w:noProof/>
                <w:webHidden/>
              </w:rPr>
            </w:r>
            <w:r w:rsidR="00924427">
              <w:rPr>
                <w:noProof/>
                <w:webHidden/>
              </w:rPr>
              <w:fldChar w:fldCharType="separate"/>
            </w:r>
            <w:r w:rsidR="00924427">
              <w:rPr>
                <w:noProof/>
                <w:webHidden/>
              </w:rPr>
              <w:t>29</w:t>
            </w:r>
            <w:r w:rsidR="00924427">
              <w:rPr>
                <w:noProof/>
                <w:webHidden/>
              </w:rPr>
              <w:fldChar w:fldCharType="end"/>
            </w:r>
          </w:hyperlink>
        </w:p>
        <w:p w14:paraId="7891FF06" w14:textId="02BB04F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9" w:history="1">
            <w:r w:rsidR="00924427">
              <w:rPr>
                <w:rStyle w:val="Hyperlink"/>
                <w:rFonts w:eastAsia="Google Sans"/>
                <w:noProof/>
              </w:rPr>
              <w:t>2.5.2.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Portfólio de Mínima Variância Global</w:t>
            </w:r>
            <w:r w:rsidR="00924427">
              <w:rPr>
                <w:noProof/>
                <w:webHidden/>
              </w:rPr>
              <w:tab/>
            </w:r>
            <w:r w:rsidR="00924427">
              <w:rPr>
                <w:noProof/>
                <w:webHidden/>
              </w:rPr>
              <w:fldChar w:fldCharType="begin"/>
            </w:r>
            <w:r w:rsidR="00924427">
              <w:rPr>
                <w:noProof/>
                <w:webHidden/>
              </w:rPr>
              <w:instrText xml:space="preserve"> PAGEREF _Toc231998749 \h </w:instrText>
            </w:r>
            <w:r w:rsidR="00924427">
              <w:rPr>
                <w:noProof/>
                <w:webHidden/>
              </w:rPr>
            </w:r>
            <w:r w:rsidR="00924427">
              <w:rPr>
                <w:noProof/>
                <w:webHidden/>
              </w:rPr>
              <w:fldChar w:fldCharType="separate"/>
            </w:r>
            <w:r w:rsidR="00924427">
              <w:rPr>
                <w:noProof/>
                <w:webHidden/>
              </w:rPr>
              <w:t>30</w:t>
            </w:r>
            <w:r w:rsidR="00924427">
              <w:rPr>
                <w:noProof/>
                <w:webHidden/>
              </w:rPr>
              <w:fldChar w:fldCharType="end"/>
            </w:r>
          </w:hyperlink>
        </w:p>
        <w:p w14:paraId="13F17B39" w14:textId="5DC1639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0" w:history="1">
            <w:r w:rsidR="00924427">
              <w:rPr>
                <w:rStyle w:val="Hyperlink"/>
                <w:rFonts w:eastAsia="Google Sans"/>
                <w:noProof/>
              </w:rPr>
              <w:t>2.5.3.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Ativo Livre de Risco e o Teorema da Separação</w:t>
            </w:r>
            <w:r w:rsidR="00924427">
              <w:rPr>
                <w:noProof/>
                <w:webHidden/>
              </w:rPr>
              <w:tab/>
            </w:r>
            <w:r w:rsidR="00924427">
              <w:rPr>
                <w:noProof/>
                <w:webHidden/>
              </w:rPr>
              <w:fldChar w:fldCharType="begin"/>
            </w:r>
            <w:r w:rsidR="00924427">
              <w:rPr>
                <w:noProof/>
                <w:webHidden/>
              </w:rPr>
              <w:instrText xml:space="preserve"> PAGEREF _Toc231998750 \h </w:instrText>
            </w:r>
            <w:r w:rsidR="00924427">
              <w:rPr>
                <w:noProof/>
                <w:webHidden/>
              </w:rPr>
            </w:r>
            <w:r w:rsidR="00924427">
              <w:rPr>
                <w:noProof/>
                <w:webHidden/>
              </w:rPr>
              <w:fldChar w:fldCharType="separate"/>
            </w:r>
            <w:r w:rsidR="00924427">
              <w:rPr>
                <w:noProof/>
                <w:webHidden/>
              </w:rPr>
              <w:t>31</w:t>
            </w:r>
            <w:r w:rsidR="00924427">
              <w:rPr>
                <w:noProof/>
                <w:webHidden/>
              </w:rPr>
              <w:fldChar w:fldCharType="end"/>
            </w:r>
          </w:hyperlink>
        </w:p>
        <w:p w14:paraId="3210FEDE" w14:textId="1951E45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1" w:history="1">
            <w:r w:rsidR="00924427">
              <w:rPr>
                <w:rStyle w:val="Hyperlink"/>
                <w:rFonts w:eastAsia="Google Sans"/>
                <w:noProof/>
              </w:rPr>
              <w:t>2.5.3.1.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Ativo Livre de Risco</w:t>
            </w:r>
            <w:r w:rsidR="00924427">
              <w:rPr>
                <w:noProof/>
                <w:webHidden/>
              </w:rPr>
              <w:tab/>
            </w:r>
            <w:r w:rsidR="00924427">
              <w:rPr>
                <w:noProof/>
                <w:webHidden/>
              </w:rPr>
              <w:fldChar w:fldCharType="begin"/>
            </w:r>
            <w:r w:rsidR="00924427">
              <w:rPr>
                <w:noProof/>
                <w:webHidden/>
              </w:rPr>
              <w:instrText xml:space="preserve"> PAGEREF _Toc231998751 \h </w:instrText>
            </w:r>
            <w:r w:rsidR="00924427">
              <w:rPr>
                <w:noProof/>
                <w:webHidden/>
              </w:rPr>
            </w:r>
            <w:r w:rsidR="00924427">
              <w:rPr>
                <w:noProof/>
                <w:webHidden/>
              </w:rPr>
              <w:fldChar w:fldCharType="separate"/>
            </w:r>
            <w:r w:rsidR="00924427">
              <w:rPr>
                <w:noProof/>
                <w:webHidden/>
              </w:rPr>
              <w:t>31</w:t>
            </w:r>
            <w:r w:rsidR="00924427">
              <w:rPr>
                <w:noProof/>
                <w:webHidden/>
              </w:rPr>
              <w:fldChar w:fldCharType="end"/>
            </w:r>
          </w:hyperlink>
        </w:p>
        <w:p w14:paraId="510E5739" w14:textId="47A16648"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2" w:history="1">
            <w:r w:rsidR="00924427">
              <w:rPr>
                <w:rStyle w:val="Hyperlink"/>
                <w:rFonts w:eastAsia="Google Sans"/>
                <w:noProof/>
              </w:rPr>
              <w:t>2.5.4.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Teorema da Separação de Tobin</w:t>
            </w:r>
            <w:r w:rsidR="00924427">
              <w:rPr>
                <w:noProof/>
                <w:webHidden/>
              </w:rPr>
              <w:tab/>
            </w:r>
            <w:r w:rsidR="00924427">
              <w:rPr>
                <w:noProof/>
                <w:webHidden/>
              </w:rPr>
              <w:fldChar w:fldCharType="begin"/>
            </w:r>
            <w:r w:rsidR="00924427">
              <w:rPr>
                <w:noProof/>
                <w:webHidden/>
              </w:rPr>
              <w:instrText xml:space="preserve"> PAGEREF _Toc231998752 \h </w:instrText>
            </w:r>
            <w:r w:rsidR="00924427">
              <w:rPr>
                <w:noProof/>
                <w:webHidden/>
              </w:rPr>
            </w:r>
            <w:r w:rsidR="00924427">
              <w:rPr>
                <w:noProof/>
                <w:webHidden/>
              </w:rPr>
              <w:fldChar w:fldCharType="separate"/>
            </w:r>
            <w:r w:rsidR="00924427">
              <w:rPr>
                <w:noProof/>
                <w:webHidden/>
              </w:rPr>
              <w:t>31</w:t>
            </w:r>
            <w:r w:rsidR="00924427">
              <w:rPr>
                <w:noProof/>
                <w:webHidden/>
              </w:rPr>
              <w:fldChar w:fldCharType="end"/>
            </w:r>
          </w:hyperlink>
        </w:p>
        <w:p w14:paraId="2E3517F9" w14:textId="657EA4D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3" w:history="1">
            <w:r w:rsidR="00924427">
              <w:rPr>
                <w:rStyle w:val="Hyperlink"/>
                <w:rFonts w:eastAsia="Google Sans"/>
                <w:noProof/>
              </w:rPr>
              <w:t>2.5.5.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Reta do Mercado de Capitais (Capital Market Line - CML)</w:t>
            </w:r>
            <w:r w:rsidR="00924427">
              <w:rPr>
                <w:noProof/>
                <w:webHidden/>
              </w:rPr>
              <w:tab/>
            </w:r>
            <w:r w:rsidR="00924427">
              <w:rPr>
                <w:noProof/>
                <w:webHidden/>
              </w:rPr>
              <w:fldChar w:fldCharType="begin"/>
            </w:r>
            <w:r w:rsidR="00924427">
              <w:rPr>
                <w:noProof/>
                <w:webHidden/>
              </w:rPr>
              <w:instrText xml:space="preserve"> PAGEREF _Toc231998753 \h </w:instrText>
            </w:r>
            <w:r w:rsidR="00924427">
              <w:rPr>
                <w:noProof/>
                <w:webHidden/>
              </w:rPr>
            </w:r>
            <w:r w:rsidR="00924427">
              <w:rPr>
                <w:noProof/>
                <w:webHidden/>
              </w:rPr>
              <w:fldChar w:fldCharType="separate"/>
            </w:r>
            <w:r w:rsidR="00924427">
              <w:rPr>
                <w:noProof/>
                <w:webHidden/>
              </w:rPr>
              <w:t>32</w:t>
            </w:r>
            <w:r w:rsidR="00924427">
              <w:rPr>
                <w:noProof/>
                <w:webHidden/>
              </w:rPr>
              <w:fldChar w:fldCharType="end"/>
            </w:r>
          </w:hyperlink>
        </w:p>
        <w:p w14:paraId="45E5855F" w14:textId="5F58A77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4" w:history="1">
            <w:r w:rsidR="00924427">
              <w:rPr>
                <w:rStyle w:val="Hyperlink"/>
                <w:rFonts w:eastAsia="Google Sans Text"/>
                <w:noProof/>
              </w:rPr>
              <w:t>2.5.6.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Text"/>
                <w:bCs/>
                <w:noProof/>
              </w:rPr>
              <w:t>Considerações sobre Taxas de Empréstimo Diferenciadas</w:t>
            </w:r>
            <w:r w:rsidR="00924427">
              <w:rPr>
                <w:noProof/>
                <w:webHidden/>
              </w:rPr>
              <w:tab/>
            </w:r>
            <w:r w:rsidR="00924427">
              <w:rPr>
                <w:noProof/>
                <w:webHidden/>
              </w:rPr>
              <w:fldChar w:fldCharType="begin"/>
            </w:r>
            <w:r w:rsidR="00924427">
              <w:rPr>
                <w:noProof/>
                <w:webHidden/>
              </w:rPr>
              <w:instrText xml:space="preserve"> PAGEREF _Toc231998754 \h </w:instrText>
            </w:r>
            <w:r w:rsidR="00924427">
              <w:rPr>
                <w:noProof/>
                <w:webHidden/>
              </w:rPr>
            </w:r>
            <w:r w:rsidR="00924427">
              <w:rPr>
                <w:noProof/>
                <w:webHidden/>
              </w:rPr>
              <w:fldChar w:fldCharType="separate"/>
            </w:r>
            <w:r w:rsidR="00924427">
              <w:rPr>
                <w:noProof/>
                <w:webHidden/>
              </w:rPr>
              <w:t>33</w:t>
            </w:r>
            <w:r w:rsidR="00924427">
              <w:rPr>
                <w:noProof/>
                <w:webHidden/>
              </w:rPr>
              <w:fldChar w:fldCharType="end"/>
            </w:r>
          </w:hyperlink>
        </w:p>
        <w:p w14:paraId="113A6628" w14:textId="63E7C608"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5" w:history="1">
            <w:r w:rsidR="00924427">
              <w:rPr>
                <w:rStyle w:val="Hyperlink"/>
                <w:rFonts w:eastAsia="Google Sans"/>
                <w:noProof/>
              </w:rPr>
              <w:t>2.6.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Avaliação de Desempenho: O Índice de Sharpe</w:t>
            </w:r>
            <w:r w:rsidR="00924427">
              <w:rPr>
                <w:noProof/>
                <w:webHidden/>
              </w:rPr>
              <w:tab/>
            </w:r>
            <w:r w:rsidR="00924427">
              <w:rPr>
                <w:noProof/>
                <w:webHidden/>
              </w:rPr>
              <w:fldChar w:fldCharType="begin"/>
            </w:r>
            <w:r w:rsidR="00924427">
              <w:rPr>
                <w:noProof/>
                <w:webHidden/>
              </w:rPr>
              <w:instrText xml:space="preserve"> PAGEREF _Toc231998755 \h </w:instrText>
            </w:r>
            <w:r w:rsidR="00924427">
              <w:rPr>
                <w:noProof/>
                <w:webHidden/>
              </w:rPr>
            </w:r>
            <w:r w:rsidR="00924427">
              <w:rPr>
                <w:noProof/>
                <w:webHidden/>
              </w:rPr>
              <w:fldChar w:fldCharType="separate"/>
            </w:r>
            <w:r w:rsidR="00924427">
              <w:rPr>
                <w:noProof/>
                <w:webHidden/>
              </w:rPr>
              <w:t>33</w:t>
            </w:r>
            <w:r w:rsidR="00924427">
              <w:rPr>
                <w:noProof/>
                <w:webHidden/>
              </w:rPr>
              <w:fldChar w:fldCharType="end"/>
            </w:r>
          </w:hyperlink>
        </w:p>
        <w:p w14:paraId="086DBB71" w14:textId="3373563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6" w:history="1">
            <w:r w:rsidR="00924427">
              <w:rPr>
                <w:rStyle w:val="Hyperlink"/>
                <w:rFonts w:eastAsia="Google Sans"/>
                <w:noProof/>
              </w:rPr>
              <w:t>2.6.1.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Definição e Interpretação</w:t>
            </w:r>
            <w:r w:rsidR="00924427">
              <w:rPr>
                <w:noProof/>
                <w:webHidden/>
              </w:rPr>
              <w:tab/>
            </w:r>
            <w:r w:rsidR="00924427">
              <w:rPr>
                <w:noProof/>
                <w:webHidden/>
              </w:rPr>
              <w:fldChar w:fldCharType="begin"/>
            </w:r>
            <w:r w:rsidR="00924427">
              <w:rPr>
                <w:noProof/>
                <w:webHidden/>
              </w:rPr>
              <w:instrText xml:space="preserve"> PAGEREF _Toc231998756 \h </w:instrText>
            </w:r>
            <w:r w:rsidR="00924427">
              <w:rPr>
                <w:noProof/>
                <w:webHidden/>
              </w:rPr>
            </w:r>
            <w:r w:rsidR="00924427">
              <w:rPr>
                <w:noProof/>
                <w:webHidden/>
              </w:rPr>
              <w:fldChar w:fldCharType="separate"/>
            </w:r>
            <w:r w:rsidR="00924427">
              <w:rPr>
                <w:noProof/>
                <w:webHidden/>
              </w:rPr>
              <w:t>33</w:t>
            </w:r>
            <w:r w:rsidR="00924427">
              <w:rPr>
                <w:noProof/>
                <w:webHidden/>
              </w:rPr>
              <w:fldChar w:fldCharType="end"/>
            </w:r>
          </w:hyperlink>
        </w:p>
        <w:p w14:paraId="74BC8649" w14:textId="53261B4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7" w:history="1">
            <w:r w:rsidR="00924427">
              <w:rPr>
                <w:rStyle w:val="Hyperlink"/>
                <w:rFonts w:eastAsia="Google Sans"/>
                <w:noProof/>
              </w:rPr>
              <w:t>2.6.2.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Importância e Aplicação</w:t>
            </w:r>
            <w:r w:rsidR="00924427">
              <w:rPr>
                <w:noProof/>
                <w:webHidden/>
              </w:rPr>
              <w:tab/>
            </w:r>
            <w:r w:rsidR="00924427">
              <w:rPr>
                <w:noProof/>
                <w:webHidden/>
              </w:rPr>
              <w:fldChar w:fldCharType="begin"/>
            </w:r>
            <w:r w:rsidR="00924427">
              <w:rPr>
                <w:noProof/>
                <w:webHidden/>
              </w:rPr>
              <w:instrText xml:space="preserve"> PAGEREF _Toc231998757 \h </w:instrText>
            </w:r>
            <w:r w:rsidR="00924427">
              <w:rPr>
                <w:noProof/>
                <w:webHidden/>
              </w:rPr>
            </w:r>
            <w:r w:rsidR="00924427">
              <w:rPr>
                <w:noProof/>
                <w:webHidden/>
              </w:rPr>
              <w:fldChar w:fldCharType="separate"/>
            </w:r>
            <w:r w:rsidR="00924427">
              <w:rPr>
                <w:noProof/>
                <w:webHidden/>
              </w:rPr>
              <w:t>34</w:t>
            </w:r>
            <w:r w:rsidR="00924427">
              <w:rPr>
                <w:noProof/>
                <w:webHidden/>
              </w:rPr>
              <w:fldChar w:fldCharType="end"/>
            </w:r>
          </w:hyperlink>
        </w:p>
        <w:p w14:paraId="7F788D1C" w14:textId="1B9E5AA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8" w:history="1">
            <w:r w:rsidR="00924427">
              <w:rPr>
                <w:rStyle w:val="Hyperlink"/>
                <w:rFonts w:eastAsia="Google Sans"/>
                <w:noProof/>
              </w:rPr>
              <w:t>2.7.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Modelo de Precificação de Ativos de Capital (CAPM)</w:t>
            </w:r>
            <w:r w:rsidR="00924427">
              <w:rPr>
                <w:noProof/>
                <w:webHidden/>
              </w:rPr>
              <w:tab/>
            </w:r>
            <w:r w:rsidR="00924427">
              <w:rPr>
                <w:noProof/>
                <w:webHidden/>
              </w:rPr>
              <w:fldChar w:fldCharType="begin"/>
            </w:r>
            <w:r w:rsidR="00924427">
              <w:rPr>
                <w:noProof/>
                <w:webHidden/>
              </w:rPr>
              <w:instrText xml:space="preserve"> PAGEREF _Toc231998758 \h </w:instrText>
            </w:r>
            <w:r w:rsidR="00924427">
              <w:rPr>
                <w:noProof/>
                <w:webHidden/>
              </w:rPr>
            </w:r>
            <w:r w:rsidR="00924427">
              <w:rPr>
                <w:noProof/>
                <w:webHidden/>
              </w:rPr>
              <w:fldChar w:fldCharType="separate"/>
            </w:r>
            <w:r w:rsidR="00924427">
              <w:rPr>
                <w:noProof/>
                <w:webHidden/>
              </w:rPr>
              <w:t>34</w:t>
            </w:r>
            <w:r w:rsidR="00924427">
              <w:rPr>
                <w:noProof/>
                <w:webHidden/>
              </w:rPr>
              <w:fldChar w:fldCharType="end"/>
            </w:r>
          </w:hyperlink>
        </w:p>
        <w:p w14:paraId="4ECA6F45" w14:textId="7408532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9" w:history="1">
            <w:r w:rsidR="00924427">
              <w:rPr>
                <w:rStyle w:val="Hyperlink"/>
                <w:rFonts w:eastAsia="Google Sans"/>
                <w:noProof/>
              </w:rPr>
              <w:t>2.7.1.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Origem e Desenvolvedores</w:t>
            </w:r>
            <w:r w:rsidR="00924427">
              <w:rPr>
                <w:noProof/>
                <w:webHidden/>
              </w:rPr>
              <w:tab/>
            </w:r>
            <w:r w:rsidR="00924427">
              <w:rPr>
                <w:noProof/>
                <w:webHidden/>
              </w:rPr>
              <w:fldChar w:fldCharType="begin"/>
            </w:r>
            <w:r w:rsidR="00924427">
              <w:rPr>
                <w:noProof/>
                <w:webHidden/>
              </w:rPr>
              <w:instrText xml:space="preserve"> PAGEREF _Toc231998759 \h </w:instrText>
            </w:r>
            <w:r w:rsidR="00924427">
              <w:rPr>
                <w:noProof/>
                <w:webHidden/>
              </w:rPr>
            </w:r>
            <w:r w:rsidR="00924427">
              <w:rPr>
                <w:noProof/>
                <w:webHidden/>
              </w:rPr>
              <w:fldChar w:fldCharType="separate"/>
            </w:r>
            <w:r w:rsidR="00924427">
              <w:rPr>
                <w:noProof/>
                <w:webHidden/>
              </w:rPr>
              <w:t>34</w:t>
            </w:r>
            <w:r w:rsidR="00924427">
              <w:rPr>
                <w:noProof/>
                <w:webHidden/>
              </w:rPr>
              <w:fldChar w:fldCharType="end"/>
            </w:r>
          </w:hyperlink>
        </w:p>
        <w:p w14:paraId="471B8CE6" w14:textId="06EFF95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0" w:history="1">
            <w:r w:rsidR="00924427">
              <w:rPr>
                <w:rStyle w:val="Hyperlink"/>
                <w:rFonts w:eastAsia="Google Sans"/>
                <w:noProof/>
              </w:rPr>
              <w:t>2.7.2.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Decomposição do Risco: Sistemático vs. Não Sistemático</w:t>
            </w:r>
            <w:r w:rsidR="00924427">
              <w:rPr>
                <w:noProof/>
                <w:webHidden/>
              </w:rPr>
              <w:tab/>
            </w:r>
            <w:r w:rsidR="00924427">
              <w:rPr>
                <w:noProof/>
                <w:webHidden/>
              </w:rPr>
              <w:fldChar w:fldCharType="begin"/>
            </w:r>
            <w:r w:rsidR="00924427">
              <w:rPr>
                <w:noProof/>
                <w:webHidden/>
              </w:rPr>
              <w:instrText xml:space="preserve"> PAGEREF _Toc231998760 \h </w:instrText>
            </w:r>
            <w:r w:rsidR="00924427">
              <w:rPr>
                <w:noProof/>
                <w:webHidden/>
              </w:rPr>
            </w:r>
            <w:r w:rsidR="00924427">
              <w:rPr>
                <w:noProof/>
                <w:webHidden/>
              </w:rPr>
              <w:fldChar w:fldCharType="separate"/>
            </w:r>
            <w:r w:rsidR="00924427">
              <w:rPr>
                <w:noProof/>
                <w:webHidden/>
              </w:rPr>
              <w:t>35</w:t>
            </w:r>
            <w:r w:rsidR="00924427">
              <w:rPr>
                <w:noProof/>
                <w:webHidden/>
              </w:rPr>
              <w:fldChar w:fldCharType="end"/>
            </w:r>
          </w:hyperlink>
        </w:p>
        <w:p w14:paraId="06F91D70" w14:textId="5BB4DA43"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1" w:history="1">
            <w:r w:rsidR="00924427">
              <w:rPr>
                <w:rStyle w:val="Hyperlink"/>
                <w:rFonts w:eastAsia="Google Sans"/>
                <w:noProof/>
              </w:rPr>
              <w:t>2.7.3.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Coeficiente Beta e a Reta do Mercado de Títulos (SML)</w:t>
            </w:r>
            <w:r w:rsidR="00924427">
              <w:rPr>
                <w:noProof/>
                <w:webHidden/>
              </w:rPr>
              <w:tab/>
            </w:r>
            <w:r w:rsidR="00924427">
              <w:rPr>
                <w:noProof/>
                <w:webHidden/>
              </w:rPr>
              <w:fldChar w:fldCharType="begin"/>
            </w:r>
            <w:r w:rsidR="00924427">
              <w:rPr>
                <w:noProof/>
                <w:webHidden/>
              </w:rPr>
              <w:instrText xml:space="preserve"> PAGEREF _Toc231998761 \h </w:instrText>
            </w:r>
            <w:r w:rsidR="00924427">
              <w:rPr>
                <w:noProof/>
                <w:webHidden/>
              </w:rPr>
            </w:r>
            <w:r w:rsidR="00924427">
              <w:rPr>
                <w:noProof/>
                <w:webHidden/>
              </w:rPr>
              <w:fldChar w:fldCharType="separate"/>
            </w:r>
            <w:r w:rsidR="00924427">
              <w:rPr>
                <w:noProof/>
                <w:webHidden/>
              </w:rPr>
              <w:t>35</w:t>
            </w:r>
            <w:r w:rsidR="00924427">
              <w:rPr>
                <w:noProof/>
                <w:webHidden/>
              </w:rPr>
              <w:fldChar w:fldCharType="end"/>
            </w:r>
          </w:hyperlink>
        </w:p>
        <w:p w14:paraId="1DEB08E9" w14:textId="3673614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2" w:history="1">
            <w:r w:rsidR="00924427">
              <w:rPr>
                <w:rStyle w:val="Hyperlink"/>
                <w:rFonts w:eastAsia="Google Sans"/>
                <w:noProof/>
              </w:rPr>
              <w:t>2.7.4.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Reta do Mercado de Títulos (SML)</w:t>
            </w:r>
            <w:r w:rsidR="00924427">
              <w:rPr>
                <w:noProof/>
                <w:webHidden/>
              </w:rPr>
              <w:tab/>
            </w:r>
            <w:r w:rsidR="00924427">
              <w:rPr>
                <w:noProof/>
                <w:webHidden/>
              </w:rPr>
              <w:fldChar w:fldCharType="begin"/>
            </w:r>
            <w:r w:rsidR="00924427">
              <w:rPr>
                <w:noProof/>
                <w:webHidden/>
              </w:rPr>
              <w:instrText xml:space="preserve"> PAGEREF _Toc231998762 \h </w:instrText>
            </w:r>
            <w:r w:rsidR="00924427">
              <w:rPr>
                <w:noProof/>
                <w:webHidden/>
              </w:rPr>
            </w:r>
            <w:r w:rsidR="00924427">
              <w:rPr>
                <w:noProof/>
                <w:webHidden/>
              </w:rPr>
              <w:fldChar w:fldCharType="separate"/>
            </w:r>
            <w:r w:rsidR="00924427">
              <w:rPr>
                <w:noProof/>
                <w:webHidden/>
              </w:rPr>
              <w:t>36</w:t>
            </w:r>
            <w:r w:rsidR="00924427">
              <w:rPr>
                <w:noProof/>
                <w:webHidden/>
              </w:rPr>
              <w:fldChar w:fldCharType="end"/>
            </w:r>
          </w:hyperlink>
        </w:p>
        <w:p w14:paraId="5CC1A776" w14:textId="4DF4D02B"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3" w:history="1">
            <w:r w:rsidR="00924427">
              <w:rPr>
                <w:rStyle w:val="Hyperlink"/>
                <w:noProof/>
              </w:rPr>
              <w:t>2.7.5.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shd w:val="clear" w:color="auto" w:fill="FFFFFF"/>
              </w:rPr>
              <w:t>Diferença entre CML e SML:</w:t>
            </w:r>
            <w:r w:rsidR="00924427">
              <w:rPr>
                <w:noProof/>
                <w:webHidden/>
              </w:rPr>
              <w:tab/>
            </w:r>
            <w:r w:rsidR="00924427">
              <w:rPr>
                <w:noProof/>
                <w:webHidden/>
              </w:rPr>
              <w:fldChar w:fldCharType="begin"/>
            </w:r>
            <w:r w:rsidR="00924427">
              <w:rPr>
                <w:noProof/>
                <w:webHidden/>
              </w:rPr>
              <w:instrText xml:space="preserve"> PAGEREF _Toc231998763 \h </w:instrText>
            </w:r>
            <w:r w:rsidR="00924427">
              <w:rPr>
                <w:noProof/>
                <w:webHidden/>
              </w:rPr>
            </w:r>
            <w:r w:rsidR="00924427">
              <w:rPr>
                <w:noProof/>
                <w:webHidden/>
              </w:rPr>
              <w:fldChar w:fldCharType="separate"/>
            </w:r>
            <w:r w:rsidR="00924427">
              <w:rPr>
                <w:noProof/>
                <w:webHidden/>
              </w:rPr>
              <w:t>36</w:t>
            </w:r>
            <w:r w:rsidR="00924427">
              <w:rPr>
                <w:noProof/>
                <w:webHidden/>
              </w:rPr>
              <w:fldChar w:fldCharType="end"/>
            </w:r>
          </w:hyperlink>
        </w:p>
        <w:p w14:paraId="0C424B63" w14:textId="45DA967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4" w:history="1">
            <w:r w:rsidR="00924427">
              <w:rPr>
                <w:rStyle w:val="Hyperlink"/>
                <w:b/>
                <w:bCs/>
                <w:noProof/>
              </w:rPr>
              <w:t>2.8.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b/>
                <w:bCs/>
                <w:noProof/>
              </w:rPr>
              <w:t>A Evolução para os Modelos Multifatoriais: O Arcabouço de Fama-French e o Fator Momentum</w:t>
            </w:r>
            <w:r w:rsidR="00924427">
              <w:rPr>
                <w:noProof/>
                <w:webHidden/>
              </w:rPr>
              <w:tab/>
            </w:r>
            <w:r w:rsidR="00924427">
              <w:rPr>
                <w:noProof/>
                <w:webHidden/>
              </w:rPr>
              <w:fldChar w:fldCharType="begin"/>
            </w:r>
            <w:r w:rsidR="00924427">
              <w:rPr>
                <w:noProof/>
                <w:webHidden/>
              </w:rPr>
              <w:instrText xml:space="preserve"> PAGEREF _Toc231998764 \h </w:instrText>
            </w:r>
            <w:r w:rsidR="00924427">
              <w:rPr>
                <w:noProof/>
                <w:webHidden/>
              </w:rPr>
            </w:r>
            <w:r w:rsidR="00924427">
              <w:rPr>
                <w:noProof/>
                <w:webHidden/>
              </w:rPr>
              <w:fldChar w:fldCharType="separate"/>
            </w:r>
            <w:r w:rsidR="00924427">
              <w:rPr>
                <w:noProof/>
                <w:webHidden/>
              </w:rPr>
              <w:t>37</w:t>
            </w:r>
            <w:r w:rsidR="00924427">
              <w:rPr>
                <w:noProof/>
                <w:webHidden/>
              </w:rPr>
              <w:fldChar w:fldCharType="end"/>
            </w:r>
          </w:hyperlink>
        </w:p>
        <w:p w14:paraId="6652CF8F" w14:textId="13B40AF3"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5" w:history="1">
            <w:r w:rsidR="00924427">
              <w:rPr>
                <w:rStyle w:val="Hyperlink"/>
                <w:rFonts w:eastAsia="Google Sans"/>
                <w:noProof/>
              </w:rPr>
              <w:t>2.8.1.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lang w:val="pt-BR"/>
              </w:rPr>
              <w:t>O Colapso do Beta Único e o Surgimento do FF3</w:t>
            </w:r>
            <w:r w:rsidR="00924427">
              <w:rPr>
                <w:noProof/>
                <w:webHidden/>
              </w:rPr>
              <w:tab/>
            </w:r>
            <w:r w:rsidR="00924427">
              <w:rPr>
                <w:noProof/>
                <w:webHidden/>
              </w:rPr>
              <w:fldChar w:fldCharType="begin"/>
            </w:r>
            <w:r w:rsidR="00924427">
              <w:rPr>
                <w:noProof/>
                <w:webHidden/>
              </w:rPr>
              <w:instrText xml:space="preserve"> PAGEREF _Toc231998765 \h </w:instrText>
            </w:r>
            <w:r w:rsidR="00924427">
              <w:rPr>
                <w:noProof/>
                <w:webHidden/>
              </w:rPr>
            </w:r>
            <w:r w:rsidR="00924427">
              <w:rPr>
                <w:noProof/>
                <w:webHidden/>
              </w:rPr>
              <w:fldChar w:fldCharType="separate"/>
            </w:r>
            <w:r w:rsidR="00924427">
              <w:rPr>
                <w:noProof/>
                <w:webHidden/>
              </w:rPr>
              <w:t>37</w:t>
            </w:r>
            <w:r w:rsidR="00924427">
              <w:rPr>
                <w:noProof/>
                <w:webHidden/>
              </w:rPr>
              <w:fldChar w:fldCharType="end"/>
            </w:r>
          </w:hyperlink>
        </w:p>
        <w:p w14:paraId="11F17C71" w14:textId="08EC2E8B"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6" w:history="1">
            <w:r w:rsidR="00924427">
              <w:rPr>
                <w:rStyle w:val="Hyperlink"/>
                <w:rFonts w:eastAsia="Google Sans"/>
                <w:noProof/>
              </w:rPr>
              <w:t>2.8.2.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lang w:val="pt-BR"/>
              </w:rPr>
              <w:t>A Maturação do Modelo: Cinco Fatores (FF5) e a Qualidade</w:t>
            </w:r>
            <w:r w:rsidR="00924427">
              <w:rPr>
                <w:noProof/>
                <w:webHidden/>
              </w:rPr>
              <w:tab/>
            </w:r>
            <w:r w:rsidR="00924427">
              <w:rPr>
                <w:noProof/>
                <w:webHidden/>
              </w:rPr>
              <w:fldChar w:fldCharType="begin"/>
            </w:r>
            <w:r w:rsidR="00924427">
              <w:rPr>
                <w:noProof/>
                <w:webHidden/>
              </w:rPr>
              <w:instrText xml:space="preserve"> PAGEREF _Toc231998766 \h </w:instrText>
            </w:r>
            <w:r w:rsidR="00924427">
              <w:rPr>
                <w:noProof/>
                <w:webHidden/>
              </w:rPr>
            </w:r>
            <w:r w:rsidR="00924427">
              <w:rPr>
                <w:noProof/>
                <w:webHidden/>
              </w:rPr>
              <w:fldChar w:fldCharType="separate"/>
            </w:r>
            <w:r w:rsidR="00924427">
              <w:rPr>
                <w:noProof/>
                <w:webHidden/>
              </w:rPr>
              <w:t>38</w:t>
            </w:r>
            <w:r w:rsidR="00924427">
              <w:rPr>
                <w:noProof/>
                <w:webHidden/>
              </w:rPr>
              <w:fldChar w:fldCharType="end"/>
            </w:r>
          </w:hyperlink>
        </w:p>
        <w:p w14:paraId="783FA635" w14:textId="2F58C36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7" w:history="1">
            <w:r w:rsidR="00924427">
              <w:rPr>
                <w:rStyle w:val="Hyperlink"/>
                <w:rFonts w:eastAsia="Google Sans"/>
                <w:noProof/>
              </w:rPr>
              <w:t>2.8.3.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lang w:val="pt-BR"/>
              </w:rPr>
              <w:t>O Sexto Elemento: Momentum (WML) e a Persistência da Irracionalidade</w:t>
            </w:r>
            <w:r w:rsidR="00924427">
              <w:rPr>
                <w:noProof/>
                <w:webHidden/>
              </w:rPr>
              <w:tab/>
            </w:r>
            <w:r w:rsidR="00924427">
              <w:rPr>
                <w:noProof/>
                <w:webHidden/>
              </w:rPr>
              <w:fldChar w:fldCharType="begin"/>
            </w:r>
            <w:r w:rsidR="00924427">
              <w:rPr>
                <w:noProof/>
                <w:webHidden/>
              </w:rPr>
              <w:instrText xml:space="preserve"> PAGEREF _Toc231998767 \h </w:instrText>
            </w:r>
            <w:r w:rsidR="00924427">
              <w:rPr>
                <w:noProof/>
                <w:webHidden/>
              </w:rPr>
            </w:r>
            <w:r w:rsidR="00924427">
              <w:rPr>
                <w:noProof/>
                <w:webHidden/>
              </w:rPr>
              <w:fldChar w:fldCharType="separate"/>
            </w:r>
            <w:r w:rsidR="00924427">
              <w:rPr>
                <w:noProof/>
                <w:webHidden/>
              </w:rPr>
              <w:t>39</w:t>
            </w:r>
            <w:r w:rsidR="00924427">
              <w:rPr>
                <w:noProof/>
                <w:webHidden/>
              </w:rPr>
              <w:fldChar w:fldCharType="end"/>
            </w:r>
          </w:hyperlink>
        </w:p>
        <w:p w14:paraId="3CD83112" w14:textId="75888AAE"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8" w:history="1">
            <w:r w:rsidR="00924427">
              <w:rPr>
                <w:rStyle w:val="Hyperlink"/>
                <w:b/>
                <w:bCs/>
                <w:noProof/>
              </w:rPr>
              <w:t>2.9.</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b/>
                <w:bCs/>
                <w:noProof/>
              </w:rPr>
              <w:t>Pressupostos, Críticas e Limitações Teóricas</w:t>
            </w:r>
            <w:r w:rsidR="00924427">
              <w:rPr>
                <w:noProof/>
                <w:webHidden/>
              </w:rPr>
              <w:tab/>
            </w:r>
            <w:r w:rsidR="00924427">
              <w:rPr>
                <w:noProof/>
                <w:webHidden/>
              </w:rPr>
              <w:fldChar w:fldCharType="begin"/>
            </w:r>
            <w:r w:rsidR="00924427">
              <w:rPr>
                <w:noProof/>
                <w:webHidden/>
              </w:rPr>
              <w:instrText xml:space="preserve"> PAGEREF _Toc231998768 \h </w:instrText>
            </w:r>
            <w:r w:rsidR="00924427">
              <w:rPr>
                <w:noProof/>
                <w:webHidden/>
              </w:rPr>
            </w:r>
            <w:r w:rsidR="00924427">
              <w:rPr>
                <w:noProof/>
                <w:webHidden/>
              </w:rPr>
              <w:fldChar w:fldCharType="separate"/>
            </w:r>
            <w:r w:rsidR="00924427">
              <w:rPr>
                <w:noProof/>
                <w:webHidden/>
              </w:rPr>
              <w:t>41</w:t>
            </w:r>
            <w:r w:rsidR="00924427">
              <w:rPr>
                <w:noProof/>
                <w:webHidden/>
              </w:rPr>
              <w:fldChar w:fldCharType="end"/>
            </w:r>
          </w:hyperlink>
        </w:p>
        <w:p w14:paraId="4CDF5615" w14:textId="2158A9F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9" w:history="1">
            <w:r w:rsidR="00924427">
              <w:rPr>
                <w:rStyle w:val="Hyperlink"/>
                <w:rFonts w:eastAsia="Google Sans"/>
                <w:noProof/>
              </w:rPr>
              <w:t>2.9.1.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Pressupostos Fundamentais:</w:t>
            </w:r>
            <w:r w:rsidR="00924427">
              <w:rPr>
                <w:noProof/>
                <w:webHidden/>
              </w:rPr>
              <w:tab/>
            </w:r>
            <w:r w:rsidR="00924427">
              <w:rPr>
                <w:noProof/>
                <w:webHidden/>
              </w:rPr>
              <w:fldChar w:fldCharType="begin"/>
            </w:r>
            <w:r w:rsidR="00924427">
              <w:rPr>
                <w:noProof/>
                <w:webHidden/>
              </w:rPr>
              <w:instrText xml:space="preserve"> PAGEREF _Toc231998769 \h </w:instrText>
            </w:r>
            <w:r w:rsidR="00924427">
              <w:rPr>
                <w:noProof/>
                <w:webHidden/>
              </w:rPr>
            </w:r>
            <w:r w:rsidR="00924427">
              <w:rPr>
                <w:noProof/>
                <w:webHidden/>
              </w:rPr>
              <w:fldChar w:fldCharType="separate"/>
            </w:r>
            <w:r w:rsidR="00924427">
              <w:rPr>
                <w:noProof/>
                <w:webHidden/>
              </w:rPr>
              <w:t>41</w:t>
            </w:r>
            <w:r w:rsidR="00924427">
              <w:rPr>
                <w:noProof/>
                <w:webHidden/>
              </w:rPr>
              <w:fldChar w:fldCharType="end"/>
            </w:r>
          </w:hyperlink>
        </w:p>
        <w:p w14:paraId="2EF6359A" w14:textId="63757DE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0" w:history="1">
            <w:r w:rsidR="00924427">
              <w:rPr>
                <w:rStyle w:val="Hyperlink"/>
                <w:rFonts w:eastAsia="Google Sans"/>
                <w:noProof/>
              </w:rPr>
              <w:t>2.9.2.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Limitações e a Realidade dos Mercados</w:t>
            </w:r>
            <w:r w:rsidR="00924427">
              <w:rPr>
                <w:noProof/>
                <w:webHidden/>
              </w:rPr>
              <w:tab/>
            </w:r>
            <w:r w:rsidR="00924427">
              <w:rPr>
                <w:noProof/>
                <w:webHidden/>
              </w:rPr>
              <w:fldChar w:fldCharType="begin"/>
            </w:r>
            <w:r w:rsidR="00924427">
              <w:rPr>
                <w:noProof/>
                <w:webHidden/>
              </w:rPr>
              <w:instrText xml:space="preserve"> PAGEREF _Toc231998770 \h </w:instrText>
            </w:r>
            <w:r w:rsidR="00924427">
              <w:rPr>
                <w:noProof/>
                <w:webHidden/>
              </w:rPr>
            </w:r>
            <w:r w:rsidR="00924427">
              <w:rPr>
                <w:noProof/>
                <w:webHidden/>
              </w:rPr>
              <w:fldChar w:fldCharType="separate"/>
            </w:r>
            <w:r w:rsidR="00924427">
              <w:rPr>
                <w:noProof/>
                <w:webHidden/>
              </w:rPr>
              <w:t>42</w:t>
            </w:r>
            <w:r w:rsidR="00924427">
              <w:rPr>
                <w:noProof/>
                <w:webHidden/>
              </w:rPr>
              <w:fldChar w:fldCharType="end"/>
            </w:r>
          </w:hyperlink>
        </w:p>
        <w:p w14:paraId="367323D9" w14:textId="19D150D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1" w:history="1">
            <w:r w:rsidR="00924427">
              <w:rPr>
                <w:rStyle w:val="Hyperlink"/>
                <w:noProof/>
              </w:rPr>
              <w:t>2.9.3.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Limitações e a Realidade dos Mercados</w:t>
            </w:r>
            <w:r w:rsidR="00924427">
              <w:rPr>
                <w:noProof/>
                <w:webHidden/>
              </w:rPr>
              <w:tab/>
            </w:r>
            <w:r w:rsidR="00924427">
              <w:rPr>
                <w:noProof/>
                <w:webHidden/>
              </w:rPr>
              <w:fldChar w:fldCharType="begin"/>
            </w:r>
            <w:r w:rsidR="00924427">
              <w:rPr>
                <w:noProof/>
                <w:webHidden/>
              </w:rPr>
              <w:instrText xml:space="preserve"> PAGEREF _Toc231998771 \h </w:instrText>
            </w:r>
            <w:r w:rsidR="00924427">
              <w:rPr>
                <w:noProof/>
                <w:webHidden/>
              </w:rPr>
            </w:r>
            <w:r w:rsidR="00924427">
              <w:rPr>
                <w:noProof/>
                <w:webHidden/>
              </w:rPr>
              <w:fldChar w:fldCharType="separate"/>
            </w:r>
            <w:r w:rsidR="00924427">
              <w:rPr>
                <w:noProof/>
                <w:webHidden/>
              </w:rPr>
              <w:t>42</w:t>
            </w:r>
            <w:r w:rsidR="00924427">
              <w:rPr>
                <w:noProof/>
                <w:webHidden/>
              </w:rPr>
              <w:fldChar w:fldCharType="end"/>
            </w:r>
          </w:hyperlink>
        </w:p>
        <w:p w14:paraId="7A32F992" w14:textId="4D6A305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2" w:history="1">
            <w:r w:rsidR="00924427">
              <w:rPr>
                <w:rStyle w:val="Hyperlink"/>
                <w:b/>
                <w:bCs/>
                <w:noProof/>
              </w:rPr>
              <w:t>2.10.</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A Teoria Pós-Moderna do Portfólio (PMPT) e a Gestão de Risco Assimétrica</w:t>
            </w:r>
            <w:r w:rsidR="00924427">
              <w:rPr>
                <w:noProof/>
                <w:webHidden/>
              </w:rPr>
              <w:tab/>
            </w:r>
            <w:r w:rsidR="00924427">
              <w:rPr>
                <w:noProof/>
                <w:webHidden/>
              </w:rPr>
              <w:fldChar w:fldCharType="begin"/>
            </w:r>
            <w:r w:rsidR="00924427">
              <w:rPr>
                <w:noProof/>
                <w:webHidden/>
              </w:rPr>
              <w:instrText xml:space="preserve"> PAGEREF _Toc231998772 \h </w:instrText>
            </w:r>
            <w:r w:rsidR="00924427">
              <w:rPr>
                <w:noProof/>
                <w:webHidden/>
              </w:rPr>
            </w:r>
            <w:r w:rsidR="00924427">
              <w:rPr>
                <w:noProof/>
                <w:webHidden/>
              </w:rPr>
              <w:fldChar w:fldCharType="separate"/>
            </w:r>
            <w:r w:rsidR="00924427">
              <w:rPr>
                <w:noProof/>
                <w:webHidden/>
              </w:rPr>
              <w:t>44</w:t>
            </w:r>
            <w:r w:rsidR="00924427">
              <w:rPr>
                <w:noProof/>
                <w:webHidden/>
              </w:rPr>
              <w:fldChar w:fldCharType="end"/>
            </w:r>
          </w:hyperlink>
        </w:p>
        <w:p w14:paraId="109D49A8" w14:textId="3A45F2B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3" w:history="1">
            <w:r w:rsidR="00924427">
              <w:rPr>
                <w:rStyle w:val="Hyperlink"/>
                <w:noProof/>
              </w:rPr>
              <w:t>2.10.1.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Introdução: A Evolução Paradigmática e a Necessidade Histórica da PMPT</w:t>
            </w:r>
            <w:r w:rsidR="00924427">
              <w:rPr>
                <w:noProof/>
                <w:webHidden/>
              </w:rPr>
              <w:tab/>
            </w:r>
            <w:r w:rsidR="00924427">
              <w:rPr>
                <w:noProof/>
                <w:webHidden/>
              </w:rPr>
              <w:fldChar w:fldCharType="begin"/>
            </w:r>
            <w:r w:rsidR="00924427">
              <w:rPr>
                <w:noProof/>
                <w:webHidden/>
              </w:rPr>
              <w:instrText xml:space="preserve"> PAGEREF _Toc231998773 \h </w:instrText>
            </w:r>
            <w:r w:rsidR="00924427">
              <w:rPr>
                <w:noProof/>
                <w:webHidden/>
              </w:rPr>
            </w:r>
            <w:r w:rsidR="00924427">
              <w:rPr>
                <w:noProof/>
                <w:webHidden/>
              </w:rPr>
              <w:fldChar w:fldCharType="separate"/>
            </w:r>
            <w:r w:rsidR="00924427">
              <w:rPr>
                <w:noProof/>
                <w:webHidden/>
              </w:rPr>
              <w:t>44</w:t>
            </w:r>
            <w:r w:rsidR="00924427">
              <w:rPr>
                <w:noProof/>
                <w:webHidden/>
              </w:rPr>
              <w:fldChar w:fldCharType="end"/>
            </w:r>
          </w:hyperlink>
        </w:p>
        <w:p w14:paraId="7D1F6FFE" w14:textId="3532D629"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4" w:history="1">
            <w:r w:rsidR="00924427">
              <w:rPr>
                <w:rStyle w:val="Hyperlink"/>
                <w:noProof/>
              </w:rPr>
              <w:t>2.10.2.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O "Esquecimento Tecnológico" e as Origens em Markowitz (1959)</w:t>
            </w:r>
            <w:r w:rsidR="00924427">
              <w:rPr>
                <w:noProof/>
                <w:webHidden/>
              </w:rPr>
              <w:tab/>
            </w:r>
            <w:r w:rsidR="00924427">
              <w:rPr>
                <w:noProof/>
                <w:webHidden/>
              </w:rPr>
              <w:fldChar w:fldCharType="begin"/>
            </w:r>
            <w:r w:rsidR="00924427">
              <w:rPr>
                <w:noProof/>
                <w:webHidden/>
              </w:rPr>
              <w:instrText xml:space="preserve"> PAGEREF _Toc231998774 \h </w:instrText>
            </w:r>
            <w:r w:rsidR="00924427">
              <w:rPr>
                <w:noProof/>
                <w:webHidden/>
              </w:rPr>
            </w:r>
            <w:r w:rsidR="00924427">
              <w:rPr>
                <w:noProof/>
                <w:webHidden/>
              </w:rPr>
              <w:fldChar w:fldCharType="separate"/>
            </w:r>
            <w:r w:rsidR="00924427">
              <w:rPr>
                <w:noProof/>
                <w:webHidden/>
              </w:rPr>
              <w:t>46</w:t>
            </w:r>
            <w:r w:rsidR="00924427">
              <w:rPr>
                <w:noProof/>
                <w:webHidden/>
              </w:rPr>
              <w:fldChar w:fldCharType="end"/>
            </w:r>
          </w:hyperlink>
        </w:p>
        <w:p w14:paraId="3A186BCB" w14:textId="17575ED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5" w:history="1">
            <w:r w:rsidR="00924427">
              <w:rPr>
                <w:rStyle w:val="Hyperlink"/>
                <w:noProof/>
              </w:rPr>
              <w:t>2.10.3.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A Consolidação da PMPT: Rom, Ferguson e o Instituto de Pesquisa de Pensões</w:t>
            </w:r>
            <w:r w:rsidR="00924427">
              <w:rPr>
                <w:noProof/>
                <w:webHidden/>
              </w:rPr>
              <w:tab/>
            </w:r>
            <w:r w:rsidR="00924427">
              <w:rPr>
                <w:noProof/>
                <w:webHidden/>
              </w:rPr>
              <w:fldChar w:fldCharType="begin"/>
            </w:r>
            <w:r w:rsidR="00924427">
              <w:rPr>
                <w:noProof/>
                <w:webHidden/>
              </w:rPr>
              <w:instrText xml:space="preserve"> PAGEREF _Toc231998775 \h </w:instrText>
            </w:r>
            <w:r w:rsidR="00924427">
              <w:rPr>
                <w:noProof/>
                <w:webHidden/>
              </w:rPr>
            </w:r>
            <w:r w:rsidR="00924427">
              <w:rPr>
                <w:noProof/>
                <w:webHidden/>
              </w:rPr>
              <w:fldChar w:fldCharType="separate"/>
            </w:r>
            <w:r w:rsidR="00924427">
              <w:rPr>
                <w:noProof/>
                <w:webHidden/>
              </w:rPr>
              <w:t>46</w:t>
            </w:r>
            <w:r w:rsidR="00924427">
              <w:rPr>
                <w:noProof/>
                <w:webHidden/>
              </w:rPr>
              <w:fldChar w:fldCharType="end"/>
            </w:r>
          </w:hyperlink>
        </w:p>
        <w:p w14:paraId="55EC22C9" w14:textId="66FB3D47"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6" w:history="1">
            <w:r w:rsidR="00924427">
              <w:rPr>
                <w:rStyle w:val="Hyperlink"/>
                <w:noProof/>
              </w:rPr>
              <w:t>2.10.4.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O Fenômeno da "Maximização de Erros" e a Instabilidade das Soluções</w:t>
            </w:r>
            <w:r w:rsidR="00924427">
              <w:rPr>
                <w:noProof/>
                <w:webHidden/>
              </w:rPr>
              <w:tab/>
            </w:r>
            <w:r w:rsidR="00924427">
              <w:rPr>
                <w:noProof/>
                <w:webHidden/>
              </w:rPr>
              <w:fldChar w:fldCharType="begin"/>
            </w:r>
            <w:r w:rsidR="00924427">
              <w:rPr>
                <w:noProof/>
                <w:webHidden/>
              </w:rPr>
              <w:instrText xml:space="preserve"> PAGEREF _Toc231998776 \h </w:instrText>
            </w:r>
            <w:r w:rsidR="00924427">
              <w:rPr>
                <w:noProof/>
                <w:webHidden/>
              </w:rPr>
            </w:r>
            <w:r w:rsidR="00924427">
              <w:rPr>
                <w:noProof/>
                <w:webHidden/>
              </w:rPr>
              <w:fldChar w:fldCharType="separate"/>
            </w:r>
            <w:r w:rsidR="00924427">
              <w:rPr>
                <w:noProof/>
                <w:webHidden/>
              </w:rPr>
              <w:t>47</w:t>
            </w:r>
            <w:r w:rsidR="00924427">
              <w:rPr>
                <w:noProof/>
                <w:webHidden/>
              </w:rPr>
              <w:fldChar w:fldCharType="end"/>
            </w:r>
          </w:hyperlink>
        </w:p>
        <w:p w14:paraId="5EFF6344" w14:textId="5C2BD6C4"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7" w:history="1">
            <w:r w:rsidR="00924427">
              <w:rPr>
                <w:rStyle w:val="Hyperlink"/>
                <w:noProof/>
              </w:rPr>
              <w:t>2.10.5.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Limitação da Utilidade Quadrática e a Cegueira à Assimetria</w:t>
            </w:r>
            <w:r w:rsidR="00924427">
              <w:rPr>
                <w:noProof/>
                <w:webHidden/>
              </w:rPr>
              <w:tab/>
            </w:r>
            <w:r w:rsidR="00924427">
              <w:rPr>
                <w:noProof/>
                <w:webHidden/>
              </w:rPr>
              <w:fldChar w:fldCharType="begin"/>
            </w:r>
            <w:r w:rsidR="00924427">
              <w:rPr>
                <w:noProof/>
                <w:webHidden/>
              </w:rPr>
              <w:instrText xml:space="preserve"> PAGEREF _Toc231998777 \h </w:instrText>
            </w:r>
            <w:r w:rsidR="00924427">
              <w:rPr>
                <w:noProof/>
                <w:webHidden/>
              </w:rPr>
            </w:r>
            <w:r w:rsidR="00924427">
              <w:rPr>
                <w:noProof/>
                <w:webHidden/>
              </w:rPr>
              <w:fldChar w:fldCharType="separate"/>
            </w:r>
            <w:r w:rsidR="00924427">
              <w:rPr>
                <w:noProof/>
                <w:webHidden/>
              </w:rPr>
              <w:t>48</w:t>
            </w:r>
            <w:r w:rsidR="00924427">
              <w:rPr>
                <w:noProof/>
                <w:webHidden/>
              </w:rPr>
              <w:fldChar w:fldCharType="end"/>
            </w:r>
          </w:hyperlink>
        </w:p>
        <w:p w14:paraId="06901746" w14:textId="64A13BE8"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8" w:history="1">
            <w:r w:rsidR="00924427">
              <w:rPr>
                <w:rStyle w:val="Hyperlink"/>
                <w:noProof/>
              </w:rPr>
              <w:t>2.10.6.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A Insuficiência da Variância e a Gênese da PMPT</w:t>
            </w:r>
            <w:r w:rsidR="00924427">
              <w:rPr>
                <w:noProof/>
                <w:webHidden/>
              </w:rPr>
              <w:tab/>
            </w:r>
            <w:r w:rsidR="00924427">
              <w:rPr>
                <w:noProof/>
                <w:webHidden/>
              </w:rPr>
              <w:fldChar w:fldCharType="begin"/>
            </w:r>
            <w:r w:rsidR="00924427">
              <w:rPr>
                <w:noProof/>
                <w:webHidden/>
              </w:rPr>
              <w:instrText xml:space="preserve"> PAGEREF _Toc231998778 \h </w:instrText>
            </w:r>
            <w:r w:rsidR="00924427">
              <w:rPr>
                <w:noProof/>
                <w:webHidden/>
              </w:rPr>
            </w:r>
            <w:r w:rsidR="00924427">
              <w:rPr>
                <w:noProof/>
                <w:webHidden/>
              </w:rPr>
              <w:fldChar w:fldCharType="separate"/>
            </w:r>
            <w:r w:rsidR="00924427">
              <w:rPr>
                <w:noProof/>
                <w:webHidden/>
              </w:rPr>
              <w:t>49</w:t>
            </w:r>
            <w:r w:rsidR="00924427">
              <w:rPr>
                <w:noProof/>
                <w:webHidden/>
              </w:rPr>
              <w:fldChar w:fldCharType="end"/>
            </w:r>
          </w:hyperlink>
        </w:p>
        <w:p w14:paraId="60D99DA9" w14:textId="6A48D21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9" w:history="1">
            <w:r w:rsidR="00924427">
              <w:rPr>
                <w:rStyle w:val="Hyperlink"/>
                <w:noProof/>
              </w:rPr>
              <w:t>2.10.7.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Métricas de Risco: Do VaR às Medidas Coerentes</w:t>
            </w:r>
            <w:r w:rsidR="00924427">
              <w:rPr>
                <w:noProof/>
                <w:webHidden/>
              </w:rPr>
              <w:tab/>
            </w:r>
            <w:r w:rsidR="00924427">
              <w:rPr>
                <w:noProof/>
                <w:webHidden/>
              </w:rPr>
              <w:fldChar w:fldCharType="begin"/>
            </w:r>
            <w:r w:rsidR="00924427">
              <w:rPr>
                <w:noProof/>
                <w:webHidden/>
              </w:rPr>
              <w:instrText xml:space="preserve"> PAGEREF _Toc231998779 \h </w:instrText>
            </w:r>
            <w:r w:rsidR="00924427">
              <w:rPr>
                <w:noProof/>
                <w:webHidden/>
              </w:rPr>
            </w:r>
            <w:r w:rsidR="00924427">
              <w:rPr>
                <w:noProof/>
                <w:webHidden/>
              </w:rPr>
              <w:fldChar w:fldCharType="separate"/>
            </w:r>
            <w:r w:rsidR="00924427">
              <w:rPr>
                <w:noProof/>
                <w:webHidden/>
              </w:rPr>
              <w:t>49</w:t>
            </w:r>
            <w:r w:rsidR="00924427">
              <w:rPr>
                <w:noProof/>
                <w:webHidden/>
              </w:rPr>
              <w:fldChar w:fldCharType="end"/>
            </w:r>
          </w:hyperlink>
        </w:p>
        <w:p w14:paraId="1782564E" w14:textId="5A70EFCB"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0" w:history="1">
            <w:r w:rsidR="00924427">
              <w:rPr>
                <w:rStyle w:val="Hyperlink"/>
                <w:noProof/>
              </w:rPr>
              <w:t>2.10.8.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Transição da MPT para a PMPT</w:t>
            </w:r>
            <w:r w:rsidR="00924427">
              <w:rPr>
                <w:noProof/>
                <w:webHidden/>
              </w:rPr>
              <w:tab/>
            </w:r>
            <w:r w:rsidR="00924427">
              <w:rPr>
                <w:noProof/>
                <w:webHidden/>
              </w:rPr>
              <w:fldChar w:fldCharType="begin"/>
            </w:r>
            <w:r w:rsidR="00924427">
              <w:rPr>
                <w:noProof/>
                <w:webHidden/>
              </w:rPr>
              <w:instrText xml:space="preserve"> PAGEREF _Toc231998780 \h </w:instrText>
            </w:r>
            <w:r w:rsidR="00924427">
              <w:rPr>
                <w:noProof/>
                <w:webHidden/>
              </w:rPr>
            </w:r>
            <w:r w:rsidR="00924427">
              <w:rPr>
                <w:noProof/>
                <w:webHidden/>
              </w:rPr>
              <w:fldChar w:fldCharType="separate"/>
            </w:r>
            <w:r w:rsidR="00924427">
              <w:rPr>
                <w:noProof/>
                <w:webHidden/>
              </w:rPr>
              <w:t>50</w:t>
            </w:r>
            <w:r w:rsidR="00924427">
              <w:rPr>
                <w:noProof/>
                <w:webHidden/>
              </w:rPr>
              <w:fldChar w:fldCharType="end"/>
            </w:r>
          </w:hyperlink>
        </w:p>
        <w:p w14:paraId="7E35B61D" w14:textId="37040D06"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1" w:history="1">
            <w:r w:rsidR="00924427">
              <w:rPr>
                <w:rStyle w:val="Hyperlink"/>
                <w:b/>
                <w:bCs/>
                <w:noProof/>
                <w:lang w:val="pt-BR" w:eastAsia="pt-BR"/>
              </w:rPr>
              <w:t>2.9.</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Desconstrução Crítica da MPT: As Falácias da Normalidade e da Utilidade Quadrática</w:t>
            </w:r>
            <w:r w:rsidR="00924427">
              <w:rPr>
                <w:noProof/>
                <w:webHidden/>
              </w:rPr>
              <w:tab/>
            </w:r>
            <w:r w:rsidR="00924427">
              <w:rPr>
                <w:noProof/>
                <w:webHidden/>
              </w:rPr>
              <w:fldChar w:fldCharType="begin"/>
            </w:r>
            <w:r w:rsidR="00924427">
              <w:rPr>
                <w:noProof/>
                <w:webHidden/>
              </w:rPr>
              <w:instrText xml:space="preserve"> PAGEREF _Toc231998781 \h </w:instrText>
            </w:r>
            <w:r w:rsidR="00924427">
              <w:rPr>
                <w:noProof/>
                <w:webHidden/>
              </w:rPr>
            </w:r>
            <w:r w:rsidR="00924427">
              <w:rPr>
                <w:noProof/>
                <w:webHidden/>
              </w:rPr>
              <w:fldChar w:fldCharType="separate"/>
            </w:r>
            <w:r w:rsidR="00924427">
              <w:rPr>
                <w:noProof/>
                <w:webHidden/>
              </w:rPr>
              <w:t>51</w:t>
            </w:r>
            <w:r w:rsidR="00924427">
              <w:rPr>
                <w:noProof/>
                <w:webHidden/>
              </w:rPr>
              <w:fldChar w:fldCharType="end"/>
            </w:r>
          </w:hyperlink>
        </w:p>
        <w:p w14:paraId="6D98772F" w14:textId="1FB66B9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2" w:history="1">
            <w:r w:rsidR="00924427">
              <w:rPr>
                <w:rStyle w:val="Hyperlink"/>
                <w:noProof/>
                <w:lang w:val="pt-BR" w:eastAsia="pt-BR"/>
              </w:rPr>
              <w:t>2.9.1.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Limitações da Distribuição Normal: Caudas Pesadas e Assimetria</w:t>
            </w:r>
            <w:r w:rsidR="00924427">
              <w:rPr>
                <w:noProof/>
                <w:webHidden/>
              </w:rPr>
              <w:tab/>
            </w:r>
            <w:r w:rsidR="00924427">
              <w:rPr>
                <w:noProof/>
                <w:webHidden/>
              </w:rPr>
              <w:fldChar w:fldCharType="begin"/>
            </w:r>
            <w:r w:rsidR="00924427">
              <w:rPr>
                <w:noProof/>
                <w:webHidden/>
              </w:rPr>
              <w:instrText xml:space="preserve"> PAGEREF _Toc231998782 \h </w:instrText>
            </w:r>
            <w:r w:rsidR="00924427">
              <w:rPr>
                <w:noProof/>
                <w:webHidden/>
              </w:rPr>
            </w:r>
            <w:r w:rsidR="00924427">
              <w:rPr>
                <w:noProof/>
                <w:webHidden/>
              </w:rPr>
              <w:fldChar w:fldCharType="separate"/>
            </w:r>
            <w:r w:rsidR="00924427">
              <w:rPr>
                <w:noProof/>
                <w:webHidden/>
              </w:rPr>
              <w:t>51</w:t>
            </w:r>
            <w:r w:rsidR="00924427">
              <w:rPr>
                <w:noProof/>
                <w:webHidden/>
              </w:rPr>
              <w:fldChar w:fldCharType="end"/>
            </w:r>
          </w:hyperlink>
        </w:p>
        <w:p w14:paraId="0D2141A2" w14:textId="4FA6E2D9"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3" w:history="1">
            <w:r w:rsidR="00924427">
              <w:rPr>
                <w:rStyle w:val="Hyperlink"/>
                <w:noProof/>
                <w:lang w:val="pt-BR" w:eastAsia="pt-BR"/>
              </w:rPr>
              <w:t>2.9.1.1.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Implicação para a Gestão de Portfólio</w:t>
            </w:r>
            <w:r w:rsidR="00924427">
              <w:rPr>
                <w:noProof/>
                <w:webHidden/>
              </w:rPr>
              <w:tab/>
            </w:r>
            <w:r w:rsidR="00924427">
              <w:rPr>
                <w:noProof/>
                <w:webHidden/>
              </w:rPr>
              <w:fldChar w:fldCharType="begin"/>
            </w:r>
            <w:r w:rsidR="00924427">
              <w:rPr>
                <w:noProof/>
                <w:webHidden/>
              </w:rPr>
              <w:instrText xml:space="preserve"> PAGEREF _Toc231998783 \h </w:instrText>
            </w:r>
            <w:r w:rsidR="00924427">
              <w:rPr>
                <w:noProof/>
                <w:webHidden/>
              </w:rPr>
            </w:r>
            <w:r w:rsidR="00924427">
              <w:rPr>
                <w:noProof/>
                <w:webHidden/>
              </w:rPr>
              <w:fldChar w:fldCharType="separate"/>
            </w:r>
            <w:r w:rsidR="00924427">
              <w:rPr>
                <w:noProof/>
                <w:webHidden/>
              </w:rPr>
              <w:t>51</w:t>
            </w:r>
            <w:r w:rsidR="00924427">
              <w:rPr>
                <w:noProof/>
                <w:webHidden/>
              </w:rPr>
              <w:fldChar w:fldCharType="end"/>
            </w:r>
          </w:hyperlink>
        </w:p>
        <w:p w14:paraId="4FDFAB8F" w14:textId="33516E5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4" w:history="1">
            <w:r w:rsidR="00924427">
              <w:rPr>
                <w:rStyle w:val="Hyperlink"/>
                <w:noProof/>
                <w:lang w:val="pt-BR" w:eastAsia="pt-BR"/>
              </w:rPr>
              <w:t>2.9.2.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Função de Utilidade e a Teoria da Perspectiva</w:t>
            </w:r>
            <w:r w:rsidR="00924427">
              <w:rPr>
                <w:noProof/>
                <w:webHidden/>
              </w:rPr>
              <w:tab/>
            </w:r>
            <w:r w:rsidR="00924427">
              <w:rPr>
                <w:noProof/>
                <w:webHidden/>
              </w:rPr>
              <w:fldChar w:fldCharType="begin"/>
            </w:r>
            <w:r w:rsidR="00924427">
              <w:rPr>
                <w:noProof/>
                <w:webHidden/>
              </w:rPr>
              <w:instrText xml:space="preserve"> PAGEREF _Toc231998784 \h </w:instrText>
            </w:r>
            <w:r w:rsidR="00924427">
              <w:rPr>
                <w:noProof/>
                <w:webHidden/>
              </w:rPr>
            </w:r>
            <w:r w:rsidR="00924427">
              <w:rPr>
                <w:noProof/>
                <w:webHidden/>
              </w:rPr>
              <w:fldChar w:fldCharType="separate"/>
            </w:r>
            <w:r w:rsidR="00924427">
              <w:rPr>
                <w:noProof/>
                <w:webHidden/>
              </w:rPr>
              <w:t>52</w:t>
            </w:r>
            <w:r w:rsidR="00924427">
              <w:rPr>
                <w:noProof/>
                <w:webHidden/>
              </w:rPr>
              <w:fldChar w:fldCharType="end"/>
            </w:r>
          </w:hyperlink>
        </w:p>
        <w:p w14:paraId="52C56045" w14:textId="5EF4DC7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5" w:history="1">
            <w:r w:rsidR="00924427">
              <w:rPr>
                <w:rStyle w:val="Hyperlink"/>
                <w:noProof/>
                <w:lang w:val="pt-BR" w:eastAsia="pt-BR"/>
              </w:rPr>
              <w:t>2.9.3.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O Catálogo de Vieses e suas Implicações Sistêmicas</w:t>
            </w:r>
            <w:r w:rsidR="00924427">
              <w:rPr>
                <w:noProof/>
                <w:webHidden/>
              </w:rPr>
              <w:tab/>
            </w:r>
            <w:r w:rsidR="00924427">
              <w:rPr>
                <w:noProof/>
                <w:webHidden/>
              </w:rPr>
              <w:fldChar w:fldCharType="begin"/>
            </w:r>
            <w:r w:rsidR="00924427">
              <w:rPr>
                <w:noProof/>
                <w:webHidden/>
              </w:rPr>
              <w:instrText xml:space="preserve"> PAGEREF _Toc231998785 \h </w:instrText>
            </w:r>
            <w:r w:rsidR="00924427">
              <w:rPr>
                <w:noProof/>
                <w:webHidden/>
              </w:rPr>
            </w:r>
            <w:r w:rsidR="00924427">
              <w:rPr>
                <w:noProof/>
                <w:webHidden/>
              </w:rPr>
              <w:fldChar w:fldCharType="separate"/>
            </w:r>
            <w:r w:rsidR="00924427">
              <w:rPr>
                <w:noProof/>
                <w:webHidden/>
              </w:rPr>
              <w:t>53</w:t>
            </w:r>
            <w:r w:rsidR="00924427">
              <w:rPr>
                <w:noProof/>
                <w:webHidden/>
              </w:rPr>
              <w:fldChar w:fldCharType="end"/>
            </w:r>
          </w:hyperlink>
        </w:p>
        <w:p w14:paraId="790B104E" w14:textId="67FBAA3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6" w:history="1">
            <w:r w:rsidR="00924427">
              <w:rPr>
                <w:rStyle w:val="Hyperlink"/>
                <w:b/>
                <w:bCs/>
                <w:noProof/>
                <w:lang w:val="pt-BR" w:eastAsia="pt-BR"/>
              </w:rPr>
              <w:t>2.10.</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 xml:space="preserve">Conceitos Fundamentais de </w:t>
            </w:r>
            <w:r w:rsidR="00924427">
              <w:rPr>
                <w:rStyle w:val="Hyperlink"/>
                <w:b/>
                <w:bCs/>
                <w:i/>
                <w:iCs/>
                <w:noProof/>
                <w:lang w:val="pt-BR" w:eastAsia="pt-BR"/>
              </w:rPr>
              <w:t>'Downside Risk'</w:t>
            </w:r>
            <w:r w:rsidR="00924427">
              <w:rPr>
                <w:rStyle w:val="Hyperlink"/>
                <w:b/>
                <w:bCs/>
                <w:noProof/>
                <w:lang w:val="pt-BR" w:eastAsia="pt-BR"/>
              </w:rPr>
              <w:t>: A Estrutura dos Momentos Parciais Inferiores (LPM)</w:t>
            </w:r>
            <w:r w:rsidR="00924427">
              <w:rPr>
                <w:noProof/>
                <w:webHidden/>
              </w:rPr>
              <w:tab/>
            </w:r>
            <w:r w:rsidR="00924427">
              <w:rPr>
                <w:noProof/>
                <w:webHidden/>
              </w:rPr>
              <w:fldChar w:fldCharType="begin"/>
            </w:r>
            <w:r w:rsidR="00924427">
              <w:rPr>
                <w:noProof/>
                <w:webHidden/>
              </w:rPr>
              <w:instrText xml:space="preserve"> PAGEREF _Toc231998786 \h </w:instrText>
            </w:r>
            <w:r w:rsidR="00924427">
              <w:rPr>
                <w:noProof/>
                <w:webHidden/>
              </w:rPr>
            </w:r>
            <w:r w:rsidR="00924427">
              <w:rPr>
                <w:noProof/>
                <w:webHidden/>
              </w:rPr>
              <w:fldChar w:fldCharType="separate"/>
            </w:r>
            <w:r w:rsidR="00924427">
              <w:rPr>
                <w:noProof/>
                <w:webHidden/>
              </w:rPr>
              <w:t>56</w:t>
            </w:r>
            <w:r w:rsidR="00924427">
              <w:rPr>
                <w:noProof/>
                <w:webHidden/>
              </w:rPr>
              <w:fldChar w:fldCharType="end"/>
            </w:r>
          </w:hyperlink>
        </w:p>
        <w:p w14:paraId="387D66FD" w14:textId="2D12E2FC"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7" w:history="1">
            <w:r w:rsidR="00924427">
              <w:rPr>
                <w:rStyle w:val="Hyperlink"/>
                <w:noProof/>
                <w:lang w:val="pt-BR" w:eastAsia="pt-BR"/>
              </w:rPr>
              <w:t>2.10.1.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Definição Matemática dos LPMs</w:t>
            </w:r>
            <w:r w:rsidR="00924427">
              <w:rPr>
                <w:noProof/>
                <w:webHidden/>
              </w:rPr>
              <w:tab/>
            </w:r>
            <w:r w:rsidR="00924427">
              <w:rPr>
                <w:noProof/>
                <w:webHidden/>
              </w:rPr>
              <w:fldChar w:fldCharType="begin"/>
            </w:r>
            <w:r w:rsidR="00924427">
              <w:rPr>
                <w:noProof/>
                <w:webHidden/>
              </w:rPr>
              <w:instrText xml:space="preserve"> PAGEREF _Toc231998787 \h </w:instrText>
            </w:r>
            <w:r w:rsidR="00924427">
              <w:rPr>
                <w:noProof/>
                <w:webHidden/>
              </w:rPr>
            </w:r>
            <w:r w:rsidR="00924427">
              <w:rPr>
                <w:noProof/>
                <w:webHidden/>
              </w:rPr>
              <w:fldChar w:fldCharType="separate"/>
            </w:r>
            <w:r w:rsidR="00924427">
              <w:rPr>
                <w:noProof/>
                <w:webHidden/>
              </w:rPr>
              <w:t>56</w:t>
            </w:r>
            <w:r w:rsidR="00924427">
              <w:rPr>
                <w:noProof/>
                <w:webHidden/>
              </w:rPr>
              <w:fldChar w:fldCharType="end"/>
            </w:r>
          </w:hyperlink>
        </w:p>
        <w:p w14:paraId="3DE4CC0E" w14:textId="668D7219"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8" w:history="1">
            <w:r w:rsidR="00924427">
              <w:rPr>
                <w:rStyle w:val="Hyperlink"/>
                <w:noProof/>
                <w:lang w:val="pt-BR" w:eastAsia="pt-BR"/>
              </w:rPr>
              <w:t>2.10.2.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Hierarquia dos Graus de LPM e suas Interpretações</w:t>
            </w:r>
            <w:r w:rsidR="00924427">
              <w:rPr>
                <w:noProof/>
                <w:webHidden/>
              </w:rPr>
              <w:tab/>
            </w:r>
            <w:r w:rsidR="00924427">
              <w:rPr>
                <w:noProof/>
                <w:webHidden/>
              </w:rPr>
              <w:fldChar w:fldCharType="begin"/>
            </w:r>
            <w:r w:rsidR="00924427">
              <w:rPr>
                <w:noProof/>
                <w:webHidden/>
              </w:rPr>
              <w:instrText xml:space="preserve"> PAGEREF _Toc231998788 \h </w:instrText>
            </w:r>
            <w:r w:rsidR="00924427">
              <w:rPr>
                <w:noProof/>
                <w:webHidden/>
              </w:rPr>
            </w:r>
            <w:r w:rsidR="00924427">
              <w:rPr>
                <w:noProof/>
                <w:webHidden/>
              </w:rPr>
              <w:fldChar w:fldCharType="separate"/>
            </w:r>
            <w:r w:rsidR="00924427">
              <w:rPr>
                <w:noProof/>
                <w:webHidden/>
              </w:rPr>
              <w:t>57</w:t>
            </w:r>
            <w:r w:rsidR="00924427">
              <w:rPr>
                <w:noProof/>
                <w:webHidden/>
              </w:rPr>
              <w:fldChar w:fldCharType="end"/>
            </w:r>
          </w:hyperlink>
        </w:p>
        <w:p w14:paraId="0D750E41" w14:textId="29EB0885"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9" w:history="1">
            <w:r w:rsidR="00924427">
              <w:rPr>
                <w:rStyle w:val="Hyperlink"/>
                <w:noProof/>
                <w:lang w:val="pt-BR" w:eastAsia="pt-BR"/>
              </w:rPr>
              <w:t>2.10.3.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Semivariância vs. Variância: O Impacto na Alocação</w:t>
            </w:r>
            <w:r w:rsidR="00924427">
              <w:rPr>
                <w:noProof/>
                <w:webHidden/>
              </w:rPr>
              <w:tab/>
            </w:r>
            <w:r w:rsidR="00924427">
              <w:rPr>
                <w:noProof/>
                <w:webHidden/>
              </w:rPr>
              <w:fldChar w:fldCharType="begin"/>
            </w:r>
            <w:r w:rsidR="00924427">
              <w:rPr>
                <w:noProof/>
                <w:webHidden/>
              </w:rPr>
              <w:instrText xml:space="preserve"> PAGEREF _Toc231998789 \h </w:instrText>
            </w:r>
            <w:r w:rsidR="00924427">
              <w:rPr>
                <w:noProof/>
                <w:webHidden/>
              </w:rPr>
            </w:r>
            <w:r w:rsidR="00924427">
              <w:rPr>
                <w:noProof/>
                <w:webHidden/>
              </w:rPr>
              <w:fldChar w:fldCharType="separate"/>
            </w:r>
            <w:r w:rsidR="00924427">
              <w:rPr>
                <w:noProof/>
                <w:webHidden/>
              </w:rPr>
              <w:t>57</w:t>
            </w:r>
            <w:r w:rsidR="00924427">
              <w:rPr>
                <w:noProof/>
                <w:webHidden/>
              </w:rPr>
              <w:fldChar w:fldCharType="end"/>
            </w:r>
          </w:hyperlink>
        </w:p>
        <w:p w14:paraId="5EB08CEF" w14:textId="6ED544F0"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0" w:history="1">
            <w:r w:rsidR="00924427">
              <w:rPr>
                <w:rStyle w:val="Hyperlink"/>
                <w:b/>
                <w:bCs/>
                <w:noProof/>
                <w:lang w:val="pt-BR" w:eastAsia="pt-BR"/>
              </w:rPr>
              <w:t>2.11.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Métricas Avançadas de Risco e Propriedades de Coerência</w:t>
            </w:r>
            <w:r w:rsidR="00924427">
              <w:rPr>
                <w:noProof/>
                <w:webHidden/>
              </w:rPr>
              <w:tab/>
            </w:r>
            <w:r w:rsidR="00924427">
              <w:rPr>
                <w:noProof/>
                <w:webHidden/>
              </w:rPr>
              <w:fldChar w:fldCharType="begin"/>
            </w:r>
            <w:r w:rsidR="00924427">
              <w:rPr>
                <w:noProof/>
                <w:webHidden/>
              </w:rPr>
              <w:instrText xml:space="preserve"> PAGEREF _Toc231998790 \h </w:instrText>
            </w:r>
            <w:r w:rsidR="00924427">
              <w:rPr>
                <w:noProof/>
                <w:webHidden/>
              </w:rPr>
            </w:r>
            <w:r w:rsidR="00924427">
              <w:rPr>
                <w:noProof/>
                <w:webHidden/>
              </w:rPr>
              <w:fldChar w:fldCharType="separate"/>
            </w:r>
            <w:r w:rsidR="00924427">
              <w:rPr>
                <w:noProof/>
                <w:webHidden/>
              </w:rPr>
              <w:t>58</w:t>
            </w:r>
            <w:r w:rsidR="00924427">
              <w:rPr>
                <w:noProof/>
                <w:webHidden/>
              </w:rPr>
              <w:fldChar w:fldCharType="end"/>
            </w:r>
          </w:hyperlink>
        </w:p>
        <w:p w14:paraId="361B84F1" w14:textId="50B8709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1" w:history="1">
            <w:r w:rsidR="00924427">
              <w:rPr>
                <w:rStyle w:val="Hyperlink"/>
                <w:noProof/>
                <w:lang w:val="pt-BR" w:eastAsia="pt-BR"/>
              </w:rPr>
              <w:t>2.11.1.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Value at Risk (VaR): A Revolução Incoerente</w:t>
            </w:r>
            <w:r w:rsidR="00924427">
              <w:rPr>
                <w:noProof/>
                <w:webHidden/>
              </w:rPr>
              <w:tab/>
            </w:r>
            <w:r w:rsidR="00924427">
              <w:rPr>
                <w:noProof/>
                <w:webHidden/>
              </w:rPr>
              <w:fldChar w:fldCharType="begin"/>
            </w:r>
            <w:r w:rsidR="00924427">
              <w:rPr>
                <w:noProof/>
                <w:webHidden/>
              </w:rPr>
              <w:instrText xml:space="preserve"> PAGEREF _Toc231998791 \h </w:instrText>
            </w:r>
            <w:r w:rsidR="00924427">
              <w:rPr>
                <w:noProof/>
                <w:webHidden/>
              </w:rPr>
            </w:r>
            <w:r w:rsidR="00924427">
              <w:rPr>
                <w:noProof/>
                <w:webHidden/>
              </w:rPr>
              <w:fldChar w:fldCharType="separate"/>
            </w:r>
            <w:r w:rsidR="00924427">
              <w:rPr>
                <w:noProof/>
                <w:webHidden/>
              </w:rPr>
              <w:t>58</w:t>
            </w:r>
            <w:r w:rsidR="00924427">
              <w:rPr>
                <w:noProof/>
                <w:webHidden/>
              </w:rPr>
              <w:fldChar w:fldCharType="end"/>
            </w:r>
          </w:hyperlink>
        </w:p>
        <w:p w14:paraId="58C7DC67" w14:textId="291A6AD2"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2" w:history="1">
            <w:r w:rsidR="00924427">
              <w:rPr>
                <w:rStyle w:val="Hyperlink"/>
                <w:noProof/>
                <w:lang w:val="pt-BR" w:eastAsia="pt-BR"/>
              </w:rPr>
              <w:t>2.11.2.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Medidas de Risco Coerentes e os Axiomas de Artzner</w:t>
            </w:r>
            <w:r w:rsidR="00924427">
              <w:rPr>
                <w:noProof/>
                <w:webHidden/>
              </w:rPr>
              <w:tab/>
            </w:r>
            <w:r w:rsidR="00924427">
              <w:rPr>
                <w:noProof/>
                <w:webHidden/>
              </w:rPr>
              <w:fldChar w:fldCharType="begin"/>
            </w:r>
            <w:r w:rsidR="00924427">
              <w:rPr>
                <w:noProof/>
                <w:webHidden/>
              </w:rPr>
              <w:instrText xml:space="preserve"> PAGEREF _Toc231998792 \h </w:instrText>
            </w:r>
            <w:r w:rsidR="00924427">
              <w:rPr>
                <w:noProof/>
                <w:webHidden/>
              </w:rPr>
            </w:r>
            <w:r w:rsidR="00924427">
              <w:rPr>
                <w:noProof/>
                <w:webHidden/>
              </w:rPr>
              <w:fldChar w:fldCharType="separate"/>
            </w:r>
            <w:r w:rsidR="00924427">
              <w:rPr>
                <w:noProof/>
                <w:webHidden/>
              </w:rPr>
              <w:t>59</w:t>
            </w:r>
            <w:r w:rsidR="00924427">
              <w:rPr>
                <w:noProof/>
                <w:webHidden/>
              </w:rPr>
              <w:fldChar w:fldCharType="end"/>
            </w:r>
          </w:hyperlink>
        </w:p>
        <w:p w14:paraId="065F46DE" w14:textId="12AE025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3" w:history="1">
            <w:r w:rsidR="00924427">
              <w:rPr>
                <w:rStyle w:val="Hyperlink"/>
                <w:noProof/>
                <w:lang w:val="en-US" w:eastAsia="pt-BR"/>
              </w:rPr>
              <w:t>2.11.3.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en-US" w:eastAsia="pt-BR"/>
              </w:rPr>
              <w:t>Conditional Value at Risk (CVaR) / Expected Shortfall (ES)</w:t>
            </w:r>
            <w:r w:rsidR="00924427">
              <w:rPr>
                <w:noProof/>
                <w:webHidden/>
              </w:rPr>
              <w:tab/>
            </w:r>
            <w:r w:rsidR="00924427">
              <w:rPr>
                <w:noProof/>
                <w:webHidden/>
              </w:rPr>
              <w:fldChar w:fldCharType="begin"/>
            </w:r>
            <w:r w:rsidR="00924427">
              <w:rPr>
                <w:noProof/>
                <w:webHidden/>
              </w:rPr>
              <w:instrText xml:space="preserve"> PAGEREF _Toc231998793 \h </w:instrText>
            </w:r>
            <w:r w:rsidR="00924427">
              <w:rPr>
                <w:noProof/>
                <w:webHidden/>
              </w:rPr>
            </w:r>
            <w:r w:rsidR="00924427">
              <w:rPr>
                <w:noProof/>
                <w:webHidden/>
              </w:rPr>
              <w:fldChar w:fldCharType="separate"/>
            </w:r>
            <w:r w:rsidR="00924427">
              <w:rPr>
                <w:noProof/>
                <w:webHidden/>
              </w:rPr>
              <w:t>59</w:t>
            </w:r>
            <w:r w:rsidR="00924427">
              <w:rPr>
                <w:noProof/>
                <w:webHidden/>
              </w:rPr>
              <w:fldChar w:fldCharType="end"/>
            </w:r>
          </w:hyperlink>
        </w:p>
        <w:p w14:paraId="102E7843" w14:textId="1FD16CE3"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4" w:history="1">
            <w:r w:rsidR="00924427">
              <w:rPr>
                <w:rStyle w:val="Hyperlink"/>
                <w:noProof/>
                <w:lang w:val="en-US" w:eastAsia="pt-BR"/>
              </w:rPr>
              <w:t>2.11.4.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eastAsia="pt-BR"/>
              </w:rPr>
              <w:t>Superioridade do CVaR na PMPT</w:t>
            </w:r>
            <w:r w:rsidR="00924427">
              <w:rPr>
                <w:noProof/>
                <w:webHidden/>
              </w:rPr>
              <w:tab/>
            </w:r>
            <w:r w:rsidR="00924427">
              <w:rPr>
                <w:noProof/>
                <w:webHidden/>
              </w:rPr>
              <w:fldChar w:fldCharType="begin"/>
            </w:r>
            <w:r w:rsidR="00924427">
              <w:rPr>
                <w:noProof/>
                <w:webHidden/>
              </w:rPr>
              <w:instrText xml:space="preserve"> PAGEREF _Toc231998794 \h </w:instrText>
            </w:r>
            <w:r w:rsidR="00924427">
              <w:rPr>
                <w:noProof/>
                <w:webHidden/>
              </w:rPr>
            </w:r>
            <w:r w:rsidR="00924427">
              <w:rPr>
                <w:noProof/>
                <w:webHidden/>
              </w:rPr>
              <w:fldChar w:fldCharType="separate"/>
            </w:r>
            <w:r w:rsidR="00924427">
              <w:rPr>
                <w:noProof/>
                <w:webHidden/>
              </w:rPr>
              <w:t>60</w:t>
            </w:r>
            <w:r w:rsidR="00924427">
              <w:rPr>
                <w:noProof/>
                <w:webHidden/>
              </w:rPr>
              <w:fldChar w:fldCharType="end"/>
            </w:r>
          </w:hyperlink>
        </w:p>
        <w:p w14:paraId="61C84C00" w14:textId="61CE39D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5" w:history="1">
            <w:r w:rsidR="00924427">
              <w:rPr>
                <w:rStyle w:val="Hyperlink"/>
                <w:b/>
                <w:bCs/>
                <w:noProof/>
                <w:lang w:val="pt-BR" w:eastAsia="pt-BR"/>
              </w:rPr>
              <w:t>2.12.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Indicadores de Desempenho Ajustados: Sortino, Omega e a Generalização Kappa</w:t>
            </w:r>
            <w:r w:rsidR="00924427">
              <w:rPr>
                <w:noProof/>
                <w:webHidden/>
              </w:rPr>
              <w:tab/>
            </w:r>
            <w:r w:rsidR="00924427">
              <w:rPr>
                <w:noProof/>
                <w:webHidden/>
              </w:rPr>
              <w:fldChar w:fldCharType="begin"/>
            </w:r>
            <w:r w:rsidR="00924427">
              <w:rPr>
                <w:noProof/>
                <w:webHidden/>
              </w:rPr>
              <w:instrText xml:space="preserve"> PAGEREF _Toc231998795 \h </w:instrText>
            </w:r>
            <w:r w:rsidR="00924427">
              <w:rPr>
                <w:noProof/>
                <w:webHidden/>
              </w:rPr>
            </w:r>
            <w:r w:rsidR="00924427">
              <w:rPr>
                <w:noProof/>
                <w:webHidden/>
              </w:rPr>
              <w:fldChar w:fldCharType="separate"/>
            </w:r>
            <w:r w:rsidR="00924427">
              <w:rPr>
                <w:noProof/>
                <w:webHidden/>
              </w:rPr>
              <w:t>60</w:t>
            </w:r>
            <w:r w:rsidR="00924427">
              <w:rPr>
                <w:noProof/>
                <w:webHidden/>
              </w:rPr>
              <w:fldChar w:fldCharType="end"/>
            </w:r>
          </w:hyperlink>
        </w:p>
        <w:p w14:paraId="5C18758A" w14:textId="7FB2F4A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6" w:history="1">
            <w:r w:rsidR="00924427">
              <w:rPr>
                <w:rStyle w:val="Hyperlink"/>
                <w:noProof/>
                <w:lang w:val="pt-BR" w:eastAsia="pt-BR"/>
              </w:rPr>
              <w:t>2.12.1.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Índice de Sortino: Refinando Sharpe</w:t>
            </w:r>
            <w:r w:rsidR="00924427">
              <w:rPr>
                <w:noProof/>
                <w:webHidden/>
              </w:rPr>
              <w:tab/>
            </w:r>
            <w:r w:rsidR="00924427">
              <w:rPr>
                <w:noProof/>
                <w:webHidden/>
              </w:rPr>
              <w:fldChar w:fldCharType="begin"/>
            </w:r>
            <w:r w:rsidR="00924427">
              <w:rPr>
                <w:noProof/>
                <w:webHidden/>
              </w:rPr>
              <w:instrText xml:space="preserve"> PAGEREF _Toc231998796 \h </w:instrText>
            </w:r>
            <w:r w:rsidR="00924427">
              <w:rPr>
                <w:noProof/>
                <w:webHidden/>
              </w:rPr>
            </w:r>
            <w:r w:rsidR="00924427">
              <w:rPr>
                <w:noProof/>
                <w:webHidden/>
              </w:rPr>
              <w:fldChar w:fldCharType="separate"/>
            </w:r>
            <w:r w:rsidR="00924427">
              <w:rPr>
                <w:noProof/>
                <w:webHidden/>
              </w:rPr>
              <w:t>61</w:t>
            </w:r>
            <w:r w:rsidR="00924427">
              <w:rPr>
                <w:noProof/>
                <w:webHidden/>
              </w:rPr>
              <w:fldChar w:fldCharType="end"/>
            </w:r>
          </w:hyperlink>
        </w:p>
        <w:p w14:paraId="31620B4C" w14:textId="1E57BC77"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7" w:history="1">
            <w:r w:rsidR="00924427">
              <w:rPr>
                <w:rStyle w:val="Hyperlink"/>
                <w:noProof/>
                <w:lang w:val="pt-BR" w:eastAsia="pt-BR"/>
              </w:rPr>
              <w:t>2.12.2.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O Índice Omega: Capturando Todos os Momentos</w:t>
            </w:r>
            <w:r w:rsidR="00924427">
              <w:rPr>
                <w:noProof/>
                <w:webHidden/>
              </w:rPr>
              <w:tab/>
            </w:r>
            <w:r w:rsidR="00924427">
              <w:rPr>
                <w:noProof/>
                <w:webHidden/>
              </w:rPr>
              <w:fldChar w:fldCharType="begin"/>
            </w:r>
            <w:r w:rsidR="00924427">
              <w:rPr>
                <w:noProof/>
                <w:webHidden/>
              </w:rPr>
              <w:instrText xml:space="preserve"> PAGEREF _Toc231998797 \h </w:instrText>
            </w:r>
            <w:r w:rsidR="00924427">
              <w:rPr>
                <w:noProof/>
                <w:webHidden/>
              </w:rPr>
            </w:r>
            <w:r w:rsidR="00924427">
              <w:rPr>
                <w:noProof/>
                <w:webHidden/>
              </w:rPr>
              <w:fldChar w:fldCharType="separate"/>
            </w:r>
            <w:r w:rsidR="00924427">
              <w:rPr>
                <w:noProof/>
                <w:webHidden/>
              </w:rPr>
              <w:t>61</w:t>
            </w:r>
            <w:r w:rsidR="00924427">
              <w:rPr>
                <w:noProof/>
                <w:webHidden/>
              </w:rPr>
              <w:fldChar w:fldCharType="end"/>
            </w:r>
          </w:hyperlink>
        </w:p>
        <w:p w14:paraId="1958261F" w14:textId="53DFA44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8" w:history="1">
            <w:r w:rsidR="00924427">
              <w:rPr>
                <w:rStyle w:val="Hyperlink"/>
                <w:noProof/>
                <w:lang w:val="pt-BR" w:eastAsia="pt-BR"/>
              </w:rPr>
              <w:t>2.12.3.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O Índice Kappa: A Generalização Unificadora</w:t>
            </w:r>
            <w:r w:rsidR="00924427">
              <w:rPr>
                <w:noProof/>
                <w:webHidden/>
              </w:rPr>
              <w:tab/>
            </w:r>
            <w:r w:rsidR="00924427">
              <w:rPr>
                <w:noProof/>
                <w:webHidden/>
              </w:rPr>
              <w:fldChar w:fldCharType="begin"/>
            </w:r>
            <w:r w:rsidR="00924427">
              <w:rPr>
                <w:noProof/>
                <w:webHidden/>
              </w:rPr>
              <w:instrText xml:space="preserve"> PAGEREF _Toc231998798 \h </w:instrText>
            </w:r>
            <w:r w:rsidR="00924427">
              <w:rPr>
                <w:noProof/>
                <w:webHidden/>
              </w:rPr>
            </w:r>
            <w:r w:rsidR="00924427">
              <w:rPr>
                <w:noProof/>
                <w:webHidden/>
              </w:rPr>
              <w:fldChar w:fldCharType="separate"/>
            </w:r>
            <w:r w:rsidR="00924427">
              <w:rPr>
                <w:noProof/>
                <w:webHidden/>
              </w:rPr>
              <w:t>62</w:t>
            </w:r>
            <w:r w:rsidR="00924427">
              <w:rPr>
                <w:noProof/>
                <w:webHidden/>
              </w:rPr>
              <w:fldChar w:fldCharType="end"/>
            </w:r>
          </w:hyperlink>
        </w:p>
        <w:p w14:paraId="65BB3FFC" w14:textId="1843D7B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9" w:history="1">
            <w:r w:rsidR="00924427">
              <w:rPr>
                <w:rStyle w:val="Hyperlink"/>
                <w:b/>
                <w:bCs/>
                <w:noProof/>
                <w:lang w:val="pt-BR" w:eastAsia="pt-BR"/>
              </w:rPr>
              <w:t>2.13.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Fronteiras Eficientes: A Geometria da Assimetria</w:t>
            </w:r>
            <w:r w:rsidR="00924427">
              <w:rPr>
                <w:noProof/>
                <w:webHidden/>
              </w:rPr>
              <w:tab/>
            </w:r>
            <w:r w:rsidR="00924427">
              <w:rPr>
                <w:noProof/>
                <w:webHidden/>
              </w:rPr>
              <w:fldChar w:fldCharType="begin"/>
            </w:r>
            <w:r w:rsidR="00924427">
              <w:rPr>
                <w:noProof/>
                <w:webHidden/>
              </w:rPr>
              <w:instrText xml:space="preserve"> PAGEREF _Toc231998799 \h </w:instrText>
            </w:r>
            <w:r w:rsidR="00924427">
              <w:rPr>
                <w:noProof/>
                <w:webHidden/>
              </w:rPr>
            </w:r>
            <w:r w:rsidR="00924427">
              <w:rPr>
                <w:noProof/>
                <w:webHidden/>
              </w:rPr>
              <w:fldChar w:fldCharType="separate"/>
            </w:r>
            <w:r w:rsidR="00924427">
              <w:rPr>
                <w:noProof/>
                <w:webHidden/>
              </w:rPr>
              <w:t>63</w:t>
            </w:r>
            <w:r w:rsidR="00924427">
              <w:rPr>
                <w:noProof/>
                <w:webHidden/>
              </w:rPr>
              <w:fldChar w:fldCharType="end"/>
            </w:r>
          </w:hyperlink>
        </w:p>
        <w:p w14:paraId="5B92A6BF" w14:textId="2BD9A9C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0" w:history="1">
            <w:r w:rsidR="00924427">
              <w:rPr>
                <w:rStyle w:val="Hyperlink"/>
                <w:b/>
                <w:bCs/>
                <w:noProof/>
                <w:lang w:val="pt-BR" w:eastAsia="pt-BR"/>
              </w:rPr>
              <w:t>2.14.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Conclusão</w:t>
            </w:r>
            <w:r w:rsidR="00924427">
              <w:rPr>
                <w:noProof/>
                <w:webHidden/>
              </w:rPr>
              <w:tab/>
            </w:r>
            <w:r w:rsidR="00924427">
              <w:rPr>
                <w:noProof/>
                <w:webHidden/>
              </w:rPr>
              <w:fldChar w:fldCharType="begin"/>
            </w:r>
            <w:r w:rsidR="00924427">
              <w:rPr>
                <w:noProof/>
                <w:webHidden/>
              </w:rPr>
              <w:instrText xml:space="preserve"> PAGEREF _Toc231998800 \h </w:instrText>
            </w:r>
            <w:r w:rsidR="00924427">
              <w:rPr>
                <w:noProof/>
                <w:webHidden/>
              </w:rPr>
            </w:r>
            <w:r w:rsidR="00924427">
              <w:rPr>
                <w:noProof/>
                <w:webHidden/>
              </w:rPr>
              <w:fldChar w:fldCharType="separate"/>
            </w:r>
            <w:r w:rsidR="00924427">
              <w:rPr>
                <w:noProof/>
                <w:webHidden/>
              </w:rPr>
              <w:t>63</w:t>
            </w:r>
            <w:r w:rsidR="00924427">
              <w:rPr>
                <w:noProof/>
                <w:webHidden/>
              </w:rPr>
              <w:fldChar w:fldCharType="end"/>
            </w:r>
          </w:hyperlink>
        </w:p>
        <w:p w14:paraId="2413E56D" w14:textId="373A03D7"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1" w:history="1">
            <w:r w:rsidR="00924427">
              <w:rPr>
                <w:rStyle w:val="Hyperlink"/>
                <w:b/>
                <w:bCs/>
                <w:noProof/>
                <w:lang w:val="pt-BR" w:eastAsia="pt-BR"/>
              </w:rPr>
              <w:t>2.15.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O Modelo de Black-Litterman: Uma Reconstrução Bayesiana da Alocação de Ativos</w:t>
            </w:r>
            <w:r w:rsidR="00924427">
              <w:rPr>
                <w:noProof/>
                <w:webHidden/>
              </w:rPr>
              <w:tab/>
            </w:r>
            <w:r w:rsidR="00924427">
              <w:rPr>
                <w:noProof/>
                <w:webHidden/>
              </w:rPr>
              <w:fldChar w:fldCharType="begin"/>
            </w:r>
            <w:r w:rsidR="00924427">
              <w:rPr>
                <w:noProof/>
                <w:webHidden/>
              </w:rPr>
              <w:instrText xml:space="preserve"> PAGEREF _Toc231998801 \h </w:instrText>
            </w:r>
            <w:r w:rsidR="00924427">
              <w:rPr>
                <w:noProof/>
                <w:webHidden/>
              </w:rPr>
            </w:r>
            <w:r w:rsidR="00924427">
              <w:rPr>
                <w:noProof/>
                <w:webHidden/>
              </w:rPr>
              <w:fldChar w:fldCharType="separate"/>
            </w:r>
            <w:r w:rsidR="00924427">
              <w:rPr>
                <w:noProof/>
                <w:webHidden/>
              </w:rPr>
              <w:t>65</w:t>
            </w:r>
            <w:r w:rsidR="00924427">
              <w:rPr>
                <w:noProof/>
                <w:webHidden/>
              </w:rPr>
              <w:fldChar w:fldCharType="end"/>
            </w:r>
          </w:hyperlink>
        </w:p>
        <w:p w14:paraId="2A5539A0" w14:textId="34FB45A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2" w:history="1">
            <w:r w:rsidR="00924427">
              <w:rPr>
                <w:rStyle w:val="Hyperlink"/>
                <w:noProof/>
                <w:lang w:val="pt-BR"/>
              </w:rPr>
              <w:t>2.15.1.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Introdução: A Gênese Histórica e a Motivação Teórica</w:t>
            </w:r>
            <w:r w:rsidR="00924427">
              <w:rPr>
                <w:noProof/>
                <w:webHidden/>
              </w:rPr>
              <w:tab/>
            </w:r>
            <w:r w:rsidR="00924427">
              <w:rPr>
                <w:noProof/>
                <w:webHidden/>
              </w:rPr>
              <w:fldChar w:fldCharType="begin"/>
            </w:r>
            <w:r w:rsidR="00924427">
              <w:rPr>
                <w:noProof/>
                <w:webHidden/>
              </w:rPr>
              <w:instrText xml:space="preserve"> PAGEREF _Toc231998802 \h </w:instrText>
            </w:r>
            <w:r w:rsidR="00924427">
              <w:rPr>
                <w:noProof/>
                <w:webHidden/>
              </w:rPr>
            </w:r>
            <w:r w:rsidR="00924427">
              <w:rPr>
                <w:noProof/>
                <w:webHidden/>
              </w:rPr>
              <w:fldChar w:fldCharType="separate"/>
            </w:r>
            <w:r w:rsidR="00924427">
              <w:rPr>
                <w:noProof/>
                <w:webHidden/>
              </w:rPr>
              <w:t>65</w:t>
            </w:r>
            <w:r w:rsidR="00924427">
              <w:rPr>
                <w:noProof/>
                <w:webHidden/>
              </w:rPr>
              <w:fldChar w:fldCharType="end"/>
            </w:r>
          </w:hyperlink>
        </w:p>
        <w:p w14:paraId="22907D5A" w14:textId="02032D1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3" w:history="1">
            <w:r w:rsidR="00924427">
              <w:rPr>
                <w:rStyle w:val="Hyperlink"/>
                <w:noProof/>
                <w:lang w:val="pt-BR"/>
              </w:rPr>
              <w:t>2.15.2.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Contexto da Goldman Sachs e a Colaboração Black-Litterman</w:t>
            </w:r>
            <w:r w:rsidR="00924427">
              <w:rPr>
                <w:noProof/>
                <w:webHidden/>
              </w:rPr>
              <w:tab/>
            </w:r>
            <w:r w:rsidR="00924427">
              <w:rPr>
                <w:noProof/>
                <w:webHidden/>
              </w:rPr>
              <w:fldChar w:fldCharType="begin"/>
            </w:r>
            <w:r w:rsidR="00924427">
              <w:rPr>
                <w:noProof/>
                <w:webHidden/>
              </w:rPr>
              <w:instrText xml:space="preserve"> PAGEREF _Toc231998803 \h </w:instrText>
            </w:r>
            <w:r w:rsidR="00924427">
              <w:rPr>
                <w:noProof/>
                <w:webHidden/>
              </w:rPr>
            </w:r>
            <w:r w:rsidR="00924427">
              <w:rPr>
                <w:noProof/>
                <w:webHidden/>
              </w:rPr>
              <w:fldChar w:fldCharType="separate"/>
            </w:r>
            <w:r w:rsidR="00924427">
              <w:rPr>
                <w:noProof/>
                <w:webHidden/>
              </w:rPr>
              <w:t>65</w:t>
            </w:r>
            <w:r w:rsidR="00924427">
              <w:rPr>
                <w:noProof/>
                <w:webHidden/>
              </w:rPr>
              <w:fldChar w:fldCharType="end"/>
            </w:r>
          </w:hyperlink>
        </w:p>
        <w:p w14:paraId="1C25B173" w14:textId="54E78046"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4" w:history="1">
            <w:r w:rsidR="00924427">
              <w:rPr>
                <w:rStyle w:val="Hyperlink"/>
                <w:noProof/>
                <w:lang w:val="pt-BR"/>
              </w:rPr>
              <w:t>2.15.3.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As Limitações da Média-Variância e a Gênese do Black-Litterman</w:t>
            </w:r>
            <w:r w:rsidR="00924427">
              <w:rPr>
                <w:noProof/>
                <w:webHidden/>
              </w:rPr>
              <w:tab/>
            </w:r>
            <w:r w:rsidR="00924427">
              <w:rPr>
                <w:noProof/>
                <w:webHidden/>
              </w:rPr>
              <w:fldChar w:fldCharType="begin"/>
            </w:r>
            <w:r w:rsidR="00924427">
              <w:rPr>
                <w:noProof/>
                <w:webHidden/>
              </w:rPr>
              <w:instrText xml:space="preserve"> PAGEREF _Toc231998804 \h </w:instrText>
            </w:r>
            <w:r w:rsidR="00924427">
              <w:rPr>
                <w:noProof/>
                <w:webHidden/>
              </w:rPr>
            </w:r>
            <w:r w:rsidR="00924427">
              <w:rPr>
                <w:noProof/>
                <w:webHidden/>
              </w:rPr>
              <w:fldChar w:fldCharType="separate"/>
            </w:r>
            <w:r w:rsidR="00924427">
              <w:rPr>
                <w:noProof/>
                <w:webHidden/>
              </w:rPr>
              <w:t>66</w:t>
            </w:r>
            <w:r w:rsidR="00924427">
              <w:rPr>
                <w:noProof/>
                <w:webHidden/>
              </w:rPr>
              <w:fldChar w:fldCharType="end"/>
            </w:r>
          </w:hyperlink>
        </w:p>
        <w:p w14:paraId="6D1554C1" w14:textId="54644B2D"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5" w:history="1">
            <w:r w:rsidR="00924427">
              <w:rPr>
                <w:rStyle w:val="Hyperlink"/>
                <w:noProof/>
                <w:lang w:val="pt-BR"/>
              </w:rPr>
              <w:t>2.15.4.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 Crítica à MPT: O Dilema da "Maximização de Erros" e as Soluções de Canto</w:t>
            </w:r>
            <w:r w:rsidR="00924427">
              <w:rPr>
                <w:noProof/>
                <w:webHidden/>
              </w:rPr>
              <w:tab/>
            </w:r>
            <w:r w:rsidR="00924427">
              <w:rPr>
                <w:noProof/>
                <w:webHidden/>
              </w:rPr>
              <w:fldChar w:fldCharType="begin"/>
            </w:r>
            <w:r w:rsidR="00924427">
              <w:rPr>
                <w:noProof/>
                <w:webHidden/>
              </w:rPr>
              <w:instrText xml:space="preserve"> PAGEREF _Toc231998805 \h </w:instrText>
            </w:r>
            <w:r w:rsidR="00924427">
              <w:rPr>
                <w:noProof/>
                <w:webHidden/>
              </w:rPr>
            </w:r>
            <w:r w:rsidR="00924427">
              <w:rPr>
                <w:noProof/>
                <w:webHidden/>
              </w:rPr>
              <w:fldChar w:fldCharType="separate"/>
            </w:r>
            <w:r w:rsidR="00924427">
              <w:rPr>
                <w:noProof/>
                <w:webHidden/>
              </w:rPr>
              <w:t>66</w:t>
            </w:r>
            <w:r w:rsidR="00924427">
              <w:rPr>
                <w:noProof/>
                <w:webHidden/>
              </w:rPr>
              <w:fldChar w:fldCharType="end"/>
            </w:r>
          </w:hyperlink>
        </w:p>
        <w:p w14:paraId="666150FE" w14:textId="1999270A"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6" w:history="1">
            <w:r w:rsidR="00924427">
              <w:rPr>
                <w:rStyle w:val="Hyperlink"/>
                <w:noProof/>
                <w:lang w:val="pt-BR"/>
              </w:rPr>
              <w:t>2.15.5.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rPr>
              <w:t>A Estrutura Bayesiana: Prior, Visões e Posterior</w:t>
            </w:r>
            <w:r w:rsidR="00924427">
              <w:rPr>
                <w:noProof/>
                <w:webHidden/>
              </w:rPr>
              <w:tab/>
            </w:r>
            <w:r w:rsidR="00924427">
              <w:rPr>
                <w:noProof/>
                <w:webHidden/>
              </w:rPr>
              <w:fldChar w:fldCharType="begin"/>
            </w:r>
            <w:r w:rsidR="00924427">
              <w:rPr>
                <w:noProof/>
                <w:webHidden/>
              </w:rPr>
              <w:instrText xml:space="preserve"> PAGEREF _Toc231998806 \h </w:instrText>
            </w:r>
            <w:r w:rsidR="00924427">
              <w:rPr>
                <w:noProof/>
                <w:webHidden/>
              </w:rPr>
            </w:r>
            <w:r w:rsidR="00924427">
              <w:rPr>
                <w:noProof/>
                <w:webHidden/>
              </w:rPr>
              <w:fldChar w:fldCharType="separate"/>
            </w:r>
            <w:r w:rsidR="00924427">
              <w:rPr>
                <w:noProof/>
                <w:webHidden/>
              </w:rPr>
              <w:t>67</w:t>
            </w:r>
            <w:r w:rsidR="00924427">
              <w:rPr>
                <w:noProof/>
                <w:webHidden/>
              </w:rPr>
              <w:fldChar w:fldCharType="end"/>
            </w:r>
          </w:hyperlink>
        </w:p>
        <w:p w14:paraId="3E6D1B3B" w14:textId="66E8432B"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7" w:history="1">
            <w:r w:rsidR="00924427">
              <w:rPr>
                <w:rStyle w:val="Hyperlink"/>
                <w:noProof/>
                <w:lang w:val="pt-BR"/>
              </w:rPr>
              <w:t>2.15.6.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Derivação Matemática Detalhada: A "Fórmula Mestra"</w:t>
            </w:r>
            <w:r w:rsidR="00924427">
              <w:rPr>
                <w:noProof/>
                <w:webHidden/>
              </w:rPr>
              <w:tab/>
            </w:r>
            <w:r w:rsidR="00924427">
              <w:rPr>
                <w:noProof/>
                <w:webHidden/>
              </w:rPr>
              <w:fldChar w:fldCharType="begin"/>
            </w:r>
            <w:r w:rsidR="00924427">
              <w:rPr>
                <w:noProof/>
                <w:webHidden/>
              </w:rPr>
              <w:instrText xml:space="preserve"> PAGEREF _Toc231998807 \h </w:instrText>
            </w:r>
            <w:r w:rsidR="00924427">
              <w:rPr>
                <w:noProof/>
                <w:webHidden/>
              </w:rPr>
            </w:r>
            <w:r w:rsidR="00924427">
              <w:rPr>
                <w:noProof/>
                <w:webHidden/>
              </w:rPr>
              <w:fldChar w:fldCharType="separate"/>
            </w:r>
            <w:r w:rsidR="00924427">
              <w:rPr>
                <w:noProof/>
                <w:webHidden/>
              </w:rPr>
              <w:t>68</w:t>
            </w:r>
            <w:r w:rsidR="00924427">
              <w:rPr>
                <w:noProof/>
                <w:webHidden/>
              </w:rPr>
              <w:fldChar w:fldCharType="end"/>
            </w:r>
          </w:hyperlink>
        </w:p>
        <w:p w14:paraId="7ABA830B" w14:textId="0BB7841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8" w:history="1">
            <w:r w:rsidR="00924427">
              <w:rPr>
                <w:rStyle w:val="Hyperlink"/>
                <w:noProof/>
                <w:lang w:val="pt-BR"/>
              </w:rPr>
              <w:t>2.15.7.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Fundamentos Matemáticos: A Arquitetura Bayesiana</w:t>
            </w:r>
            <w:r w:rsidR="00924427">
              <w:rPr>
                <w:noProof/>
                <w:webHidden/>
              </w:rPr>
              <w:tab/>
            </w:r>
            <w:r w:rsidR="00924427">
              <w:rPr>
                <w:noProof/>
                <w:webHidden/>
              </w:rPr>
              <w:fldChar w:fldCharType="begin"/>
            </w:r>
            <w:r w:rsidR="00924427">
              <w:rPr>
                <w:noProof/>
                <w:webHidden/>
              </w:rPr>
              <w:instrText xml:space="preserve"> PAGEREF _Toc231998808 \h </w:instrText>
            </w:r>
            <w:r w:rsidR="00924427">
              <w:rPr>
                <w:noProof/>
                <w:webHidden/>
              </w:rPr>
            </w:r>
            <w:r w:rsidR="00924427">
              <w:rPr>
                <w:noProof/>
                <w:webHidden/>
              </w:rPr>
              <w:fldChar w:fldCharType="separate"/>
            </w:r>
            <w:r w:rsidR="00924427">
              <w:rPr>
                <w:noProof/>
                <w:webHidden/>
              </w:rPr>
              <w:t>69</w:t>
            </w:r>
            <w:r w:rsidR="00924427">
              <w:rPr>
                <w:noProof/>
                <w:webHidden/>
              </w:rPr>
              <w:fldChar w:fldCharType="end"/>
            </w:r>
          </w:hyperlink>
        </w:p>
        <w:p w14:paraId="60422A51" w14:textId="04170D0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9" w:history="1">
            <w:r w:rsidR="00924427">
              <w:rPr>
                <w:rStyle w:val="Hyperlink"/>
                <w:noProof/>
                <w:lang w:val="pt-BR"/>
              </w:rPr>
              <w:t>2.15.8.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924427">
              <w:rPr>
                <w:rStyle w:val="Hyperlink"/>
                <w:bCs/>
                <w:noProof/>
                <w:lang w:val="pt-BR"/>
              </w:rPr>
              <w:t xml:space="preserve"> e a Otimização Reversa</w:t>
            </w:r>
            <w:r w:rsidR="00924427">
              <w:rPr>
                <w:noProof/>
                <w:webHidden/>
              </w:rPr>
              <w:tab/>
            </w:r>
            <w:r w:rsidR="00924427">
              <w:rPr>
                <w:noProof/>
                <w:webHidden/>
              </w:rPr>
              <w:fldChar w:fldCharType="begin"/>
            </w:r>
            <w:r w:rsidR="00924427">
              <w:rPr>
                <w:noProof/>
                <w:webHidden/>
              </w:rPr>
              <w:instrText xml:space="preserve"> PAGEREF _Toc231998809 \h </w:instrText>
            </w:r>
            <w:r w:rsidR="00924427">
              <w:rPr>
                <w:noProof/>
                <w:webHidden/>
              </w:rPr>
            </w:r>
            <w:r w:rsidR="00924427">
              <w:rPr>
                <w:noProof/>
                <w:webHidden/>
              </w:rPr>
              <w:fldChar w:fldCharType="separate"/>
            </w:r>
            <w:r w:rsidR="00924427">
              <w:rPr>
                <w:noProof/>
                <w:webHidden/>
              </w:rPr>
              <w:t>70</w:t>
            </w:r>
            <w:r w:rsidR="00924427">
              <w:rPr>
                <w:noProof/>
                <w:webHidden/>
              </w:rPr>
              <w:fldChar w:fldCharType="end"/>
            </w:r>
          </w:hyperlink>
        </w:p>
        <w:p w14:paraId="655E3FDD" w14:textId="4E384FE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0" w:history="1">
            <w:r w:rsidR="00924427">
              <w:rPr>
                <w:rStyle w:val="Hyperlink"/>
                <w:noProof/>
                <w:lang w:val="pt-BR"/>
              </w:rPr>
              <w:t>2.15.9.</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924427">
              <w:rPr>
                <w:noProof/>
                <w:webHidden/>
              </w:rPr>
              <w:tab/>
            </w:r>
            <w:r w:rsidR="00924427">
              <w:rPr>
                <w:noProof/>
                <w:webHidden/>
              </w:rPr>
              <w:fldChar w:fldCharType="begin"/>
            </w:r>
            <w:r w:rsidR="00924427">
              <w:rPr>
                <w:noProof/>
                <w:webHidden/>
              </w:rPr>
              <w:instrText xml:space="preserve"> PAGEREF _Toc231998810 \h </w:instrText>
            </w:r>
            <w:r w:rsidR="00924427">
              <w:rPr>
                <w:noProof/>
                <w:webHidden/>
              </w:rPr>
            </w:r>
            <w:r w:rsidR="00924427">
              <w:rPr>
                <w:noProof/>
                <w:webHidden/>
              </w:rPr>
              <w:fldChar w:fldCharType="separate"/>
            </w:r>
            <w:r w:rsidR="00924427">
              <w:rPr>
                <w:noProof/>
                <w:webHidden/>
              </w:rPr>
              <w:t>71</w:t>
            </w:r>
            <w:r w:rsidR="00924427">
              <w:rPr>
                <w:noProof/>
                <w:webHidden/>
              </w:rPr>
              <w:fldChar w:fldCharType="end"/>
            </w:r>
          </w:hyperlink>
        </w:p>
        <w:p w14:paraId="6BC4E457" w14:textId="2F28ACB3"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1" w:history="1">
            <w:r w:rsidR="00924427">
              <w:rPr>
                <w:rStyle w:val="Hyperlink"/>
                <w:noProof/>
                <w:lang w:val="pt-BR"/>
              </w:rPr>
              <w:t>2.15.10.</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A Fórmula Mestra de Black-Litterman</w:t>
            </w:r>
            <w:r w:rsidR="00924427">
              <w:rPr>
                <w:noProof/>
                <w:webHidden/>
              </w:rPr>
              <w:tab/>
            </w:r>
            <w:r w:rsidR="00924427">
              <w:rPr>
                <w:noProof/>
                <w:webHidden/>
              </w:rPr>
              <w:fldChar w:fldCharType="begin"/>
            </w:r>
            <w:r w:rsidR="00924427">
              <w:rPr>
                <w:noProof/>
                <w:webHidden/>
              </w:rPr>
              <w:instrText xml:space="preserve"> PAGEREF _Toc231998811 \h </w:instrText>
            </w:r>
            <w:r w:rsidR="00924427">
              <w:rPr>
                <w:noProof/>
                <w:webHidden/>
              </w:rPr>
            </w:r>
            <w:r w:rsidR="00924427">
              <w:rPr>
                <w:noProof/>
                <w:webHidden/>
              </w:rPr>
              <w:fldChar w:fldCharType="separate"/>
            </w:r>
            <w:r w:rsidR="00924427">
              <w:rPr>
                <w:noProof/>
                <w:webHidden/>
              </w:rPr>
              <w:t>72</w:t>
            </w:r>
            <w:r w:rsidR="00924427">
              <w:rPr>
                <w:noProof/>
                <w:webHidden/>
              </w:rPr>
              <w:fldChar w:fldCharType="end"/>
            </w:r>
          </w:hyperlink>
        </w:p>
        <w:p w14:paraId="7B78BC63" w14:textId="25256654"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2" w:history="1">
            <w:r w:rsidR="00924427">
              <w:rPr>
                <w:rStyle w:val="Hyperlink"/>
                <w:noProof/>
                <w:lang w:val="pt-BR"/>
              </w:rPr>
              <w:t>2.15.11.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 Controvérsia Teórica sobre o Escalar</w:t>
            </w:r>
            <w:r w:rsidR="00924427">
              <w:rPr>
                <w:rStyle w:val="Hyperlink"/>
                <w:b/>
                <w:bCs/>
                <w:noProof/>
                <w:lang w:val="pt-BR"/>
              </w:rPr>
              <w:t xml:space="preserve"> </w:t>
            </w:r>
            <w:r w:rsidR="00924427">
              <w:rPr>
                <w:rStyle w:val="Hyperlink"/>
                <w:noProof/>
                <w:lang w:val="pt-BR"/>
              </w:rPr>
              <w:t>Tau</w:t>
            </w:r>
            <w:r w:rsidR="00924427">
              <w:rPr>
                <w:rStyle w:val="Hyperlink"/>
                <w:b/>
                <w:bCs/>
                <w:noProof/>
                <w:lang w:val="pt-BR"/>
              </w:rPr>
              <w:t xml:space="preserve"> </w:t>
            </w:r>
            <m:oMath>
              <m:r>
                <m:rPr>
                  <m:sty m:val="bi"/>
                </m:rPr>
                <w:rPr>
                  <w:rStyle w:val="Hyperlink"/>
                  <w:rFonts w:ascii="Cambria Math" w:hAnsi="Cambria Math"/>
                  <w:noProof/>
                  <w:lang w:val="pt-BR"/>
                </w:rPr>
                <m:t>(τ)</m:t>
              </m:r>
            </m:oMath>
            <w:r w:rsidR="00924427">
              <w:rPr>
                <w:noProof/>
                <w:webHidden/>
              </w:rPr>
              <w:tab/>
            </w:r>
            <w:r w:rsidR="00924427">
              <w:rPr>
                <w:noProof/>
                <w:webHidden/>
              </w:rPr>
              <w:fldChar w:fldCharType="begin"/>
            </w:r>
            <w:r w:rsidR="00924427">
              <w:rPr>
                <w:noProof/>
                <w:webHidden/>
              </w:rPr>
              <w:instrText xml:space="preserve"> PAGEREF _Toc231998812 \h </w:instrText>
            </w:r>
            <w:r w:rsidR="00924427">
              <w:rPr>
                <w:noProof/>
                <w:webHidden/>
              </w:rPr>
            </w:r>
            <w:r w:rsidR="00924427">
              <w:rPr>
                <w:noProof/>
                <w:webHidden/>
              </w:rPr>
              <w:fldChar w:fldCharType="separate"/>
            </w:r>
            <w:r w:rsidR="00924427">
              <w:rPr>
                <w:noProof/>
                <w:webHidden/>
              </w:rPr>
              <w:t>73</w:t>
            </w:r>
            <w:r w:rsidR="00924427">
              <w:rPr>
                <w:noProof/>
                <w:webHidden/>
              </w:rPr>
              <w:fldChar w:fldCharType="end"/>
            </w:r>
          </w:hyperlink>
        </w:p>
        <w:p w14:paraId="61E019A0" w14:textId="77C6B60B"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3" w:history="1">
            <w:r w:rsidR="00924427">
              <w:rPr>
                <w:rStyle w:val="Hyperlink"/>
                <w:noProof/>
                <w:lang w:val="pt-BR"/>
              </w:rPr>
              <w:t>2.15.12.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sidR="00924427">
              <w:rPr>
                <w:noProof/>
                <w:webHidden/>
              </w:rPr>
              <w:tab/>
            </w:r>
            <w:r w:rsidR="00924427">
              <w:rPr>
                <w:noProof/>
                <w:webHidden/>
              </w:rPr>
              <w:fldChar w:fldCharType="begin"/>
            </w:r>
            <w:r w:rsidR="00924427">
              <w:rPr>
                <w:noProof/>
                <w:webHidden/>
              </w:rPr>
              <w:instrText xml:space="preserve"> PAGEREF _Toc231998813 \h </w:instrText>
            </w:r>
            <w:r w:rsidR="00924427">
              <w:rPr>
                <w:noProof/>
                <w:webHidden/>
              </w:rPr>
            </w:r>
            <w:r w:rsidR="00924427">
              <w:rPr>
                <w:noProof/>
                <w:webHidden/>
              </w:rPr>
              <w:fldChar w:fldCharType="separate"/>
            </w:r>
            <w:r w:rsidR="00924427">
              <w:rPr>
                <w:noProof/>
                <w:webHidden/>
              </w:rPr>
              <w:t>73</w:t>
            </w:r>
            <w:r w:rsidR="00924427">
              <w:rPr>
                <w:noProof/>
                <w:webHidden/>
              </w:rPr>
              <w:fldChar w:fldCharType="end"/>
            </w:r>
          </w:hyperlink>
        </w:p>
        <w:p w14:paraId="6D43EC1C" w14:textId="2490326A"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4" w:history="1">
            <w:r w:rsidR="00924427">
              <w:rPr>
                <w:rStyle w:val="Hyperlink"/>
                <w:noProof/>
                <w:lang w:val="pt-BR"/>
              </w:rPr>
              <w:t>2.15.13.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O Algoritmo de Confiança Percentual (Idzorek, 2005)</w:t>
            </w:r>
            <w:r w:rsidR="00924427">
              <w:rPr>
                <w:noProof/>
                <w:webHidden/>
              </w:rPr>
              <w:tab/>
            </w:r>
            <w:r w:rsidR="00924427">
              <w:rPr>
                <w:noProof/>
                <w:webHidden/>
              </w:rPr>
              <w:fldChar w:fldCharType="begin"/>
            </w:r>
            <w:r w:rsidR="00924427">
              <w:rPr>
                <w:noProof/>
                <w:webHidden/>
              </w:rPr>
              <w:instrText xml:space="preserve"> PAGEREF _Toc231998814 \h </w:instrText>
            </w:r>
            <w:r w:rsidR="00924427">
              <w:rPr>
                <w:noProof/>
                <w:webHidden/>
              </w:rPr>
            </w:r>
            <w:r w:rsidR="00924427">
              <w:rPr>
                <w:noProof/>
                <w:webHidden/>
              </w:rPr>
              <w:fldChar w:fldCharType="separate"/>
            </w:r>
            <w:r w:rsidR="00924427">
              <w:rPr>
                <w:noProof/>
                <w:webHidden/>
              </w:rPr>
              <w:t>74</w:t>
            </w:r>
            <w:r w:rsidR="00924427">
              <w:rPr>
                <w:noProof/>
                <w:webHidden/>
              </w:rPr>
              <w:fldChar w:fldCharType="end"/>
            </w:r>
          </w:hyperlink>
        </w:p>
        <w:p w14:paraId="61C5D7F8" w14:textId="06F59DD6"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5" w:history="1">
            <w:r w:rsidR="00924427">
              <w:rPr>
                <w:rStyle w:val="Hyperlink"/>
                <w:b/>
                <w:bCs/>
                <w:noProof/>
                <w:lang w:val="pt-BR"/>
              </w:rPr>
              <w:t>2.16.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Comparação Crítica: BL, MPT e PMPT</w:t>
            </w:r>
            <w:r w:rsidR="00924427">
              <w:rPr>
                <w:noProof/>
                <w:webHidden/>
              </w:rPr>
              <w:tab/>
            </w:r>
            <w:r w:rsidR="00924427">
              <w:rPr>
                <w:noProof/>
                <w:webHidden/>
              </w:rPr>
              <w:fldChar w:fldCharType="begin"/>
            </w:r>
            <w:r w:rsidR="00924427">
              <w:rPr>
                <w:noProof/>
                <w:webHidden/>
              </w:rPr>
              <w:instrText xml:space="preserve"> PAGEREF _Toc231998815 \h </w:instrText>
            </w:r>
            <w:r w:rsidR="00924427">
              <w:rPr>
                <w:noProof/>
                <w:webHidden/>
              </w:rPr>
            </w:r>
            <w:r w:rsidR="00924427">
              <w:rPr>
                <w:noProof/>
                <w:webHidden/>
              </w:rPr>
              <w:fldChar w:fldCharType="separate"/>
            </w:r>
            <w:r w:rsidR="00924427">
              <w:rPr>
                <w:noProof/>
                <w:webHidden/>
              </w:rPr>
              <w:t>75</w:t>
            </w:r>
            <w:r w:rsidR="00924427">
              <w:rPr>
                <w:noProof/>
                <w:webHidden/>
              </w:rPr>
              <w:fldChar w:fldCharType="end"/>
            </w:r>
          </w:hyperlink>
        </w:p>
        <w:p w14:paraId="7DFB3136" w14:textId="0FA85247"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6" w:history="1">
            <w:r w:rsidR="00924427">
              <w:rPr>
                <w:rStyle w:val="Hyperlink"/>
                <w:noProof/>
                <w:lang w:val="pt-BR"/>
              </w:rPr>
              <w:t>2.16.1.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MPT vs. BL: A Correção da Estabilidade</w:t>
            </w:r>
            <w:r w:rsidR="00924427">
              <w:rPr>
                <w:noProof/>
                <w:webHidden/>
              </w:rPr>
              <w:tab/>
            </w:r>
            <w:r w:rsidR="00924427">
              <w:rPr>
                <w:noProof/>
                <w:webHidden/>
              </w:rPr>
              <w:fldChar w:fldCharType="begin"/>
            </w:r>
            <w:r w:rsidR="00924427">
              <w:rPr>
                <w:noProof/>
                <w:webHidden/>
              </w:rPr>
              <w:instrText xml:space="preserve"> PAGEREF _Toc231998816 \h </w:instrText>
            </w:r>
            <w:r w:rsidR="00924427">
              <w:rPr>
                <w:noProof/>
                <w:webHidden/>
              </w:rPr>
            </w:r>
            <w:r w:rsidR="00924427">
              <w:rPr>
                <w:noProof/>
                <w:webHidden/>
              </w:rPr>
              <w:fldChar w:fldCharType="separate"/>
            </w:r>
            <w:r w:rsidR="00924427">
              <w:rPr>
                <w:noProof/>
                <w:webHidden/>
              </w:rPr>
              <w:t>75</w:t>
            </w:r>
            <w:r w:rsidR="00924427">
              <w:rPr>
                <w:noProof/>
                <w:webHidden/>
              </w:rPr>
              <w:fldChar w:fldCharType="end"/>
            </w:r>
          </w:hyperlink>
        </w:p>
        <w:p w14:paraId="289BE8F1" w14:textId="3251811D"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7" w:history="1">
            <w:r w:rsidR="00924427">
              <w:rPr>
                <w:rStyle w:val="Hyperlink"/>
                <w:noProof/>
                <w:lang w:val="pt-BR"/>
              </w:rPr>
              <w:t>2.16.2.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BL vs. PMPT: Complementaridade Estrutural</w:t>
            </w:r>
            <w:r w:rsidR="00924427">
              <w:rPr>
                <w:noProof/>
                <w:webHidden/>
              </w:rPr>
              <w:tab/>
            </w:r>
            <w:r w:rsidR="00924427">
              <w:rPr>
                <w:noProof/>
                <w:webHidden/>
              </w:rPr>
              <w:fldChar w:fldCharType="begin"/>
            </w:r>
            <w:r w:rsidR="00924427">
              <w:rPr>
                <w:noProof/>
                <w:webHidden/>
              </w:rPr>
              <w:instrText xml:space="preserve"> PAGEREF _Toc231998817 \h </w:instrText>
            </w:r>
            <w:r w:rsidR="00924427">
              <w:rPr>
                <w:noProof/>
                <w:webHidden/>
              </w:rPr>
            </w:r>
            <w:r w:rsidR="00924427">
              <w:rPr>
                <w:noProof/>
                <w:webHidden/>
              </w:rPr>
              <w:fldChar w:fldCharType="separate"/>
            </w:r>
            <w:r w:rsidR="00924427">
              <w:rPr>
                <w:noProof/>
                <w:webHidden/>
              </w:rPr>
              <w:t>75</w:t>
            </w:r>
            <w:r w:rsidR="00924427">
              <w:rPr>
                <w:noProof/>
                <w:webHidden/>
              </w:rPr>
              <w:fldChar w:fldCharType="end"/>
            </w:r>
          </w:hyperlink>
        </w:p>
        <w:p w14:paraId="00443701" w14:textId="7E65D696"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8" w:history="1">
            <w:r w:rsidR="00924427">
              <w:rPr>
                <w:rStyle w:val="Hyperlink"/>
                <w:b/>
                <w:bCs/>
                <w:noProof/>
                <w:lang w:val="pt-BR"/>
              </w:rPr>
              <w:t>2.17.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Limitações e Extensões Modernas</w:t>
            </w:r>
            <w:r w:rsidR="00924427">
              <w:rPr>
                <w:noProof/>
                <w:webHidden/>
              </w:rPr>
              <w:tab/>
            </w:r>
            <w:r w:rsidR="00924427">
              <w:rPr>
                <w:noProof/>
                <w:webHidden/>
              </w:rPr>
              <w:fldChar w:fldCharType="begin"/>
            </w:r>
            <w:r w:rsidR="00924427">
              <w:rPr>
                <w:noProof/>
                <w:webHidden/>
              </w:rPr>
              <w:instrText xml:space="preserve"> PAGEREF _Toc231998818 \h </w:instrText>
            </w:r>
            <w:r w:rsidR="00924427">
              <w:rPr>
                <w:noProof/>
                <w:webHidden/>
              </w:rPr>
            </w:r>
            <w:r w:rsidR="00924427">
              <w:rPr>
                <w:noProof/>
                <w:webHidden/>
              </w:rPr>
              <w:fldChar w:fldCharType="separate"/>
            </w:r>
            <w:r w:rsidR="00924427">
              <w:rPr>
                <w:noProof/>
                <w:webHidden/>
              </w:rPr>
              <w:t>76</w:t>
            </w:r>
            <w:r w:rsidR="00924427">
              <w:rPr>
                <w:noProof/>
                <w:webHidden/>
              </w:rPr>
              <w:fldChar w:fldCharType="end"/>
            </w:r>
          </w:hyperlink>
        </w:p>
        <w:p w14:paraId="53FEBF7C" w14:textId="55DDD381"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9" w:history="1">
            <w:r w:rsidR="00924427">
              <w:rPr>
                <w:rStyle w:val="Hyperlink"/>
                <w:noProof/>
                <w:lang w:val="en-US"/>
              </w:rPr>
              <w:t>2.17.1.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en-US"/>
              </w:rPr>
              <w:t>Entropy Pooling e Fully Flexible Views (Meucci)</w:t>
            </w:r>
            <w:r w:rsidR="00924427">
              <w:rPr>
                <w:noProof/>
                <w:webHidden/>
              </w:rPr>
              <w:tab/>
            </w:r>
            <w:r w:rsidR="00924427">
              <w:rPr>
                <w:noProof/>
                <w:webHidden/>
              </w:rPr>
              <w:fldChar w:fldCharType="begin"/>
            </w:r>
            <w:r w:rsidR="00924427">
              <w:rPr>
                <w:noProof/>
                <w:webHidden/>
              </w:rPr>
              <w:instrText xml:space="preserve"> PAGEREF _Toc231998819 \h </w:instrText>
            </w:r>
            <w:r w:rsidR="00924427">
              <w:rPr>
                <w:noProof/>
                <w:webHidden/>
              </w:rPr>
            </w:r>
            <w:r w:rsidR="00924427">
              <w:rPr>
                <w:noProof/>
                <w:webHidden/>
              </w:rPr>
              <w:fldChar w:fldCharType="separate"/>
            </w:r>
            <w:r w:rsidR="00924427">
              <w:rPr>
                <w:noProof/>
                <w:webHidden/>
              </w:rPr>
              <w:t>77</w:t>
            </w:r>
            <w:r w:rsidR="00924427">
              <w:rPr>
                <w:noProof/>
                <w:webHidden/>
              </w:rPr>
              <w:fldChar w:fldCharType="end"/>
            </w:r>
          </w:hyperlink>
        </w:p>
        <w:p w14:paraId="6F04D2A2" w14:textId="064EBB2E"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0" w:history="1">
            <w:r w:rsidR="00924427">
              <w:rPr>
                <w:rStyle w:val="Hyperlink"/>
                <w:b/>
                <w:bCs/>
                <w:noProof/>
                <w:lang w:val="pt-BR"/>
              </w:rPr>
              <w:t>2.18.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Conclusão do Capítulo</w:t>
            </w:r>
            <w:r w:rsidR="00924427">
              <w:rPr>
                <w:noProof/>
                <w:webHidden/>
              </w:rPr>
              <w:tab/>
            </w:r>
            <w:r w:rsidR="00924427">
              <w:rPr>
                <w:noProof/>
                <w:webHidden/>
              </w:rPr>
              <w:fldChar w:fldCharType="begin"/>
            </w:r>
            <w:r w:rsidR="00924427">
              <w:rPr>
                <w:noProof/>
                <w:webHidden/>
              </w:rPr>
              <w:instrText xml:space="preserve"> PAGEREF _Toc231998820 \h </w:instrText>
            </w:r>
            <w:r w:rsidR="00924427">
              <w:rPr>
                <w:noProof/>
                <w:webHidden/>
              </w:rPr>
            </w:r>
            <w:r w:rsidR="00924427">
              <w:rPr>
                <w:noProof/>
                <w:webHidden/>
              </w:rPr>
              <w:fldChar w:fldCharType="separate"/>
            </w:r>
            <w:r w:rsidR="00924427">
              <w:rPr>
                <w:noProof/>
                <w:webHidden/>
              </w:rPr>
              <w:t>78</w:t>
            </w:r>
            <w:r w:rsidR="00924427">
              <w:rPr>
                <w:noProof/>
                <w:webHidden/>
              </w:rPr>
              <w:fldChar w:fldCharType="end"/>
            </w:r>
          </w:hyperlink>
        </w:p>
        <w:p w14:paraId="2711903B" w14:textId="67D5BC5A"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1" w:history="1">
            <w:r w:rsidR="00924427">
              <w:rPr>
                <w:rStyle w:val="Hyperlink"/>
                <w:noProof/>
                <w:w w:val="99"/>
              </w:rPr>
              <w:t>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CAPÍTULO 3 — METODOLOGIA DA PESQUISA</w:t>
            </w:r>
            <w:r w:rsidR="00924427">
              <w:rPr>
                <w:noProof/>
                <w:webHidden/>
              </w:rPr>
              <w:tab/>
            </w:r>
            <w:r w:rsidR="00924427">
              <w:rPr>
                <w:noProof/>
                <w:webHidden/>
              </w:rPr>
              <w:fldChar w:fldCharType="begin"/>
            </w:r>
            <w:r w:rsidR="00924427">
              <w:rPr>
                <w:noProof/>
                <w:webHidden/>
              </w:rPr>
              <w:instrText xml:space="preserve"> PAGEREF _Toc231998821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67D6F92E" w14:textId="18C6C864"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2" w:history="1">
            <w:r w:rsidR="00924427">
              <w:rPr>
                <w:rStyle w:val="Hyperlink"/>
                <w:noProof/>
              </w:rPr>
              <w:t>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Natureza e Classificação da Pesquisa</w:t>
            </w:r>
            <w:r w:rsidR="00924427">
              <w:rPr>
                <w:noProof/>
                <w:webHidden/>
              </w:rPr>
              <w:tab/>
            </w:r>
            <w:r w:rsidR="00924427">
              <w:rPr>
                <w:noProof/>
                <w:webHidden/>
              </w:rPr>
              <w:fldChar w:fldCharType="begin"/>
            </w:r>
            <w:r w:rsidR="00924427">
              <w:rPr>
                <w:noProof/>
                <w:webHidden/>
              </w:rPr>
              <w:instrText xml:space="preserve"> PAGEREF _Toc231998822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3D223A12" w14:textId="1EC0AD29"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3" w:history="1">
            <w:r w:rsidR="00924427">
              <w:rPr>
                <w:rStyle w:val="Hyperlink"/>
                <w:noProof/>
              </w:rPr>
              <w:t>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Universo, Amostra e Fonte dos Dados</w:t>
            </w:r>
            <w:r w:rsidR="00924427">
              <w:rPr>
                <w:noProof/>
                <w:webHidden/>
              </w:rPr>
              <w:tab/>
            </w:r>
            <w:r w:rsidR="00924427">
              <w:rPr>
                <w:noProof/>
                <w:webHidden/>
              </w:rPr>
              <w:fldChar w:fldCharType="begin"/>
            </w:r>
            <w:r w:rsidR="00924427">
              <w:rPr>
                <w:noProof/>
                <w:webHidden/>
              </w:rPr>
              <w:instrText xml:space="preserve"> PAGEREF _Toc231998823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651A8EA4" w14:textId="5F6B024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4" w:history="1">
            <w:r w:rsidR="00924427">
              <w:rPr>
                <w:rStyle w:val="Hyperlink"/>
                <w:noProof/>
              </w:rPr>
              <w:t>3.2.1.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Critério de Inclusão na Amostra</w:t>
            </w:r>
            <w:r w:rsidR="00924427">
              <w:rPr>
                <w:noProof/>
                <w:webHidden/>
              </w:rPr>
              <w:tab/>
            </w:r>
            <w:r w:rsidR="00924427">
              <w:rPr>
                <w:noProof/>
                <w:webHidden/>
              </w:rPr>
              <w:fldChar w:fldCharType="begin"/>
            </w:r>
            <w:r w:rsidR="00924427">
              <w:rPr>
                <w:noProof/>
                <w:webHidden/>
              </w:rPr>
              <w:instrText xml:space="preserve"> PAGEREF _Toc231998824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46DF1C12" w14:textId="6220534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5" w:history="1">
            <w:r w:rsidR="00924427">
              <w:rPr>
                <w:rStyle w:val="Hyperlink"/>
                <w:noProof/>
              </w:rPr>
              <w:t>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Tratamento e Preparação dos Dados</w:t>
            </w:r>
            <w:r w:rsidR="00924427">
              <w:rPr>
                <w:noProof/>
                <w:webHidden/>
              </w:rPr>
              <w:tab/>
            </w:r>
            <w:r w:rsidR="00924427">
              <w:rPr>
                <w:noProof/>
                <w:webHidden/>
              </w:rPr>
              <w:fldChar w:fldCharType="begin"/>
            </w:r>
            <w:r w:rsidR="00924427">
              <w:rPr>
                <w:noProof/>
                <w:webHidden/>
              </w:rPr>
              <w:instrText xml:space="preserve"> PAGEREF _Toc231998825 \h </w:instrText>
            </w:r>
            <w:r w:rsidR="00924427">
              <w:rPr>
                <w:noProof/>
                <w:webHidden/>
              </w:rPr>
            </w:r>
            <w:r w:rsidR="00924427">
              <w:rPr>
                <w:noProof/>
                <w:webHidden/>
              </w:rPr>
              <w:fldChar w:fldCharType="separate"/>
            </w:r>
            <w:r w:rsidR="00924427">
              <w:rPr>
                <w:noProof/>
                <w:webHidden/>
              </w:rPr>
              <w:t>80</w:t>
            </w:r>
            <w:r w:rsidR="00924427">
              <w:rPr>
                <w:noProof/>
                <w:webHidden/>
              </w:rPr>
              <w:fldChar w:fldCharType="end"/>
            </w:r>
          </w:hyperlink>
        </w:p>
        <w:p w14:paraId="7844A6FE" w14:textId="21F8DCA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6" w:history="1">
            <w:r w:rsidR="00924427">
              <w:rPr>
                <w:rStyle w:val="Hyperlink"/>
                <w:noProof/>
              </w:rPr>
              <w:t>3.3.1.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Filtragem de Liquidez e Remoção de Anomalias</w:t>
            </w:r>
            <w:r w:rsidR="00924427">
              <w:rPr>
                <w:noProof/>
                <w:webHidden/>
              </w:rPr>
              <w:tab/>
            </w:r>
            <w:r w:rsidR="00924427">
              <w:rPr>
                <w:noProof/>
                <w:webHidden/>
              </w:rPr>
              <w:fldChar w:fldCharType="begin"/>
            </w:r>
            <w:r w:rsidR="00924427">
              <w:rPr>
                <w:noProof/>
                <w:webHidden/>
              </w:rPr>
              <w:instrText xml:space="preserve"> PAGEREF _Toc231998826 \h </w:instrText>
            </w:r>
            <w:r w:rsidR="00924427">
              <w:rPr>
                <w:noProof/>
                <w:webHidden/>
              </w:rPr>
            </w:r>
            <w:r w:rsidR="00924427">
              <w:rPr>
                <w:noProof/>
                <w:webHidden/>
              </w:rPr>
              <w:fldChar w:fldCharType="separate"/>
            </w:r>
            <w:r w:rsidR="00924427">
              <w:rPr>
                <w:noProof/>
                <w:webHidden/>
              </w:rPr>
              <w:t>80</w:t>
            </w:r>
            <w:r w:rsidR="00924427">
              <w:rPr>
                <w:noProof/>
                <w:webHidden/>
              </w:rPr>
              <w:fldChar w:fldCharType="end"/>
            </w:r>
          </w:hyperlink>
        </w:p>
        <w:p w14:paraId="7CC750E9" w14:textId="7A5DF098"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7" w:history="1">
            <w:r w:rsidR="00924427">
              <w:rPr>
                <w:rStyle w:val="Hyperlink"/>
                <w:noProof/>
              </w:rPr>
              <w:t>3.3.2.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Transformação dos Preços em Retornos</w:t>
            </w:r>
            <w:r w:rsidR="00924427">
              <w:rPr>
                <w:noProof/>
                <w:webHidden/>
              </w:rPr>
              <w:tab/>
            </w:r>
            <w:r w:rsidR="00924427">
              <w:rPr>
                <w:noProof/>
                <w:webHidden/>
              </w:rPr>
              <w:fldChar w:fldCharType="begin"/>
            </w:r>
            <w:r w:rsidR="00924427">
              <w:rPr>
                <w:noProof/>
                <w:webHidden/>
              </w:rPr>
              <w:instrText xml:space="preserve"> PAGEREF _Toc231998827 \h </w:instrText>
            </w:r>
            <w:r w:rsidR="00924427">
              <w:rPr>
                <w:noProof/>
                <w:webHidden/>
              </w:rPr>
            </w:r>
            <w:r w:rsidR="00924427">
              <w:rPr>
                <w:noProof/>
                <w:webHidden/>
              </w:rPr>
              <w:fldChar w:fldCharType="separate"/>
            </w:r>
            <w:r w:rsidR="00924427">
              <w:rPr>
                <w:noProof/>
                <w:webHidden/>
              </w:rPr>
              <w:t>81</w:t>
            </w:r>
            <w:r w:rsidR="00924427">
              <w:rPr>
                <w:noProof/>
                <w:webHidden/>
              </w:rPr>
              <w:fldChar w:fldCharType="end"/>
            </w:r>
          </w:hyperlink>
        </w:p>
        <w:p w14:paraId="0577F78E" w14:textId="43682D0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8" w:history="1">
            <w:r w:rsidR="00924427">
              <w:rPr>
                <w:rStyle w:val="Hyperlink"/>
                <w:noProof/>
              </w:rPr>
              <w:t>3.3.3.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Diagnóstico Econométrico das Séries</w:t>
            </w:r>
            <w:r w:rsidR="00924427">
              <w:rPr>
                <w:noProof/>
                <w:webHidden/>
              </w:rPr>
              <w:tab/>
            </w:r>
            <w:r w:rsidR="00924427">
              <w:rPr>
                <w:noProof/>
                <w:webHidden/>
              </w:rPr>
              <w:fldChar w:fldCharType="begin"/>
            </w:r>
            <w:r w:rsidR="00924427">
              <w:rPr>
                <w:noProof/>
                <w:webHidden/>
              </w:rPr>
              <w:instrText xml:space="preserve"> PAGEREF _Toc231998828 \h </w:instrText>
            </w:r>
            <w:r w:rsidR="00924427">
              <w:rPr>
                <w:noProof/>
                <w:webHidden/>
              </w:rPr>
            </w:r>
            <w:r w:rsidR="00924427">
              <w:rPr>
                <w:noProof/>
                <w:webHidden/>
              </w:rPr>
              <w:fldChar w:fldCharType="separate"/>
            </w:r>
            <w:r w:rsidR="00924427">
              <w:rPr>
                <w:noProof/>
                <w:webHidden/>
              </w:rPr>
              <w:t>81</w:t>
            </w:r>
            <w:r w:rsidR="00924427">
              <w:rPr>
                <w:noProof/>
                <w:webHidden/>
              </w:rPr>
              <w:fldChar w:fldCharType="end"/>
            </w:r>
          </w:hyperlink>
        </w:p>
        <w:p w14:paraId="6660AE44" w14:textId="381AF213"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9" w:history="1">
            <w:r w:rsidR="00924427">
              <w:rPr>
                <w:rStyle w:val="Hyperlink"/>
                <w:noProof/>
              </w:rPr>
              <w:t>3.4.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Estimação dos Parâmetros de Otimização</w:t>
            </w:r>
            <w:r w:rsidR="00924427">
              <w:rPr>
                <w:noProof/>
                <w:webHidden/>
              </w:rPr>
              <w:tab/>
            </w:r>
            <w:r w:rsidR="00924427">
              <w:rPr>
                <w:noProof/>
                <w:webHidden/>
              </w:rPr>
              <w:fldChar w:fldCharType="begin"/>
            </w:r>
            <w:r w:rsidR="00924427">
              <w:rPr>
                <w:noProof/>
                <w:webHidden/>
              </w:rPr>
              <w:instrText xml:space="preserve"> PAGEREF _Toc231998829 \h </w:instrText>
            </w:r>
            <w:r w:rsidR="00924427">
              <w:rPr>
                <w:noProof/>
                <w:webHidden/>
              </w:rPr>
            </w:r>
            <w:r w:rsidR="00924427">
              <w:rPr>
                <w:noProof/>
                <w:webHidden/>
              </w:rPr>
              <w:fldChar w:fldCharType="separate"/>
            </w:r>
            <w:r w:rsidR="00924427">
              <w:rPr>
                <w:noProof/>
                <w:webHidden/>
              </w:rPr>
              <w:t>83</w:t>
            </w:r>
            <w:r w:rsidR="00924427">
              <w:rPr>
                <w:noProof/>
                <w:webHidden/>
              </w:rPr>
              <w:fldChar w:fldCharType="end"/>
            </w:r>
          </w:hyperlink>
        </w:p>
        <w:p w14:paraId="260A62F0" w14:textId="0EC2C3A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0" w:history="1">
            <w:r w:rsidR="00924427">
              <w:rPr>
                <w:rStyle w:val="Hyperlink"/>
                <w:noProof/>
              </w:rPr>
              <w:t>3.4.1.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Prêmio de Risco (Excesso de Retorno)</w:t>
            </w:r>
            <w:r w:rsidR="00924427">
              <w:rPr>
                <w:noProof/>
                <w:webHidden/>
              </w:rPr>
              <w:tab/>
            </w:r>
            <w:r w:rsidR="00924427">
              <w:rPr>
                <w:noProof/>
                <w:webHidden/>
              </w:rPr>
              <w:fldChar w:fldCharType="begin"/>
            </w:r>
            <w:r w:rsidR="00924427">
              <w:rPr>
                <w:noProof/>
                <w:webHidden/>
              </w:rPr>
              <w:instrText xml:space="preserve"> PAGEREF _Toc231998830 \h </w:instrText>
            </w:r>
            <w:r w:rsidR="00924427">
              <w:rPr>
                <w:noProof/>
                <w:webHidden/>
              </w:rPr>
            </w:r>
            <w:r w:rsidR="00924427">
              <w:rPr>
                <w:noProof/>
                <w:webHidden/>
              </w:rPr>
              <w:fldChar w:fldCharType="separate"/>
            </w:r>
            <w:r w:rsidR="00924427">
              <w:rPr>
                <w:noProof/>
                <w:webHidden/>
              </w:rPr>
              <w:t>83</w:t>
            </w:r>
            <w:r w:rsidR="00924427">
              <w:rPr>
                <w:noProof/>
                <w:webHidden/>
              </w:rPr>
              <w:fldChar w:fldCharType="end"/>
            </w:r>
          </w:hyperlink>
        </w:p>
        <w:p w14:paraId="77824ACE" w14:textId="11FC73AC"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1" w:history="1">
            <w:r w:rsidR="00924427">
              <w:rPr>
                <w:rStyle w:val="Hyperlink"/>
                <w:noProof/>
              </w:rPr>
              <w:t>3.4.2.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Retornos Esperados e Matriz de Covariância</w:t>
            </w:r>
            <w:r w:rsidR="00924427">
              <w:rPr>
                <w:noProof/>
                <w:webHidden/>
              </w:rPr>
              <w:tab/>
            </w:r>
            <w:r w:rsidR="00924427">
              <w:rPr>
                <w:noProof/>
                <w:webHidden/>
              </w:rPr>
              <w:fldChar w:fldCharType="begin"/>
            </w:r>
            <w:r w:rsidR="00924427">
              <w:rPr>
                <w:noProof/>
                <w:webHidden/>
              </w:rPr>
              <w:instrText xml:space="preserve"> PAGEREF _Toc231998831 \h </w:instrText>
            </w:r>
            <w:r w:rsidR="00924427">
              <w:rPr>
                <w:noProof/>
                <w:webHidden/>
              </w:rPr>
            </w:r>
            <w:r w:rsidR="00924427">
              <w:rPr>
                <w:noProof/>
                <w:webHidden/>
              </w:rPr>
              <w:fldChar w:fldCharType="separate"/>
            </w:r>
            <w:r w:rsidR="00924427">
              <w:rPr>
                <w:noProof/>
                <w:webHidden/>
              </w:rPr>
              <w:t>83</w:t>
            </w:r>
            <w:r w:rsidR="00924427">
              <w:rPr>
                <w:noProof/>
                <w:webHidden/>
              </w:rPr>
              <w:fldChar w:fldCharType="end"/>
            </w:r>
          </w:hyperlink>
        </w:p>
        <w:p w14:paraId="5C7CB4D3" w14:textId="201D1DF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2" w:history="1">
            <w:r w:rsidR="00924427">
              <w:rPr>
                <w:rStyle w:val="Hyperlink"/>
                <w:noProof/>
              </w:rPr>
              <w:t>3.5.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Modelos de Otimização Implementados</w:t>
            </w:r>
            <w:r w:rsidR="00924427">
              <w:rPr>
                <w:noProof/>
                <w:webHidden/>
              </w:rPr>
              <w:tab/>
            </w:r>
            <w:r w:rsidR="00924427">
              <w:rPr>
                <w:noProof/>
                <w:webHidden/>
              </w:rPr>
              <w:fldChar w:fldCharType="begin"/>
            </w:r>
            <w:r w:rsidR="00924427">
              <w:rPr>
                <w:noProof/>
                <w:webHidden/>
              </w:rPr>
              <w:instrText xml:space="preserve"> PAGEREF _Toc231998832 \h </w:instrText>
            </w:r>
            <w:r w:rsidR="00924427">
              <w:rPr>
                <w:noProof/>
                <w:webHidden/>
              </w:rPr>
            </w:r>
            <w:r w:rsidR="00924427">
              <w:rPr>
                <w:noProof/>
                <w:webHidden/>
              </w:rPr>
              <w:fldChar w:fldCharType="separate"/>
            </w:r>
            <w:r w:rsidR="00924427">
              <w:rPr>
                <w:noProof/>
                <w:webHidden/>
              </w:rPr>
              <w:t>84</w:t>
            </w:r>
            <w:r w:rsidR="00924427">
              <w:rPr>
                <w:noProof/>
                <w:webHidden/>
              </w:rPr>
              <w:fldChar w:fldCharType="end"/>
            </w:r>
          </w:hyperlink>
        </w:p>
        <w:p w14:paraId="3731E363" w14:textId="14201E1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3" w:history="1">
            <w:r w:rsidR="00924427">
              <w:rPr>
                <w:rStyle w:val="Hyperlink"/>
                <w:noProof/>
              </w:rPr>
              <w:t>3.5.1.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Otimização de Máximo Índice de Sharpe com Penalidade</w:t>
            </w:r>
            <w:r w:rsidR="00924427">
              <w:rPr>
                <w:noProof/>
                <w:webHidden/>
              </w:rPr>
              <w:tab/>
            </w:r>
            <w:r w:rsidR="00924427">
              <w:rPr>
                <w:noProof/>
                <w:webHidden/>
              </w:rPr>
              <w:fldChar w:fldCharType="begin"/>
            </w:r>
            <w:r w:rsidR="00924427">
              <w:rPr>
                <w:noProof/>
                <w:webHidden/>
              </w:rPr>
              <w:instrText xml:space="preserve"> PAGEREF _Toc231998833 \h </w:instrText>
            </w:r>
            <w:r w:rsidR="00924427">
              <w:rPr>
                <w:noProof/>
                <w:webHidden/>
              </w:rPr>
            </w:r>
            <w:r w:rsidR="00924427">
              <w:rPr>
                <w:noProof/>
                <w:webHidden/>
              </w:rPr>
              <w:fldChar w:fldCharType="separate"/>
            </w:r>
            <w:r w:rsidR="00924427">
              <w:rPr>
                <w:noProof/>
                <w:webHidden/>
              </w:rPr>
              <w:t>84</w:t>
            </w:r>
            <w:r w:rsidR="00924427">
              <w:rPr>
                <w:noProof/>
                <w:webHidden/>
              </w:rPr>
              <w:fldChar w:fldCharType="end"/>
            </w:r>
          </w:hyperlink>
        </w:p>
        <w:p w14:paraId="0FED138D" w14:textId="6CE5D3AF"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4" w:history="1">
            <w:r w:rsidR="00924427">
              <w:rPr>
                <w:rStyle w:val="Hyperlink"/>
                <w:noProof/>
              </w:rPr>
              <w:t>3.5.2.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Família I — Modelos de Média-Variância (MPT)</w:t>
            </w:r>
            <w:r w:rsidR="00924427">
              <w:rPr>
                <w:noProof/>
                <w:webHidden/>
              </w:rPr>
              <w:tab/>
            </w:r>
            <w:r w:rsidR="00924427">
              <w:rPr>
                <w:noProof/>
                <w:webHidden/>
              </w:rPr>
              <w:fldChar w:fldCharType="begin"/>
            </w:r>
            <w:r w:rsidR="00924427">
              <w:rPr>
                <w:noProof/>
                <w:webHidden/>
              </w:rPr>
              <w:instrText xml:space="preserve"> PAGEREF _Toc231998834 \h </w:instrText>
            </w:r>
            <w:r w:rsidR="00924427">
              <w:rPr>
                <w:noProof/>
                <w:webHidden/>
              </w:rPr>
            </w:r>
            <w:r w:rsidR="00924427">
              <w:rPr>
                <w:noProof/>
                <w:webHidden/>
              </w:rPr>
              <w:fldChar w:fldCharType="separate"/>
            </w:r>
            <w:r w:rsidR="00924427">
              <w:rPr>
                <w:noProof/>
                <w:webHidden/>
              </w:rPr>
              <w:t>85</w:t>
            </w:r>
            <w:r w:rsidR="00924427">
              <w:rPr>
                <w:noProof/>
                <w:webHidden/>
              </w:rPr>
              <w:fldChar w:fldCharType="end"/>
            </w:r>
          </w:hyperlink>
        </w:p>
        <w:p w14:paraId="1513BFBF" w14:textId="7D4A68FB"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5" w:history="1">
            <w:r w:rsidR="00924427">
              <w:rPr>
                <w:rStyle w:val="Hyperlink"/>
                <w:noProof/>
              </w:rPr>
              <w:t>3.5.3.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Família II — Modelos de Risco de Queda (PMPT)</w:t>
            </w:r>
            <w:r w:rsidR="00924427">
              <w:rPr>
                <w:noProof/>
                <w:webHidden/>
              </w:rPr>
              <w:tab/>
            </w:r>
            <w:r w:rsidR="00924427">
              <w:rPr>
                <w:noProof/>
                <w:webHidden/>
              </w:rPr>
              <w:fldChar w:fldCharType="begin"/>
            </w:r>
            <w:r w:rsidR="00924427">
              <w:rPr>
                <w:noProof/>
                <w:webHidden/>
              </w:rPr>
              <w:instrText xml:space="preserve"> PAGEREF _Toc231998835 \h </w:instrText>
            </w:r>
            <w:r w:rsidR="00924427">
              <w:rPr>
                <w:noProof/>
                <w:webHidden/>
              </w:rPr>
            </w:r>
            <w:r w:rsidR="00924427">
              <w:rPr>
                <w:noProof/>
                <w:webHidden/>
              </w:rPr>
              <w:fldChar w:fldCharType="separate"/>
            </w:r>
            <w:r w:rsidR="00924427">
              <w:rPr>
                <w:noProof/>
                <w:webHidden/>
              </w:rPr>
              <w:t>87</w:t>
            </w:r>
            <w:r w:rsidR="00924427">
              <w:rPr>
                <w:noProof/>
                <w:webHidden/>
              </w:rPr>
              <w:fldChar w:fldCharType="end"/>
            </w:r>
          </w:hyperlink>
        </w:p>
        <w:p w14:paraId="31AFCCB7" w14:textId="522FBA7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6" w:history="1">
            <w:r w:rsidR="00924427">
              <w:rPr>
                <w:rStyle w:val="Hyperlink"/>
                <w:noProof/>
              </w:rPr>
              <w:t>3.5.4.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Família III — Modelo de Black-Litterman (BL)</w:t>
            </w:r>
            <w:r w:rsidR="00924427">
              <w:rPr>
                <w:noProof/>
                <w:webHidden/>
              </w:rPr>
              <w:tab/>
            </w:r>
            <w:r w:rsidR="00924427">
              <w:rPr>
                <w:noProof/>
                <w:webHidden/>
              </w:rPr>
              <w:fldChar w:fldCharType="begin"/>
            </w:r>
            <w:r w:rsidR="00924427">
              <w:rPr>
                <w:noProof/>
                <w:webHidden/>
              </w:rPr>
              <w:instrText xml:space="preserve"> PAGEREF _Toc231998836 \h </w:instrText>
            </w:r>
            <w:r w:rsidR="00924427">
              <w:rPr>
                <w:noProof/>
                <w:webHidden/>
              </w:rPr>
            </w:r>
            <w:r w:rsidR="00924427">
              <w:rPr>
                <w:noProof/>
                <w:webHidden/>
              </w:rPr>
              <w:fldChar w:fldCharType="separate"/>
            </w:r>
            <w:r w:rsidR="00924427">
              <w:rPr>
                <w:noProof/>
                <w:webHidden/>
              </w:rPr>
              <w:t>89</w:t>
            </w:r>
            <w:r w:rsidR="00924427">
              <w:rPr>
                <w:noProof/>
                <w:webHidden/>
              </w:rPr>
              <w:fldChar w:fldCharType="end"/>
            </w:r>
          </w:hyperlink>
        </w:p>
        <w:p w14:paraId="404D6983" w14:textId="482934AF"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7" w:history="1">
            <w:r w:rsidR="00924427">
              <w:rPr>
                <w:rStyle w:val="Hyperlink"/>
                <w:noProof/>
              </w:rPr>
              <w:t>3.5.5.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Síntese e Limitações Declaradas da Implementação</w:t>
            </w:r>
            <w:r w:rsidR="00924427">
              <w:rPr>
                <w:noProof/>
                <w:webHidden/>
              </w:rPr>
              <w:tab/>
            </w:r>
            <w:r w:rsidR="00924427">
              <w:rPr>
                <w:noProof/>
                <w:webHidden/>
              </w:rPr>
              <w:fldChar w:fldCharType="begin"/>
            </w:r>
            <w:r w:rsidR="00924427">
              <w:rPr>
                <w:noProof/>
                <w:webHidden/>
              </w:rPr>
              <w:instrText xml:space="preserve"> PAGEREF _Toc231998837 \h </w:instrText>
            </w:r>
            <w:r w:rsidR="00924427">
              <w:rPr>
                <w:noProof/>
                <w:webHidden/>
              </w:rPr>
            </w:r>
            <w:r w:rsidR="00924427">
              <w:rPr>
                <w:noProof/>
                <w:webHidden/>
              </w:rPr>
              <w:fldChar w:fldCharType="separate"/>
            </w:r>
            <w:r w:rsidR="00924427">
              <w:rPr>
                <w:noProof/>
                <w:webHidden/>
              </w:rPr>
              <w:t>91</w:t>
            </w:r>
            <w:r w:rsidR="00924427">
              <w:rPr>
                <w:noProof/>
                <w:webHidden/>
              </w:rPr>
              <w:fldChar w:fldCharType="end"/>
            </w:r>
          </w:hyperlink>
        </w:p>
        <w:p w14:paraId="74D5A90B" w14:textId="2B3FAE34"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8" w:history="1">
            <w:r w:rsidR="00924427">
              <w:rPr>
                <w:rStyle w:val="Hyperlink"/>
                <w:noProof/>
                <w:w w:val="99"/>
              </w:rPr>
              <w:t>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CAPÍTULO 4 — RESULTADOS E DISCUSSÃO</w:t>
            </w:r>
            <w:r w:rsidR="00924427">
              <w:rPr>
                <w:noProof/>
                <w:webHidden/>
              </w:rPr>
              <w:tab/>
            </w:r>
            <w:r w:rsidR="00924427">
              <w:rPr>
                <w:noProof/>
                <w:webHidden/>
              </w:rPr>
              <w:fldChar w:fldCharType="begin"/>
            </w:r>
            <w:r w:rsidR="00924427">
              <w:rPr>
                <w:noProof/>
                <w:webHidden/>
              </w:rPr>
              <w:instrText xml:space="preserve"> PAGEREF _Toc231998838 \h </w:instrText>
            </w:r>
            <w:r w:rsidR="00924427">
              <w:rPr>
                <w:noProof/>
                <w:webHidden/>
              </w:rPr>
            </w:r>
            <w:r w:rsidR="00924427">
              <w:rPr>
                <w:noProof/>
                <w:webHidden/>
              </w:rPr>
              <w:fldChar w:fldCharType="separate"/>
            </w:r>
            <w:r w:rsidR="00924427">
              <w:rPr>
                <w:noProof/>
                <w:webHidden/>
              </w:rPr>
              <w:t>94</w:t>
            </w:r>
            <w:r w:rsidR="00924427">
              <w:rPr>
                <w:noProof/>
                <w:webHidden/>
              </w:rPr>
              <w:fldChar w:fldCharType="end"/>
            </w:r>
          </w:hyperlink>
        </w:p>
        <w:p w14:paraId="43C2FEC3" w14:textId="4E446C8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9" w:history="1">
            <w:r w:rsidR="00924427">
              <w:rPr>
                <w:rStyle w:val="Hyperlink"/>
                <w:noProof/>
              </w:rPr>
              <w:t>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 xml:space="preserve">Caracterização da Amostra </w:t>
            </w:r>
            <w:r w:rsidR="00924427">
              <w:rPr>
                <w:rStyle w:val="Hyperlink"/>
                <w:i/>
                <w:iCs/>
                <w:noProof/>
              </w:rPr>
              <w:t>Out-of-Sample</w:t>
            </w:r>
            <w:r w:rsidR="00924427">
              <w:rPr>
                <w:noProof/>
                <w:webHidden/>
              </w:rPr>
              <w:tab/>
            </w:r>
            <w:r w:rsidR="00924427">
              <w:rPr>
                <w:noProof/>
                <w:webHidden/>
              </w:rPr>
              <w:fldChar w:fldCharType="begin"/>
            </w:r>
            <w:r w:rsidR="00924427">
              <w:rPr>
                <w:noProof/>
                <w:webHidden/>
              </w:rPr>
              <w:instrText xml:space="preserve"> PAGEREF _Toc231998839 \h </w:instrText>
            </w:r>
            <w:r w:rsidR="00924427">
              <w:rPr>
                <w:noProof/>
                <w:webHidden/>
              </w:rPr>
            </w:r>
            <w:r w:rsidR="00924427">
              <w:rPr>
                <w:noProof/>
                <w:webHidden/>
              </w:rPr>
              <w:fldChar w:fldCharType="separate"/>
            </w:r>
            <w:r w:rsidR="00924427">
              <w:rPr>
                <w:noProof/>
                <w:webHidden/>
              </w:rPr>
              <w:t>94</w:t>
            </w:r>
            <w:r w:rsidR="00924427">
              <w:rPr>
                <w:noProof/>
                <w:webHidden/>
              </w:rPr>
              <w:fldChar w:fldCharType="end"/>
            </w:r>
          </w:hyperlink>
        </w:p>
        <w:p w14:paraId="2AB44ABE" w14:textId="32166EA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0" w:history="1">
            <w:r w:rsidR="00924427">
              <w:rPr>
                <w:rStyle w:val="Hyperlink"/>
                <w:noProof/>
              </w:rPr>
              <w:t>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Desempenho por Família de Estratégias</w:t>
            </w:r>
            <w:r w:rsidR="00924427">
              <w:rPr>
                <w:noProof/>
                <w:webHidden/>
              </w:rPr>
              <w:tab/>
            </w:r>
            <w:r w:rsidR="00924427">
              <w:rPr>
                <w:noProof/>
                <w:webHidden/>
              </w:rPr>
              <w:fldChar w:fldCharType="begin"/>
            </w:r>
            <w:r w:rsidR="00924427">
              <w:rPr>
                <w:noProof/>
                <w:webHidden/>
              </w:rPr>
              <w:instrText xml:space="preserve"> PAGEREF _Toc231998840 \h </w:instrText>
            </w:r>
            <w:r w:rsidR="00924427">
              <w:rPr>
                <w:noProof/>
                <w:webHidden/>
              </w:rPr>
            </w:r>
            <w:r w:rsidR="00924427">
              <w:rPr>
                <w:noProof/>
                <w:webHidden/>
              </w:rPr>
              <w:fldChar w:fldCharType="separate"/>
            </w:r>
            <w:r w:rsidR="00924427">
              <w:rPr>
                <w:noProof/>
                <w:webHidden/>
              </w:rPr>
              <w:t>95</w:t>
            </w:r>
            <w:r w:rsidR="00924427">
              <w:rPr>
                <w:noProof/>
                <w:webHidden/>
              </w:rPr>
              <w:fldChar w:fldCharType="end"/>
            </w:r>
          </w:hyperlink>
        </w:p>
        <w:p w14:paraId="61A434F0" w14:textId="375E0D3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1" w:history="1">
            <w:r w:rsidR="00924427">
              <w:rPr>
                <w:rStyle w:val="Hyperlink"/>
                <w:noProof/>
              </w:rPr>
              <w:t>4.2.1.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Família MPT</w:t>
            </w:r>
            <w:r w:rsidR="00924427">
              <w:rPr>
                <w:noProof/>
                <w:webHidden/>
              </w:rPr>
              <w:tab/>
            </w:r>
            <w:r w:rsidR="00924427">
              <w:rPr>
                <w:noProof/>
                <w:webHidden/>
              </w:rPr>
              <w:fldChar w:fldCharType="begin"/>
            </w:r>
            <w:r w:rsidR="00924427">
              <w:rPr>
                <w:noProof/>
                <w:webHidden/>
              </w:rPr>
              <w:instrText xml:space="preserve"> PAGEREF _Toc231998841 \h </w:instrText>
            </w:r>
            <w:r w:rsidR="00924427">
              <w:rPr>
                <w:noProof/>
                <w:webHidden/>
              </w:rPr>
            </w:r>
            <w:r w:rsidR="00924427">
              <w:rPr>
                <w:noProof/>
                <w:webHidden/>
              </w:rPr>
              <w:fldChar w:fldCharType="separate"/>
            </w:r>
            <w:r w:rsidR="00924427">
              <w:rPr>
                <w:noProof/>
                <w:webHidden/>
              </w:rPr>
              <w:t>95</w:t>
            </w:r>
            <w:r w:rsidR="00924427">
              <w:rPr>
                <w:noProof/>
                <w:webHidden/>
              </w:rPr>
              <w:fldChar w:fldCharType="end"/>
            </w:r>
          </w:hyperlink>
        </w:p>
        <w:p w14:paraId="738FB3D3" w14:textId="2A5AA9C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2" w:history="1">
            <w:r w:rsidR="00924427">
              <w:rPr>
                <w:rStyle w:val="Hyperlink"/>
                <w:noProof/>
              </w:rPr>
              <w:t>4.2.2.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Família PMPT</w:t>
            </w:r>
            <w:r w:rsidR="00924427">
              <w:rPr>
                <w:noProof/>
                <w:webHidden/>
              </w:rPr>
              <w:tab/>
            </w:r>
            <w:r w:rsidR="00924427">
              <w:rPr>
                <w:noProof/>
                <w:webHidden/>
              </w:rPr>
              <w:fldChar w:fldCharType="begin"/>
            </w:r>
            <w:r w:rsidR="00924427">
              <w:rPr>
                <w:noProof/>
                <w:webHidden/>
              </w:rPr>
              <w:instrText xml:space="preserve"> PAGEREF _Toc231998842 \h </w:instrText>
            </w:r>
            <w:r w:rsidR="00924427">
              <w:rPr>
                <w:noProof/>
                <w:webHidden/>
              </w:rPr>
            </w:r>
            <w:r w:rsidR="00924427">
              <w:rPr>
                <w:noProof/>
                <w:webHidden/>
              </w:rPr>
              <w:fldChar w:fldCharType="separate"/>
            </w:r>
            <w:r w:rsidR="00924427">
              <w:rPr>
                <w:noProof/>
                <w:webHidden/>
              </w:rPr>
              <w:t>96</w:t>
            </w:r>
            <w:r w:rsidR="00924427">
              <w:rPr>
                <w:noProof/>
                <w:webHidden/>
              </w:rPr>
              <w:fldChar w:fldCharType="end"/>
            </w:r>
          </w:hyperlink>
        </w:p>
        <w:p w14:paraId="6AF2A148" w14:textId="05B76B6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3" w:history="1">
            <w:r w:rsidR="00924427">
              <w:rPr>
                <w:rStyle w:val="Hyperlink"/>
                <w:noProof/>
              </w:rPr>
              <w:t>4.2.3.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Família Black-Litterman (Visões de </w:t>
            </w:r>
            <w:r w:rsidR="00924427">
              <w:rPr>
                <w:rStyle w:val="Hyperlink"/>
                <w:i/>
                <w:iCs/>
                <w:noProof/>
                <w:lang w:val="pt-BR"/>
              </w:rPr>
              <w:t>Momentum</w:t>
            </w:r>
            <w:r w:rsidR="00924427">
              <w:rPr>
                <w:rStyle w:val="Hyperlink"/>
                <w:noProof/>
                <w:lang w:val="pt-BR"/>
              </w:rPr>
              <w:t xml:space="preserve"> 12-1)</w:t>
            </w:r>
            <w:r w:rsidR="00924427">
              <w:rPr>
                <w:noProof/>
                <w:webHidden/>
              </w:rPr>
              <w:tab/>
            </w:r>
            <w:r w:rsidR="00924427">
              <w:rPr>
                <w:noProof/>
                <w:webHidden/>
              </w:rPr>
              <w:fldChar w:fldCharType="begin"/>
            </w:r>
            <w:r w:rsidR="00924427">
              <w:rPr>
                <w:noProof/>
                <w:webHidden/>
              </w:rPr>
              <w:instrText xml:space="preserve"> PAGEREF _Toc231998843 \h </w:instrText>
            </w:r>
            <w:r w:rsidR="00924427">
              <w:rPr>
                <w:noProof/>
                <w:webHidden/>
              </w:rPr>
            </w:r>
            <w:r w:rsidR="00924427">
              <w:rPr>
                <w:noProof/>
                <w:webHidden/>
              </w:rPr>
              <w:fldChar w:fldCharType="separate"/>
            </w:r>
            <w:r w:rsidR="00924427">
              <w:rPr>
                <w:noProof/>
                <w:webHidden/>
              </w:rPr>
              <w:t>97</w:t>
            </w:r>
            <w:r w:rsidR="00924427">
              <w:rPr>
                <w:noProof/>
                <w:webHidden/>
              </w:rPr>
              <w:fldChar w:fldCharType="end"/>
            </w:r>
          </w:hyperlink>
        </w:p>
        <w:p w14:paraId="79223C44" w14:textId="6BDBBD98"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4" w:history="1">
            <w:r w:rsidR="00924427">
              <w:rPr>
                <w:rStyle w:val="Hyperlink"/>
                <w:noProof/>
              </w:rPr>
              <w:t>4.3.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Análise Comparativa Consolidada</w:t>
            </w:r>
            <w:r w:rsidR="00924427">
              <w:rPr>
                <w:noProof/>
                <w:webHidden/>
              </w:rPr>
              <w:tab/>
            </w:r>
            <w:r w:rsidR="00924427">
              <w:rPr>
                <w:noProof/>
                <w:webHidden/>
              </w:rPr>
              <w:fldChar w:fldCharType="begin"/>
            </w:r>
            <w:r w:rsidR="00924427">
              <w:rPr>
                <w:noProof/>
                <w:webHidden/>
              </w:rPr>
              <w:instrText xml:space="preserve"> PAGEREF _Toc231998844 \h </w:instrText>
            </w:r>
            <w:r w:rsidR="00924427">
              <w:rPr>
                <w:noProof/>
                <w:webHidden/>
              </w:rPr>
            </w:r>
            <w:r w:rsidR="00924427">
              <w:rPr>
                <w:noProof/>
                <w:webHidden/>
              </w:rPr>
              <w:fldChar w:fldCharType="separate"/>
            </w:r>
            <w:r w:rsidR="00924427">
              <w:rPr>
                <w:noProof/>
                <w:webHidden/>
              </w:rPr>
              <w:t>99</w:t>
            </w:r>
            <w:r w:rsidR="00924427">
              <w:rPr>
                <w:noProof/>
                <w:webHidden/>
              </w:rPr>
              <w:fldChar w:fldCharType="end"/>
            </w:r>
          </w:hyperlink>
        </w:p>
        <w:p w14:paraId="316EF94F" w14:textId="1E27D25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5" w:history="1">
            <w:r w:rsidR="00924427">
              <w:rPr>
                <w:rStyle w:val="Hyperlink"/>
                <w:noProof/>
              </w:rPr>
              <w:t>4.3.1.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Hierarquia de Desempenho</w:t>
            </w:r>
            <w:r w:rsidR="00924427">
              <w:rPr>
                <w:noProof/>
                <w:webHidden/>
              </w:rPr>
              <w:tab/>
            </w:r>
            <w:r w:rsidR="00924427">
              <w:rPr>
                <w:noProof/>
                <w:webHidden/>
              </w:rPr>
              <w:fldChar w:fldCharType="begin"/>
            </w:r>
            <w:r w:rsidR="00924427">
              <w:rPr>
                <w:noProof/>
                <w:webHidden/>
              </w:rPr>
              <w:instrText xml:space="preserve"> PAGEREF _Toc231998845 \h </w:instrText>
            </w:r>
            <w:r w:rsidR="00924427">
              <w:rPr>
                <w:noProof/>
                <w:webHidden/>
              </w:rPr>
            </w:r>
            <w:r w:rsidR="00924427">
              <w:rPr>
                <w:noProof/>
                <w:webHidden/>
              </w:rPr>
              <w:fldChar w:fldCharType="separate"/>
            </w:r>
            <w:r w:rsidR="00924427">
              <w:rPr>
                <w:noProof/>
                <w:webHidden/>
              </w:rPr>
              <w:t>100</w:t>
            </w:r>
            <w:r w:rsidR="00924427">
              <w:rPr>
                <w:noProof/>
                <w:webHidden/>
              </w:rPr>
              <w:fldChar w:fldCharType="end"/>
            </w:r>
          </w:hyperlink>
        </w:p>
        <w:p w14:paraId="095F283D" w14:textId="59EF276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6" w:history="1">
            <w:r w:rsidR="00924427">
              <w:rPr>
                <w:rStyle w:val="Hyperlink"/>
                <w:noProof/>
              </w:rPr>
              <w:t>4.3.2.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Desempenho Relativo ao IBOVESPA</w:t>
            </w:r>
            <w:r w:rsidR="00924427">
              <w:rPr>
                <w:noProof/>
                <w:webHidden/>
              </w:rPr>
              <w:tab/>
            </w:r>
            <w:r w:rsidR="00924427">
              <w:rPr>
                <w:noProof/>
                <w:webHidden/>
              </w:rPr>
              <w:fldChar w:fldCharType="begin"/>
            </w:r>
            <w:r w:rsidR="00924427">
              <w:rPr>
                <w:noProof/>
                <w:webHidden/>
              </w:rPr>
              <w:instrText xml:space="preserve"> PAGEREF _Toc231998846 \h </w:instrText>
            </w:r>
            <w:r w:rsidR="00924427">
              <w:rPr>
                <w:noProof/>
                <w:webHidden/>
              </w:rPr>
            </w:r>
            <w:r w:rsidR="00924427">
              <w:rPr>
                <w:noProof/>
                <w:webHidden/>
              </w:rPr>
              <w:fldChar w:fldCharType="separate"/>
            </w:r>
            <w:r w:rsidR="00924427">
              <w:rPr>
                <w:noProof/>
                <w:webHidden/>
              </w:rPr>
              <w:t>101</w:t>
            </w:r>
            <w:r w:rsidR="00924427">
              <w:rPr>
                <w:noProof/>
                <w:webHidden/>
              </w:rPr>
              <w:fldChar w:fldCharType="end"/>
            </w:r>
          </w:hyperlink>
        </w:p>
        <w:p w14:paraId="22976C27" w14:textId="43A5947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7" w:history="1">
            <w:r w:rsidR="00924427">
              <w:rPr>
                <w:rStyle w:val="Hyperlink"/>
                <w:noProof/>
              </w:rPr>
              <w:t>4.3.3.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Efeito do Teto de Peso (Variantes c10)</w:t>
            </w:r>
            <w:r w:rsidR="00924427">
              <w:rPr>
                <w:noProof/>
                <w:webHidden/>
              </w:rPr>
              <w:tab/>
            </w:r>
            <w:r w:rsidR="00924427">
              <w:rPr>
                <w:noProof/>
                <w:webHidden/>
              </w:rPr>
              <w:fldChar w:fldCharType="begin"/>
            </w:r>
            <w:r w:rsidR="00924427">
              <w:rPr>
                <w:noProof/>
                <w:webHidden/>
              </w:rPr>
              <w:instrText xml:space="preserve"> PAGEREF _Toc231998847 \h </w:instrText>
            </w:r>
            <w:r w:rsidR="00924427">
              <w:rPr>
                <w:noProof/>
                <w:webHidden/>
              </w:rPr>
            </w:r>
            <w:r w:rsidR="00924427">
              <w:rPr>
                <w:noProof/>
                <w:webHidden/>
              </w:rPr>
              <w:fldChar w:fldCharType="separate"/>
            </w:r>
            <w:r w:rsidR="00924427">
              <w:rPr>
                <w:noProof/>
                <w:webHidden/>
              </w:rPr>
              <w:t>101</w:t>
            </w:r>
            <w:r w:rsidR="00924427">
              <w:rPr>
                <w:noProof/>
                <w:webHidden/>
              </w:rPr>
              <w:fldChar w:fldCharType="end"/>
            </w:r>
          </w:hyperlink>
        </w:p>
        <w:p w14:paraId="261CCC4B" w14:textId="12162782"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8" w:history="1">
            <w:r w:rsidR="00924427">
              <w:rPr>
                <w:rStyle w:val="Hyperlink"/>
                <w:noProof/>
              </w:rPr>
              <w:t>4.4.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Discussão: Determinantes do Desempenho e Confronto com a Literatura</w:t>
            </w:r>
            <w:r w:rsidR="00924427">
              <w:rPr>
                <w:noProof/>
                <w:webHidden/>
              </w:rPr>
              <w:tab/>
            </w:r>
            <w:r w:rsidR="00924427">
              <w:rPr>
                <w:noProof/>
                <w:webHidden/>
              </w:rPr>
              <w:fldChar w:fldCharType="begin"/>
            </w:r>
            <w:r w:rsidR="00924427">
              <w:rPr>
                <w:noProof/>
                <w:webHidden/>
              </w:rPr>
              <w:instrText xml:space="preserve"> PAGEREF _Toc231998848 \h </w:instrText>
            </w:r>
            <w:r w:rsidR="00924427">
              <w:rPr>
                <w:noProof/>
                <w:webHidden/>
              </w:rPr>
            </w:r>
            <w:r w:rsidR="00924427">
              <w:rPr>
                <w:noProof/>
                <w:webHidden/>
              </w:rPr>
              <w:fldChar w:fldCharType="separate"/>
            </w:r>
            <w:r w:rsidR="00924427">
              <w:rPr>
                <w:noProof/>
                <w:webHidden/>
              </w:rPr>
              <w:t>102</w:t>
            </w:r>
            <w:r w:rsidR="00924427">
              <w:rPr>
                <w:noProof/>
                <w:webHidden/>
              </w:rPr>
              <w:fldChar w:fldCharType="end"/>
            </w:r>
          </w:hyperlink>
        </w:p>
        <w:p w14:paraId="39D60E99" w14:textId="3791605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9" w:history="1">
            <w:r w:rsidR="00924427">
              <w:rPr>
                <w:rStyle w:val="Hyperlink"/>
                <w:noProof/>
              </w:rPr>
              <w:t>4.4.1.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O Papel do Sinal de </w:t>
            </w:r>
            <w:r w:rsidR="00924427">
              <w:rPr>
                <w:rStyle w:val="Hyperlink"/>
                <w:i/>
                <w:iCs/>
                <w:noProof/>
                <w:lang w:val="pt-BR"/>
              </w:rPr>
              <w:t>Momentum</w:t>
            </w:r>
            <w:r w:rsidR="00924427">
              <w:rPr>
                <w:rStyle w:val="Hyperlink"/>
                <w:noProof/>
                <w:lang w:val="pt-BR"/>
              </w:rPr>
              <w:t xml:space="preserve"> no Black-Litterman</w:t>
            </w:r>
            <w:r w:rsidR="00924427">
              <w:rPr>
                <w:noProof/>
                <w:webHidden/>
              </w:rPr>
              <w:tab/>
            </w:r>
            <w:r w:rsidR="00924427">
              <w:rPr>
                <w:noProof/>
                <w:webHidden/>
              </w:rPr>
              <w:fldChar w:fldCharType="begin"/>
            </w:r>
            <w:r w:rsidR="00924427">
              <w:rPr>
                <w:noProof/>
                <w:webHidden/>
              </w:rPr>
              <w:instrText xml:space="preserve"> PAGEREF _Toc231998849 \h </w:instrText>
            </w:r>
            <w:r w:rsidR="00924427">
              <w:rPr>
                <w:noProof/>
                <w:webHidden/>
              </w:rPr>
            </w:r>
            <w:r w:rsidR="00924427">
              <w:rPr>
                <w:noProof/>
                <w:webHidden/>
              </w:rPr>
              <w:fldChar w:fldCharType="separate"/>
            </w:r>
            <w:r w:rsidR="00924427">
              <w:rPr>
                <w:noProof/>
                <w:webHidden/>
              </w:rPr>
              <w:t>102</w:t>
            </w:r>
            <w:r w:rsidR="00924427">
              <w:rPr>
                <w:noProof/>
                <w:webHidden/>
              </w:rPr>
              <w:fldChar w:fldCharType="end"/>
            </w:r>
          </w:hyperlink>
        </w:p>
        <w:p w14:paraId="63FAC3A5" w14:textId="392E2BB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0" w:history="1">
            <w:r w:rsidR="00924427">
              <w:rPr>
                <w:rStyle w:val="Hyperlink"/>
                <w:noProof/>
              </w:rPr>
              <w:t>4.4.2.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 Robustez da Mínima Variância</w:t>
            </w:r>
            <w:r w:rsidR="00924427">
              <w:rPr>
                <w:noProof/>
                <w:webHidden/>
              </w:rPr>
              <w:tab/>
            </w:r>
            <w:r w:rsidR="00924427">
              <w:rPr>
                <w:noProof/>
                <w:webHidden/>
              </w:rPr>
              <w:fldChar w:fldCharType="begin"/>
            </w:r>
            <w:r w:rsidR="00924427">
              <w:rPr>
                <w:noProof/>
                <w:webHidden/>
              </w:rPr>
              <w:instrText xml:space="preserve"> PAGEREF _Toc231998850 \h </w:instrText>
            </w:r>
            <w:r w:rsidR="00924427">
              <w:rPr>
                <w:noProof/>
                <w:webHidden/>
              </w:rPr>
            </w:r>
            <w:r w:rsidR="00924427">
              <w:rPr>
                <w:noProof/>
                <w:webHidden/>
              </w:rPr>
              <w:fldChar w:fldCharType="separate"/>
            </w:r>
            <w:r w:rsidR="00924427">
              <w:rPr>
                <w:noProof/>
                <w:webHidden/>
              </w:rPr>
              <w:t>102</w:t>
            </w:r>
            <w:r w:rsidR="00924427">
              <w:rPr>
                <w:noProof/>
                <w:webHidden/>
              </w:rPr>
              <w:fldChar w:fldCharType="end"/>
            </w:r>
          </w:hyperlink>
        </w:p>
        <w:p w14:paraId="26307665" w14:textId="368BFFE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1" w:history="1">
            <w:r w:rsidR="00924427">
              <w:rPr>
                <w:rStyle w:val="Hyperlink"/>
                <w:noProof/>
              </w:rPr>
              <w:t>4.4.3.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Caso de Degeneração do Mínimo CDaR</w:t>
            </w:r>
            <w:r w:rsidR="00924427">
              <w:rPr>
                <w:noProof/>
                <w:webHidden/>
              </w:rPr>
              <w:tab/>
            </w:r>
            <w:r w:rsidR="00924427">
              <w:rPr>
                <w:noProof/>
                <w:webHidden/>
              </w:rPr>
              <w:fldChar w:fldCharType="begin"/>
            </w:r>
            <w:r w:rsidR="00924427">
              <w:rPr>
                <w:noProof/>
                <w:webHidden/>
              </w:rPr>
              <w:instrText xml:space="preserve"> PAGEREF _Toc231998851 \h </w:instrText>
            </w:r>
            <w:r w:rsidR="00924427">
              <w:rPr>
                <w:noProof/>
                <w:webHidden/>
              </w:rPr>
            </w:r>
            <w:r w:rsidR="00924427">
              <w:rPr>
                <w:noProof/>
                <w:webHidden/>
              </w:rPr>
              <w:fldChar w:fldCharType="separate"/>
            </w:r>
            <w:r w:rsidR="00924427">
              <w:rPr>
                <w:noProof/>
                <w:webHidden/>
              </w:rPr>
              <w:t>103</w:t>
            </w:r>
            <w:r w:rsidR="00924427">
              <w:rPr>
                <w:noProof/>
                <w:webHidden/>
              </w:rPr>
              <w:fldChar w:fldCharType="end"/>
            </w:r>
          </w:hyperlink>
        </w:p>
        <w:p w14:paraId="2C3AD849" w14:textId="7FAA8F56"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2" w:history="1">
            <w:r w:rsidR="00924427">
              <w:rPr>
                <w:rStyle w:val="Hyperlink"/>
                <w:noProof/>
              </w:rPr>
              <w:t>4.4.4.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Custo do Rebalanceamento e o Paradoxo do 1/N</w:t>
            </w:r>
            <w:r w:rsidR="00924427">
              <w:rPr>
                <w:noProof/>
                <w:webHidden/>
              </w:rPr>
              <w:tab/>
            </w:r>
            <w:r w:rsidR="00924427">
              <w:rPr>
                <w:noProof/>
                <w:webHidden/>
              </w:rPr>
              <w:fldChar w:fldCharType="begin"/>
            </w:r>
            <w:r w:rsidR="00924427">
              <w:rPr>
                <w:noProof/>
                <w:webHidden/>
              </w:rPr>
              <w:instrText xml:space="preserve"> PAGEREF _Toc231998852 \h </w:instrText>
            </w:r>
            <w:r w:rsidR="00924427">
              <w:rPr>
                <w:noProof/>
                <w:webHidden/>
              </w:rPr>
            </w:r>
            <w:r w:rsidR="00924427">
              <w:rPr>
                <w:noProof/>
                <w:webHidden/>
              </w:rPr>
              <w:fldChar w:fldCharType="separate"/>
            </w:r>
            <w:r w:rsidR="00924427">
              <w:rPr>
                <w:noProof/>
                <w:webHidden/>
              </w:rPr>
              <w:t>104</w:t>
            </w:r>
            <w:r w:rsidR="00924427">
              <w:rPr>
                <w:noProof/>
                <w:webHidden/>
              </w:rPr>
              <w:fldChar w:fldCharType="end"/>
            </w:r>
          </w:hyperlink>
        </w:p>
        <w:p w14:paraId="688828F5" w14:textId="7089EF4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3" w:history="1">
            <w:r w:rsidR="00924427">
              <w:rPr>
                <w:rStyle w:val="Hyperlink"/>
                <w:noProof/>
              </w:rPr>
              <w:t>4.4.5.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Síntese</w:t>
            </w:r>
            <w:r w:rsidR="00924427">
              <w:rPr>
                <w:noProof/>
                <w:webHidden/>
              </w:rPr>
              <w:tab/>
            </w:r>
            <w:r w:rsidR="00924427">
              <w:rPr>
                <w:noProof/>
                <w:webHidden/>
              </w:rPr>
              <w:fldChar w:fldCharType="begin"/>
            </w:r>
            <w:r w:rsidR="00924427">
              <w:rPr>
                <w:noProof/>
                <w:webHidden/>
              </w:rPr>
              <w:instrText xml:space="preserve"> PAGEREF _Toc231998853 \h </w:instrText>
            </w:r>
            <w:r w:rsidR="00924427">
              <w:rPr>
                <w:noProof/>
                <w:webHidden/>
              </w:rPr>
            </w:r>
            <w:r w:rsidR="00924427">
              <w:rPr>
                <w:noProof/>
                <w:webHidden/>
              </w:rPr>
              <w:fldChar w:fldCharType="separate"/>
            </w:r>
            <w:r w:rsidR="00924427">
              <w:rPr>
                <w:noProof/>
                <w:webHidden/>
              </w:rPr>
              <w:t>104</w:t>
            </w:r>
            <w:r w:rsidR="00924427">
              <w:rPr>
                <w:noProof/>
                <w:webHidden/>
              </w:rPr>
              <w:fldChar w:fldCharType="end"/>
            </w:r>
          </w:hyperlink>
        </w:p>
        <w:p w14:paraId="4A9820EF" w14:textId="5BF2E629"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4" w:history="1">
            <w:r w:rsidR="00924427">
              <w:rPr>
                <w:rStyle w:val="Hyperlink"/>
                <w:noProof/>
                <w:w w:val="99"/>
              </w:rPr>
              <w:t>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CAPÍTULO 5 — CONCLUSÃO</w:t>
            </w:r>
            <w:r w:rsidR="00924427">
              <w:rPr>
                <w:noProof/>
                <w:webHidden/>
              </w:rPr>
              <w:tab/>
            </w:r>
            <w:r w:rsidR="00924427">
              <w:rPr>
                <w:noProof/>
                <w:webHidden/>
              </w:rPr>
              <w:fldChar w:fldCharType="begin"/>
            </w:r>
            <w:r w:rsidR="00924427">
              <w:rPr>
                <w:noProof/>
                <w:webHidden/>
              </w:rPr>
              <w:instrText xml:space="preserve"> PAGEREF _Toc231998854 \h </w:instrText>
            </w:r>
            <w:r w:rsidR="00924427">
              <w:rPr>
                <w:noProof/>
                <w:webHidden/>
              </w:rPr>
            </w:r>
            <w:r w:rsidR="00924427">
              <w:rPr>
                <w:noProof/>
                <w:webHidden/>
              </w:rPr>
              <w:fldChar w:fldCharType="separate"/>
            </w:r>
            <w:r w:rsidR="00924427">
              <w:rPr>
                <w:noProof/>
                <w:webHidden/>
              </w:rPr>
              <w:t>105</w:t>
            </w:r>
            <w:r w:rsidR="00924427">
              <w:rPr>
                <w:noProof/>
                <w:webHidden/>
              </w:rPr>
              <w:fldChar w:fldCharType="end"/>
            </w:r>
          </w:hyperlink>
        </w:p>
        <w:p w14:paraId="49345A2C" w14:textId="149EC5CF"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5" w:history="1">
            <w:r w:rsidR="00924427">
              <w:rPr>
                <w:rStyle w:val="Hyperlink"/>
                <w:noProof/>
              </w:rPr>
              <w:t>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Retomada da Questão de Pesquisa</w:t>
            </w:r>
            <w:r w:rsidR="00924427">
              <w:rPr>
                <w:noProof/>
                <w:webHidden/>
              </w:rPr>
              <w:tab/>
            </w:r>
            <w:r w:rsidR="00924427">
              <w:rPr>
                <w:noProof/>
                <w:webHidden/>
              </w:rPr>
              <w:fldChar w:fldCharType="begin"/>
            </w:r>
            <w:r w:rsidR="00924427">
              <w:rPr>
                <w:noProof/>
                <w:webHidden/>
              </w:rPr>
              <w:instrText xml:space="preserve"> PAGEREF _Toc231998855 \h </w:instrText>
            </w:r>
            <w:r w:rsidR="00924427">
              <w:rPr>
                <w:noProof/>
                <w:webHidden/>
              </w:rPr>
            </w:r>
            <w:r w:rsidR="00924427">
              <w:rPr>
                <w:noProof/>
                <w:webHidden/>
              </w:rPr>
              <w:fldChar w:fldCharType="separate"/>
            </w:r>
            <w:r w:rsidR="00924427">
              <w:rPr>
                <w:noProof/>
                <w:webHidden/>
              </w:rPr>
              <w:t>105</w:t>
            </w:r>
            <w:r w:rsidR="00924427">
              <w:rPr>
                <w:noProof/>
                <w:webHidden/>
              </w:rPr>
              <w:fldChar w:fldCharType="end"/>
            </w:r>
          </w:hyperlink>
        </w:p>
        <w:p w14:paraId="787432A8" w14:textId="15DC143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6" w:history="1">
            <w:r w:rsidR="00924427">
              <w:rPr>
                <w:rStyle w:val="Hyperlink"/>
                <w:noProof/>
              </w:rPr>
              <w:t>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Síntese dos Resultados</w:t>
            </w:r>
            <w:r w:rsidR="00924427">
              <w:rPr>
                <w:noProof/>
                <w:webHidden/>
              </w:rPr>
              <w:tab/>
            </w:r>
            <w:r w:rsidR="00924427">
              <w:rPr>
                <w:noProof/>
                <w:webHidden/>
              </w:rPr>
              <w:fldChar w:fldCharType="begin"/>
            </w:r>
            <w:r w:rsidR="00924427">
              <w:rPr>
                <w:noProof/>
                <w:webHidden/>
              </w:rPr>
              <w:instrText xml:space="preserve"> PAGEREF _Toc231998856 \h </w:instrText>
            </w:r>
            <w:r w:rsidR="00924427">
              <w:rPr>
                <w:noProof/>
                <w:webHidden/>
              </w:rPr>
            </w:r>
            <w:r w:rsidR="00924427">
              <w:rPr>
                <w:noProof/>
                <w:webHidden/>
              </w:rPr>
              <w:fldChar w:fldCharType="separate"/>
            </w:r>
            <w:r w:rsidR="00924427">
              <w:rPr>
                <w:noProof/>
                <w:webHidden/>
              </w:rPr>
              <w:t>105</w:t>
            </w:r>
            <w:r w:rsidR="00924427">
              <w:rPr>
                <w:noProof/>
                <w:webHidden/>
              </w:rPr>
              <w:fldChar w:fldCharType="end"/>
            </w:r>
          </w:hyperlink>
        </w:p>
        <w:p w14:paraId="1CC84DB8" w14:textId="07FCED55"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7" w:history="1">
            <w:r w:rsidR="00924427">
              <w:rPr>
                <w:rStyle w:val="Hyperlink"/>
                <w:noProof/>
              </w:rPr>
              <w:t>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Contribuições do Estudo</w:t>
            </w:r>
            <w:r w:rsidR="00924427">
              <w:rPr>
                <w:noProof/>
                <w:webHidden/>
              </w:rPr>
              <w:tab/>
            </w:r>
            <w:r w:rsidR="00924427">
              <w:rPr>
                <w:noProof/>
                <w:webHidden/>
              </w:rPr>
              <w:fldChar w:fldCharType="begin"/>
            </w:r>
            <w:r w:rsidR="00924427">
              <w:rPr>
                <w:noProof/>
                <w:webHidden/>
              </w:rPr>
              <w:instrText xml:space="preserve"> PAGEREF _Toc231998857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4B5A5AE5" w14:textId="03DFDFF1" w:rsidR="00924427"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8" w:history="1">
            <w:r w:rsidR="00924427">
              <w:rPr>
                <w:rStyle w:val="Hyperlink"/>
                <w:noProof/>
              </w:rPr>
              <w:t>5.3.1. Evidência Empírica para o Mercado Brasileiro</w:t>
            </w:r>
            <w:r w:rsidR="00924427">
              <w:rPr>
                <w:noProof/>
                <w:webHidden/>
              </w:rPr>
              <w:tab/>
            </w:r>
            <w:r w:rsidR="00924427">
              <w:rPr>
                <w:noProof/>
                <w:webHidden/>
              </w:rPr>
              <w:fldChar w:fldCharType="begin"/>
            </w:r>
            <w:r w:rsidR="00924427">
              <w:rPr>
                <w:noProof/>
                <w:webHidden/>
              </w:rPr>
              <w:instrText xml:space="preserve"> PAGEREF _Toc231998858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645DCEDE" w14:textId="627BC65C"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9" w:history="1">
            <w:r w:rsidR="00924427">
              <w:rPr>
                <w:rStyle w:val="Hyperlink"/>
                <w:noProof/>
              </w:rPr>
              <w:t>5.3.2.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Reposicionamento do “Paradoxo do 1/N”</w:t>
            </w:r>
            <w:r w:rsidR="00924427">
              <w:rPr>
                <w:noProof/>
                <w:webHidden/>
              </w:rPr>
              <w:tab/>
            </w:r>
            <w:r w:rsidR="00924427">
              <w:rPr>
                <w:noProof/>
                <w:webHidden/>
              </w:rPr>
              <w:fldChar w:fldCharType="begin"/>
            </w:r>
            <w:r w:rsidR="00924427">
              <w:rPr>
                <w:noProof/>
                <w:webHidden/>
              </w:rPr>
              <w:instrText xml:space="preserve"> PAGEREF _Toc231998859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7DD60604" w14:textId="7F719F56"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0" w:history="1">
            <w:r w:rsidR="00924427">
              <w:rPr>
                <w:rStyle w:val="Hyperlink"/>
                <w:noProof/>
              </w:rPr>
              <w:t>5.3.3.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O Valor das Estruturas Estabilizadoras</w:t>
            </w:r>
            <w:r w:rsidR="00924427">
              <w:rPr>
                <w:noProof/>
                <w:webHidden/>
              </w:rPr>
              <w:tab/>
            </w:r>
            <w:r w:rsidR="00924427">
              <w:rPr>
                <w:noProof/>
                <w:webHidden/>
              </w:rPr>
              <w:fldChar w:fldCharType="begin"/>
            </w:r>
            <w:r w:rsidR="00924427">
              <w:rPr>
                <w:noProof/>
                <w:webHidden/>
              </w:rPr>
              <w:instrText xml:space="preserve"> PAGEREF _Toc231998860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16B1D2D3" w14:textId="6502AE4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1" w:history="1">
            <w:r w:rsidR="00924427">
              <w:rPr>
                <w:rStyle w:val="Hyperlink"/>
                <w:noProof/>
              </w:rPr>
              <w:t>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Limitações</w:t>
            </w:r>
            <w:r w:rsidR="00924427">
              <w:rPr>
                <w:noProof/>
                <w:webHidden/>
              </w:rPr>
              <w:tab/>
            </w:r>
            <w:r w:rsidR="00924427">
              <w:rPr>
                <w:noProof/>
                <w:webHidden/>
              </w:rPr>
              <w:fldChar w:fldCharType="begin"/>
            </w:r>
            <w:r w:rsidR="00924427">
              <w:rPr>
                <w:noProof/>
                <w:webHidden/>
              </w:rPr>
              <w:instrText xml:space="preserve"> PAGEREF _Toc231998861 \h </w:instrText>
            </w:r>
            <w:r w:rsidR="00924427">
              <w:rPr>
                <w:noProof/>
                <w:webHidden/>
              </w:rPr>
            </w:r>
            <w:r w:rsidR="00924427">
              <w:rPr>
                <w:noProof/>
                <w:webHidden/>
              </w:rPr>
              <w:fldChar w:fldCharType="separate"/>
            </w:r>
            <w:r w:rsidR="00924427">
              <w:rPr>
                <w:noProof/>
                <w:webHidden/>
              </w:rPr>
              <w:t>108</w:t>
            </w:r>
            <w:r w:rsidR="00924427">
              <w:rPr>
                <w:noProof/>
                <w:webHidden/>
              </w:rPr>
              <w:fldChar w:fldCharType="end"/>
            </w:r>
          </w:hyperlink>
        </w:p>
        <w:p w14:paraId="3EF1966F" w14:textId="1F3B24F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2" w:history="1">
            <w:r w:rsidR="00924427">
              <w:rPr>
                <w:rStyle w:val="Hyperlink"/>
                <w:noProof/>
              </w:rPr>
              <w:t>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Sugestões para Pesquisas Futuras</w:t>
            </w:r>
            <w:r w:rsidR="00924427">
              <w:rPr>
                <w:noProof/>
                <w:webHidden/>
              </w:rPr>
              <w:tab/>
            </w:r>
            <w:r w:rsidR="00924427">
              <w:rPr>
                <w:noProof/>
                <w:webHidden/>
              </w:rPr>
              <w:fldChar w:fldCharType="begin"/>
            </w:r>
            <w:r w:rsidR="00924427">
              <w:rPr>
                <w:noProof/>
                <w:webHidden/>
              </w:rPr>
              <w:instrText xml:space="preserve"> PAGEREF _Toc231998862 \h </w:instrText>
            </w:r>
            <w:r w:rsidR="00924427">
              <w:rPr>
                <w:noProof/>
                <w:webHidden/>
              </w:rPr>
            </w:r>
            <w:r w:rsidR="00924427">
              <w:rPr>
                <w:noProof/>
                <w:webHidden/>
              </w:rPr>
              <w:fldChar w:fldCharType="separate"/>
            </w:r>
            <w:r w:rsidR="00924427">
              <w:rPr>
                <w:noProof/>
                <w:webHidden/>
              </w:rPr>
              <w:t>109</w:t>
            </w:r>
            <w:r w:rsidR="00924427">
              <w:rPr>
                <w:noProof/>
                <w:webHidden/>
              </w:rPr>
              <w:fldChar w:fldCharType="end"/>
            </w:r>
          </w:hyperlink>
        </w:p>
        <w:p w14:paraId="5524F97D" w14:textId="341F80C5"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3" w:history="1">
            <w:r w:rsidR="00924427">
              <w:rPr>
                <w:rStyle w:val="Hyperlink"/>
                <w:noProof/>
              </w:rPr>
              <w:t>5.6.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Considerações Finais</w:t>
            </w:r>
            <w:r w:rsidR="00924427">
              <w:rPr>
                <w:noProof/>
                <w:webHidden/>
              </w:rPr>
              <w:tab/>
            </w:r>
            <w:r w:rsidR="00924427">
              <w:rPr>
                <w:noProof/>
                <w:webHidden/>
              </w:rPr>
              <w:fldChar w:fldCharType="begin"/>
            </w:r>
            <w:r w:rsidR="00924427">
              <w:rPr>
                <w:noProof/>
                <w:webHidden/>
              </w:rPr>
              <w:instrText xml:space="preserve"> PAGEREF _Toc231998863 \h </w:instrText>
            </w:r>
            <w:r w:rsidR="00924427">
              <w:rPr>
                <w:noProof/>
                <w:webHidden/>
              </w:rPr>
            </w:r>
            <w:r w:rsidR="00924427">
              <w:rPr>
                <w:noProof/>
                <w:webHidden/>
              </w:rPr>
              <w:fldChar w:fldCharType="separate"/>
            </w:r>
            <w:r w:rsidR="00924427">
              <w:rPr>
                <w:noProof/>
                <w:webHidden/>
              </w:rPr>
              <w:t>110</w:t>
            </w:r>
            <w:r w:rsidR="00924427">
              <w:rPr>
                <w:noProof/>
                <w:webHidden/>
              </w:rPr>
              <w:fldChar w:fldCharType="end"/>
            </w:r>
          </w:hyperlink>
        </w:p>
        <w:p w14:paraId="06841019" w14:textId="20D51F56"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4" w:history="1">
            <w:r w:rsidR="00924427">
              <w:rPr>
                <w:rStyle w:val="Hyperlink"/>
                <w:noProof/>
                <w:w w:val="99"/>
              </w:rPr>
              <w:t>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REFERÊNCIAS</w:t>
            </w:r>
            <w:r w:rsidR="00924427">
              <w:rPr>
                <w:noProof/>
                <w:webHidden/>
              </w:rPr>
              <w:tab/>
            </w:r>
            <w:r w:rsidR="00924427">
              <w:rPr>
                <w:noProof/>
                <w:webHidden/>
              </w:rPr>
              <w:fldChar w:fldCharType="begin"/>
            </w:r>
            <w:r w:rsidR="00924427">
              <w:rPr>
                <w:noProof/>
                <w:webHidden/>
              </w:rPr>
              <w:instrText xml:space="preserve"> PAGEREF _Toc231998864 \h </w:instrText>
            </w:r>
            <w:r w:rsidR="00924427">
              <w:rPr>
                <w:noProof/>
                <w:webHidden/>
              </w:rPr>
            </w:r>
            <w:r w:rsidR="00924427">
              <w:rPr>
                <w:noProof/>
                <w:webHidden/>
              </w:rPr>
              <w:fldChar w:fldCharType="separate"/>
            </w:r>
            <w:r w:rsidR="00924427">
              <w:rPr>
                <w:noProof/>
                <w:webHidden/>
              </w:rPr>
              <w:t>111</w:t>
            </w:r>
            <w:r w:rsidR="00924427">
              <w:rPr>
                <w:noProof/>
                <w:webHidden/>
              </w:rPr>
              <w:fldChar w:fldCharType="end"/>
            </w:r>
          </w:hyperlink>
        </w:p>
        <w:p w14:paraId="136A40D6" w14:textId="416AE442" w:rsidR="00924427"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5" w:history="1">
            <w:r w:rsidR="00924427">
              <w:rPr>
                <w:rStyle w:val="Hyperlink"/>
                <w:noProof/>
              </w:rPr>
              <w:t>CRONOGRAMA</w:t>
            </w:r>
            <w:r w:rsidR="00924427">
              <w:rPr>
                <w:noProof/>
                <w:webHidden/>
              </w:rPr>
              <w:tab/>
            </w:r>
            <w:r w:rsidR="00924427">
              <w:rPr>
                <w:noProof/>
                <w:webHidden/>
              </w:rPr>
              <w:fldChar w:fldCharType="begin"/>
            </w:r>
            <w:r w:rsidR="00924427">
              <w:rPr>
                <w:noProof/>
                <w:webHidden/>
              </w:rPr>
              <w:instrText xml:space="preserve"> PAGEREF _Toc231998865 \h </w:instrText>
            </w:r>
            <w:r w:rsidR="00924427">
              <w:rPr>
                <w:noProof/>
                <w:webHidden/>
              </w:rPr>
            </w:r>
            <w:r w:rsidR="00924427">
              <w:rPr>
                <w:noProof/>
                <w:webHidden/>
              </w:rPr>
              <w:fldChar w:fldCharType="separate"/>
            </w:r>
            <w:r w:rsidR="00924427">
              <w:rPr>
                <w:noProof/>
                <w:webHidden/>
              </w:rPr>
              <w:t>115</w:t>
            </w:r>
            <w:r w:rsidR="00924427">
              <w:rPr>
                <w:noProof/>
                <w:webHidden/>
              </w:rPr>
              <w:fldChar w:fldCharType="end"/>
            </w:r>
          </w:hyperlink>
        </w:p>
        <w:p w14:paraId="6E461C98" w14:textId="04EEE7C0" w:rsidR="00924427"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6" w:history="1">
            <w:r w:rsidR="00924427">
              <w:rPr>
                <w:rStyle w:val="Hyperlink"/>
                <w:b/>
                <w:noProof/>
                <w:lang w:val="en-US"/>
              </w:rPr>
              <w:t>APENDICES</w:t>
            </w:r>
            <w:r w:rsidR="00924427">
              <w:rPr>
                <w:noProof/>
                <w:webHidden/>
              </w:rPr>
              <w:tab/>
            </w:r>
            <w:r w:rsidR="00924427">
              <w:rPr>
                <w:noProof/>
                <w:webHidden/>
              </w:rPr>
              <w:fldChar w:fldCharType="begin"/>
            </w:r>
            <w:r w:rsidR="00924427">
              <w:rPr>
                <w:noProof/>
                <w:webHidden/>
              </w:rPr>
              <w:instrText xml:space="preserve"> PAGEREF _Toc231998866 \h </w:instrText>
            </w:r>
            <w:r w:rsidR="00924427">
              <w:rPr>
                <w:noProof/>
                <w:webHidden/>
              </w:rPr>
            </w:r>
            <w:r w:rsidR="00924427">
              <w:rPr>
                <w:noProof/>
                <w:webHidden/>
              </w:rPr>
              <w:fldChar w:fldCharType="separate"/>
            </w:r>
            <w:r w:rsidR="00924427">
              <w:rPr>
                <w:noProof/>
                <w:webHidden/>
              </w:rPr>
              <w:t>117</w:t>
            </w:r>
            <w:r w:rsidR="00924427">
              <w:rPr>
                <w:noProof/>
                <w:webHidden/>
              </w:rPr>
              <w:fldChar w:fldCharType="end"/>
            </w:r>
          </w:hyperlink>
        </w:p>
        <w:p w14:paraId="12C3DEAB" w14:textId="11ED8A97"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7" w:history="1">
            <w:r w:rsidR="00924427">
              <w:rPr>
                <w:rStyle w:val="Hyperlink"/>
                <w:b/>
                <w:bCs/>
                <w:noProof/>
                <w:lang w:val="pt-BR"/>
              </w:rPr>
              <w:t>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rPr>
              <w:t>APÊNDICE A — Universo Investável Habilitado (N = 102)</w:t>
            </w:r>
            <w:r w:rsidR="00924427">
              <w:rPr>
                <w:noProof/>
                <w:webHidden/>
              </w:rPr>
              <w:tab/>
            </w:r>
            <w:r w:rsidR="00924427">
              <w:rPr>
                <w:noProof/>
                <w:webHidden/>
              </w:rPr>
              <w:fldChar w:fldCharType="begin"/>
            </w:r>
            <w:r w:rsidR="00924427">
              <w:rPr>
                <w:noProof/>
                <w:webHidden/>
              </w:rPr>
              <w:instrText xml:space="preserve"> PAGEREF _Toc231998867 \h </w:instrText>
            </w:r>
            <w:r w:rsidR="00924427">
              <w:rPr>
                <w:noProof/>
                <w:webHidden/>
              </w:rPr>
            </w:r>
            <w:r w:rsidR="00924427">
              <w:rPr>
                <w:noProof/>
                <w:webHidden/>
              </w:rPr>
              <w:fldChar w:fldCharType="separate"/>
            </w:r>
            <w:r w:rsidR="00924427">
              <w:rPr>
                <w:noProof/>
                <w:webHidden/>
              </w:rPr>
              <w:t>117</w:t>
            </w:r>
            <w:r w:rsidR="00924427">
              <w:rPr>
                <w:noProof/>
                <w:webHidden/>
              </w:rPr>
              <w:fldChar w:fldCharType="end"/>
            </w:r>
          </w:hyperlink>
        </w:p>
        <w:p w14:paraId="7F420BE0" w14:textId="17337C6E"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8" w:history="1">
            <w:r w:rsidR="00924427">
              <w:rPr>
                <w:rStyle w:val="Hyperlink"/>
                <w:b/>
                <w:noProof/>
                <w:lang w:val="pt-BR"/>
              </w:rPr>
              <w:t>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B – Diretrizes Metodológicas de Higienização e Filtragem de Liquidez da Base de Cotações</w:t>
            </w:r>
            <w:r w:rsidR="00924427">
              <w:rPr>
                <w:noProof/>
                <w:webHidden/>
              </w:rPr>
              <w:tab/>
            </w:r>
            <w:r w:rsidR="00924427">
              <w:rPr>
                <w:noProof/>
                <w:webHidden/>
              </w:rPr>
              <w:fldChar w:fldCharType="begin"/>
            </w:r>
            <w:r w:rsidR="00924427">
              <w:rPr>
                <w:noProof/>
                <w:webHidden/>
              </w:rPr>
              <w:instrText xml:space="preserve"> PAGEREF _Toc231998868 \h </w:instrText>
            </w:r>
            <w:r w:rsidR="00924427">
              <w:rPr>
                <w:noProof/>
                <w:webHidden/>
              </w:rPr>
            </w:r>
            <w:r w:rsidR="00924427">
              <w:rPr>
                <w:noProof/>
                <w:webHidden/>
              </w:rPr>
              <w:fldChar w:fldCharType="separate"/>
            </w:r>
            <w:r w:rsidR="00924427">
              <w:rPr>
                <w:noProof/>
                <w:webHidden/>
              </w:rPr>
              <w:t>121</w:t>
            </w:r>
            <w:r w:rsidR="00924427">
              <w:rPr>
                <w:noProof/>
                <w:webHidden/>
              </w:rPr>
              <w:fldChar w:fldCharType="end"/>
            </w:r>
          </w:hyperlink>
        </w:p>
        <w:p w14:paraId="23CE94B3" w14:textId="701527D2"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9" w:history="1">
            <w:r w:rsidR="00924427">
              <w:rPr>
                <w:rStyle w:val="Hyperlink"/>
                <w:b/>
                <w:noProof/>
                <w:lang w:val="pt-BR"/>
              </w:rPr>
              <w:t>III.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C – Transformação Vetorial da Matriz de Cotações em Séries de Retornos Financeiros</w:t>
            </w:r>
            <w:r w:rsidR="00924427">
              <w:rPr>
                <w:noProof/>
                <w:webHidden/>
              </w:rPr>
              <w:tab/>
            </w:r>
            <w:r w:rsidR="00924427">
              <w:rPr>
                <w:noProof/>
                <w:webHidden/>
              </w:rPr>
              <w:fldChar w:fldCharType="begin"/>
            </w:r>
            <w:r w:rsidR="00924427">
              <w:rPr>
                <w:noProof/>
                <w:webHidden/>
              </w:rPr>
              <w:instrText xml:space="preserve"> PAGEREF _Toc231998869 \h </w:instrText>
            </w:r>
            <w:r w:rsidR="00924427">
              <w:rPr>
                <w:noProof/>
                <w:webHidden/>
              </w:rPr>
            </w:r>
            <w:r w:rsidR="00924427">
              <w:rPr>
                <w:noProof/>
                <w:webHidden/>
              </w:rPr>
              <w:fldChar w:fldCharType="separate"/>
            </w:r>
            <w:r w:rsidR="00924427">
              <w:rPr>
                <w:noProof/>
                <w:webHidden/>
              </w:rPr>
              <w:t>123</w:t>
            </w:r>
            <w:r w:rsidR="00924427">
              <w:rPr>
                <w:noProof/>
                <w:webHidden/>
              </w:rPr>
              <w:fldChar w:fldCharType="end"/>
            </w:r>
          </w:hyperlink>
        </w:p>
        <w:p w14:paraId="472B6879" w14:textId="0B28BBC9"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0" w:history="1">
            <w:r w:rsidR="00924427">
              <w:rPr>
                <w:rStyle w:val="Hyperlink"/>
                <w:b/>
                <w:noProof/>
                <w:lang w:val="pt-BR"/>
              </w:rPr>
              <w:t>IV.</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D – Consolidação da Base Mestre e Tratamento do Viés de Antecipação</w:t>
            </w:r>
            <w:r w:rsidR="00924427">
              <w:rPr>
                <w:noProof/>
                <w:webHidden/>
              </w:rPr>
              <w:tab/>
            </w:r>
            <w:r w:rsidR="00924427">
              <w:rPr>
                <w:noProof/>
                <w:webHidden/>
              </w:rPr>
              <w:fldChar w:fldCharType="begin"/>
            </w:r>
            <w:r w:rsidR="00924427">
              <w:rPr>
                <w:noProof/>
                <w:webHidden/>
              </w:rPr>
              <w:instrText xml:space="preserve"> PAGEREF _Toc231998870 \h </w:instrText>
            </w:r>
            <w:r w:rsidR="00924427">
              <w:rPr>
                <w:noProof/>
                <w:webHidden/>
              </w:rPr>
            </w:r>
            <w:r w:rsidR="00924427">
              <w:rPr>
                <w:noProof/>
                <w:webHidden/>
              </w:rPr>
              <w:fldChar w:fldCharType="separate"/>
            </w:r>
            <w:r w:rsidR="00924427">
              <w:rPr>
                <w:noProof/>
                <w:webHidden/>
              </w:rPr>
              <w:t>124</w:t>
            </w:r>
            <w:r w:rsidR="00924427">
              <w:rPr>
                <w:noProof/>
                <w:webHidden/>
              </w:rPr>
              <w:fldChar w:fldCharType="end"/>
            </w:r>
          </w:hyperlink>
        </w:p>
        <w:p w14:paraId="6753D4CD" w14:textId="31176E8E"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1" w:history="1">
            <w:r w:rsidR="00924427">
              <w:rPr>
                <w:rStyle w:val="Hyperlink"/>
                <w:b/>
                <w:noProof/>
                <w:lang w:val="pt-BR"/>
              </w:rPr>
              <w:t>V.</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E – Derivação do Prêmio de Risco e Estabelecimento dos Retornos em Excesso</w:t>
            </w:r>
            <w:r w:rsidR="00924427">
              <w:rPr>
                <w:noProof/>
                <w:webHidden/>
              </w:rPr>
              <w:tab/>
            </w:r>
            <w:r w:rsidR="00924427">
              <w:rPr>
                <w:noProof/>
                <w:webHidden/>
              </w:rPr>
              <w:fldChar w:fldCharType="begin"/>
            </w:r>
            <w:r w:rsidR="00924427">
              <w:rPr>
                <w:noProof/>
                <w:webHidden/>
              </w:rPr>
              <w:instrText xml:space="preserve"> PAGEREF _Toc231998871 \h </w:instrText>
            </w:r>
            <w:r w:rsidR="00924427">
              <w:rPr>
                <w:noProof/>
                <w:webHidden/>
              </w:rPr>
            </w:r>
            <w:r w:rsidR="00924427">
              <w:rPr>
                <w:noProof/>
                <w:webHidden/>
              </w:rPr>
              <w:fldChar w:fldCharType="separate"/>
            </w:r>
            <w:r w:rsidR="00924427">
              <w:rPr>
                <w:noProof/>
                <w:webHidden/>
              </w:rPr>
              <w:t>125</w:t>
            </w:r>
            <w:r w:rsidR="00924427">
              <w:rPr>
                <w:noProof/>
                <w:webHidden/>
              </w:rPr>
              <w:fldChar w:fldCharType="end"/>
            </w:r>
          </w:hyperlink>
        </w:p>
        <w:p w14:paraId="1617BD6D" w14:textId="7ADCEF2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2" w:history="1">
            <w:r w:rsidR="00924427">
              <w:rPr>
                <w:rStyle w:val="Hyperlink"/>
                <w:b/>
                <w:noProof/>
                <w:lang w:val="pt-BR"/>
              </w:rPr>
              <w:t>VI.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F – Parâmetros Inferenciais Globais: Covariância, Risco Sistemático e Desempenho Ajustado</w:t>
            </w:r>
            <w:r w:rsidR="00924427">
              <w:rPr>
                <w:noProof/>
                <w:webHidden/>
              </w:rPr>
              <w:tab/>
            </w:r>
            <w:r w:rsidR="00924427">
              <w:rPr>
                <w:noProof/>
                <w:webHidden/>
              </w:rPr>
              <w:fldChar w:fldCharType="begin"/>
            </w:r>
            <w:r w:rsidR="00924427">
              <w:rPr>
                <w:noProof/>
                <w:webHidden/>
              </w:rPr>
              <w:instrText xml:space="preserve"> PAGEREF _Toc231998872 \h </w:instrText>
            </w:r>
            <w:r w:rsidR="00924427">
              <w:rPr>
                <w:noProof/>
                <w:webHidden/>
              </w:rPr>
            </w:r>
            <w:r w:rsidR="00924427">
              <w:rPr>
                <w:noProof/>
                <w:webHidden/>
              </w:rPr>
              <w:fldChar w:fldCharType="separate"/>
            </w:r>
            <w:r w:rsidR="00924427">
              <w:rPr>
                <w:noProof/>
                <w:webHidden/>
              </w:rPr>
              <w:t>126</w:t>
            </w:r>
            <w:r w:rsidR="00924427">
              <w:rPr>
                <w:noProof/>
                <w:webHidden/>
              </w:rPr>
              <w:fldChar w:fldCharType="end"/>
            </w:r>
          </w:hyperlink>
        </w:p>
        <w:p w14:paraId="27CAC93A" w14:textId="7042E9D1"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3" w:history="1">
            <w:r w:rsidR="00924427">
              <w:rPr>
                <w:rStyle w:val="Hyperlink"/>
                <w:b/>
                <w:noProof/>
                <w:lang w:val="pt-BR"/>
              </w:rPr>
              <w:t>VII.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G – Construção Estocástica e Otimização Numérica da Fronteira Eficiente de Markowitz</w:t>
            </w:r>
            <w:r w:rsidR="00924427">
              <w:rPr>
                <w:noProof/>
                <w:webHidden/>
              </w:rPr>
              <w:tab/>
            </w:r>
            <w:r w:rsidR="00924427">
              <w:rPr>
                <w:noProof/>
                <w:webHidden/>
              </w:rPr>
              <w:fldChar w:fldCharType="begin"/>
            </w:r>
            <w:r w:rsidR="00924427">
              <w:rPr>
                <w:noProof/>
                <w:webHidden/>
              </w:rPr>
              <w:instrText xml:space="preserve"> PAGEREF _Toc231998873 \h </w:instrText>
            </w:r>
            <w:r w:rsidR="00924427">
              <w:rPr>
                <w:noProof/>
                <w:webHidden/>
              </w:rPr>
            </w:r>
            <w:r w:rsidR="00924427">
              <w:rPr>
                <w:noProof/>
                <w:webHidden/>
              </w:rPr>
              <w:fldChar w:fldCharType="separate"/>
            </w:r>
            <w:r w:rsidR="00924427">
              <w:rPr>
                <w:noProof/>
                <w:webHidden/>
              </w:rPr>
              <w:t>127</w:t>
            </w:r>
            <w:r w:rsidR="00924427">
              <w:rPr>
                <w:noProof/>
                <w:webHidden/>
              </w:rPr>
              <w:fldChar w:fldCharType="end"/>
            </w:r>
          </w:hyperlink>
        </w:p>
        <w:p w14:paraId="29968C9D" w14:textId="056293D1"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4" w:history="1">
            <w:r w:rsidR="00924427">
              <w:rPr>
                <w:rStyle w:val="Hyperlink"/>
                <w:b/>
                <w:noProof/>
                <w:lang w:val="pt-BR"/>
              </w:rPr>
              <w:t>VIII.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H – Isolamento Matricial De Covariâncias Negativas E Mapeamento De Hedge Estrutural</w:t>
            </w:r>
            <w:r w:rsidR="00924427">
              <w:rPr>
                <w:noProof/>
                <w:webHidden/>
              </w:rPr>
              <w:tab/>
            </w:r>
            <w:r w:rsidR="00924427">
              <w:rPr>
                <w:noProof/>
                <w:webHidden/>
              </w:rPr>
              <w:fldChar w:fldCharType="begin"/>
            </w:r>
            <w:r w:rsidR="00924427">
              <w:rPr>
                <w:noProof/>
                <w:webHidden/>
              </w:rPr>
              <w:instrText xml:space="preserve"> PAGEREF _Toc231998874 \h </w:instrText>
            </w:r>
            <w:r w:rsidR="00924427">
              <w:rPr>
                <w:noProof/>
                <w:webHidden/>
              </w:rPr>
            </w:r>
            <w:r w:rsidR="00924427">
              <w:rPr>
                <w:noProof/>
                <w:webHidden/>
              </w:rPr>
              <w:fldChar w:fldCharType="separate"/>
            </w:r>
            <w:r w:rsidR="00924427">
              <w:rPr>
                <w:noProof/>
                <w:webHidden/>
              </w:rPr>
              <w:t>128</w:t>
            </w:r>
            <w:r w:rsidR="00924427">
              <w:rPr>
                <w:noProof/>
                <w:webHidden/>
              </w:rPr>
              <w:fldChar w:fldCharType="end"/>
            </w:r>
          </w:hyperlink>
        </w:p>
        <w:p w14:paraId="0F9D3503" w14:textId="06FE9D7F"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5" w:history="1">
            <w:r w:rsidR="00924427">
              <w:rPr>
                <w:rStyle w:val="Hyperlink"/>
                <w:b/>
                <w:noProof/>
                <w:lang w:val="pt-BR"/>
              </w:rPr>
              <w:t>IX.</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I – Análise de Correlação de Pearson e Clusterização Hierárquica Estrutural</w:t>
            </w:r>
            <w:r w:rsidR="00924427">
              <w:rPr>
                <w:noProof/>
                <w:webHidden/>
              </w:rPr>
              <w:tab/>
            </w:r>
            <w:r w:rsidR="00924427">
              <w:rPr>
                <w:noProof/>
                <w:webHidden/>
              </w:rPr>
              <w:fldChar w:fldCharType="begin"/>
            </w:r>
            <w:r w:rsidR="00924427">
              <w:rPr>
                <w:noProof/>
                <w:webHidden/>
              </w:rPr>
              <w:instrText xml:space="preserve"> PAGEREF _Toc231998875 \h </w:instrText>
            </w:r>
            <w:r w:rsidR="00924427">
              <w:rPr>
                <w:noProof/>
                <w:webHidden/>
              </w:rPr>
            </w:r>
            <w:r w:rsidR="00924427">
              <w:rPr>
                <w:noProof/>
                <w:webHidden/>
              </w:rPr>
              <w:fldChar w:fldCharType="separate"/>
            </w:r>
            <w:r w:rsidR="00924427">
              <w:rPr>
                <w:noProof/>
                <w:webHidden/>
              </w:rPr>
              <w:t>129</w:t>
            </w:r>
            <w:r w:rsidR="00924427">
              <w:rPr>
                <w:noProof/>
                <w:webHidden/>
              </w:rPr>
              <w:fldChar w:fldCharType="end"/>
            </w:r>
          </w:hyperlink>
        </w:p>
        <w:p w14:paraId="1D075CA1" w14:textId="09320BEC"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6" w:history="1">
            <w:r w:rsidR="00924427">
              <w:rPr>
                <w:rStyle w:val="Hyperlink"/>
                <w:b/>
                <w:noProof/>
                <w:lang w:val="pt-BR"/>
              </w:rPr>
              <w:t>X.</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J – Engenharia Reversa De Black-Litterman: Extração Do Vetor De Retornos Implícitos De Equilíbrio (Π)</w:t>
            </w:r>
            <w:r w:rsidR="00924427">
              <w:rPr>
                <w:noProof/>
                <w:webHidden/>
              </w:rPr>
              <w:tab/>
            </w:r>
            <w:r w:rsidR="00924427">
              <w:rPr>
                <w:noProof/>
                <w:webHidden/>
              </w:rPr>
              <w:fldChar w:fldCharType="begin"/>
            </w:r>
            <w:r w:rsidR="00924427">
              <w:rPr>
                <w:noProof/>
                <w:webHidden/>
              </w:rPr>
              <w:instrText xml:space="preserve"> PAGEREF _Toc231998876 \h </w:instrText>
            </w:r>
            <w:r w:rsidR="00924427">
              <w:rPr>
                <w:noProof/>
                <w:webHidden/>
              </w:rPr>
            </w:r>
            <w:r w:rsidR="00924427">
              <w:rPr>
                <w:noProof/>
                <w:webHidden/>
              </w:rPr>
              <w:fldChar w:fldCharType="separate"/>
            </w:r>
            <w:r w:rsidR="00924427">
              <w:rPr>
                <w:noProof/>
                <w:webHidden/>
              </w:rPr>
              <w:t>130</w:t>
            </w:r>
            <w:r w:rsidR="00924427">
              <w:rPr>
                <w:noProof/>
                <w:webHidden/>
              </w:rPr>
              <w:fldChar w:fldCharType="end"/>
            </w:r>
          </w:hyperlink>
        </w:p>
        <w:p w14:paraId="734BD1E3" w14:textId="3E794A3B" w:rsidR="008E66AE" w:rsidRDefault="008E66AE">
          <w:r>
            <w:rPr>
              <w:b/>
              <w:bCs/>
            </w:rPr>
            <w:lastRenderedPageBreak/>
            <w:fldChar w:fldCharType="end"/>
          </w:r>
        </w:p>
      </w:sdtContent>
    </w:sdt>
    <w:p w14:paraId="3EBFF4AB" w14:textId="77777777" w:rsidR="008E66AE" w:rsidRDefault="008E66AE">
      <w:pPr>
        <w:rPr>
          <w:spacing w:val="-2"/>
        </w:rPr>
      </w:pPr>
    </w:p>
    <w:p w14:paraId="651A109F" w14:textId="77777777" w:rsidR="008E66AE" w:rsidRDefault="008E66AE">
      <w:pPr>
        <w:rPr>
          <w:spacing w:val="-2"/>
        </w:rPr>
      </w:pPr>
    </w:p>
    <w:p w14:paraId="33FC8F0F" w14:textId="77777777" w:rsidR="008E66AE" w:rsidRDefault="008E66AE">
      <w:pPr>
        <w:rPr>
          <w:b/>
          <w:bCs/>
          <w:spacing w:val="-2"/>
          <w:sz w:val="28"/>
          <w:szCs w:val="28"/>
        </w:rPr>
      </w:pPr>
      <w:r>
        <w:rPr>
          <w:spacing w:val="-2"/>
        </w:rPr>
        <w:br w:type="page"/>
      </w:r>
    </w:p>
    <w:p w14:paraId="7B09107B" w14:textId="77777777" w:rsidR="00657C8B" w:rsidRPr="00D30CD1" w:rsidRDefault="006C6A33" w:rsidP="0072043B">
      <w:pPr>
        <w:pStyle w:val="Ttulo1"/>
        <w:numPr>
          <w:ilvl w:val="0"/>
          <w:numId w:val="1"/>
        </w:numPr>
        <w:tabs>
          <w:tab w:val="left" w:pos="480"/>
        </w:tabs>
        <w:ind w:left="480" w:hanging="359"/>
      </w:pPr>
      <w:bookmarkStart w:id="6" w:name="_Toc231998732"/>
      <w:r>
        <w:rPr>
          <w:spacing w:val="-2"/>
          <w:sz w:val="24"/>
        </w:rPr>
        <w:lastRenderedPageBreak/>
        <w:t>INTRODUÇÃO</w:t>
      </w:r>
      <w:bookmarkEnd w:id="6"/>
    </w:p>
    <w:p w14:paraId="25CA3D50" w14:textId="77777777" w:rsidR="0028243A" w:rsidRDefault="0028243A" w:rsidP="003E35D3">
      <w:pPr>
        <w:pStyle w:val="Corpodetexto"/>
        <w:spacing w:line="360" w:lineRule="auto"/>
        <w:ind w:firstLine="851"/>
        <w:jc w:val="both"/>
        <w:rPr>
          <w:color w:val="231F20"/>
        </w:rPr>
      </w:pPr>
    </w:p>
    <w:p w14:paraId="5A9EFF00"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20A99425" w14:textId="77777777" w:rsidR="00E30C16" w:rsidRDefault="00A2073A" w:rsidP="005358E8">
      <w:pPr>
        <w:pStyle w:val="NormalWeb"/>
        <w:spacing w:before="0" w:beforeAutospacing="0" w:after="0" w:afterAutospacing="0" w:line="360" w:lineRule="auto"/>
        <w:ind w:firstLine="851"/>
        <w:jc w:val="both"/>
      </w:pPr>
      <w:r>
        <w:t>A Moderna Teoria do Portfólio (MPT), proposta por Harry Markowitz em sua publicação seminal de 1952, inaugurou a abordagem quantitativa para a seleção de ativos e a formação de carteiras eficientes. Fundamentada nos conceitos de diversificação e de fronteira eficiente, a teoria busca otimizar a alocação de recursos ao maximizar o retorno esperado e minimizar o risco, representado pela variância dos retornos (MARKOWITZ, 1952).</w:t>
      </w:r>
    </w:p>
    <w:p w14:paraId="24A50D8F" w14:textId="77777777" w:rsidR="00A2073A" w:rsidRDefault="00A2073A" w:rsidP="005358E8">
      <w:pPr>
        <w:pStyle w:val="NormalWeb"/>
        <w:spacing w:before="0" w:beforeAutospacing="0" w:after="0" w:afterAutospacing="0" w:line="360" w:lineRule="auto"/>
        <w:ind w:firstLine="851"/>
        <w:jc w:val="both"/>
      </w:pPr>
      <w:r>
        <w:t>Posteriormente, William Sharpe (1966) contribuiu ao propor o Índice de Sharpe, que relaciona o retorno excedente ao risco total da carteira, oferecendo uma métrica objetiva de avaliação de desempenho ajustado ao risco.</w:t>
      </w:r>
    </w:p>
    <w:p w14:paraId="6B05F0AD" w14:textId="77777777" w:rsidR="00E30C16"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w:t>
      </w:r>
    </w:p>
    <w:p w14:paraId="5DEF12DC" w14:textId="77777777" w:rsidR="00A2073A" w:rsidRDefault="00A2073A" w:rsidP="005358E8">
      <w:pPr>
        <w:pStyle w:val="NormalWeb"/>
        <w:spacing w:before="0" w:beforeAutospacing="0" w:after="0" w:afterAutospacing="0" w:line="360" w:lineRule="auto"/>
        <w:ind w:firstLine="851"/>
        <w:jc w:val="both"/>
      </w:pPr>
      <w:r>
        <w:t xml:space="preserve">Adicionalmente, o modelo de otimização de média-variância é notório por sua sensibilidade extrema aos </w:t>
      </w:r>
      <w:r>
        <w:rPr>
          <w:i/>
          <w:iCs/>
        </w:rPr>
        <w:t>inputs</w:t>
      </w:r>
      <w:r>
        <w:t xml:space="preserve"> (estimativas de retorno e covariância), fenômeno conhecido como "maximização de erros", que frequentemente resulta em portfólios instáveis e pouco diversificados, concentrados em soluções de canto (MICHAUD, 1989).</w:t>
      </w:r>
    </w:p>
    <w:p w14:paraId="37B35F0F" w14:textId="77777777" w:rsidR="00A2073A" w:rsidRDefault="00A2073A" w:rsidP="005358E8">
      <w:pPr>
        <w:pStyle w:val="NormalWeb"/>
        <w:spacing w:before="0" w:beforeAutospacing="0" w:after="0" w:afterAutospacing="0" w:line="360" w:lineRule="auto"/>
        <w:ind w:firstLine="851"/>
        <w:jc w:val="both"/>
      </w:pPr>
      <w:r>
        <w:t>Nesse contexto, o Modelo Black-</w:t>
      </w:r>
      <w:proofErr w:type="spellStart"/>
      <w:r>
        <w:t>Litterman</w:t>
      </w:r>
      <w:proofErr w:type="spellEnd"/>
      <w:r>
        <w:t xml:space="preserve"> (1992) foi desenvolvido como uma evolução do modelo de Markowitz, visando mitigar tais instabilidades. Utilizando uma abordagem Bayesiana, o modelo combina o retorno de equilíbrio de mercado (o </w:t>
      </w:r>
      <w:r>
        <w:rPr>
          <w:i/>
          <w:iCs/>
        </w:rPr>
        <w:t>Prior</w:t>
      </w:r>
      <w:r>
        <w:t xml:space="preserve">, derivado do CAPM reverso) com as visões subjetivas do investidor (a </w:t>
      </w:r>
      <w:proofErr w:type="spellStart"/>
      <w:r>
        <w:rPr>
          <w:i/>
          <w:iCs/>
        </w:rPr>
        <w:t>Likelihood</w:t>
      </w:r>
      <w:proofErr w:type="spellEnd"/>
      <w:r>
        <w:t>), gerando uma distribuição Posterior de retornos esperados. Essa fusão gera carteiras mais estáveis, intuitivas e diversificadas, ancoradas na racionalidade do equilíbrio de mercado (BLACK; LITTERMAN, 1992).</w:t>
      </w:r>
    </w:p>
    <w:p w14:paraId="775293D1" w14:textId="77777777"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Teoria Pós-Moderna do Portfólio (PMPT) (ROM; FERGUSON, 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(SORTINO; VAN DER MEER, 1991).</w:t>
      </w:r>
    </w:p>
    <w:p w14:paraId="35FDC32B" w14:textId="77777777"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xml:space="preserve">, quando submetidas a diferentes métodos de estimação de </w:t>
      </w:r>
      <w:r>
        <w:rPr>
          <w:b/>
          <w:bCs/>
          <w:i/>
          <w:iCs/>
        </w:rPr>
        <w:t>inputs</w:t>
      </w:r>
      <w:r>
        <w:rPr>
          <w:b/>
          <w:bCs/>
        </w:rPr>
        <w:t xml:space="preserve"> (Média Histórica e Fator de </w:t>
      </w:r>
      <w:r>
        <w:rPr>
          <w:b/>
          <w:bCs/>
          <w:i/>
          <w:iCs/>
        </w:rPr>
        <w:t>Momentum</w:t>
      </w:r>
      <w:r>
        <w:rPr>
          <w:b/>
          <w:bCs/>
        </w:rPr>
        <w:t xml:space="preserve"> 12-1) no mercado brasileiro?</w:t>
      </w:r>
    </w:p>
    <w:p w14:paraId="63352767" w14:textId="77777777" w:rsidR="00322830" w:rsidRPr="00DE160C" w:rsidRDefault="00322830" w:rsidP="005358E8">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a Média Histórica e o fator de </w:t>
      </w:r>
      <w:r>
        <w:rPr>
          <w:i/>
          <w:iCs/>
        </w:rPr>
        <w:t>momentum</w:t>
      </w:r>
      <w:r>
        <w:t xml:space="preserve"> de 12 meses (</w:t>
      </w:r>
      <w:r>
        <w:rPr>
          <w:i/>
          <w:iCs/>
        </w:rPr>
        <w:t>momentum</w:t>
      </w:r>
      <w:r>
        <w:t xml:space="preserve"> 12-1).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O estudo abrange o período de janeiro de 2010 a dezembro de 2025, comparando os resultados com benchmarks como o IBOVESPA e o CDI, a fim de demonstrar alternativas robustas para a alocação de ativos no Brasil.</w:t>
      </w:r>
    </w:p>
    <w:p w14:paraId="09359202" w14:textId="77777777" w:rsidR="007E00C4" w:rsidRPr="00DE160C" w:rsidRDefault="005358E8" w:rsidP="005358E8">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672F064E" w14:textId="77777777" w:rsidR="00966DAD" w:rsidRDefault="00966DAD" w:rsidP="0028243A">
      <w:pPr>
        <w:spacing w:line="360" w:lineRule="auto"/>
        <w:ind w:firstLine="851"/>
        <w:jc w:val="both"/>
        <w:rPr>
          <w:sz w:val="24"/>
          <w:szCs w:val="24"/>
        </w:rPr>
      </w:pPr>
      <w:r>
        <w:br w:type="page"/>
      </w:r>
    </w:p>
    <w:p w14:paraId="1211C54A" w14:textId="77777777" w:rsidR="008E66AE" w:rsidRPr="00D30CD1" w:rsidRDefault="002C217E" w:rsidP="0072043B">
      <w:pPr>
        <w:pStyle w:val="Ttulo1"/>
        <w:numPr>
          <w:ilvl w:val="0"/>
          <w:numId w:val="1"/>
        </w:numPr>
        <w:tabs>
          <w:tab w:val="left" w:pos="480"/>
        </w:tabs>
        <w:ind w:left="480" w:hanging="359"/>
        <w:rPr>
          <w:sz w:val="24"/>
        </w:rPr>
      </w:pPr>
      <w:bookmarkStart w:id="7" w:name="_Toc231998733"/>
      <w:r>
        <w:rPr>
          <w:sz w:val="24"/>
        </w:rPr>
        <w:lastRenderedPageBreak/>
        <w:t>REFERENCIAL TEÓRICO</w:t>
      </w:r>
      <w:bookmarkEnd w:id="7"/>
    </w:p>
    <w:p w14:paraId="4ECA7163" w14:textId="77777777" w:rsidR="000E6954" w:rsidRDefault="000E6954" w:rsidP="00C319D0"/>
    <w:p w14:paraId="476CC412" w14:textId="5AB5D98F" w:rsidR="000E6954" w:rsidRDefault="00E8123A" w:rsidP="00F879F0">
      <w:pPr>
        <w:pStyle w:val="Ttulo3"/>
        <w:numPr>
          <w:ilvl w:val="1"/>
          <w:numId w:val="1"/>
        </w:numPr>
        <w:rPr>
          <w:rFonts w:eastAsia="Google Sans"/>
          <w:color w:val="1F1F1F"/>
        </w:rPr>
      </w:pPr>
      <w:bookmarkStart w:id="8" w:name="_Toc231998734"/>
      <w:r>
        <w:rPr>
          <w:rFonts w:eastAsia="Google Sans"/>
          <w:color w:val="1F1F1F"/>
        </w:rPr>
        <w:t>A Crise Epistemológica da Teoria Moderna e a Necessidade de Renovação</w:t>
      </w:r>
      <w:bookmarkEnd w:id="8"/>
    </w:p>
    <w:p w14:paraId="4D80649B" w14:textId="77777777" w:rsidR="00E8123A" w:rsidRDefault="00E8123A" w:rsidP="00E8123A">
      <w:pPr>
        <w:rPr>
          <w:rFonts w:eastAsia="Google Sans"/>
          <w:color w:val="1F1F1F"/>
        </w:rPr>
      </w:pPr>
    </w:p>
    <w:p w14:paraId="2293CF9C"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trajetória da ciência financeira ao longo dos últimos setenta anos não descreve uma linha reta de acumulação de conhecimento, mas sim um processo dialético de construção, desconstrução e síntese. O edifício teórico erguido sobre os alicerces da Teoria Moderna do Portfólio (MPT), formalizada por Harry Markowitz (1952), e subsequentemente cimentado pelo </w:t>
      </w:r>
      <w:r>
        <w:rPr>
          <w:rFonts w:eastAsia="Google Sans"/>
          <w:i/>
          <w:iCs/>
          <w:color w:val="1F1F1F"/>
          <w:sz w:val="24"/>
          <w:szCs w:val="24"/>
          <w:lang w:val="pt-BR"/>
        </w:rPr>
        <w:t xml:space="preserve">Capital </w:t>
      </w:r>
      <w:proofErr w:type="spellStart"/>
      <w:r>
        <w:rPr>
          <w:rFonts w:eastAsia="Google Sans"/>
          <w:i/>
          <w:iCs/>
          <w:color w:val="1F1F1F"/>
          <w:sz w:val="24"/>
          <w:szCs w:val="24"/>
          <w:lang w:val="pt-BR"/>
        </w:rPr>
        <w:t>Asset</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Pricing</w:t>
      </w:r>
      <w:proofErr w:type="spellEnd"/>
      <w:r>
        <w:rPr>
          <w:rFonts w:eastAsia="Google Sans"/>
          <w:i/>
          <w:iCs/>
          <w:color w:val="1F1F1F"/>
          <w:sz w:val="24"/>
          <w:szCs w:val="24"/>
          <w:lang w:val="pt-BR"/>
        </w:rPr>
        <w:t xml:space="preserve"> Model</w:t>
      </w:r>
      <w:r>
        <w:rPr>
          <w:rFonts w:eastAsia="Google Sans"/>
          <w:color w:val="1F1F1F"/>
          <w:sz w:val="24"/>
          <w:szCs w:val="24"/>
          <w:lang w:val="pt-BR"/>
        </w:rPr>
        <w:t xml:space="preserve"> (CAPM) na década de 1960, proporcionou a primeira gramática rigorosa para a quantificação da incerteza. No entanto, a hegemonia do paradigma Média-Variância (MV) enfrenta, na contemporaneidade, uma crise de legitimidade empírica e prática.</w:t>
      </w:r>
    </w:p>
    <w:p w14:paraId="1B904F3E" w14:textId="1762CA3E"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premissa de racionalidade estrita, na qual os agentes econômicos (</w:t>
      </w:r>
      <w:r>
        <w:rPr>
          <w:rFonts w:eastAsia="Google Sans"/>
          <w:i/>
          <w:iCs/>
          <w:color w:val="1F1F1F"/>
          <w:sz w:val="24"/>
          <w:szCs w:val="24"/>
          <w:lang w:val="pt-BR"/>
        </w:rPr>
        <w:t xml:space="preserve">Homo </w:t>
      </w:r>
      <w:proofErr w:type="spellStart"/>
      <w:r>
        <w:rPr>
          <w:rFonts w:eastAsia="Google Sans"/>
          <w:i/>
          <w:iCs/>
          <w:color w:val="1F1F1F"/>
          <w:sz w:val="24"/>
          <w:szCs w:val="24"/>
          <w:lang w:val="pt-BR"/>
        </w:rPr>
        <w:t>economicus</w:t>
      </w:r>
      <w:proofErr w:type="spellEnd"/>
      <w:r>
        <w:rPr>
          <w:rFonts w:eastAsia="Google Sans"/>
          <w:color w:val="1F1F1F"/>
          <w:sz w:val="24"/>
          <w:szCs w:val="24"/>
          <w:lang w:val="pt-BR"/>
        </w:rPr>
        <w:t>) maximizam a utilidade esperada de forma consistente, livre de vieses e com capacidade computacional infinita, revelou-se insuficiente para explicar a complexidade, a turbulência e as anomalias persistentes dos mercados financeiros globais.</w:t>
      </w:r>
    </w:p>
    <w:p w14:paraId="0A3CC083"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Este relatório estabelece uma atualização estrutural exaustiva do arcabouço teórico financeiro. A análise transcende a ortodoxia da Média-Variância para integrar duas das mais vigorosas correntes de desenvolvimento acadêmico e prático: as Finanças Comportamentais (FC), que dissecam a arquitetura cognitiva do erro humano, e os Modelos Multifatoriais de Precificação de Ativos (notadamente a linhagem Fama-</w:t>
      </w:r>
      <w:proofErr w:type="spellStart"/>
      <w:r>
        <w:rPr>
          <w:rFonts w:eastAsia="Google Sans"/>
          <w:color w:val="1F1F1F"/>
          <w:sz w:val="24"/>
          <w:szCs w:val="24"/>
          <w:lang w:val="pt-BR"/>
        </w:rPr>
        <w:t>French</w:t>
      </w:r>
      <w:proofErr w:type="spellEnd"/>
      <w:r>
        <w:rPr>
          <w:rFonts w:eastAsia="Google Sans"/>
          <w:color w:val="1F1F1F"/>
          <w:sz w:val="24"/>
          <w:szCs w:val="24"/>
          <w:lang w:val="pt-BR"/>
        </w:rPr>
        <w:t>), que expandem a dimensionalidade do risco.</w:t>
      </w:r>
    </w:p>
    <w:p w14:paraId="57B223E6"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tese central aqui defendida postula que essas disciplinas não são silos isolados, mas componentes complementares de uma Teoria Pós-Moderna de Portfólio (PMPT) unificada. Enquanto as Finanças Comportamentais diagnosticam as patologias da racionalidade — como a assimetria na percepção de perdas e o excesso de confiança —, os Modelos Multifatoriais de Engenharia de Portfólio oferecem a terapêutica quantitativa, identificando os prêmios de risco associados a essas anomalias comportamentais e estruturais.</w:t>
      </w:r>
    </w:p>
    <w:p w14:paraId="6818253D"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síntese operacional desta nova arquitetura é o Modelo Black-</w:t>
      </w:r>
      <w:proofErr w:type="spellStart"/>
      <w:r>
        <w:rPr>
          <w:rFonts w:eastAsia="Google Sans"/>
          <w:color w:val="1F1F1F"/>
          <w:sz w:val="24"/>
          <w:szCs w:val="24"/>
          <w:lang w:val="pt-BR"/>
        </w:rPr>
        <w:t>Litterman</w:t>
      </w:r>
      <w:proofErr w:type="spellEnd"/>
      <w:r>
        <w:rPr>
          <w:rFonts w:eastAsia="Google Sans"/>
          <w:color w:val="1F1F1F"/>
          <w:sz w:val="24"/>
          <w:szCs w:val="24"/>
          <w:lang w:val="pt-BR"/>
        </w:rPr>
        <w:t>. Longe de ser apenas uma ferramenta de otimização, o Black-</w:t>
      </w:r>
      <w:proofErr w:type="spellStart"/>
      <w:r>
        <w:rPr>
          <w:rFonts w:eastAsia="Google Sans"/>
          <w:color w:val="1F1F1F"/>
          <w:sz w:val="24"/>
          <w:szCs w:val="24"/>
          <w:lang w:val="pt-BR"/>
        </w:rPr>
        <w:t>Litterman</w:t>
      </w:r>
      <w:proofErr w:type="spellEnd"/>
      <w:r>
        <w:rPr>
          <w:rFonts w:eastAsia="Google Sans"/>
          <w:color w:val="1F1F1F"/>
          <w:sz w:val="24"/>
          <w:szCs w:val="24"/>
          <w:lang w:val="pt-BR"/>
        </w:rPr>
        <w:t xml:space="preserve"> é apresentado neste documento como o mecanismo bayesiano capaz de amalgamar o equilíbrio de mercado (definido pelos fatores de risco robustos) com as visões subjetivas do investidor, utilizando a incerteza estatística para filtrar vieses cognitivos e mitigar erros de estimação.</w:t>
      </w:r>
    </w:p>
    <w:p w14:paraId="11D0EB17" w14:textId="77777777" w:rsidR="00E8123A" w:rsidRPr="00E8123A" w:rsidRDefault="00E8123A" w:rsidP="00E8123A">
      <w:pPr>
        <w:rPr>
          <w:rFonts w:eastAsia="Google Sans"/>
          <w:color w:val="1F1F1F"/>
          <w:lang w:val="pt-BR"/>
        </w:rPr>
      </w:pPr>
    </w:p>
    <w:p w14:paraId="1F42EF16" w14:textId="77777777" w:rsidR="00E8123A" w:rsidRDefault="00E8123A" w:rsidP="00E8123A">
      <w:pPr>
        <w:rPr>
          <w:rFonts w:eastAsia="Google Sans"/>
          <w:color w:val="1F1F1F"/>
          <w:sz w:val="24"/>
          <w:szCs w:val="24"/>
        </w:rPr>
      </w:pPr>
    </w:p>
    <w:p w14:paraId="65DAD65D" w14:textId="0CEEC793" w:rsidR="00E8123A" w:rsidRPr="00D30CD1" w:rsidRDefault="00E8123A" w:rsidP="00E8123A">
      <w:pPr>
        <w:pStyle w:val="Ttulo3"/>
        <w:numPr>
          <w:ilvl w:val="2"/>
          <w:numId w:val="1"/>
        </w:numPr>
        <w:rPr>
          <w:rFonts w:eastAsia="Google Sans"/>
          <w:b w:val="0"/>
          <w:color w:val="1F1F1F"/>
        </w:rPr>
      </w:pPr>
      <w:bookmarkStart w:id="9" w:name="_Toc231998735"/>
      <w:r>
        <w:rPr>
          <w:rFonts w:eastAsia="Google Sans"/>
          <w:b w:val="0"/>
          <w:color w:val="1F1F1F"/>
        </w:rPr>
        <w:t>O Legado e as Limitações da Otimização Média-Variância</w:t>
      </w:r>
      <w:bookmarkEnd w:id="9"/>
    </w:p>
    <w:p w14:paraId="175E908B" w14:textId="77777777" w:rsidR="00E8123A" w:rsidRDefault="00E8123A" w:rsidP="00E8123A"/>
    <w:p w14:paraId="614C4C79"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Para compreender a urgência da evolução teórica, é imperativo dissecar as limitações ontológicas do modelo de Markowitz. A MPT revolucionou as finanças ao deslocar o foco da análise de ativos individuais (</w:t>
      </w:r>
      <w:proofErr w:type="spellStart"/>
      <w:r>
        <w:rPr>
          <w:rFonts w:eastAsia="Google Sans"/>
          <w:i/>
          <w:iCs/>
          <w:color w:val="1F1F1F"/>
          <w:sz w:val="24"/>
          <w:szCs w:val="24"/>
          <w:lang w:val="pt-BR"/>
        </w:rPr>
        <w:t>security</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analysis</w:t>
      </w:r>
      <w:proofErr w:type="spellEnd"/>
      <w:r>
        <w:rPr>
          <w:rFonts w:eastAsia="Google Sans"/>
          <w:color w:val="1F1F1F"/>
          <w:sz w:val="24"/>
          <w:szCs w:val="24"/>
          <w:lang w:val="pt-BR"/>
        </w:rPr>
        <w:t>) para a construção de portfólios, demonstrando matematicamente os benefícios da diversificação por meio da covariância (MARKOWITZ, 1952). Contudo, a implementação prática da otimização MV revelou-se traiçoeira.</w:t>
      </w:r>
    </w:p>
    <w:p w14:paraId="471EAA14"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Os otimizadores baseados em Média-Variância são frequentemente descritos na literatura acadêmica, notadamente por </w:t>
      </w:r>
      <w:proofErr w:type="spellStart"/>
      <w:r>
        <w:rPr>
          <w:rFonts w:eastAsia="Google Sans"/>
          <w:color w:val="1F1F1F"/>
          <w:sz w:val="24"/>
          <w:szCs w:val="24"/>
          <w:lang w:val="pt-BR"/>
        </w:rPr>
        <w:t>Michaud</w:t>
      </w:r>
      <w:proofErr w:type="spellEnd"/>
      <w:r>
        <w:rPr>
          <w:rFonts w:eastAsia="Google Sans"/>
          <w:color w:val="1F1F1F"/>
          <w:sz w:val="24"/>
          <w:szCs w:val="24"/>
          <w:lang w:val="pt-BR"/>
        </w:rPr>
        <w:t xml:space="preserve"> (1989), como "maximizadores de erro de estimação". A matemática da otimização quadrática age como uma alavanca para o ruído estatístico: ela tende a alocar pesos excessivos em ativos com retornos esperados estatisticamente superestimados e correlações subestimadas, e vice-versa (MICHAUD, 1989). O resultado são portfólios instáveis, pouco intuitivos e concentrados em "soluções de canto" (pesos de 0% ou 100%), que flutuam violentamente com pequenas alterações nos </w:t>
      </w:r>
      <w:r>
        <w:rPr>
          <w:rFonts w:eastAsia="Google Sans"/>
          <w:i/>
          <w:iCs/>
          <w:color w:val="1F1F1F"/>
          <w:sz w:val="24"/>
          <w:szCs w:val="24"/>
          <w:lang w:val="pt-BR"/>
        </w:rPr>
        <w:t>inputs</w:t>
      </w:r>
      <w:r>
        <w:rPr>
          <w:rFonts w:eastAsia="Google Sans"/>
          <w:color w:val="1F1F1F"/>
          <w:sz w:val="24"/>
          <w:szCs w:val="24"/>
          <w:lang w:val="pt-BR"/>
        </w:rPr>
        <w:t xml:space="preserve"> de dados históricos (MICHAUD, 1989).</w:t>
      </w:r>
    </w:p>
    <w:p w14:paraId="7E6F9F39"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Além da instabilidade numérica, a MPT sofre de uma cegueira conceitual em relação à natureza do risco. Ao definir o risco estritamente como variância (ou desvio-padrão), a teoria assume uma simetria que contradiz a realidade biológica e econômica. A variância penaliza os desvios positivos (ganhos acima da média) com a mesma severidade que os desvios negativos (perdas). No entanto, a utilidade marginal do investidor não é simétrica; a volatilidade de </w:t>
      </w:r>
      <w:proofErr w:type="spellStart"/>
      <w:r>
        <w:rPr>
          <w:rFonts w:eastAsia="Google Sans"/>
          <w:i/>
          <w:iCs/>
          <w:color w:val="1F1F1F"/>
          <w:sz w:val="24"/>
          <w:szCs w:val="24"/>
          <w:lang w:val="pt-BR"/>
        </w:rPr>
        <w:t>upside</w:t>
      </w:r>
      <w:proofErr w:type="spellEnd"/>
      <w:r>
        <w:rPr>
          <w:rFonts w:eastAsia="Google Sans"/>
          <w:color w:val="1F1F1F"/>
          <w:sz w:val="24"/>
          <w:szCs w:val="24"/>
          <w:lang w:val="pt-BR"/>
        </w:rPr>
        <w:t xml:space="preserve"> é a fonte da acumulação de riqueza, enquanto a volatilidade de </w:t>
      </w:r>
      <w:proofErr w:type="spellStart"/>
      <w:r>
        <w:rPr>
          <w:rFonts w:eastAsia="Google Sans"/>
          <w:i/>
          <w:iCs/>
          <w:color w:val="1F1F1F"/>
          <w:sz w:val="24"/>
          <w:szCs w:val="24"/>
          <w:lang w:val="pt-BR"/>
        </w:rPr>
        <w:t>downside</w:t>
      </w:r>
      <w:proofErr w:type="spellEnd"/>
      <w:r>
        <w:rPr>
          <w:rFonts w:eastAsia="Google Sans"/>
          <w:color w:val="1F1F1F"/>
          <w:sz w:val="24"/>
          <w:szCs w:val="24"/>
          <w:lang w:val="pt-BR"/>
        </w:rPr>
        <w:t xml:space="preserve"> é a ameaça à solvência (MARKOWITZ, 1952). Essa dissonância entre a definição matemática de risco da MPT e a percepção psicológica de risco do investidor abre o caminho para a integração das Finanças Comportamentais.</w:t>
      </w:r>
    </w:p>
    <w:p w14:paraId="26FC844C" w14:textId="77777777" w:rsidR="00E8123A" w:rsidRPr="00E8123A" w:rsidRDefault="00E8123A" w:rsidP="00E8123A">
      <w:pPr>
        <w:rPr>
          <w:rFonts w:eastAsia="Google Sans"/>
          <w:color w:val="1F1F1F"/>
          <w:lang w:val="pt-BR"/>
        </w:rPr>
      </w:pPr>
    </w:p>
    <w:p w14:paraId="166B794C" w14:textId="77777777" w:rsidR="00E8123A" w:rsidRDefault="00E8123A" w:rsidP="00E8123A">
      <w:pPr>
        <w:rPr>
          <w:rFonts w:eastAsia="Google Sans"/>
          <w:color w:val="1F1F1F"/>
        </w:rPr>
      </w:pPr>
    </w:p>
    <w:p w14:paraId="4AD77E6C" w14:textId="4E8234F2" w:rsidR="00E8123A" w:rsidRDefault="00E8123A" w:rsidP="00F879F0">
      <w:pPr>
        <w:pStyle w:val="Ttulo3"/>
        <w:numPr>
          <w:ilvl w:val="1"/>
          <w:numId w:val="1"/>
        </w:numPr>
        <w:rPr>
          <w:rFonts w:eastAsia="Google Sans"/>
          <w:color w:val="1F1F1F"/>
        </w:rPr>
      </w:pPr>
      <w:bookmarkStart w:id="10" w:name="_Toc231998736"/>
      <w:r>
        <w:rPr>
          <w:rFonts w:eastAsia="Google Sans"/>
          <w:color w:val="1F1F1F"/>
        </w:rPr>
        <w:t>Gênese da Gestão de Portfólios e o Paradigma Pré-Markowitz</w:t>
      </w:r>
      <w:bookmarkEnd w:id="10"/>
    </w:p>
    <w:p w14:paraId="32AACFF7" w14:textId="77777777" w:rsidR="000E6954" w:rsidRDefault="000E6954" w:rsidP="00F879F0">
      <w:pPr>
        <w:rPr>
          <w:rFonts w:eastAsia="Google Sans"/>
          <w:color w:val="1F1F1F"/>
          <w:sz w:val="24"/>
          <w:szCs w:val="24"/>
        </w:rPr>
      </w:pPr>
    </w:p>
    <w:p w14:paraId="5DF90002" w14:textId="77777777" w:rsidR="00F879F0" w:rsidRPr="00D30CD1" w:rsidRDefault="000E6954" w:rsidP="00F879F0">
      <w:pPr>
        <w:pStyle w:val="Ttulo3"/>
        <w:numPr>
          <w:ilvl w:val="2"/>
          <w:numId w:val="1"/>
        </w:numPr>
        <w:rPr>
          <w:rFonts w:eastAsia="Google Sans"/>
          <w:b w:val="0"/>
          <w:color w:val="1F1F1F"/>
        </w:rPr>
      </w:pPr>
      <w:bookmarkStart w:id="11" w:name="_Toc231998737"/>
      <w:r>
        <w:rPr>
          <w:rFonts w:eastAsia="Google Sans"/>
          <w:b w:val="0"/>
          <w:color w:val="1F1F1F"/>
        </w:rPr>
        <w:t>Introdução: A Evolução Histórica da Gestão de Investimentos</w:t>
      </w:r>
      <w:bookmarkEnd w:id="11"/>
    </w:p>
    <w:p w14:paraId="34823F4B" w14:textId="77777777" w:rsidR="000E6954" w:rsidRDefault="000E6954" w:rsidP="00C319D0"/>
    <w:p w14:paraId="03C2EFAD"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w:t>
      </w:r>
      <w:r>
        <w:rPr>
          <w:rFonts w:ascii="Google Sans Text" w:eastAsia="Google Sans Text" w:hAnsi="Google Sans Text" w:cs="Google Sans Text"/>
          <w:color w:val="1F1F1F"/>
        </w:rPr>
        <w:lastRenderedPageBreak/>
        <w:t>que transformou as finanças de uma disciplina descritiva em uma ciência normativa e quantitativa, culminando nos modelos de equilíbrio que sustentam a indústria global de gestão de ativos contemporânea.</w:t>
      </w:r>
    </w:p>
    <w:p w14:paraId="687161A3" w14:textId="77777777" w:rsidR="00C319D0" w:rsidRPr="00D30CD1" w:rsidRDefault="00C319D0" w:rsidP="007A5264"/>
    <w:p w14:paraId="60BBA758" w14:textId="77777777" w:rsidR="00F879F0" w:rsidRPr="00D30CD1" w:rsidRDefault="00405E05" w:rsidP="00F879F0">
      <w:pPr>
        <w:pStyle w:val="Ttulo3"/>
        <w:numPr>
          <w:ilvl w:val="2"/>
          <w:numId w:val="1"/>
        </w:numPr>
        <w:rPr>
          <w:rStyle w:val="Forte"/>
          <w:bCs/>
          <w:sz w:val="22"/>
          <w:szCs w:val="22"/>
        </w:rPr>
      </w:pPr>
      <w:bookmarkStart w:id="12" w:name="_Toc231998738"/>
      <w:r>
        <w:rPr>
          <w:rFonts w:eastAsia="Google Sans"/>
          <w:b w:val="0"/>
          <w:color w:val="1F1F1F"/>
        </w:rPr>
        <w:t>O Paradigma Pré-Markowitz: A Era da Seleção de Ativos</w:t>
      </w:r>
      <w:bookmarkEnd w:id="12"/>
      <w:r>
        <w:rPr>
          <w:rStyle w:val="Forte"/>
          <w:sz w:val="22"/>
          <w:szCs w:val="22"/>
        </w:rPr>
        <w:t xml:space="preserve"> </w:t>
      </w:r>
    </w:p>
    <w:p w14:paraId="1A0FC1D9" w14:textId="77777777" w:rsidR="005D311B" w:rsidRDefault="005D311B" w:rsidP="005D311B">
      <w:pPr>
        <w:rPr>
          <w:rStyle w:val="Forte"/>
          <w:b w:val="0"/>
          <w:sz w:val="24"/>
          <w:szCs w:val="24"/>
        </w:rPr>
      </w:pPr>
    </w:p>
    <w:p w14:paraId="698C645E"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1938).</w:t>
      </w:r>
    </w:p>
    <w:p w14:paraId="49F34F60"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1938). A fórmula de Williams, </w:t>
      </w:r>
    </w:p>
    <w:p w14:paraId="1638FEED"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F6411" w14:paraId="05E97B57" w14:textId="77777777" w:rsidTr="006F6411">
        <w:tc>
          <w:tcPr>
            <w:tcW w:w="4247" w:type="dxa"/>
          </w:tcPr>
          <w:p w14:paraId="239896E7" w14:textId="77777777" w:rsidR="006F6411" w:rsidRDefault="00000000" w:rsidP="00EC7201">
            <w:pP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m:oMathPara>
          </w:p>
        </w:tc>
        <w:tc>
          <w:tcPr>
            <w:tcW w:w="4247" w:type="dxa"/>
          </w:tcPr>
          <w:p w14:paraId="2FE1D65D" w14:textId="77777777" w:rsidR="006F6411" w:rsidRDefault="006F6411" w:rsidP="00EC7201">
            <w:pPr>
              <w:spacing w:line="360" w:lineRule="auto"/>
              <w:jc w:val="both"/>
              <w:rPr>
                <w:rFonts w:eastAsia="Google Sans Text"/>
                <w:color w:val="1F1F1F"/>
                <w:sz w:val="24"/>
                <w:szCs w:val="24"/>
              </w:rPr>
            </w:pPr>
          </w:p>
        </w:tc>
      </w:tr>
    </w:tbl>
    <w:p w14:paraId="692D6C01"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p w14:paraId="0E95536F" w14:textId="77777777" w:rsidR="00EC7201" w:rsidRDefault="00405E05" w:rsidP="006F6411">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11AE8079"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como uma medida prudencial — sugerindo a detenção de dez a trinta papéis diferentes para mitigar o erro de análise — o conceito de risco em sua estrutura era fundamentalmente qualitativo (Boyd, Johansson, Kahn, Schiele, Schmelzer, 2024). </w:t>
      </w:r>
    </w:p>
    <w:p w14:paraId="6E836FCE" w14:textId="77777777" w:rsidR="006F6411" w:rsidRDefault="00DE160C"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lang w:val="pt-BR"/>
        </w:rPr>
        <w:t xml:space="preserve">Para Graham, o risco não residia na volatilidade, mas na possibilidade de perda </w:t>
      </w:r>
      <w:r>
        <w:rPr>
          <w:rFonts w:eastAsia="Google Sans Text"/>
          <w:color w:val="1F1F1F"/>
          <w:sz w:val="24"/>
          <w:szCs w:val="24"/>
          <w:lang w:val="pt-BR"/>
        </w:rPr>
        <w:lastRenderedPageBreak/>
        <w:t xml:space="preserve">permanente de capital, decorrente da deterioração dos fundamentos da empresa ou do pagamento de um preço excessivo em relação ao seu valor intrínseco </w:t>
      </w:r>
      <w:r>
        <w:rPr>
          <w:rFonts w:eastAsia="Google Sans Text"/>
          <w:color w:val="1F1F1F"/>
          <w:sz w:val="24"/>
          <w:szCs w:val="24"/>
        </w:rPr>
        <w:t xml:space="preserve">(Guerard, 2010). </w:t>
      </w:r>
    </w:p>
    <w:p w14:paraId="43652779"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"Margem de Segurança" era a métrica de proteção, não o desvio padrão ou a covariância. Neste paradigma, o portfólio era visto como uma coleção de ativos individuais, onde cada componente era julgado por seus próprios méritos, isolado do contexto agregado da carteira (Guerard, 2010).</w:t>
      </w:r>
    </w:p>
    <w:p w14:paraId="1AA82DB1" w14:textId="77777777" w:rsidR="00405E05" w:rsidRPr="00D30CD1" w:rsidRDefault="00405E05" w:rsidP="005D311B">
      <w:pPr>
        <w:rPr>
          <w:rStyle w:val="Forte"/>
          <w:b w:val="0"/>
          <w:sz w:val="24"/>
          <w:szCs w:val="24"/>
        </w:rPr>
      </w:pPr>
    </w:p>
    <w:p w14:paraId="40EDA5E2" w14:textId="77777777" w:rsidR="005D311B" w:rsidRPr="00D30CD1" w:rsidRDefault="00405E05" w:rsidP="000E6954">
      <w:pPr>
        <w:pStyle w:val="Ttulo3"/>
        <w:numPr>
          <w:ilvl w:val="2"/>
          <w:numId w:val="1"/>
        </w:numPr>
        <w:rPr>
          <w:rStyle w:val="Forte"/>
          <w:b/>
          <w:bCs/>
        </w:rPr>
      </w:pPr>
      <w:bookmarkStart w:id="13" w:name="_Hlk215239801"/>
      <w:bookmarkStart w:id="14" w:name="_Toc231998739"/>
      <w:r>
        <w:rPr>
          <w:rFonts w:eastAsia="Google Sans"/>
          <w:b w:val="0"/>
          <w:color w:val="1F1F1F"/>
        </w:rPr>
        <w:t>A Transição para a Análise Quantitativa</w:t>
      </w:r>
      <w:bookmarkEnd w:id="13"/>
      <w:bookmarkEnd w:id="14"/>
    </w:p>
    <w:p w14:paraId="7801ACFC" w14:textId="77777777" w:rsidR="00405E05" w:rsidRDefault="00405E05" w:rsidP="00405E05">
      <w:pPr>
        <w:rPr>
          <w:rStyle w:val="Forte"/>
          <w:bCs w:val="0"/>
        </w:rPr>
      </w:pPr>
    </w:p>
    <w:p w14:paraId="7356303C"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4C857531"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w:t>
      </w:r>
    </w:p>
    <w:p w14:paraId="36EDBB55"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Ele percebeu que, se a regra de Williams fosse seguida estritamente em um mundo de incerteza, um investidor racional deveria alocar 100% de seu capital no único ativo com o maior retorno esperado descontado (Williams, 1938). Se dois ativos tivessem o mesmo retorno máximo, o investidor seria indiferente entre eles, mas a teoria não oferecia nenhuma razão intrínseca para manter ambos (Markowitz, 1959).</w:t>
      </w:r>
    </w:p>
    <w:p w14:paraId="5938803F"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1959). </w:t>
      </w:r>
    </w:p>
    <w:p w14:paraId="679CDEF4"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1959).</w:t>
      </w:r>
    </w:p>
    <w:p w14:paraId="0822305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2A4B965"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15" w:name="_Toc231998740"/>
      <w:r>
        <w:rPr>
          <w:rFonts w:eastAsia="Google Sans"/>
          <w:color w:val="1F1F1F"/>
          <w:sz w:val="24"/>
          <w:szCs w:val="24"/>
        </w:rPr>
        <w:t>A Revolução de Markowitz: O Modelo Média-Variância</w:t>
      </w:r>
      <w:bookmarkEnd w:id="15"/>
    </w:p>
    <w:p w14:paraId="246917F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EC9CC2D"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Pr>
          <w:rFonts w:eastAsia="Google Sans Text"/>
          <w:i/>
          <w:iCs/>
          <w:color w:val="1F1F1F"/>
          <w:sz w:val="24"/>
          <w:szCs w:val="24"/>
        </w:rPr>
        <w:t>Portfolio Selection</w:t>
      </w:r>
      <w:r>
        <w:rPr>
          <w:rFonts w:eastAsia="Google Sans Text"/>
          <w:color w:val="1F1F1F"/>
          <w:sz w:val="24"/>
          <w:szCs w:val="24"/>
        </w:rPr>
        <w:t xml:space="preserve">"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4EAACBF0"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095E9E1E"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16" w:name="_Toc231998741"/>
      <w:r>
        <w:rPr>
          <w:rFonts w:eastAsia="Google Sans"/>
          <w:b w:val="0"/>
          <w:color w:val="1F1F1F"/>
        </w:rPr>
        <w:t>A Rejeição da Maximização Pura do Retorno</w:t>
      </w:r>
      <w:bookmarkEnd w:id="16"/>
    </w:p>
    <w:p w14:paraId="0DE495E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55790D1"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5B5B69DB"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5CF8DEC8"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528791E5"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35F4E5F8"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F272487"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6BB102D1"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17" w:name="_Toc231998742"/>
      <w:r>
        <w:rPr>
          <w:rFonts w:eastAsia="Google Sans"/>
          <w:b w:val="0"/>
          <w:color w:val="1F1F1F"/>
        </w:rPr>
        <w:t>O Conceito de Risco como Variância: Uma Escolha Pragmática</w:t>
      </w:r>
      <w:bookmarkEnd w:id="17"/>
    </w:p>
    <w:p w14:paraId="00C5F97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6006003"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 xml:space="preserve">(Estrada, 2007). A semivariância mensura apenas a dispersão dos retornos que caem abaixo de um determinado alvo (como a média ou zero), </w:t>
      </w:r>
      <w:r>
        <w:rPr>
          <w:rFonts w:eastAsia="Google Sans Text"/>
          <w:color w:val="1F1F1F"/>
          <w:sz w:val="24"/>
          <w:szCs w:val="24"/>
        </w:rPr>
        <w:lastRenderedPageBreak/>
        <w:t>ignorando a volatilidade "positiva" (ganhos acima do esperado)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177030C1"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460B1D00"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33646E61"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Conveniência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2EEB4FDD"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146395D9"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4B786106"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8" w:name="_Toc231998743"/>
      <w:r>
        <w:rPr>
          <w:rFonts w:eastAsia="Google Sans"/>
          <w:color w:val="1F1F1F"/>
          <w:sz w:val="24"/>
          <w:szCs w:val="24"/>
        </w:rPr>
        <w:t>Risco, Retorno e Covariância: A Matemática da Diversificação</w:t>
      </w:r>
      <w:bookmarkEnd w:id="18"/>
    </w:p>
    <w:p w14:paraId="642F100C" w14:textId="77777777" w:rsidR="00787E8E" w:rsidRDefault="00787E8E" w:rsidP="00787E8E">
      <w:pPr>
        <w:rPr>
          <w:rFonts w:eastAsia="Google Sans"/>
          <w:color w:val="1F1F1F"/>
          <w:sz w:val="24"/>
          <w:szCs w:val="24"/>
        </w:rPr>
      </w:pPr>
    </w:p>
    <w:p w14:paraId="7C8799A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791DF706" w14:textId="77777777" w:rsidR="00787E8E" w:rsidRDefault="00787E8E" w:rsidP="00787E8E">
      <w:pPr>
        <w:rPr>
          <w:rFonts w:eastAsia="Google Sans"/>
          <w:color w:val="1F1F1F"/>
          <w:sz w:val="24"/>
          <w:szCs w:val="24"/>
        </w:rPr>
      </w:pPr>
    </w:p>
    <w:p w14:paraId="0D9AA847" w14:textId="77777777" w:rsidR="00787E8E" w:rsidRPr="00D30CD1" w:rsidRDefault="00787E8E" w:rsidP="00983175">
      <w:pPr>
        <w:pStyle w:val="Ttulo3"/>
        <w:numPr>
          <w:ilvl w:val="2"/>
          <w:numId w:val="1"/>
        </w:numPr>
        <w:rPr>
          <w:rFonts w:eastAsia="Google Sans"/>
          <w:b w:val="0"/>
          <w:color w:val="1F1F1F"/>
        </w:rPr>
      </w:pPr>
      <w:bookmarkStart w:id="19" w:name="_Toc231998744"/>
      <w:r>
        <w:rPr>
          <w:rFonts w:eastAsia="Google Sans"/>
          <w:b w:val="0"/>
          <w:color w:val="1F1F1F"/>
        </w:rPr>
        <w:t>Retorno Esperado do Portfólio</w:t>
      </w:r>
      <w:bookmarkEnd w:id="19"/>
    </w:p>
    <w:p w14:paraId="01367274" w14:textId="77777777" w:rsidR="00C305FA" w:rsidRDefault="00C305FA" w:rsidP="00C305FA">
      <w:pPr>
        <w:rPr>
          <w:rFonts w:eastAsia="Google Sans"/>
          <w:color w:val="1F1F1F"/>
          <w:sz w:val="24"/>
          <w:szCs w:val="24"/>
        </w:rPr>
      </w:pPr>
    </w:p>
    <w:p w14:paraId="20D18AA2" w14:textId="77777777" w:rsidR="00405E05" w:rsidRPr="0041208A"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O retorno esperado de um portfólio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p</m:t>
            </m:r>
          </m:sub>
        </m:sSub>
        <m:r>
          <w:rPr>
            <w:rFonts w:ascii="Cambria Math" w:hAnsi="Cambria Math"/>
            <w:sz w:val="24"/>
            <w:szCs w:val="24"/>
            <w:lang w:val="pt-BR"/>
          </w:rPr>
          <m:t>)</m:t>
        </m:r>
      </m:oMath>
      <w:r>
        <w:rPr>
          <w:rFonts w:eastAsia="Google Sans Text"/>
          <w:sz w:val="24"/>
          <w:szCs w:val="24"/>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i</m:t>
            </m:r>
          </m:sub>
        </m:sSub>
        <m:r>
          <w:rPr>
            <w:rFonts w:ascii="Cambria Math" w:hAnsi="Cambria Math"/>
            <w:sz w:val="24"/>
            <w:szCs w:val="24"/>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i</m:t>
            </m:r>
          </m:sub>
        </m:sSub>
        <m:r>
          <w:rPr>
            <w:rFonts w:ascii="Cambria Math" w:eastAsia="Google Sans Text" w:hAnsi="Cambria Math"/>
            <w:sz w:val="24"/>
            <w:szCs w:val="24"/>
            <w:lang w:val="pt-BR"/>
          </w:rPr>
          <m:t>)</m:t>
        </m:r>
      </m:oMath>
      <w:r>
        <w:rPr>
          <w:rFonts w:eastAsia="Google Sans Text"/>
          <w:color w:val="1F1F1F"/>
          <w:sz w:val="24"/>
          <w:szCs w:val="24"/>
        </w:rPr>
        <w:t xml:space="preserve"> representam a fração do capital alocada em cada ativo: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41208A" w14:paraId="23BD73A5" w14:textId="77777777" w:rsidTr="0041208A">
        <w:tc>
          <w:tcPr>
            <w:tcW w:w="7650" w:type="dxa"/>
          </w:tcPr>
          <w:p w14:paraId="21C02F10" w14:textId="77777777" w:rsidR="0041208A" w:rsidRDefault="0041208A" w:rsidP="0041208A">
            <w:pPr>
              <w:spacing w:line="360" w:lineRule="auto"/>
              <w:ind w:firstLine="720"/>
              <w:jc w:val="both"/>
              <w:rPr>
                <w:rFonts w:eastAsia="Google Sans Text"/>
                <w:color w:val="1F1F1F"/>
                <w:sz w:val="24"/>
                <w:szCs w:val="24"/>
              </w:rPr>
            </w:pPr>
            <m:oMathPara>
              <m:oMath>
                <m:r>
                  <w:rPr>
                    <w:rFonts w:ascii="Cambria Math" w:hAnsi="Cambria Math"/>
                    <w:sz w:val="28"/>
                    <w:szCs w:val="28"/>
                    <w:lang w:val="pt-BR"/>
                  </w:rPr>
                  <m:t xml:space="preserve">Retorno Esperado do Portifolio: </m:t>
                </m:r>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p</m:t>
                    </m:r>
                  </m:sub>
                </m:sSub>
                <m:r>
                  <w:rPr>
                    <w:rFonts w:ascii="Cambria Math" w:hAnsi="Cambria Math"/>
                    <w:sz w:val="28"/>
                    <w:szCs w:val="28"/>
                    <w:lang w:val="pt-BR"/>
                  </w:rPr>
                  <m:t xml:space="preserve">) = </m:t>
                </m:r>
                <m:nary>
                  <m:naryPr>
                    <m:chr m:val="∑"/>
                    <m:limLoc m:val="undOvr"/>
                    <m:ctrlPr>
                      <w:rPr>
                        <w:rFonts w:ascii="Cambria Math" w:hAnsi="Cambria Math"/>
                        <w:i/>
                        <w:sz w:val="28"/>
                        <w:szCs w:val="28"/>
                        <w:lang w:val="pt-BR"/>
                      </w:rPr>
                    </m:ctrlPr>
                  </m:naryPr>
                  <m:sub>
                    <m:r>
                      <w:rPr>
                        <w:rFonts w:ascii="Cambria Math" w:hAnsi="Cambria Math"/>
                        <w:sz w:val="28"/>
                        <w:szCs w:val="28"/>
                        <w:lang w:val="pt-BR"/>
                      </w:rPr>
                      <m:t>i=1</m:t>
                    </m:r>
                  </m:sub>
                  <m:sup>
                    <m:r>
                      <w:rPr>
                        <w:rFonts w:ascii="Cambria Math" w:hAnsi="Cambria Math"/>
                        <w:sz w:val="28"/>
                        <w:szCs w:val="28"/>
                        <w:lang w:val="pt-BR"/>
                      </w:rPr>
                      <m:t>n</m:t>
                    </m:r>
                  </m:sup>
                  <m:e>
                    <m:sSub>
                      <m:sSubPr>
                        <m:ctrlPr>
                          <w:rPr>
                            <w:rFonts w:ascii="Cambria Math" w:hAnsi="Cambria Math"/>
                            <w:i/>
                            <w:sz w:val="28"/>
                            <w:szCs w:val="28"/>
                            <w:lang w:val="pt-BR"/>
                          </w:rPr>
                        </m:ctrlPr>
                      </m:sSubPr>
                      <m:e>
                        <m:r>
                          <w:rPr>
                            <w:rFonts w:ascii="Cambria Math" w:hAnsi="Cambria Math"/>
                            <w:sz w:val="28"/>
                            <w:szCs w:val="28"/>
                            <w:lang w:val="pt-BR"/>
                          </w:rPr>
                          <m:t>ω</m:t>
                        </m:r>
                      </m:e>
                      <m:sub>
                        <m:r>
                          <w:rPr>
                            <w:rFonts w:ascii="Cambria Math" w:hAnsi="Cambria Math"/>
                            <w:sz w:val="28"/>
                            <w:szCs w:val="28"/>
                            <w:lang w:val="pt-BR"/>
                          </w:rPr>
                          <m:t>i</m:t>
                        </m:r>
                      </m:sub>
                    </m:sSub>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i</m:t>
                        </m:r>
                      </m:sub>
                    </m:sSub>
                    <m:r>
                      <w:rPr>
                        <w:rFonts w:ascii="Cambria Math" w:hAnsi="Cambria Math"/>
                        <w:sz w:val="28"/>
                        <w:szCs w:val="28"/>
                        <w:lang w:val="pt-BR"/>
                      </w:rPr>
                      <m:t>)</m:t>
                    </m:r>
                  </m:e>
                </m:nary>
              </m:oMath>
            </m:oMathPara>
          </w:p>
        </w:tc>
        <w:tc>
          <w:tcPr>
            <w:tcW w:w="844" w:type="dxa"/>
          </w:tcPr>
          <w:p w14:paraId="64DA3F5B" w14:textId="77777777" w:rsidR="0041208A" w:rsidRDefault="0041208A" w:rsidP="00405E05">
            <w:pPr>
              <w:spacing w:line="360" w:lineRule="auto"/>
              <w:jc w:val="both"/>
              <w:rPr>
                <w:rFonts w:eastAsia="Google Sans Text"/>
                <w:color w:val="1F1F1F"/>
                <w:sz w:val="24"/>
                <w:szCs w:val="24"/>
              </w:rPr>
            </w:pPr>
          </w:p>
        </w:tc>
      </w:tr>
    </w:tbl>
    <w:p w14:paraId="360A3A30" w14:textId="77777777" w:rsidR="00947E27" w:rsidRPr="0041208A" w:rsidRDefault="00947E27" w:rsidP="00405E05">
      <w:pPr>
        <w:pBdr>
          <w:top w:val="nil"/>
          <w:left w:val="nil"/>
          <w:bottom w:val="nil"/>
          <w:right w:val="nil"/>
          <w:between w:val="nil"/>
        </w:pBdr>
        <w:spacing w:line="360" w:lineRule="auto"/>
        <w:jc w:val="both"/>
        <w:rPr>
          <w:rFonts w:eastAsia="Google Sans Text"/>
          <w:sz w:val="24"/>
          <w:szCs w:val="16"/>
          <w:lang w:val="pt-BR"/>
        </w:rPr>
      </w:pPr>
    </w:p>
    <w:p w14:paraId="41671496"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t>Esta linearidade implica que a diversificação não altera o potencial de retorno médio do portfólio; ela apenas dilui os retornos extremos dos ativos individuais (Wikipedia, 2025).</w:t>
      </w:r>
    </w:p>
    <w:p w14:paraId="2A8D8D78" w14:textId="77777777" w:rsidR="00C305FA" w:rsidRPr="00C305FA" w:rsidRDefault="00C305FA" w:rsidP="00C305FA">
      <w:pPr>
        <w:rPr>
          <w:rFonts w:eastAsia="Google Sans"/>
          <w:color w:val="1F1F1F"/>
          <w:sz w:val="24"/>
          <w:szCs w:val="24"/>
        </w:rPr>
      </w:pPr>
    </w:p>
    <w:p w14:paraId="1378F94E" w14:textId="77777777" w:rsidR="00C305FA" w:rsidRPr="00AA5363" w:rsidRDefault="00C305FA" w:rsidP="00983175">
      <w:pPr>
        <w:pStyle w:val="Ttulo3"/>
        <w:numPr>
          <w:ilvl w:val="2"/>
          <w:numId w:val="1"/>
        </w:numPr>
        <w:rPr>
          <w:rFonts w:eastAsia="Google Sans"/>
          <w:b w:val="0"/>
          <w:color w:val="1F1F1F"/>
          <w:sz w:val="22"/>
        </w:rPr>
      </w:pPr>
      <w:bookmarkStart w:id="20" w:name="_Toc231998745"/>
      <w:r>
        <w:rPr>
          <w:rFonts w:eastAsia="Google Sans"/>
          <w:b w:val="0"/>
          <w:color w:val="1F1F1F"/>
        </w:rPr>
        <w:t>Variância e Covariância</w:t>
      </w:r>
      <w:bookmarkEnd w:id="20"/>
    </w:p>
    <w:p w14:paraId="2300EE78" w14:textId="77777777" w:rsidR="00983175" w:rsidRPr="00983175" w:rsidRDefault="00983175" w:rsidP="00983175">
      <w:pPr>
        <w:rPr>
          <w:rFonts w:eastAsia="Google Sans"/>
          <w:color w:val="1F1F1F"/>
          <w:szCs w:val="24"/>
        </w:rPr>
      </w:pPr>
    </w:p>
    <w:p w14:paraId="75C92FDB"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423DE297"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B2A8269"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08D9E1E5"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29BBC950"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2426C19B"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7DDE0BFB" w14:textId="77777777" w:rsidR="00ED30FA" w:rsidRPr="00ED30FA" w:rsidRDefault="00ED30FA" w:rsidP="00ED30FA">
      <w:pPr>
        <w:rPr>
          <w:rFonts w:eastAsia="Google Sans"/>
          <w:color w:val="1F1F1F"/>
          <w:sz w:val="24"/>
          <w:szCs w:val="24"/>
        </w:rPr>
      </w:pPr>
    </w:p>
    <w:p w14:paraId="4A7E909F" w14:textId="77777777" w:rsidR="00ED30FA" w:rsidRPr="00AA5363" w:rsidRDefault="00ED30FA" w:rsidP="00983175">
      <w:pPr>
        <w:pStyle w:val="Ttulo3"/>
        <w:numPr>
          <w:ilvl w:val="2"/>
          <w:numId w:val="1"/>
        </w:numPr>
        <w:rPr>
          <w:rFonts w:eastAsia="Google Sans"/>
          <w:b w:val="0"/>
          <w:color w:val="1F1F1F"/>
          <w:sz w:val="22"/>
        </w:rPr>
      </w:pPr>
      <w:bookmarkStart w:id="21" w:name="_Toc231998746"/>
      <w:r>
        <w:rPr>
          <w:rFonts w:eastAsia="Google Sans"/>
          <w:b w:val="0"/>
          <w:color w:val="1F1F1F"/>
        </w:rPr>
        <w:t>O Papel da Correlação</w:t>
      </w:r>
      <w:bookmarkEnd w:id="21"/>
    </w:p>
    <w:p w14:paraId="747F0816" w14:textId="77777777" w:rsidR="00983175" w:rsidRPr="00A31F73" w:rsidRDefault="00983175" w:rsidP="00983175">
      <w:pPr>
        <w:rPr>
          <w:rFonts w:eastAsia="Google Sans"/>
          <w:color w:val="1F1F1F"/>
          <w:sz w:val="24"/>
          <w:szCs w:val="24"/>
        </w:rPr>
      </w:pPr>
    </w:p>
    <w:p w14:paraId="48663C8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152C45A2"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5E781BBC"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Correlação Inferior a 1:</w:t>
      </w:r>
      <w:r>
        <w:rPr>
          <w:rFonts w:eastAsia="Google Sans Text"/>
          <w:color w:val="1F1F1F"/>
          <w:sz w:val="24"/>
          <w:szCs w:val="24"/>
        </w:rPr>
        <w:t xml:space="preserve"> O risco do portfólio será sempre menor que a média ponderada dos riscos individuais. A volatilidade idiossincrática é cancelada (Hebner, 2022).</w:t>
      </w:r>
    </w:p>
    <w:p w14:paraId="40CCEADE"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 (Markowitz, 1952).</w:t>
      </w:r>
    </w:p>
    <w:p w14:paraId="105B0BE3"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0FE3B0A6" w14:textId="77777777" w:rsidR="00A31F73" w:rsidRPr="00A31F73" w:rsidRDefault="00A31F73" w:rsidP="00A31F73">
      <w:pPr>
        <w:rPr>
          <w:rFonts w:eastAsia="Google Sans"/>
          <w:color w:val="1F1F1F"/>
          <w:sz w:val="24"/>
          <w:szCs w:val="24"/>
        </w:rPr>
      </w:pPr>
    </w:p>
    <w:p w14:paraId="2CFC9816"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22" w:name="_Toc231998747"/>
      <w:r>
        <w:rPr>
          <w:rFonts w:eastAsia="Google Sans"/>
          <w:color w:val="1F1F1F"/>
          <w:sz w:val="24"/>
          <w:szCs w:val="24"/>
        </w:rPr>
        <w:t>A Fronteira Eficiente: Otimização e Geometria</w:t>
      </w:r>
      <w:bookmarkEnd w:id="22"/>
    </w:p>
    <w:p w14:paraId="71635E47" w14:textId="77777777" w:rsidR="00DF0570" w:rsidRDefault="00DF0570" w:rsidP="00983175">
      <w:pPr>
        <w:rPr>
          <w:rFonts w:eastAsia="Google Sans"/>
          <w:color w:val="1F1F1F"/>
          <w:sz w:val="24"/>
          <w:szCs w:val="24"/>
        </w:rPr>
      </w:pPr>
    </w:p>
    <w:p w14:paraId="0C24C547"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aplicação dos princípios de média-variância a um universo de ativos resulta na construção da Fronteira Eficiente, o conjunto de todos os portfólios ótimos que dominam as demais alternativas </w:t>
      </w:r>
      <w:r>
        <w:rPr>
          <w:rFonts w:eastAsia="Google Sans Text"/>
          <w:color w:val="1F1F1F"/>
          <w:sz w:val="24"/>
          <w:szCs w:val="24"/>
          <w:lang w:val="pt-BR"/>
        </w:rPr>
        <w:t>(Markowitz, 1952)</w:t>
      </w:r>
      <w:r>
        <w:rPr>
          <w:rFonts w:eastAsia="Google Sans Text"/>
          <w:color w:val="1F1F1F"/>
          <w:sz w:val="24"/>
          <w:szCs w:val="24"/>
        </w:rPr>
        <w:t>.</w:t>
      </w:r>
    </w:p>
    <w:p w14:paraId="79B0F574" w14:textId="77777777" w:rsidR="00AA5363" w:rsidRDefault="00AA5363" w:rsidP="00DF0570">
      <w:pPr>
        <w:rPr>
          <w:rFonts w:eastAsia="Google Sans"/>
          <w:color w:val="1F1F1F"/>
          <w:sz w:val="24"/>
          <w:szCs w:val="24"/>
        </w:rPr>
      </w:pPr>
    </w:p>
    <w:p w14:paraId="14C559FB" w14:textId="77777777" w:rsidR="00DF0570" w:rsidRPr="00D30CD1" w:rsidRDefault="00DF0570" w:rsidP="00AA5363">
      <w:pPr>
        <w:pStyle w:val="Ttulo3"/>
        <w:numPr>
          <w:ilvl w:val="2"/>
          <w:numId w:val="1"/>
        </w:numPr>
        <w:rPr>
          <w:rFonts w:eastAsia="Google Sans"/>
          <w:b w:val="0"/>
          <w:color w:val="1F1F1F"/>
          <w:sz w:val="22"/>
        </w:rPr>
      </w:pPr>
      <w:bookmarkStart w:id="23" w:name="_Toc231998748"/>
      <w:r>
        <w:rPr>
          <w:rFonts w:eastAsia="Google Sans"/>
          <w:b w:val="0"/>
          <w:color w:val="1F1F1F"/>
        </w:rPr>
        <w:t>Derivação e Definição</w:t>
      </w:r>
      <w:bookmarkEnd w:id="23"/>
    </w:p>
    <w:p w14:paraId="7219A8F4" w14:textId="77777777" w:rsidR="00405E05" w:rsidRPr="008F1D66" w:rsidRDefault="00405E05" w:rsidP="00DF0570">
      <w:pPr>
        <w:rPr>
          <w:rFonts w:eastAsia="Google Sans"/>
          <w:color w:val="1F1F1F"/>
          <w:sz w:val="24"/>
          <w:szCs w:val="24"/>
        </w:rPr>
      </w:pPr>
    </w:p>
    <w:p w14:paraId="5D73906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1952). Ela é obtida resolvendo um problema de otimização quadrática convexa (Markowitz, 1959).</w:t>
      </w:r>
    </w:p>
    <w:p w14:paraId="357696E8"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1880891"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ABD64AF"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4ECC8EC0"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88D3B49"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7D2829B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08D48B2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5CEA0F08"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1A4F9FE4"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Mecanismo</w:t>
      </w:r>
      <w:r>
        <w:rPr>
          <w:rFonts w:eastAsia="Google Sans Text"/>
          <w:i/>
          <w:iCs/>
          <w:color w:val="1F1F1F"/>
          <w:sz w:val="24"/>
          <w:szCs w:val="24"/>
        </w:rPr>
        <w:t>:</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7BB5BC93"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Implicação</w:t>
      </w:r>
      <w:r>
        <w:rPr>
          <w:rFonts w:eastAsia="Google Sans Text"/>
          <w:i/>
          <w:iCs/>
          <w:color w:val="1F1F1F"/>
          <w:sz w:val="24"/>
          <w:szCs w:val="24"/>
        </w:rPr>
        <w:t>:</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06104FF0"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3AD75978" w14:textId="77777777" w:rsidR="00AA5363" w:rsidRPr="00AA5363" w:rsidRDefault="00AA5363" w:rsidP="00BC3719">
      <w:pPr>
        <w:rPr>
          <w:rFonts w:eastAsia="Google Sans"/>
          <w:color w:val="1F1F1F"/>
          <w:szCs w:val="24"/>
        </w:rPr>
      </w:pPr>
    </w:p>
    <w:p w14:paraId="72901BAB" w14:textId="77777777" w:rsidR="000638D0" w:rsidRPr="00D30CD1" w:rsidRDefault="000638D0" w:rsidP="00B91057">
      <w:pPr>
        <w:pStyle w:val="Ttulo3"/>
        <w:numPr>
          <w:ilvl w:val="2"/>
          <w:numId w:val="1"/>
        </w:numPr>
        <w:rPr>
          <w:rFonts w:eastAsia="Google Sans"/>
          <w:b w:val="0"/>
          <w:color w:val="1F1F1F"/>
          <w:sz w:val="22"/>
        </w:rPr>
      </w:pPr>
      <w:bookmarkStart w:id="24" w:name="_Toc231998749"/>
      <w:r>
        <w:rPr>
          <w:rFonts w:eastAsia="Google Sans"/>
          <w:b w:val="0"/>
          <w:color w:val="1F1F1F"/>
        </w:rPr>
        <w:t>O Portfólio de Mínima Variância Global</w:t>
      </w:r>
      <w:bookmarkEnd w:id="24"/>
    </w:p>
    <w:p w14:paraId="1D826F7A" w14:textId="77777777" w:rsidR="008E376E" w:rsidRDefault="008E376E" w:rsidP="008E376E">
      <w:pPr>
        <w:rPr>
          <w:rFonts w:eastAsia="Google Sans"/>
          <w:color w:val="1F1F1F"/>
          <w:sz w:val="24"/>
          <w:szCs w:val="24"/>
        </w:rPr>
      </w:pPr>
    </w:p>
    <w:p w14:paraId="2FFB54A4" w14:textId="77777777" w:rsidR="00AD18B2" w:rsidRDefault="008E376E" w:rsidP="008E376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vértice da fronteira (seja ela hiperbólica ou segmentada) é o Portfólio de Mínima Variância Global (GMV). Este é o único ponto na curva onde o risco é minimizado em termos absolutos, sem consideração pelo retorno (</w:t>
      </w:r>
      <w:r>
        <w:rPr>
          <w:rFonts w:eastAsia="Google Sans Text"/>
          <w:color w:val="1F1F1F"/>
          <w:sz w:val="24"/>
          <w:szCs w:val="24"/>
          <w:lang w:val="pt-BR"/>
        </w:rPr>
        <w:t>Markowitz, 1959</w:t>
      </w:r>
      <w:r>
        <w:rPr>
          <w:rFonts w:eastAsia="Google Sans Text"/>
          <w:color w:val="1F1F1F"/>
          <w:sz w:val="24"/>
          <w:szCs w:val="24"/>
        </w:rPr>
        <w:t>)</w:t>
      </w:r>
    </w:p>
    <w:p w14:paraId="57EAEFB1" w14:textId="77777777" w:rsid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 xml:space="preserve">A curvatura da fronteira eficiente reflete o princípio dos retornos marginais decrescentes do risco: para obter incrementos adicionais de retorno esperado, o investidor deve aceitar incrementos cada vez maiores de risco (Markowitz, 1959). </w:t>
      </w:r>
    </w:p>
    <w:p w14:paraId="6AFA4A84"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 (Markowitz, 1959).</w:t>
      </w:r>
    </w:p>
    <w:p w14:paraId="1F099567"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Em teoria, nenhum investidor racional avesso ao risco escolheria um portfólio localizado na parte "inferior" da fronteira (abaixo do GMV), pois para cada ponto nessa </w:t>
      </w:r>
      <w:r>
        <w:rPr>
          <w:rFonts w:eastAsia="Google Sans Text"/>
          <w:color w:val="1F1F1F"/>
          <w:sz w:val="24"/>
          <w:szCs w:val="24"/>
        </w:rPr>
        <w:lastRenderedPageBreak/>
        <w:t>região existe um portfólio na parte superior com o mesmo risco, mas com retorno estritamente maior (dominância média-variância) (Gundersen, 2022).</w:t>
      </w:r>
    </w:p>
    <w:p w14:paraId="4DB5562D" w14:textId="77777777" w:rsidR="008E376E" w:rsidRPr="008E376E" w:rsidRDefault="008E376E" w:rsidP="008E376E">
      <w:pPr>
        <w:rPr>
          <w:rFonts w:eastAsia="Google Sans"/>
          <w:color w:val="1F1F1F"/>
          <w:sz w:val="24"/>
          <w:szCs w:val="24"/>
        </w:rPr>
      </w:pPr>
    </w:p>
    <w:p w14:paraId="40B7DA4F" w14:textId="77777777" w:rsidR="008E376E" w:rsidRPr="00D30CD1" w:rsidRDefault="008E376E" w:rsidP="00BC3719">
      <w:pPr>
        <w:pStyle w:val="Ttulo3"/>
        <w:numPr>
          <w:ilvl w:val="2"/>
          <w:numId w:val="1"/>
        </w:numPr>
        <w:rPr>
          <w:rFonts w:eastAsia="Google Sans"/>
          <w:b w:val="0"/>
          <w:color w:val="1F1F1F"/>
        </w:rPr>
      </w:pPr>
      <w:bookmarkStart w:id="25" w:name="_Toc231998750"/>
      <w:r>
        <w:rPr>
          <w:rFonts w:eastAsia="Google Sans"/>
          <w:b w:val="0"/>
          <w:color w:val="1F1F1F"/>
        </w:rPr>
        <w:t>O Ativo Livre de Risco e o Teorema da Separação</w:t>
      </w:r>
      <w:bookmarkEnd w:id="25"/>
    </w:p>
    <w:p w14:paraId="683ED9FF" w14:textId="77777777" w:rsidR="008E376E" w:rsidRDefault="008E376E" w:rsidP="008E376E">
      <w:pPr>
        <w:rPr>
          <w:rFonts w:eastAsia="Google Sans"/>
          <w:color w:val="1F1F1F"/>
          <w:sz w:val="24"/>
          <w:szCs w:val="24"/>
        </w:rPr>
      </w:pPr>
    </w:p>
    <w:p w14:paraId="4E3DE88C"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A estrutura original de Markowitz considerava apenas ativos com risco. Em 1958, James Tobin expandiu significativamente a teoria ao introduzir o conceito de um ativo livre de risco (</w:t>
      </w:r>
      <w:proofErr w:type="spellStart"/>
      <w:r>
        <w:rPr>
          <w:rFonts w:eastAsia="Google Sans Text"/>
          <w:i/>
          <w:iCs/>
          <w:color w:val="1F1F1F"/>
          <w:sz w:val="24"/>
          <w:szCs w:val="24"/>
          <w:lang w:val="pt-BR"/>
        </w:rPr>
        <w:t>risk-free</w:t>
      </w:r>
      <w:proofErr w:type="spellEnd"/>
      <w:r>
        <w:rPr>
          <w:rFonts w:eastAsia="Google Sans Text"/>
          <w:i/>
          <w:iCs/>
          <w:color w:val="1F1F1F"/>
          <w:sz w:val="24"/>
          <w:szCs w:val="24"/>
          <w:lang w:val="pt-BR"/>
        </w:rPr>
        <w:t xml:space="preserve"> </w:t>
      </w:r>
      <w:proofErr w:type="spellStart"/>
      <w:r>
        <w:rPr>
          <w:rFonts w:eastAsia="Google Sans Text"/>
          <w:i/>
          <w:iCs/>
          <w:color w:val="1F1F1F"/>
          <w:sz w:val="24"/>
          <w:szCs w:val="24"/>
          <w:lang w:val="pt-BR"/>
        </w:rPr>
        <w:t>asset</w:t>
      </w:r>
      <w:proofErr w:type="spellEnd"/>
      <w:r>
        <w:rPr>
          <w:rFonts w:eastAsia="Google Sans Text"/>
          <w:color w:val="1F1F1F"/>
          <w:sz w:val="24"/>
          <w:szCs w:val="24"/>
          <w:lang w:val="pt-BR"/>
        </w:rPr>
        <w:t>) e analisar suas implicações para a escolha de portfólio (Tobin, 1958).</w:t>
      </w:r>
    </w:p>
    <w:p w14:paraId="380F25B1"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xml:space="preserve">) expande o conjunto de oportunidades do investidor além da fronteira de ativos de risco, alterando a geometria da escolha ótima e levando ao Teorema da Separação de Tobin </w:t>
      </w:r>
      <w:r>
        <w:rPr>
          <w:rFonts w:eastAsia="Google Sans Text"/>
          <w:color w:val="1F1F1F"/>
          <w:sz w:val="24"/>
          <w:szCs w:val="24"/>
          <w:lang w:val="pt-BR"/>
        </w:rPr>
        <w:t>(Tobin, 1958).</w:t>
      </w:r>
    </w:p>
    <w:p w14:paraId="3825C12E" w14:textId="77777777" w:rsidR="00356976" w:rsidRPr="008E376E" w:rsidRDefault="00356976" w:rsidP="008E376E">
      <w:pPr>
        <w:rPr>
          <w:rFonts w:eastAsia="Google Sans"/>
          <w:color w:val="1F1F1F"/>
          <w:sz w:val="24"/>
          <w:szCs w:val="24"/>
        </w:rPr>
      </w:pPr>
    </w:p>
    <w:p w14:paraId="1B70DF4D" w14:textId="77777777" w:rsidR="008E376E" w:rsidRPr="00BC3719" w:rsidRDefault="00356976" w:rsidP="00BC3719">
      <w:pPr>
        <w:pStyle w:val="Ttulo3"/>
        <w:numPr>
          <w:ilvl w:val="3"/>
          <w:numId w:val="1"/>
        </w:numPr>
        <w:rPr>
          <w:rFonts w:eastAsia="Google Sans"/>
          <w:color w:val="1F1F1F"/>
        </w:rPr>
      </w:pPr>
      <w:bookmarkStart w:id="26" w:name="_Toc231998751"/>
      <w:r>
        <w:rPr>
          <w:rFonts w:eastAsia="Google Sans"/>
          <w:b w:val="0"/>
          <w:bCs w:val="0"/>
          <w:color w:val="1F1F1F"/>
        </w:rPr>
        <w:t>O Ativo Livre de Risco</w:t>
      </w:r>
      <w:bookmarkEnd w:id="26"/>
    </w:p>
    <w:p w14:paraId="54333B6D" w14:textId="77777777" w:rsidR="00BC3719" w:rsidRPr="00F52827" w:rsidRDefault="00BC3719" w:rsidP="00BC3719">
      <w:pPr>
        <w:rPr>
          <w:rFonts w:eastAsia="Google Sans"/>
          <w:color w:val="1F1F1F"/>
          <w:sz w:val="24"/>
          <w:szCs w:val="24"/>
        </w:rPr>
      </w:pPr>
    </w:p>
    <w:p w14:paraId="4C7BB61D"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4106577E"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r>
        <w:rPr>
          <w:rFonts w:eastAsia="Google Sans Text"/>
          <w:b/>
          <w:bCs/>
          <w:i/>
          <w:iCs/>
          <w:color w:val="1F1F1F"/>
          <w:sz w:val="24"/>
          <w:szCs w:val="24"/>
        </w:rPr>
        <w:t>Lending</w:t>
      </w:r>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2B575843"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t>Tomada de Empréstimo Livre de Risco (Borrowing/Leverage): O investidor pode tomar dinheiro emprestado à taxa livre de risco para alavancar sua posição nos ativos de risco (Holton, 2025).</w:t>
      </w:r>
    </w:p>
    <w:p w14:paraId="50E1D3DC" w14:textId="77777777" w:rsidR="0097749F" w:rsidRPr="00F52827" w:rsidRDefault="0097749F" w:rsidP="0097749F">
      <w:pPr>
        <w:rPr>
          <w:rFonts w:eastAsia="Google Sans"/>
          <w:color w:val="1F1F1F"/>
          <w:sz w:val="24"/>
          <w:szCs w:val="24"/>
        </w:rPr>
      </w:pPr>
    </w:p>
    <w:p w14:paraId="028990BE" w14:textId="77777777" w:rsidR="00346652" w:rsidRPr="00346652" w:rsidRDefault="0097749F" w:rsidP="00346652">
      <w:pPr>
        <w:pStyle w:val="Ttulo3"/>
        <w:numPr>
          <w:ilvl w:val="2"/>
          <w:numId w:val="1"/>
        </w:numPr>
        <w:rPr>
          <w:rFonts w:eastAsia="Google Sans"/>
          <w:b w:val="0"/>
          <w:color w:val="1F1F1F"/>
        </w:rPr>
      </w:pPr>
      <w:bookmarkStart w:id="27" w:name="_Toc231998752"/>
      <w:r>
        <w:rPr>
          <w:rFonts w:eastAsia="Google Sans"/>
          <w:b w:val="0"/>
          <w:color w:val="1F1F1F"/>
        </w:rPr>
        <w:t>O Teorema da Separação de Tobin</w:t>
      </w:r>
      <w:bookmarkEnd w:id="27"/>
    </w:p>
    <w:p w14:paraId="7282792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26DB1FF" w14:textId="77777777" w:rsidR="0083063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xml:space="preserve">, formalizou o impacto do ativo livre de risco na teoria da escolha de portfólio </w:t>
      </w:r>
      <w:r>
        <w:rPr>
          <w:rFonts w:eastAsia="Google Sans Text"/>
          <w:color w:val="1F1F1F"/>
          <w:sz w:val="24"/>
          <w:szCs w:val="24"/>
          <w:lang w:val="pt-BR"/>
        </w:rPr>
        <w:t>(Tobin, 1958)</w:t>
      </w:r>
      <w:r>
        <w:rPr>
          <w:rFonts w:eastAsia="Google Sans Text"/>
          <w:color w:val="1F1F1F"/>
          <w:sz w:val="24"/>
          <w:szCs w:val="24"/>
        </w:rPr>
        <w:t xml:space="preserve">. </w:t>
      </w:r>
    </w:p>
    <w:p w14:paraId="1552474D" w14:textId="77777777" w:rsidR="00405E05" w:rsidRPr="00356976" w:rsidRDefault="00830636"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demonstrou que, na presença de um ativo livre de risco, o processo de decisão de investimento pode ser decomposto em duas etapas distintas e independentes </w:t>
      </w:r>
      <w:r>
        <w:rPr>
          <w:rFonts w:eastAsia="Google Sans Text"/>
          <w:color w:val="1F1F1F"/>
          <w:sz w:val="24"/>
          <w:szCs w:val="24"/>
        </w:rPr>
        <w:lastRenderedPageBreak/>
        <w:t xml:space="preserve">—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w:t>
      </w:r>
    </w:p>
    <w:p w14:paraId="10860947"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011E9408" w14:textId="77777777" w:rsidR="00405E05" w:rsidRPr="00C67E13" w:rsidRDefault="00405E05" w:rsidP="0098159E">
      <w:pPr>
        <w:numPr>
          <w:ilvl w:val="0"/>
          <w:numId w:val="8"/>
        </w:numPr>
        <w:pBdr>
          <w:top w:val="nil"/>
          <w:left w:val="nil"/>
          <w:bottom w:val="nil"/>
          <w:right w:val="nil"/>
          <w:between w:val="nil"/>
        </w:pBdr>
        <w:autoSpaceDE/>
        <w:autoSpaceDN/>
        <w:spacing w:line="360" w:lineRule="auto"/>
        <w:ind w:left="1134" w:hanging="283"/>
        <w:jc w:val="both"/>
        <w:rPr>
          <w:sz w:val="24"/>
          <w:szCs w:val="24"/>
        </w:rPr>
      </w:pPr>
      <w:r>
        <w:t>Etapa 1: A Decisão Técnica (Seleção do Portfólio Ótimo de Risco). O investidor deve primeiro identificar o portfólio de ativos de risco que maximiza o retorno por unidade de risco. Geometricamente, este é o Portfólio de Tangência (Tangency Portfolio), o ponto onde uma linha reta partindo da taxa livre de risco   tangencia a fronteira eficiente hiperbólica dos ativos de risco (Tobin, 1958). A composição deste portfólio é puramente técnica e objetiva, dependendo apenas das estimativas de médias, variâncias e covariâncias; ela é independente das preferências de risco do investidor individual (Holton, 2025).</w:t>
      </w:r>
    </w:p>
    <w:p w14:paraId="0D21A2F8" w14:textId="77777777" w:rsidR="00405E05" w:rsidRPr="00C67E13" w:rsidRDefault="00405E05" w:rsidP="008746AE">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 </w:t>
      </w:r>
      <w:r>
        <w:rPr>
          <w:rFonts w:eastAsia="Google Sans Text"/>
          <w:color w:val="1F1F1F"/>
          <w:sz w:val="24"/>
          <w:szCs w:val="24"/>
          <w:lang w:val="pt-BR"/>
        </w:rPr>
        <w:t>(Tobin, 1958)</w:t>
      </w:r>
      <w:r>
        <w:rPr>
          <w:rFonts w:eastAsia="Google Sans Text"/>
          <w:color w:val="1F1F1F"/>
          <w:sz w:val="24"/>
          <w:szCs w:val="24"/>
        </w:rPr>
        <w:t>.</w:t>
      </w:r>
    </w:p>
    <w:p w14:paraId="5E75B014" w14:textId="77777777" w:rsidR="001C5DAA" w:rsidRPr="00F52827" w:rsidRDefault="001C5DAA" w:rsidP="001C5DAA">
      <w:pPr>
        <w:rPr>
          <w:rFonts w:eastAsia="Google Sans"/>
          <w:color w:val="1F1F1F"/>
          <w:sz w:val="24"/>
          <w:szCs w:val="24"/>
        </w:rPr>
      </w:pPr>
    </w:p>
    <w:p w14:paraId="63F0C625" w14:textId="77777777" w:rsidR="001C5DAA" w:rsidRPr="00346652" w:rsidRDefault="001C5DAA" w:rsidP="00346652">
      <w:pPr>
        <w:pStyle w:val="Ttulo3"/>
        <w:numPr>
          <w:ilvl w:val="2"/>
          <w:numId w:val="1"/>
        </w:numPr>
        <w:rPr>
          <w:rFonts w:eastAsia="Google Sans"/>
          <w:b w:val="0"/>
          <w:color w:val="1F1F1F"/>
          <w:sz w:val="22"/>
        </w:rPr>
      </w:pPr>
      <w:bookmarkStart w:id="28" w:name="_Toc231998753"/>
      <w:r>
        <w:rPr>
          <w:rFonts w:eastAsia="Google Sans"/>
          <w:b w:val="0"/>
          <w:color w:val="1F1F1F"/>
        </w:rPr>
        <w:t>A Reta do Mercado de Capitais (Capital Market Line - CML)</w:t>
      </w:r>
      <w:bookmarkEnd w:id="28"/>
    </w:p>
    <w:p w14:paraId="26EE578E" w14:textId="77777777" w:rsidR="00346652" w:rsidRPr="00346652" w:rsidRDefault="00346652" w:rsidP="00346652">
      <w:pPr>
        <w:rPr>
          <w:rFonts w:eastAsia="Google Sans"/>
          <w:b/>
          <w:color w:val="1F1F1F"/>
          <w:szCs w:val="24"/>
        </w:rPr>
      </w:pPr>
    </w:p>
    <w:p w14:paraId="20A19B75" w14:textId="77777777" w:rsidR="00C67E13"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w:t>
      </w:r>
      <w:r>
        <w:rPr>
          <w:rFonts w:eastAsia="Google Sans Text"/>
          <w:color w:val="1F1F1F"/>
          <w:sz w:val="24"/>
          <w:szCs w:val="24"/>
          <w:lang w:val="pt-BR"/>
        </w:rPr>
        <w:t>na presença de um ativo sem risco,</w:t>
      </w:r>
      <w:r>
        <w:rPr>
          <w:rFonts w:eastAsia="Google Sans Text"/>
          <w:color w:val="1F1F1F"/>
          <w:sz w:val="24"/>
          <w:szCs w:val="24"/>
        </w:rPr>
        <w:t xml:space="preserve"> pois domina qualquer portfólio situado na fronteira original de ativos de risco (a hipérbole fica inteiramente abaixo da reta CML, exceto no ponto de tangência) </w:t>
      </w:r>
      <w:r>
        <w:rPr>
          <w:rFonts w:eastAsia="Google Sans Text"/>
          <w:color w:val="1F1F1F"/>
          <w:sz w:val="24"/>
          <w:szCs w:val="24"/>
          <w:lang w:val="pt-BR"/>
        </w:rPr>
        <w:t>(Tobin, 1958)</w:t>
      </w:r>
      <w:r>
        <w:rPr>
          <w:rFonts w:eastAsia="Google Sans Text"/>
          <w:color w:val="1F1F1F"/>
          <w:sz w:val="24"/>
          <w:szCs w:val="24"/>
        </w:rPr>
        <w:t>.</w:t>
      </w:r>
      <w:r>
        <w:rPr>
          <w:rFonts w:eastAsia="Google Sans Text"/>
          <w:color w:val="1F1F1F"/>
          <w:sz w:val="24"/>
          <w:szCs w:val="24"/>
          <w:lang w:val="pt-BR"/>
        </w:rPr>
        <w:t xml:space="preserve"> Todos os investidores racionais devem situar seus portfólios sobre esta </w:t>
      </w:r>
      <w:proofErr w:type="gramStart"/>
      <w:r>
        <w:rPr>
          <w:rFonts w:eastAsia="Google Sans Text"/>
          <w:color w:val="1F1F1F"/>
          <w:sz w:val="24"/>
          <w:szCs w:val="24"/>
          <w:lang w:val="pt-BR"/>
        </w:rPr>
        <w:t xml:space="preserve">reta </w:t>
      </w:r>
      <w:r>
        <w:rPr>
          <w:rFonts w:eastAsia="Google Sans Text"/>
          <w:color w:val="1F1F1F"/>
          <w:sz w:val="24"/>
          <w:szCs w:val="24"/>
        </w:rPr>
        <w:t xml:space="preserve"> </w:t>
      </w:r>
      <w:r>
        <w:rPr>
          <w:rFonts w:eastAsia="Google Sans Text"/>
          <w:color w:val="1F1F1F"/>
          <w:sz w:val="24"/>
          <w:szCs w:val="24"/>
          <w:lang w:val="pt-BR"/>
        </w:rPr>
        <w:t>(</w:t>
      </w:r>
      <w:proofErr w:type="gramEnd"/>
      <w:r>
        <w:rPr>
          <w:rFonts w:eastAsia="Google Sans Text"/>
          <w:color w:val="1F1F1F"/>
          <w:sz w:val="24"/>
          <w:szCs w:val="24"/>
          <w:lang w:val="pt-BR"/>
        </w:rPr>
        <w:t>Sharpe, 1964)</w:t>
      </w:r>
      <w:r>
        <w:rPr>
          <w:rFonts w:eastAsia="Google Sans Text"/>
          <w:color w:val="1F1F1F"/>
          <w:sz w:val="24"/>
          <w:szCs w:val="24"/>
        </w:rPr>
        <w:t>.</w:t>
      </w:r>
    </w:p>
    <w:p w14:paraId="72D5AC2C"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0A3AF791"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w:t>
      </w:r>
    </w:p>
    <w:p w14:paraId="13383897"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 </w:t>
      </w:r>
      <w:r>
        <w:rPr>
          <w:rFonts w:eastAsia="Google Sans Text"/>
          <w:color w:val="1F1F1F"/>
          <w:sz w:val="24"/>
          <w:szCs w:val="24"/>
          <w:lang w:val="pt-BR"/>
        </w:rPr>
        <w:t>(Tobin, 1958)</w:t>
      </w:r>
      <w:r>
        <w:rPr>
          <w:rFonts w:eastAsia="Google Sans Text"/>
          <w:color w:val="1F1F1F"/>
          <w:sz w:val="24"/>
          <w:szCs w:val="24"/>
        </w:rPr>
        <w:t>.</w:t>
      </w:r>
    </w:p>
    <w:p w14:paraId="6EDFB432"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1710DCF9"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7CFA0B34"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F8CC66C"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76A4F2E0"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xml:space="preserve">, representa o "preço de mercado do risco" — o retorno adicional que o mercado exige para aceitar uma unidade adicional de desvio padrão </w:t>
      </w:r>
      <w:r>
        <w:rPr>
          <w:rFonts w:eastAsia="Google Sans Text"/>
          <w:color w:val="1F1F1F"/>
          <w:sz w:val="24"/>
          <w:szCs w:val="24"/>
          <w:lang w:val="pt-BR"/>
        </w:rPr>
        <w:t>(Tobin, 1958)</w:t>
      </w:r>
      <w:r>
        <w:rPr>
          <w:rFonts w:eastAsia="Google Sans Text"/>
          <w:sz w:val="24"/>
          <w:szCs w:val="24"/>
        </w:rPr>
        <w:t>.</w:t>
      </w:r>
    </w:p>
    <w:p w14:paraId="31066CD1"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5E896810"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9" w:name="_Toc231998754"/>
      <w:r>
        <w:rPr>
          <w:rFonts w:eastAsia="Google Sans Text"/>
          <w:bCs/>
          <w:color w:val="1F1F1F"/>
          <w:sz w:val="24"/>
          <w:szCs w:val="24"/>
        </w:rPr>
        <w:t>Considerações sobre Taxas de Empréstimo Diferenciadas</w:t>
      </w:r>
      <w:bookmarkEnd w:id="29"/>
    </w:p>
    <w:p w14:paraId="586A1B5B"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79A86153"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 </w:t>
      </w:r>
      <w:r>
        <w:rPr>
          <w:rFonts w:eastAsia="Google Sans Text"/>
          <w:color w:val="1F1F1F"/>
          <w:sz w:val="24"/>
          <w:szCs w:val="24"/>
          <w:lang w:val="pt-BR"/>
        </w:rPr>
        <w:t>(Tobin, 1958)</w:t>
      </w:r>
      <w:r>
        <w:rPr>
          <w:rFonts w:eastAsia="Google Sans Text"/>
          <w:color w:val="1F1F1F"/>
          <w:sz w:val="24"/>
          <w:szCs w:val="24"/>
        </w:rPr>
        <w:t>.</w:t>
      </w:r>
    </w:p>
    <w:p w14:paraId="4BAAA33D" w14:textId="77777777" w:rsidR="001C5DAA" w:rsidRPr="00F52827" w:rsidRDefault="001C5DAA" w:rsidP="001C5DAA">
      <w:pPr>
        <w:rPr>
          <w:rFonts w:eastAsia="Google Sans"/>
          <w:color w:val="1F1F1F"/>
          <w:sz w:val="24"/>
          <w:szCs w:val="24"/>
        </w:rPr>
      </w:pPr>
    </w:p>
    <w:p w14:paraId="6C453F30"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30" w:name="_Toc231998755"/>
      <w:r>
        <w:rPr>
          <w:rFonts w:eastAsia="Google Sans"/>
          <w:color w:val="1F1F1F"/>
          <w:sz w:val="24"/>
          <w:szCs w:val="24"/>
        </w:rPr>
        <w:t>Avaliação de Desempenho: O Índice de Sharpe</w:t>
      </w:r>
      <w:bookmarkEnd w:id="30"/>
    </w:p>
    <w:p w14:paraId="37960116"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10B46B28" w14:textId="77777777" w:rsidR="00BD001A" w:rsidRPr="00BD001A" w:rsidRDefault="00405E05" w:rsidP="00BD001A">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w:t>
      </w:r>
      <w:r>
        <w:rPr>
          <w:rFonts w:eastAsia="Google Sans Text"/>
          <w:i/>
          <w:iCs/>
          <w:color w:val="1F1F1F"/>
          <w:sz w:val="24"/>
          <w:szCs w:val="24"/>
        </w:rPr>
        <w:t>Reward-to-Variability Ratio</w:t>
      </w:r>
      <w:r>
        <w:rPr>
          <w:rFonts w:eastAsia="Google Sans Text"/>
          <w:color w:val="1F1F1F"/>
          <w:sz w:val="24"/>
          <w:szCs w:val="24"/>
        </w:rPr>
        <w:t xml:space="preserve">", o índice operacionaliza o conceito de eficiência média-variância </w:t>
      </w:r>
      <w:r>
        <w:rPr>
          <w:rFonts w:eastAsia="Google Sans Text"/>
          <w:color w:val="1F1F1F"/>
          <w:sz w:val="24"/>
          <w:szCs w:val="24"/>
          <w:lang w:val="pt-BR"/>
        </w:rPr>
        <w:t>(Sharpe, 1966).</w:t>
      </w:r>
    </w:p>
    <w:p w14:paraId="747F9FEA" w14:textId="77777777" w:rsidR="00157220" w:rsidRPr="00F52827" w:rsidRDefault="00157220" w:rsidP="00356976">
      <w:pPr>
        <w:ind w:left="851" w:hanging="567"/>
        <w:rPr>
          <w:rFonts w:eastAsia="Google Sans"/>
          <w:color w:val="1F1F1F"/>
          <w:sz w:val="24"/>
          <w:szCs w:val="24"/>
        </w:rPr>
      </w:pPr>
    </w:p>
    <w:p w14:paraId="5F26D1A9" w14:textId="77777777" w:rsidR="00346652" w:rsidRPr="00346652" w:rsidRDefault="00157220" w:rsidP="00346652">
      <w:pPr>
        <w:pStyle w:val="Ttulo3"/>
        <w:numPr>
          <w:ilvl w:val="2"/>
          <w:numId w:val="1"/>
        </w:numPr>
        <w:rPr>
          <w:rFonts w:eastAsia="Google Sans"/>
          <w:b w:val="0"/>
          <w:color w:val="1F1F1F"/>
          <w:sz w:val="22"/>
        </w:rPr>
      </w:pPr>
      <w:bookmarkStart w:id="31" w:name="_Toc231998756"/>
      <w:r>
        <w:rPr>
          <w:rFonts w:eastAsia="Google Sans"/>
          <w:b w:val="0"/>
          <w:color w:val="1F1F1F"/>
        </w:rPr>
        <w:t>Definição e Interpretação</w:t>
      </w:r>
      <w:bookmarkEnd w:id="31"/>
    </w:p>
    <w:p w14:paraId="6F4631C2"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72EFD8DC"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 </w:t>
      </w:r>
      <w:r>
        <w:rPr>
          <w:rFonts w:eastAsia="Google Sans Text"/>
          <w:color w:val="1F1F1F"/>
          <w:sz w:val="24"/>
          <w:szCs w:val="24"/>
          <w:lang w:val="pt-BR"/>
        </w:rPr>
        <w:t>(Sharpe, 1966)</w:t>
      </w:r>
      <w:r>
        <w:rPr>
          <w:rFonts w:eastAsia="Google Sans Text"/>
          <w:color w:val="1F1F1F"/>
          <w:sz w:val="24"/>
          <w:szCs w:val="24"/>
        </w:rPr>
        <w:t>:</w:t>
      </w:r>
    </w:p>
    <w:p w14:paraId="765F53A6"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4218FE84"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53E8E77E"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2905A8F0"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Sharpe de um portfólio é a inclinação da linha que </w:t>
      </w:r>
      <w:r>
        <w:rPr>
          <w:rFonts w:eastAsia="Google Sans Text"/>
          <w:color w:val="1F1F1F"/>
          <w:sz w:val="24"/>
          <w:szCs w:val="24"/>
        </w:rPr>
        <w:lastRenderedPageBreak/>
        <w:t xml:space="preserve">conecta a taxa livre de risco a esse portfólio no gráfico média-desvio </w:t>
      </w:r>
      <w:r>
        <w:rPr>
          <w:rFonts w:eastAsia="Google Sans Text"/>
          <w:color w:val="1F1F1F"/>
          <w:sz w:val="24"/>
          <w:szCs w:val="24"/>
          <w:lang w:val="pt-BR"/>
        </w:rPr>
        <w:t>(Sharpe, 1966)</w:t>
      </w:r>
      <w:r>
        <w:rPr>
          <w:rFonts w:eastAsia="Google Sans Text"/>
          <w:color w:val="1F1F1F"/>
          <w:sz w:val="24"/>
          <w:szCs w:val="24"/>
        </w:rPr>
        <w:t xml:space="preserve">. Quanto maior a inclinação, melhor o desempenho ajustado ao risco </w:t>
      </w:r>
      <w:r>
        <w:rPr>
          <w:rFonts w:eastAsia="Google Sans Text"/>
          <w:color w:val="1F1F1F"/>
          <w:sz w:val="24"/>
          <w:szCs w:val="24"/>
          <w:lang w:val="pt-BR"/>
        </w:rPr>
        <w:t>(Sharpe, 1966)</w:t>
      </w:r>
      <w:r>
        <w:rPr>
          <w:rFonts w:eastAsia="Google Sans Text"/>
          <w:color w:val="1F1F1F"/>
          <w:sz w:val="24"/>
          <w:szCs w:val="24"/>
        </w:rPr>
        <w:t>.</w:t>
      </w:r>
    </w:p>
    <w:p w14:paraId="592EC2B2" w14:textId="77777777" w:rsidR="00413156" w:rsidRPr="00F52827" w:rsidRDefault="00413156" w:rsidP="00413156">
      <w:pPr>
        <w:rPr>
          <w:rFonts w:eastAsia="Google Sans"/>
          <w:color w:val="1F1F1F"/>
          <w:sz w:val="24"/>
          <w:szCs w:val="24"/>
        </w:rPr>
      </w:pPr>
    </w:p>
    <w:p w14:paraId="71F019C0" w14:textId="77777777" w:rsidR="00346652" w:rsidRPr="00346652" w:rsidRDefault="00413156" w:rsidP="00346652">
      <w:pPr>
        <w:pStyle w:val="Ttulo3"/>
        <w:numPr>
          <w:ilvl w:val="2"/>
          <w:numId w:val="1"/>
        </w:numPr>
        <w:rPr>
          <w:rFonts w:eastAsia="Google Sans"/>
          <w:b w:val="0"/>
          <w:color w:val="1F1F1F"/>
          <w:sz w:val="22"/>
        </w:rPr>
      </w:pPr>
      <w:bookmarkStart w:id="32" w:name="_Toc231998757"/>
      <w:r>
        <w:rPr>
          <w:rFonts w:eastAsia="Google Sans"/>
          <w:b w:val="0"/>
          <w:color w:val="1F1F1F"/>
        </w:rPr>
        <w:t>Importância e Aplicação</w:t>
      </w:r>
      <w:bookmarkEnd w:id="32"/>
    </w:p>
    <w:p w14:paraId="2318DAF4"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0B949464" w14:textId="77777777" w:rsidR="00BD001A"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w:t>
      </w:r>
      <w:r>
        <w:rPr>
          <w:rFonts w:eastAsia="Google Sans Text"/>
          <w:color w:val="1F1F1F"/>
          <w:sz w:val="24"/>
          <w:szCs w:val="24"/>
          <w:lang w:val="pt-BR"/>
        </w:rPr>
        <w:t>(Sharpe, 1966)</w:t>
      </w:r>
      <w:r>
        <w:rPr>
          <w:rFonts w:eastAsia="Google Sans Text"/>
          <w:color w:val="1F1F1F"/>
          <w:sz w:val="24"/>
          <w:szCs w:val="24"/>
        </w:rPr>
        <w:t xml:space="preserve">. </w:t>
      </w:r>
    </w:p>
    <w:p w14:paraId="5E0D7A5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461A8C42" w14:textId="77777777" w:rsidR="00986259" w:rsidRPr="00F52827" w:rsidRDefault="00986259" w:rsidP="00986259">
      <w:pPr>
        <w:rPr>
          <w:rFonts w:eastAsia="Google Sans"/>
          <w:color w:val="1F1F1F"/>
          <w:sz w:val="24"/>
          <w:szCs w:val="24"/>
        </w:rPr>
      </w:pPr>
    </w:p>
    <w:p w14:paraId="03838C1C"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33" w:name="_Toc231998758"/>
      <w:r>
        <w:rPr>
          <w:rFonts w:eastAsia="Google Sans"/>
          <w:color w:val="1F1F1F"/>
          <w:sz w:val="24"/>
          <w:szCs w:val="24"/>
        </w:rPr>
        <w:t>O Modelo de Precificação de Ativos de Capital (CAPM)</w:t>
      </w:r>
      <w:bookmarkEnd w:id="33"/>
    </w:p>
    <w:p w14:paraId="68A2B04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0ECFB" w14:textId="77777777" w:rsidR="00405E05"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w:t>
      </w:r>
      <w:r>
        <w:rPr>
          <w:rFonts w:eastAsia="Google Sans Text"/>
          <w:color w:val="1F1F1F"/>
          <w:sz w:val="24"/>
          <w:szCs w:val="24"/>
          <w:lang w:val="pt-BR"/>
        </w:rPr>
        <w:t>urgiu na década de 1960 como uma teoria positiva de equilíbrio, descrevendo como os preços dos ativos se comportariam se todos os investidores seguissem as recomendações da MPT (Sharpe, 1964).</w:t>
      </w:r>
    </w:p>
    <w:p w14:paraId="6FA02F93" w14:textId="77777777" w:rsidR="000E104C" w:rsidRPr="00F52827" w:rsidRDefault="000E104C" w:rsidP="000E104C">
      <w:pPr>
        <w:rPr>
          <w:rFonts w:eastAsia="Google Sans"/>
          <w:color w:val="1F1F1F"/>
          <w:sz w:val="24"/>
          <w:szCs w:val="24"/>
        </w:rPr>
      </w:pPr>
    </w:p>
    <w:p w14:paraId="6F4E04CC" w14:textId="77777777" w:rsidR="000E104C" w:rsidRPr="00346652" w:rsidRDefault="000E104C" w:rsidP="00346652">
      <w:pPr>
        <w:pStyle w:val="Ttulo3"/>
        <w:numPr>
          <w:ilvl w:val="2"/>
          <w:numId w:val="1"/>
        </w:numPr>
        <w:rPr>
          <w:rFonts w:eastAsia="Google Sans"/>
          <w:b w:val="0"/>
          <w:bCs w:val="0"/>
          <w:color w:val="1F1F1F"/>
          <w:sz w:val="22"/>
          <w:szCs w:val="22"/>
        </w:rPr>
      </w:pPr>
      <w:bookmarkStart w:id="34" w:name="_Toc231998759"/>
      <w:r>
        <w:rPr>
          <w:rFonts w:eastAsia="Google Sans"/>
          <w:b w:val="0"/>
          <w:bCs w:val="0"/>
          <w:color w:val="1F1F1F"/>
        </w:rPr>
        <w:t>Origem e Desenvolvedores</w:t>
      </w:r>
      <w:bookmarkEnd w:id="34"/>
    </w:p>
    <w:p w14:paraId="1F1B039E" w14:textId="77777777" w:rsidR="00346652" w:rsidRPr="008D141E" w:rsidRDefault="00346652" w:rsidP="00346652">
      <w:pPr>
        <w:rPr>
          <w:rFonts w:eastAsia="Google Sans"/>
          <w:b/>
          <w:bCs/>
          <w:color w:val="1F1F1F"/>
        </w:rPr>
      </w:pPr>
    </w:p>
    <w:p w14:paraId="6A668176" w14:textId="500A7D63" w:rsidR="00E3554E"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O CAPM foi desenvolvido independentemente na primeira metade da década de 1960 por William Sharpe (1964), John Lintner (1965), Jan Mossin (1966) e Jack Treynor (1999). </w:t>
      </w:r>
      <w:r>
        <w:rPr>
          <w:rFonts w:eastAsia="Google Sans Text"/>
          <w:color w:val="1F1F1F"/>
          <w:sz w:val="24"/>
          <w:szCs w:val="24"/>
          <w:lang w:val="pt-BR"/>
        </w:rPr>
        <w:t xml:space="preserve">Este esforço intelectual coletivo buscou determinar qual seria o retorno de equilíbrio de um ativo individual num mercado dominado por investidores diversificadores (Sharpe, 1964; Lintner, 1965; </w:t>
      </w:r>
      <w:proofErr w:type="spellStart"/>
      <w:r>
        <w:rPr>
          <w:rFonts w:eastAsia="Google Sans Text"/>
          <w:color w:val="1F1F1F"/>
          <w:sz w:val="24"/>
          <w:szCs w:val="24"/>
          <w:lang w:val="pt-BR"/>
        </w:rPr>
        <w:t>Mossin</w:t>
      </w:r>
      <w:proofErr w:type="spellEnd"/>
      <w:r>
        <w:rPr>
          <w:rFonts w:eastAsia="Google Sans Text"/>
          <w:color w:val="1F1F1F"/>
          <w:sz w:val="24"/>
          <w:szCs w:val="24"/>
          <w:lang w:val="pt-BR"/>
        </w:rPr>
        <w:t>, 1966).</w:t>
      </w:r>
    </w:p>
    <w:p w14:paraId="79818D7D" w14:textId="77777777" w:rsidR="00E3554E" w:rsidRDefault="00405E05" w:rsidP="008D141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unificação dessas teorias rendeu a Sharpe, Markowitz e Merton Miller o Prêmio Nobel de Economia em 1990 (Garvin, 2013). </w:t>
      </w:r>
    </w:p>
    <w:p w14:paraId="7A1DFDC0"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r>
        <w:rPr>
          <w:rFonts w:eastAsia="Google Sans Text"/>
          <w:color w:val="1F1F1F"/>
          <w:sz w:val="24"/>
          <w:szCs w:val="24"/>
          <w:lang w:val="pt-BR"/>
        </w:rPr>
        <w:t xml:space="preserve">contribuição </w:t>
      </w:r>
      <w:r>
        <w:rPr>
          <w:rFonts w:eastAsia="Google Sans Text"/>
          <w:color w:val="1F1F1F"/>
          <w:sz w:val="24"/>
          <w:szCs w:val="24"/>
        </w:rPr>
        <w:t xml:space="preserve">central é que, se todos os investidores são racionais, possuem expectativas homogêneas e otimizam seus portfólios segundo a média-variância (usando o Teorema da Separação de Tobin), então todos demandarão o mesmo portfólio de ativos </w:t>
      </w:r>
      <w:r>
        <w:rPr>
          <w:rFonts w:eastAsia="Google Sans Text"/>
          <w:color w:val="1F1F1F"/>
          <w:sz w:val="24"/>
          <w:szCs w:val="24"/>
        </w:rPr>
        <w:lastRenderedPageBreak/>
        <w:t xml:space="preserve">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6B9CAD00" w14:textId="77777777" w:rsidR="00A346B5" w:rsidRPr="00F52827" w:rsidRDefault="00A346B5" w:rsidP="00A346B5">
      <w:pPr>
        <w:rPr>
          <w:rFonts w:eastAsia="Google Sans"/>
          <w:color w:val="1F1F1F"/>
          <w:sz w:val="24"/>
          <w:szCs w:val="24"/>
        </w:rPr>
      </w:pPr>
    </w:p>
    <w:p w14:paraId="74A5DBBF" w14:textId="77777777" w:rsidR="00A346B5" w:rsidRPr="00346652" w:rsidRDefault="00A346B5" w:rsidP="00346652">
      <w:pPr>
        <w:pStyle w:val="Ttulo3"/>
        <w:numPr>
          <w:ilvl w:val="2"/>
          <w:numId w:val="1"/>
        </w:numPr>
        <w:rPr>
          <w:rFonts w:eastAsia="Google Sans"/>
          <w:b w:val="0"/>
          <w:bCs w:val="0"/>
          <w:color w:val="1F1F1F"/>
          <w:sz w:val="22"/>
          <w:szCs w:val="22"/>
        </w:rPr>
      </w:pPr>
      <w:bookmarkStart w:id="35" w:name="_Toc231998760"/>
      <w:r>
        <w:rPr>
          <w:rFonts w:eastAsia="Google Sans"/>
          <w:b w:val="0"/>
          <w:bCs w:val="0"/>
          <w:color w:val="1F1F1F"/>
        </w:rPr>
        <w:t>Decomposição do Risco: Sistemático vs. Não Sistemático</w:t>
      </w:r>
      <w:bookmarkEnd w:id="35"/>
    </w:p>
    <w:p w14:paraId="19EC2D3E" w14:textId="77777777" w:rsidR="00346652" w:rsidRPr="00356976" w:rsidRDefault="00346652" w:rsidP="00346652">
      <w:pPr>
        <w:rPr>
          <w:rFonts w:eastAsia="Google Sans"/>
          <w:b/>
          <w:bCs/>
          <w:color w:val="1F1F1F"/>
        </w:rPr>
      </w:pPr>
    </w:p>
    <w:p w14:paraId="14906AE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03630A46"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não pode ser eliminado pela diversificação.</w:t>
      </w:r>
    </w:p>
    <w:p w14:paraId="098DE2CB"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2342448A" w14:textId="77777777" w:rsidR="00E3554E"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w:t>
      </w:r>
    </w:p>
    <w:p w14:paraId="404C1DD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O único risco que justifica um retorno esperado acima da taxa livre de risco é o risco sistemático (Ross, Westerfield, Jordan, 2010).</w:t>
      </w:r>
    </w:p>
    <w:p w14:paraId="4322051E" w14:textId="77777777" w:rsidR="00356976" w:rsidRPr="00356976" w:rsidRDefault="00356976" w:rsidP="00356976">
      <w:pPr>
        <w:rPr>
          <w:rFonts w:eastAsia="Google Sans"/>
          <w:b/>
          <w:bCs/>
          <w:color w:val="1F1F1F"/>
        </w:rPr>
      </w:pPr>
    </w:p>
    <w:p w14:paraId="0B2B3056" w14:textId="77777777" w:rsidR="00356976" w:rsidRPr="00346652" w:rsidRDefault="00356976" w:rsidP="00346652">
      <w:pPr>
        <w:pStyle w:val="Ttulo3"/>
        <w:numPr>
          <w:ilvl w:val="2"/>
          <w:numId w:val="1"/>
        </w:numPr>
        <w:rPr>
          <w:rFonts w:eastAsia="Google Sans"/>
          <w:b w:val="0"/>
          <w:bCs w:val="0"/>
          <w:color w:val="1F1F1F"/>
          <w:sz w:val="20"/>
          <w:szCs w:val="22"/>
        </w:rPr>
      </w:pPr>
      <w:bookmarkStart w:id="36" w:name="_Toc231998761"/>
      <w:r>
        <w:rPr>
          <w:rFonts w:eastAsia="Google Sans"/>
          <w:b w:val="0"/>
          <w:bCs w:val="0"/>
          <w:color w:val="1F1F1F"/>
        </w:rPr>
        <w:t>O Coeficiente Beta e a Reta do Mercado de Títulos (SML)</w:t>
      </w:r>
      <w:bookmarkEnd w:id="36"/>
    </w:p>
    <w:p w14:paraId="12E9FDF4" w14:textId="77777777" w:rsidR="00346652" w:rsidRPr="00346652" w:rsidRDefault="00346652" w:rsidP="00346652">
      <w:pPr>
        <w:rPr>
          <w:rFonts w:eastAsia="Google Sans"/>
          <w:b/>
          <w:bCs/>
          <w:color w:val="1F1F1F"/>
          <w:sz w:val="20"/>
        </w:rPr>
      </w:pPr>
    </w:p>
    <w:p w14:paraId="35C041A6"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2BA34623"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31C67579"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259564BF"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6F46B94B"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073F5E26"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250B7A80"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w:t>
      </w:r>
      <w:r>
        <w:rPr>
          <w:rFonts w:eastAsia="Google Sans Text"/>
          <w:color w:val="1F1F1F"/>
          <w:sz w:val="24"/>
          <w:szCs w:val="24"/>
        </w:rPr>
        <w:lastRenderedPageBreak/>
        <w:t xml:space="preserve">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446737CC" w14:textId="77777777" w:rsidR="00356976" w:rsidRPr="00356976" w:rsidRDefault="00356976" w:rsidP="00356976">
      <w:pPr>
        <w:rPr>
          <w:rFonts w:eastAsia="Google Sans"/>
          <w:b/>
          <w:bCs/>
          <w:color w:val="1F1F1F"/>
        </w:rPr>
      </w:pPr>
    </w:p>
    <w:p w14:paraId="46D468E5" w14:textId="77777777" w:rsidR="00356976" w:rsidRPr="00346652" w:rsidRDefault="00356976" w:rsidP="00346652">
      <w:pPr>
        <w:pStyle w:val="Ttulo3"/>
        <w:numPr>
          <w:ilvl w:val="2"/>
          <w:numId w:val="1"/>
        </w:numPr>
        <w:rPr>
          <w:rFonts w:eastAsia="Google Sans"/>
          <w:b w:val="0"/>
          <w:bCs w:val="0"/>
          <w:color w:val="1F1F1F"/>
          <w:sz w:val="22"/>
          <w:szCs w:val="22"/>
        </w:rPr>
      </w:pPr>
      <w:bookmarkStart w:id="37" w:name="_Toc231998762"/>
      <w:r>
        <w:rPr>
          <w:b w:val="0"/>
          <w:lang w:val="pt-BR" w:eastAsia="pt-BR"/>
        </w:rPr>
        <w:t>A Reta do Mercado de Títulos (SML)</w:t>
      </w:r>
      <w:bookmarkEnd w:id="37"/>
    </w:p>
    <w:p w14:paraId="5DC90696"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040E89D4"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3CCA3B9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355DFFA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72268389"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A9109FE" w14:textId="77777777" w:rsidR="009B01B7" w:rsidRPr="00C52D1A" w:rsidRDefault="009B01B7" w:rsidP="009B01B7">
      <w:pPr>
        <w:spacing w:line="360" w:lineRule="auto"/>
        <w:jc w:val="both"/>
        <w:rPr>
          <w:b/>
          <w:sz w:val="24"/>
          <w:szCs w:val="24"/>
          <w:lang w:val="pt-BR" w:eastAsia="pt-BR"/>
        </w:rPr>
      </w:pPr>
    </w:p>
    <w:p w14:paraId="39392C6A"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8" w:name="_Toc231998763"/>
      <w:r>
        <w:rPr>
          <w:bCs/>
          <w:color w:val="131314"/>
          <w:sz w:val="24"/>
          <w:szCs w:val="24"/>
          <w:shd w:val="clear" w:color="auto" w:fill="FFFFFF"/>
        </w:rPr>
        <w:t>Diferença entre CML e SML:</w:t>
      </w:r>
      <w:bookmarkEnd w:id="38"/>
    </w:p>
    <w:p w14:paraId="6169C1DC" w14:textId="77777777" w:rsidR="009B01B7" w:rsidRPr="00C52D1A" w:rsidRDefault="009B01B7" w:rsidP="009B01B7">
      <w:pPr>
        <w:spacing w:line="360" w:lineRule="auto"/>
        <w:jc w:val="both"/>
        <w:rPr>
          <w:sz w:val="24"/>
          <w:szCs w:val="24"/>
          <w:lang w:val="pt-BR" w:eastAsia="pt-BR"/>
        </w:rPr>
      </w:pPr>
    </w:p>
    <w:p w14:paraId="313F0F95"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5B4587DE"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157A2718" w14:textId="77777777" w:rsidR="00D30CD1" w:rsidRPr="00E3554E" w:rsidRDefault="009B01B7" w:rsidP="00924851">
      <w:pPr>
        <w:pStyle w:val="PargrafodaLista"/>
        <w:widowControl/>
        <w:numPr>
          <w:ilvl w:val="0"/>
          <w:numId w:val="3"/>
        </w:numPr>
        <w:autoSpaceDE/>
        <w:autoSpaceDN/>
        <w:spacing w:line="360" w:lineRule="auto"/>
        <w:ind w:left="0" w:firstLine="851"/>
        <w:jc w:val="both"/>
        <w:rPr>
          <w:rFonts w:eastAsia="Google Sans Text"/>
          <w:b/>
          <w:bCs/>
          <w:color w:val="1F1F1F"/>
          <w:sz w:val="24"/>
          <w:szCs w:val="24"/>
        </w:rPr>
      </w:pPr>
      <w:r>
        <w:rPr>
          <w:b/>
          <w:bCs/>
          <w:sz w:val="24"/>
          <w:szCs w:val="24"/>
          <w:lang w:val="pt-BR" w:eastAsia="pt-BR"/>
        </w:rPr>
        <w:t xml:space="preserve">SML (Security Market </w:t>
      </w:r>
      <w:proofErr w:type="spellStart"/>
      <w:r>
        <w:rPr>
          <w:b/>
          <w:bCs/>
          <w:sz w:val="24"/>
          <w:szCs w:val="24"/>
          <w:lang w:val="pt-BR" w:eastAsia="pt-BR"/>
        </w:rPr>
        <w:t>Line</w:t>
      </w:r>
      <w:proofErr w:type="spellEnd"/>
      <w:r>
        <w:rPr>
          <w:b/>
          <w:bCs/>
          <w:sz w:val="24"/>
          <w:szCs w:val="24"/>
          <w:lang w:val="pt-BR" w:eastAsia="pt-BR"/>
        </w:rPr>
        <w:t>):</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0A3A7639"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7FD62C83" w14:textId="0EF6C0DE" w:rsidR="00D30CD1" w:rsidRPr="00D30CD1" w:rsidRDefault="00D30CD1" w:rsidP="00D30CD1">
      <w:pPr>
        <w:pStyle w:val="Legenda"/>
        <w:keepNext/>
        <w:jc w:val="center"/>
        <w:rPr>
          <w:rFonts w:ascii="Times New Roman" w:hAnsi="Times New Roman" w:cs="Times New Roman"/>
          <w:i w:val="0"/>
          <w:color w:val="auto"/>
          <w:sz w:val="24"/>
        </w:rPr>
      </w:pPr>
      <w:bookmarkStart w:id="39" w:name="_Toc23173886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C83134">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w:t>
      </w:r>
      <w:proofErr w:type="spellStart"/>
      <w:r>
        <w:rPr>
          <w:rFonts w:ascii="Times New Roman" w:hAnsi="Times New Roman" w:cs="Times New Roman"/>
          <w:i w:val="0"/>
          <w:color w:val="auto"/>
          <w:sz w:val="24"/>
        </w:rPr>
        <w:t>Line</w:t>
      </w:r>
      <w:proofErr w:type="spellEnd"/>
      <w:r>
        <w:rPr>
          <w:rFonts w:ascii="Times New Roman" w:hAnsi="Times New Roman" w:cs="Times New Roman"/>
          <w:i w:val="0"/>
          <w:color w:val="auto"/>
          <w:sz w:val="24"/>
        </w:rPr>
        <w:t xml:space="preserve"> (CML) e Security Market </w:t>
      </w:r>
      <w:proofErr w:type="spellStart"/>
      <w:r>
        <w:rPr>
          <w:rFonts w:ascii="Times New Roman" w:hAnsi="Times New Roman" w:cs="Times New Roman"/>
          <w:i w:val="0"/>
          <w:color w:val="auto"/>
          <w:sz w:val="24"/>
        </w:rPr>
        <w:t>Line</w:t>
      </w:r>
      <w:bookmarkEnd w:id="39"/>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4DCFA08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76AC8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68CF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9CCB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37ECD5E9"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D8A1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89A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C3F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756C2664"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71F5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A225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39C3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5C688AC6"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9D0A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74A8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3C48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0FF3D5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0B7A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B266D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F685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EFFC6A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2C3A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7C47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7EB6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27D9EE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40F5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E4CC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57BD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18451687"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baseada em (Boasson, Boasson, Zhou).</w:t>
      </w:r>
    </w:p>
    <w:p w14:paraId="2D7DE507" w14:textId="77777777" w:rsidR="00575D01" w:rsidRPr="001C750C" w:rsidRDefault="00575D01" w:rsidP="00575D01">
      <w:pPr>
        <w:spacing w:line="360" w:lineRule="auto"/>
        <w:jc w:val="both"/>
        <w:rPr>
          <w:sz w:val="24"/>
          <w:szCs w:val="24"/>
          <w:lang w:eastAsia="pt-BR"/>
        </w:rPr>
      </w:pPr>
    </w:p>
    <w:p w14:paraId="51C808EC" w14:textId="679BA752" w:rsidR="00575D01" w:rsidRPr="00FE0050" w:rsidRDefault="00FE0050"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40" w:name="_Toc231998764"/>
      <w:r>
        <w:rPr>
          <w:rFonts w:eastAsia="Google Sans"/>
          <w:b/>
          <w:bCs/>
          <w:color w:val="1F1F1F"/>
          <w:sz w:val="24"/>
          <w:szCs w:val="24"/>
        </w:rPr>
        <w:t>A Evolução para os Modelos Multifatoriais: O Arcabouço de Fama-French e o Fator Momentum</w:t>
      </w:r>
      <w:bookmarkEnd w:id="40"/>
    </w:p>
    <w:p w14:paraId="020B153D" w14:textId="77777777" w:rsidR="00405E05" w:rsidRDefault="00405E05" w:rsidP="00FE0050">
      <w:pPr>
        <w:pBdr>
          <w:top w:val="nil"/>
          <w:left w:val="nil"/>
          <w:bottom w:val="nil"/>
          <w:right w:val="nil"/>
          <w:between w:val="nil"/>
        </w:pBdr>
        <w:spacing w:line="360" w:lineRule="auto"/>
        <w:jc w:val="both"/>
        <w:rPr>
          <w:rFonts w:eastAsia="Google Sans"/>
          <w:color w:val="1F1F1F"/>
          <w:sz w:val="24"/>
          <w:szCs w:val="24"/>
        </w:rPr>
      </w:pPr>
    </w:p>
    <w:p w14:paraId="48493E71"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Enquanto as Finanças Comportamentais explicam </w:t>
      </w:r>
      <w:r>
        <w:rPr>
          <w:rFonts w:eastAsia="Google Sans"/>
          <w:i/>
          <w:iCs/>
          <w:color w:val="1F1F1F"/>
          <w:sz w:val="24"/>
          <w:szCs w:val="24"/>
          <w:lang w:val="pt-BR"/>
        </w:rPr>
        <w:t>por que</w:t>
      </w:r>
      <w:r>
        <w:rPr>
          <w:rFonts w:eastAsia="Google Sans"/>
          <w:color w:val="1F1F1F"/>
          <w:sz w:val="24"/>
          <w:szCs w:val="24"/>
          <w:lang w:val="pt-BR"/>
        </w:rPr>
        <w:t xml:space="preserve"> os investidores agem de forma irracional e a PMPT fornece as métricas para medir o risco assimétrico resultante, os modelos multifatoriais buscam explicar </w:t>
      </w:r>
      <w:r>
        <w:rPr>
          <w:rFonts w:eastAsia="Google Sans"/>
          <w:i/>
          <w:iCs/>
          <w:color w:val="1F1F1F"/>
          <w:sz w:val="24"/>
          <w:szCs w:val="24"/>
          <w:lang w:val="pt-BR"/>
        </w:rPr>
        <w:t>como</w:t>
      </w:r>
      <w:r>
        <w:rPr>
          <w:rFonts w:eastAsia="Google Sans"/>
          <w:color w:val="1F1F1F"/>
          <w:sz w:val="24"/>
          <w:szCs w:val="24"/>
          <w:lang w:val="pt-BR"/>
        </w:rPr>
        <w:t xml:space="preserve"> o mercado precifica o risco de forma estrutural. A evolução do CAPM para os modelos Fama-</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representa a transição de uma visão monocular do risco (apenas Beta de mercado) para uma visão multidimensional.</w:t>
      </w:r>
    </w:p>
    <w:p w14:paraId="6E3A2217"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651FC5A1" w14:textId="77777777" w:rsidR="00FE0050" w:rsidRPr="00F52827" w:rsidRDefault="00FE0050" w:rsidP="00FE0050">
      <w:pPr>
        <w:rPr>
          <w:rFonts w:eastAsia="Google Sans"/>
          <w:color w:val="1F1F1F"/>
          <w:sz w:val="24"/>
          <w:szCs w:val="24"/>
        </w:rPr>
      </w:pPr>
    </w:p>
    <w:p w14:paraId="0EED8B55" w14:textId="28AFA1D9" w:rsidR="00FE0050" w:rsidRPr="00346652" w:rsidRDefault="00FE0050" w:rsidP="00FE0050">
      <w:pPr>
        <w:pStyle w:val="Ttulo3"/>
        <w:numPr>
          <w:ilvl w:val="2"/>
          <w:numId w:val="1"/>
        </w:numPr>
        <w:rPr>
          <w:rFonts w:eastAsia="Google Sans"/>
          <w:b w:val="0"/>
          <w:bCs w:val="0"/>
          <w:color w:val="1F1F1F"/>
          <w:sz w:val="22"/>
          <w:szCs w:val="22"/>
        </w:rPr>
      </w:pPr>
      <w:bookmarkStart w:id="41" w:name="_Toc231998765"/>
      <w:r>
        <w:rPr>
          <w:rFonts w:eastAsia="Google Sans"/>
          <w:b w:val="0"/>
          <w:bCs w:val="0"/>
          <w:color w:val="1F1F1F"/>
          <w:lang w:val="pt-BR"/>
        </w:rPr>
        <w:t>O Colapso do Beta Único e o Surgimento do FF3</w:t>
      </w:r>
      <w:bookmarkEnd w:id="41"/>
    </w:p>
    <w:p w14:paraId="133CD826"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86841F1" w14:textId="1AF71066"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O CAPM clássico prevê que o retorno esperado de um ativo é função linear exclusiva de sua sensibilidade ao risco de mercado (</w:t>
      </w:r>
      <w:proofErr w:type="spellStart"/>
      <w:r>
        <w:rPr>
          <w:rFonts w:eastAsia="Google Sans"/>
          <w:color w:val="1F1F1F"/>
          <w:sz w:val="24"/>
          <w:szCs w:val="24"/>
          <w:lang w:val="pt-BR"/>
        </w:rPr>
        <w:t>R</w:t>
      </w:r>
      <w:r>
        <w:rPr>
          <w:rFonts w:eastAsia="Google Sans"/>
          <w:color w:val="1F1F1F"/>
          <w:sz w:val="24"/>
          <w:szCs w:val="24"/>
          <w:vertAlign w:val="subscript"/>
          <w:lang w:val="pt-BR"/>
        </w:rPr>
        <w:t>m</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t>R</w:t>
      </w:r>
      <w:r>
        <w:rPr>
          <w:rFonts w:eastAsia="Google Sans"/>
          <w:color w:val="1F1F1F"/>
          <w:sz w:val="24"/>
          <w:szCs w:val="24"/>
          <w:vertAlign w:val="subscript"/>
          <w:lang w:val="pt-BR"/>
        </w:rPr>
        <w:t>f</w:t>
      </w:r>
      <w:proofErr w:type="spellEnd"/>
      <w:r>
        <w:rPr>
          <w:rFonts w:eastAsia="Google Sans"/>
          <w:color w:val="1F1F1F"/>
          <w:sz w:val="24"/>
          <w:szCs w:val="24"/>
          <w:lang w:val="pt-BR"/>
        </w:rPr>
        <w:t xml:space="preserve">). Contudo, a evidência empírica acumulada, particularmente os trabalhos de Basu (1977) e </w:t>
      </w:r>
      <w:proofErr w:type="spellStart"/>
      <w:r>
        <w:rPr>
          <w:rFonts w:eastAsia="Google Sans"/>
          <w:color w:val="1F1F1F"/>
          <w:sz w:val="24"/>
          <w:szCs w:val="24"/>
          <w:lang w:val="pt-BR"/>
        </w:rPr>
        <w:t>Banz</w:t>
      </w:r>
      <w:proofErr w:type="spellEnd"/>
      <w:r>
        <w:rPr>
          <w:rFonts w:eastAsia="Google Sans"/>
          <w:color w:val="1F1F1F"/>
          <w:sz w:val="24"/>
          <w:szCs w:val="24"/>
          <w:lang w:val="pt-BR"/>
        </w:rPr>
        <w:t xml:space="preserve"> (1981), demonstrou que ações de pequena capitalização (</w:t>
      </w:r>
      <w:proofErr w:type="spellStart"/>
      <w:r>
        <w:rPr>
          <w:rFonts w:eastAsia="Google Sans"/>
          <w:i/>
          <w:iCs/>
          <w:color w:val="1F1F1F"/>
          <w:sz w:val="24"/>
          <w:szCs w:val="24"/>
          <w:lang w:val="pt-BR"/>
        </w:rPr>
        <w:t>Small</w:t>
      </w:r>
      <w:proofErr w:type="spellEnd"/>
      <w:r>
        <w:rPr>
          <w:rFonts w:eastAsia="Google Sans"/>
          <w:i/>
          <w:iCs/>
          <w:color w:val="1F1F1F"/>
          <w:sz w:val="24"/>
          <w:szCs w:val="24"/>
          <w:lang w:val="pt-BR"/>
        </w:rPr>
        <w:t xml:space="preserve"> Caps</w:t>
      </w:r>
      <w:r>
        <w:rPr>
          <w:rFonts w:eastAsia="Google Sans"/>
          <w:color w:val="1F1F1F"/>
          <w:sz w:val="24"/>
          <w:szCs w:val="24"/>
          <w:lang w:val="pt-BR"/>
        </w:rPr>
        <w:t>) e ações com alta razão valor patrimonial/valor de mercado (</w:t>
      </w:r>
      <w:proofErr w:type="spellStart"/>
      <w:r>
        <w:rPr>
          <w:rFonts w:eastAsia="Google Sans"/>
          <w:i/>
          <w:iCs/>
          <w:color w:val="1F1F1F"/>
          <w:sz w:val="24"/>
          <w:szCs w:val="24"/>
          <w:lang w:val="pt-BR"/>
        </w:rPr>
        <w:t>Value</w:t>
      </w:r>
      <w:proofErr w:type="spellEnd"/>
      <w:r>
        <w:rPr>
          <w:rFonts w:eastAsia="Google Sans"/>
          <w:i/>
          <w:iCs/>
          <w:color w:val="1F1F1F"/>
          <w:sz w:val="24"/>
          <w:szCs w:val="24"/>
          <w:lang w:val="pt-BR"/>
        </w:rPr>
        <w:t xml:space="preserve"> Stocks</w:t>
      </w:r>
      <w:r>
        <w:rPr>
          <w:rFonts w:eastAsia="Google Sans"/>
          <w:color w:val="1F1F1F"/>
          <w:sz w:val="24"/>
          <w:szCs w:val="24"/>
          <w:lang w:val="pt-BR"/>
        </w:rPr>
        <w:t>) geravam retornos consistentemente superiores aos previstos pelo Beta do CAPM. O CAPM falhava em capturar esses "Alfas" estruturais (BASU, 1977; BANZ, 1981).</w:t>
      </w:r>
    </w:p>
    <w:p w14:paraId="52B6C3E5"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Em resposta,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(1992, 1993) propuseram o Modelo de Três Fatores </w:t>
      </w:r>
      <w:r>
        <w:rPr>
          <w:rFonts w:eastAsia="Google Sans"/>
          <w:color w:val="1F1F1F"/>
          <w:sz w:val="24"/>
          <w:szCs w:val="24"/>
          <w:lang w:val="pt-BR"/>
        </w:rPr>
        <w:lastRenderedPageBreak/>
        <w:t xml:space="preserve">(FF3), argumentando que Tamanho e Valor são </w:t>
      </w:r>
      <w:r>
        <w:rPr>
          <w:rFonts w:eastAsia="Google Sans"/>
          <w:i/>
          <w:iCs/>
          <w:color w:val="1F1F1F"/>
          <w:sz w:val="24"/>
          <w:szCs w:val="24"/>
          <w:lang w:val="pt-BR"/>
        </w:rPr>
        <w:t>proxies</w:t>
      </w:r>
      <w:r>
        <w:rPr>
          <w:rFonts w:eastAsia="Google Sans"/>
          <w:color w:val="1F1F1F"/>
          <w:sz w:val="24"/>
          <w:szCs w:val="24"/>
          <w:lang w:val="pt-BR"/>
        </w:rPr>
        <w:t xml:space="preserve"> para riscos fundamentais não diversificáveis que o Beta de mercado não captura.</w:t>
      </w:r>
    </w:p>
    <w:p w14:paraId="48860015" w14:textId="02A706A3"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SMB (</w:t>
      </w:r>
      <w:proofErr w:type="spellStart"/>
      <w:r>
        <w:rPr>
          <w:rFonts w:eastAsia="Google Sans"/>
          <w:b/>
          <w:bCs/>
          <w:i/>
          <w:iCs/>
          <w:color w:val="1F1F1F"/>
          <w:sz w:val="24"/>
          <w:szCs w:val="24"/>
          <w:lang w:val="pt-BR"/>
        </w:rPr>
        <w:t>Small</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Big</w:t>
      </w:r>
      <w:r>
        <w:rPr>
          <w:rFonts w:eastAsia="Google Sans"/>
          <w:b/>
          <w:bCs/>
          <w:color w:val="1F1F1F"/>
          <w:sz w:val="24"/>
          <w:szCs w:val="24"/>
          <w:lang w:val="pt-BR"/>
        </w:rPr>
        <w:t>):</w:t>
      </w:r>
      <w:r>
        <w:rPr>
          <w:rFonts w:eastAsia="Google Sans"/>
          <w:color w:val="1F1F1F"/>
          <w:sz w:val="24"/>
          <w:szCs w:val="24"/>
          <w:lang w:val="pt-BR"/>
        </w:rPr>
        <w:t xml:space="preserve"> O fator de Tamanho, que captura o diferencial de retorno entre empresas pequenas e grandes. A racionalidade econômica reside no fato de que empresas menores são intrinsecamente mais arriscadas: possuem menor acesso a crédito, linhas de produtos menos diversificadas, menor liquidez e maior vulnerabilidade a choques macroeconômicos negativos. O prêmio SMB é a compensação exigida por carregar esse risco idiossincrático que se torna sistemático em carteiras de </w:t>
      </w:r>
      <w:proofErr w:type="spellStart"/>
      <w:r>
        <w:rPr>
          <w:rFonts w:eastAsia="Google Sans"/>
          <w:i/>
          <w:iCs/>
          <w:color w:val="1F1F1F"/>
          <w:sz w:val="24"/>
          <w:szCs w:val="24"/>
          <w:lang w:val="pt-BR"/>
        </w:rPr>
        <w:t>small</w:t>
      </w:r>
      <w:proofErr w:type="spellEnd"/>
      <w:r>
        <w:rPr>
          <w:rFonts w:eastAsia="Google Sans"/>
          <w:i/>
          <w:iCs/>
          <w:color w:val="1F1F1F"/>
          <w:sz w:val="24"/>
          <w:szCs w:val="24"/>
          <w:lang w:val="pt-BR"/>
        </w:rPr>
        <w:t xml:space="preserve"> caps</w:t>
      </w:r>
      <w:r>
        <w:rPr>
          <w:rFonts w:eastAsia="Google Sans"/>
          <w:color w:val="1F1F1F"/>
          <w:sz w:val="24"/>
          <w:szCs w:val="24"/>
          <w:lang w:val="pt-BR"/>
        </w:rPr>
        <w:t xml:space="preserve"> (Fama; </w:t>
      </w:r>
      <w:proofErr w:type="spellStart"/>
      <w:r>
        <w:rPr>
          <w:rFonts w:eastAsia="Google Sans"/>
          <w:color w:val="1F1F1F"/>
          <w:sz w:val="24"/>
          <w:szCs w:val="24"/>
          <w:lang w:val="pt-BR"/>
        </w:rPr>
        <w:t>French</w:t>
      </w:r>
      <w:proofErr w:type="spellEnd"/>
      <w:r>
        <w:rPr>
          <w:rFonts w:eastAsia="Google Sans"/>
          <w:color w:val="1F1F1F"/>
          <w:sz w:val="24"/>
          <w:szCs w:val="24"/>
          <w:lang w:val="pt-BR"/>
        </w:rPr>
        <w:t>, 1993).</w:t>
      </w:r>
    </w:p>
    <w:p w14:paraId="57BE01F0" w14:textId="5C90F318"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HML (</w:t>
      </w:r>
      <w:r>
        <w:rPr>
          <w:rFonts w:eastAsia="Google Sans"/>
          <w:b/>
          <w:bCs/>
          <w:i/>
          <w:iCs/>
          <w:color w:val="1F1F1F"/>
          <w:sz w:val="24"/>
          <w:szCs w:val="24"/>
          <w:lang w:val="pt-BR"/>
        </w:rPr>
        <w:t xml:space="preserve">High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Low</w:t>
      </w:r>
      <w:proofErr w:type="spellEnd"/>
      <w:r>
        <w:rPr>
          <w:rFonts w:eastAsia="Google Sans"/>
          <w:b/>
          <w:bCs/>
          <w:color w:val="1F1F1F"/>
          <w:sz w:val="24"/>
          <w:szCs w:val="24"/>
          <w:lang w:val="pt-BR"/>
        </w:rPr>
        <w:t>):</w:t>
      </w:r>
      <w:r>
        <w:rPr>
          <w:rFonts w:eastAsia="Google Sans"/>
          <w:color w:val="1F1F1F"/>
          <w:sz w:val="24"/>
          <w:szCs w:val="24"/>
          <w:lang w:val="pt-BR"/>
        </w:rPr>
        <w:t xml:space="preserve"> O fator de Valor, que captura o diferencial entre empresas com alto </w:t>
      </w:r>
      <w:r>
        <w:rPr>
          <w:rFonts w:eastAsia="Google Sans"/>
          <w:i/>
          <w:iCs/>
          <w:color w:val="1F1F1F"/>
          <w:sz w:val="24"/>
          <w:szCs w:val="24"/>
          <w:lang w:val="pt-BR"/>
        </w:rPr>
        <w:t>book-</w:t>
      </w:r>
      <w:proofErr w:type="spellStart"/>
      <w:r>
        <w:rPr>
          <w:rFonts w:eastAsia="Google Sans"/>
          <w:i/>
          <w:iCs/>
          <w:color w:val="1F1F1F"/>
          <w:sz w:val="24"/>
          <w:szCs w:val="24"/>
          <w:lang w:val="pt-BR"/>
        </w:rPr>
        <w:t>to</w:t>
      </w:r>
      <w:proofErr w:type="spellEnd"/>
      <w:r>
        <w:rPr>
          <w:rFonts w:eastAsia="Google Sans"/>
          <w:i/>
          <w:iCs/>
          <w:color w:val="1F1F1F"/>
          <w:sz w:val="24"/>
          <w:szCs w:val="24"/>
          <w:lang w:val="pt-BR"/>
        </w:rPr>
        <w:t>-</w:t>
      </w:r>
      <w:proofErr w:type="spellStart"/>
      <w:r>
        <w:rPr>
          <w:rFonts w:eastAsia="Google Sans"/>
          <w:i/>
          <w:iCs/>
          <w:color w:val="1F1F1F"/>
          <w:sz w:val="24"/>
          <w:szCs w:val="24"/>
          <w:lang w:val="pt-BR"/>
        </w:rPr>
        <w:t>market</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Value</w:t>
      </w:r>
      <w:proofErr w:type="spellEnd"/>
      <w:r>
        <w:rPr>
          <w:rFonts w:eastAsia="Google Sans"/>
          <w:color w:val="1F1F1F"/>
          <w:sz w:val="24"/>
          <w:szCs w:val="24"/>
          <w:lang w:val="pt-BR"/>
        </w:rPr>
        <w:t xml:space="preserve">) e baixo </w:t>
      </w:r>
      <w:r>
        <w:rPr>
          <w:rFonts w:eastAsia="Google Sans"/>
          <w:i/>
          <w:iCs/>
          <w:color w:val="1F1F1F"/>
          <w:sz w:val="24"/>
          <w:szCs w:val="24"/>
          <w:lang w:val="pt-BR"/>
        </w:rPr>
        <w:t>book-</w:t>
      </w:r>
      <w:proofErr w:type="spellStart"/>
      <w:r>
        <w:rPr>
          <w:rFonts w:eastAsia="Google Sans"/>
          <w:i/>
          <w:iCs/>
          <w:color w:val="1F1F1F"/>
          <w:sz w:val="24"/>
          <w:szCs w:val="24"/>
          <w:lang w:val="pt-BR"/>
        </w:rPr>
        <w:t>to</w:t>
      </w:r>
      <w:proofErr w:type="spellEnd"/>
      <w:r>
        <w:rPr>
          <w:rFonts w:eastAsia="Google Sans"/>
          <w:i/>
          <w:iCs/>
          <w:color w:val="1F1F1F"/>
          <w:sz w:val="24"/>
          <w:szCs w:val="24"/>
          <w:lang w:val="pt-BR"/>
        </w:rPr>
        <w:t>-</w:t>
      </w:r>
      <w:proofErr w:type="spellStart"/>
      <w:r>
        <w:rPr>
          <w:rFonts w:eastAsia="Google Sans"/>
          <w:i/>
          <w:iCs/>
          <w:color w:val="1F1F1F"/>
          <w:sz w:val="24"/>
          <w:szCs w:val="24"/>
          <w:lang w:val="pt-BR"/>
        </w:rPr>
        <w:t>market</w:t>
      </w:r>
      <w:proofErr w:type="spellEnd"/>
      <w:r>
        <w:rPr>
          <w:rFonts w:eastAsia="Google Sans"/>
          <w:color w:val="1F1F1F"/>
          <w:sz w:val="24"/>
          <w:szCs w:val="24"/>
          <w:lang w:val="pt-BR"/>
        </w:rPr>
        <w:t xml:space="preserve"> (Growth).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(1993) interpretam o HML como um prêmio de "angústia financeira" (</w:t>
      </w:r>
      <w:proofErr w:type="spellStart"/>
      <w:r>
        <w:rPr>
          <w:rFonts w:eastAsia="Google Sans"/>
          <w:i/>
          <w:iCs/>
          <w:color w:val="1F1F1F"/>
          <w:sz w:val="24"/>
          <w:szCs w:val="24"/>
          <w:lang w:val="pt-BR"/>
        </w:rPr>
        <w:t>distress</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risk</w:t>
      </w:r>
      <w:proofErr w:type="spellEnd"/>
      <w:r>
        <w:rPr>
          <w:rFonts w:eastAsia="Google Sans"/>
          <w:color w:val="1F1F1F"/>
          <w:sz w:val="24"/>
          <w:szCs w:val="24"/>
          <w:lang w:val="pt-BR"/>
        </w:rPr>
        <w:t xml:space="preserve">). Empresas de Valor são frequentemente corporações cujos lucros estão deprimidos e que enfrentam incertezas sobre sua solvência futura. Em contrapartida, sob a ótica das Finanças Comportamentais, </w:t>
      </w:r>
      <w:proofErr w:type="spellStart"/>
      <w:r>
        <w:rPr>
          <w:rFonts w:eastAsia="Google Sans"/>
          <w:color w:val="1F1F1F"/>
          <w:sz w:val="24"/>
          <w:szCs w:val="24"/>
          <w:lang w:val="pt-BR"/>
        </w:rPr>
        <w:t>Lakonishok</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Shleifer</w:t>
      </w:r>
      <w:proofErr w:type="spellEnd"/>
      <w:r>
        <w:rPr>
          <w:rFonts w:eastAsia="Google Sans"/>
          <w:color w:val="1F1F1F"/>
          <w:sz w:val="24"/>
          <w:szCs w:val="24"/>
          <w:lang w:val="pt-BR"/>
        </w:rPr>
        <w:t xml:space="preserve"> e </w:t>
      </w:r>
      <w:proofErr w:type="spellStart"/>
      <w:r>
        <w:rPr>
          <w:rFonts w:eastAsia="Google Sans"/>
          <w:color w:val="1F1F1F"/>
          <w:sz w:val="24"/>
          <w:szCs w:val="24"/>
          <w:lang w:val="pt-BR"/>
        </w:rPr>
        <w:t>Vishny</w:t>
      </w:r>
      <w:proofErr w:type="spellEnd"/>
      <w:r>
        <w:rPr>
          <w:rFonts w:eastAsia="Google Sans"/>
          <w:color w:val="1F1F1F"/>
          <w:sz w:val="24"/>
          <w:szCs w:val="24"/>
          <w:lang w:val="pt-BR"/>
        </w:rPr>
        <w:t xml:space="preserve"> (1994) argumentam que o prêmio HML decorre de erros de extrapolação: os investidores superestimam o crescimento futuro das ações </w:t>
      </w:r>
      <w:r>
        <w:rPr>
          <w:rFonts w:eastAsia="Google Sans"/>
          <w:i/>
          <w:iCs/>
          <w:color w:val="1F1F1F"/>
          <w:sz w:val="24"/>
          <w:szCs w:val="24"/>
          <w:lang w:val="pt-BR"/>
        </w:rPr>
        <w:t>Growth</w:t>
      </w:r>
      <w:r>
        <w:rPr>
          <w:rFonts w:eastAsia="Google Sans"/>
          <w:color w:val="1F1F1F"/>
          <w:sz w:val="24"/>
          <w:szCs w:val="24"/>
          <w:lang w:val="pt-BR"/>
        </w:rPr>
        <w:t xml:space="preserve"> (glamour) e subestimam a capacidade de recuperação das ações </w:t>
      </w:r>
      <w:proofErr w:type="spellStart"/>
      <w:r>
        <w:rPr>
          <w:rFonts w:eastAsia="Google Sans"/>
          <w:i/>
          <w:iCs/>
          <w:color w:val="1F1F1F"/>
          <w:sz w:val="24"/>
          <w:szCs w:val="24"/>
          <w:lang w:val="pt-BR"/>
        </w:rPr>
        <w:t>Value</w:t>
      </w:r>
      <w:proofErr w:type="spellEnd"/>
      <w:r>
        <w:rPr>
          <w:rFonts w:eastAsia="Google Sans"/>
          <w:color w:val="1F1F1F"/>
          <w:sz w:val="24"/>
          <w:szCs w:val="24"/>
          <w:lang w:val="pt-BR"/>
        </w:rPr>
        <w:t xml:space="preserve">, </w:t>
      </w:r>
      <w:r>
        <w:rPr>
          <w:rFonts w:eastAsia="Google Sans"/>
          <w:color w:val="1F1F1F"/>
          <w:sz w:val="24"/>
          <w:szCs w:val="24"/>
        </w:rPr>
        <w:t>criando oportunidades de retorno superior quando a reversão à média ocorre (LAKONISHOK et al., 1994).</w:t>
      </w:r>
    </w:p>
    <w:p w14:paraId="2344FDB4"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F5D4C00" w14:textId="1D09FD3E"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A equação de regressão do modelo FF3 é formalizada por:</w:t>
      </w:r>
    </w:p>
    <w:p w14:paraId="6F64357B"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939607C" w14:textId="77777777" w:rsidR="00FE0050" w:rsidRPr="00FE0050" w:rsidRDefault="00FE0050" w:rsidP="00FE0050">
      <w:pPr>
        <w:pBdr>
          <w:top w:val="nil"/>
          <w:left w:val="nil"/>
          <w:bottom w:val="nil"/>
          <w:right w:val="nil"/>
          <w:between w:val="nil"/>
        </w:pBdr>
        <w:spacing w:line="360" w:lineRule="auto"/>
        <w:jc w:val="center"/>
        <w:rPr>
          <w:rFonts w:eastAsia="Google Sans"/>
          <w:color w:val="1F1F1F"/>
          <w:sz w:val="32"/>
          <w:szCs w:val="32"/>
          <w:lang w:val="pt-BR"/>
        </w:rPr>
      </w:pPr>
      <w:proofErr w:type="spellStart"/>
      <w:r>
        <w:rPr>
          <w:rFonts w:eastAsia="Google Sans"/>
          <w:color w:val="1F1F1F"/>
          <w:sz w:val="32"/>
          <w:szCs w:val="32"/>
          <w:lang w:val="pt-BR"/>
        </w:rPr>
        <w:t>R</w:t>
      </w:r>
      <w:r>
        <w:rPr>
          <w:rFonts w:eastAsia="Google Sans"/>
          <w:color w:val="1F1F1F"/>
          <w:sz w:val="32"/>
          <w:szCs w:val="32"/>
          <w:vertAlign w:val="subscript"/>
          <w:lang w:val="pt-BR"/>
        </w:rPr>
        <w:t>it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R</w:t>
      </w:r>
      <w:r>
        <w:rPr>
          <w:rFonts w:eastAsia="Google Sans"/>
          <w:color w:val="1F1F1F"/>
          <w:sz w:val="32"/>
          <w:szCs w:val="32"/>
          <w:vertAlign w:val="subscript"/>
          <w:lang w:val="pt-BR"/>
        </w:rPr>
        <w:t>ft</w:t>
      </w:r>
      <w:proofErr w:type="spellEnd"/>
      <w:r>
        <w:rPr>
          <w:rFonts w:eastAsia="Google Sans"/>
          <w:color w:val="1F1F1F"/>
          <w:sz w:val="32"/>
          <w:szCs w:val="32"/>
          <w:lang w:val="pt-BR"/>
        </w:rPr>
        <w:t xml:space="preserve"> = α</w:t>
      </w:r>
      <w:r>
        <w:rPr>
          <w:rFonts w:eastAsia="Google Sans"/>
          <w:color w:val="1F1F1F"/>
          <w:sz w:val="32"/>
          <w:szCs w:val="32"/>
          <w:vertAlign w:val="subscript"/>
          <w:lang w:val="pt-BR"/>
        </w:rPr>
        <w:t>i</w:t>
      </w:r>
      <w:r>
        <w:rPr>
          <w:rFonts w:eastAsia="Google Sans"/>
          <w:color w:val="1F1F1F"/>
          <w:sz w:val="32"/>
          <w:szCs w:val="32"/>
          <w:lang w:val="pt-BR"/>
        </w:rPr>
        <w:t xml:space="preserve"> + β</w:t>
      </w:r>
      <w:proofErr w:type="gramStart"/>
      <w:r>
        <w:rPr>
          <w:rFonts w:eastAsia="Google Sans"/>
          <w:color w:val="1F1F1F"/>
          <w:sz w:val="32"/>
          <w:szCs w:val="32"/>
          <w:vertAlign w:val="subscript"/>
          <w:lang w:val="pt-BR"/>
        </w:rPr>
        <w:t>i</w:t>
      </w:r>
      <w:r>
        <w:rPr>
          <w:rFonts w:eastAsia="Google Sans"/>
          <w:color w:val="1F1F1F"/>
          <w:sz w:val="32"/>
          <w:szCs w:val="32"/>
          <w:lang w:val="pt-BR"/>
        </w:rPr>
        <w:t>(</w:t>
      </w:r>
      <w:proofErr w:type="spellStart"/>
      <w:proofErr w:type="gramEnd"/>
      <w:r>
        <w:rPr>
          <w:rFonts w:eastAsia="Google Sans"/>
          <w:color w:val="1F1F1F"/>
          <w:sz w:val="32"/>
          <w:szCs w:val="32"/>
          <w:lang w:val="pt-BR"/>
        </w:rPr>
        <w:t>R</w:t>
      </w:r>
      <w:r>
        <w:rPr>
          <w:rFonts w:eastAsia="Google Sans"/>
          <w:color w:val="1F1F1F"/>
          <w:sz w:val="32"/>
          <w:szCs w:val="32"/>
          <w:vertAlign w:val="subscript"/>
          <w:lang w:val="pt-BR"/>
        </w:rPr>
        <w:t>Mt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R</w:t>
      </w:r>
      <w:r>
        <w:rPr>
          <w:rFonts w:eastAsia="Google Sans"/>
          <w:color w:val="1F1F1F"/>
          <w:sz w:val="32"/>
          <w:szCs w:val="32"/>
          <w:vertAlign w:val="subscript"/>
          <w:lang w:val="pt-BR"/>
        </w:rPr>
        <w:t>ft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s</w:t>
      </w:r>
      <w:r>
        <w:rPr>
          <w:rFonts w:eastAsia="Google Sans"/>
          <w:color w:val="1F1F1F"/>
          <w:sz w:val="32"/>
          <w:szCs w:val="32"/>
          <w:vertAlign w:val="subscript"/>
          <w:lang w:val="pt-BR"/>
        </w:rPr>
        <w:t>i</w:t>
      </w:r>
      <w:r>
        <w:rPr>
          <w:rFonts w:eastAsia="Google Sans"/>
          <w:color w:val="1F1F1F"/>
          <w:sz w:val="32"/>
          <w:szCs w:val="32"/>
          <w:lang w:val="pt-BR"/>
        </w:rPr>
        <w:t>SMB</w:t>
      </w:r>
      <w:r>
        <w:rPr>
          <w:rFonts w:eastAsia="Google Sans"/>
          <w:color w:val="1F1F1F"/>
          <w:sz w:val="32"/>
          <w:szCs w:val="32"/>
          <w:vertAlign w:val="subscript"/>
          <w:lang w:val="pt-BR"/>
        </w:rPr>
        <w:t>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h</w:t>
      </w:r>
      <w:r>
        <w:rPr>
          <w:rFonts w:eastAsia="Google Sans"/>
          <w:color w:val="1F1F1F"/>
          <w:sz w:val="32"/>
          <w:szCs w:val="32"/>
          <w:vertAlign w:val="subscript"/>
          <w:lang w:val="pt-BR"/>
        </w:rPr>
        <w:t>i</w:t>
      </w:r>
      <w:r>
        <w:rPr>
          <w:rFonts w:eastAsia="Google Sans"/>
          <w:color w:val="1F1F1F"/>
          <w:sz w:val="32"/>
          <w:szCs w:val="32"/>
          <w:lang w:val="pt-BR"/>
        </w:rPr>
        <w:t>HML</w:t>
      </w:r>
      <w:r>
        <w:rPr>
          <w:rFonts w:eastAsia="Google Sans"/>
          <w:color w:val="1F1F1F"/>
          <w:sz w:val="32"/>
          <w:szCs w:val="32"/>
          <w:vertAlign w:val="subscript"/>
          <w:lang w:val="pt-BR"/>
        </w:rPr>
        <w:t>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ε</w:t>
      </w:r>
      <w:r>
        <w:rPr>
          <w:rFonts w:eastAsia="Google Sans"/>
          <w:color w:val="1F1F1F"/>
          <w:sz w:val="32"/>
          <w:szCs w:val="32"/>
          <w:vertAlign w:val="subscript"/>
          <w:lang w:val="pt-BR"/>
        </w:rPr>
        <w:t>it</w:t>
      </w:r>
      <w:proofErr w:type="spellEnd"/>
    </w:p>
    <w:p w14:paraId="43D040BF"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02530089" w14:textId="77777777" w:rsidR="00FE0050" w:rsidRPr="00F52827" w:rsidRDefault="00FE0050" w:rsidP="00FE0050">
      <w:pPr>
        <w:rPr>
          <w:rFonts w:eastAsia="Google Sans"/>
          <w:color w:val="1F1F1F"/>
          <w:sz w:val="24"/>
          <w:szCs w:val="24"/>
        </w:rPr>
      </w:pPr>
    </w:p>
    <w:p w14:paraId="45482F08" w14:textId="72264706" w:rsidR="00FE0050" w:rsidRPr="00FE0050" w:rsidRDefault="00FE0050" w:rsidP="00FE0050">
      <w:pPr>
        <w:pStyle w:val="Ttulo3"/>
        <w:numPr>
          <w:ilvl w:val="2"/>
          <w:numId w:val="1"/>
        </w:numPr>
        <w:rPr>
          <w:rFonts w:eastAsia="Google Sans"/>
          <w:b w:val="0"/>
          <w:bCs w:val="0"/>
          <w:color w:val="1F1F1F"/>
          <w:sz w:val="22"/>
          <w:szCs w:val="22"/>
        </w:rPr>
      </w:pPr>
      <w:bookmarkStart w:id="42" w:name="_Toc231998766"/>
      <w:r>
        <w:rPr>
          <w:rFonts w:eastAsia="Google Sans"/>
          <w:b w:val="0"/>
          <w:bCs w:val="0"/>
          <w:color w:val="1F1F1F"/>
          <w:lang w:val="pt-BR"/>
        </w:rPr>
        <w:t>A Maturação do Modelo: Cinco Fatores (FF5) e a Qualidade</w:t>
      </w:r>
      <w:bookmarkEnd w:id="42"/>
    </w:p>
    <w:p w14:paraId="7D4126A3"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9F6EAD7" w14:textId="0E7C7854"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evolução teórica não estagnou no FF3.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(2015) observaram que o modelo de três fatores falhava em explicar retornos anormais associados à qualidade dos lucros e ao comportamento de investimento corporativo. Derivando diretamente do Modelo de Desconto de Dividendos (DDM), eles demonstraram que, mantendo o valor de mercado fixo, uma empresa com maior lucratividade futura ou menor necessidade de reinvestimento deve oferecer um retorno esperado maior (Fama;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2015). Isso </w:t>
      </w:r>
      <w:r>
        <w:rPr>
          <w:rFonts w:eastAsia="Google Sans"/>
          <w:color w:val="1F1F1F"/>
          <w:sz w:val="24"/>
          <w:szCs w:val="24"/>
          <w:lang w:val="pt-BR"/>
        </w:rPr>
        <w:lastRenderedPageBreak/>
        <w:t>levou à inclusão de dois novos fatores, criando o Modelo de Cinco Fatores (FF5):</w:t>
      </w:r>
    </w:p>
    <w:p w14:paraId="109C3704" w14:textId="7819494F"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RMW (</w:t>
      </w:r>
      <w:proofErr w:type="spellStart"/>
      <w:r>
        <w:rPr>
          <w:rFonts w:eastAsia="Google Sans"/>
          <w:b/>
          <w:bCs/>
          <w:i/>
          <w:iCs/>
          <w:color w:val="1F1F1F"/>
          <w:sz w:val="24"/>
          <w:szCs w:val="24"/>
          <w:lang w:val="pt-BR"/>
        </w:rPr>
        <w:t>Robust</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Weak</w:t>
      </w:r>
      <w:proofErr w:type="spellEnd"/>
      <w:r>
        <w:rPr>
          <w:rFonts w:eastAsia="Google Sans"/>
          <w:b/>
          <w:bCs/>
          <w:color w:val="1F1F1F"/>
          <w:sz w:val="24"/>
          <w:szCs w:val="24"/>
          <w:lang w:val="pt-BR"/>
        </w:rPr>
        <w:t>):</w:t>
      </w:r>
      <w:r>
        <w:rPr>
          <w:rFonts w:eastAsia="Google Sans"/>
          <w:color w:val="1F1F1F"/>
          <w:sz w:val="24"/>
          <w:szCs w:val="24"/>
          <w:lang w:val="pt-BR"/>
        </w:rPr>
        <w:t xml:space="preserve"> O fator de Lucratividade. Representa o diferencial de retorno entre empresas com alta lucratividade operacional (</w:t>
      </w:r>
      <w:proofErr w:type="spellStart"/>
      <w:r>
        <w:rPr>
          <w:rFonts w:eastAsia="Google Sans"/>
          <w:i/>
          <w:iCs/>
          <w:color w:val="1F1F1F"/>
          <w:sz w:val="24"/>
          <w:szCs w:val="24"/>
          <w:lang w:val="pt-BR"/>
        </w:rPr>
        <w:t>Robust</w:t>
      </w:r>
      <w:proofErr w:type="spellEnd"/>
      <w:r>
        <w:rPr>
          <w:rFonts w:eastAsia="Google Sans"/>
          <w:color w:val="1F1F1F"/>
          <w:sz w:val="24"/>
          <w:szCs w:val="24"/>
          <w:lang w:val="pt-BR"/>
        </w:rPr>
        <w:t>) e baixa lucratividade (</w:t>
      </w:r>
      <w:proofErr w:type="spellStart"/>
      <w:r>
        <w:rPr>
          <w:rFonts w:eastAsia="Google Sans"/>
          <w:i/>
          <w:iCs/>
          <w:color w:val="1F1F1F"/>
          <w:sz w:val="24"/>
          <w:szCs w:val="24"/>
          <w:lang w:val="pt-BR"/>
        </w:rPr>
        <w:t>Weak</w:t>
      </w:r>
      <w:proofErr w:type="spellEnd"/>
      <w:r>
        <w:rPr>
          <w:rFonts w:eastAsia="Google Sans"/>
          <w:color w:val="1F1F1F"/>
          <w:sz w:val="24"/>
          <w:szCs w:val="24"/>
          <w:lang w:val="pt-BR"/>
        </w:rPr>
        <w:t xml:space="preserve">). A lógica econômica é direta: empresas mais lucrativas são menos propensas a dificuldades financeiras e tendem a ser mais resilientes em crises (fenômeno </w:t>
      </w:r>
      <w:proofErr w:type="spellStart"/>
      <w:r>
        <w:rPr>
          <w:rFonts w:eastAsia="Google Sans"/>
          <w:i/>
          <w:iCs/>
          <w:color w:val="1F1F1F"/>
          <w:sz w:val="24"/>
          <w:szCs w:val="24"/>
          <w:lang w:val="pt-BR"/>
        </w:rPr>
        <w:t>Flight</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to</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Quality</w:t>
      </w:r>
      <w:proofErr w:type="spellEnd"/>
      <w:r>
        <w:rPr>
          <w:rFonts w:eastAsia="Google Sans"/>
          <w:color w:val="1F1F1F"/>
          <w:sz w:val="24"/>
          <w:szCs w:val="24"/>
          <w:lang w:val="pt-BR"/>
        </w:rPr>
        <w:t xml:space="preserve">). Curiosamente, o fator RMW frequentemente </w:t>
      </w:r>
      <w:proofErr w:type="spellStart"/>
      <w:r>
        <w:rPr>
          <w:rFonts w:eastAsia="Google Sans"/>
          <w:color w:val="1F1F1F"/>
          <w:sz w:val="24"/>
          <w:szCs w:val="24"/>
          <w:lang w:val="pt-BR"/>
        </w:rPr>
        <w:t>subsume</w:t>
      </w:r>
      <w:proofErr w:type="spellEnd"/>
      <w:r>
        <w:rPr>
          <w:rFonts w:eastAsia="Google Sans"/>
          <w:color w:val="1F1F1F"/>
          <w:sz w:val="24"/>
          <w:szCs w:val="24"/>
          <w:lang w:val="pt-BR"/>
        </w:rPr>
        <w:t xml:space="preserve"> parte do poder explicativo do fator Valor (HML), pois muitas empresas de "Valor" são apenas empresas baratas com baixa lucratividade (armadilhas de valor), enquanto o verdadeiro prêmio reside naquelas que são baratas </w:t>
      </w:r>
      <w:r>
        <w:rPr>
          <w:rFonts w:eastAsia="Google Sans"/>
          <w:i/>
          <w:iCs/>
          <w:color w:val="1F1F1F"/>
          <w:sz w:val="24"/>
          <w:szCs w:val="24"/>
          <w:lang w:val="pt-BR"/>
        </w:rPr>
        <w:t>apesar</w:t>
      </w:r>
      <w:r>
        <w:rPr>
          <w:rFonts w:eastAsia="Google Sans"/>
          <w:color w:val="1F1F1F"/>
          <w:sz w:val="24"/>
          <w:szCs w:val="24"/>
          <w:lang w:val="pt-BR"/>
        </w:rPr>
        <w:t xml:space="preserve"> de serem lucrativas (Fama; </w:t>
      </w:r>
      <w:proofErr w:type="spellStart"/>
      <w:r>
        <w:rPr>
          <w:rFonts w:eastAsia="Google Sans"/>
          <w:color w:val="1F1F1F"/>
          <w:sz w:val="24"/>
          <w:szCs w:val="24"/>
          <w:lang w:val="pt-BR"/>
        </w:rPr>
        <w:t>French</w:t>
      </w:r>
      <w:proofErr w:type="spellEnd"/>
      <w:r>
        <w:rPr>
          <w:rFonts w:eastAsia="Google Sans"/>
          <w:color w:val="1F1F1F"/>
          <w:sz w:val="24"/>
          <w:szCs w:val="24"/>
          <w:lang w:val="pt-BR"/>
        </w:rPr>
        <w:t>, 2015).</w:t>
      </w:r>
    </w:p>
    <w:p w14:paraId="53F74023" w14:textId="6F4E0FAE"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CMA (</w:t>
      </w:r>
      <w:proofErr w:type="spellStart"/>
      <w:r>
        <w:rPr>
          <w:rFonts w:eastAsia="Google Sans"/>
          <w:b/>
          <w:bCs/>
          <w:i/>
          <w:iCs/>
          <w:color w:val="1F1F1F"/>
          <w:sz w:val="24"/>
          <w:szCs w:val="24"/>
          <w:lang w:val="pt-BR"/>
        </w:rPr>
        <w:t>Conservative</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Aggressive</w:t>
      </w:r>
      <w:proofErr w:type="spellEnd"/>
      <w:r>
        <w:rPr>
          <w:rFonts w:eastAsia="Google Sans"/>
          <w:b/>
          <w:bCs/>
          <w:color w:val="1F1F1F"/>
          <w:sz w:val="24"/>
          <w:szCs w:val="24"/>
          <w:lang w:val="pt-BR"/>
        </w:rPr>
        <w:t>):</w:t>
      </w:r>
      <w:r>
        <w:rPr>
          <w:rFonts w:eastAsia="Google Sans"/>
          <w:color w:val="1F1F1F"/>
          <w:sz w:val="24"/>
          <w:szCs w:val="24"/>
          <w:lang w:val="pt-BR"/>
        </w:rPr>
        <w:t xml:space="preserve"> O fator de Investimento. Representa o diferencial entre empresas que investem de forma conservadora (baixo crescimento de ativos) e aquelas que investem agressivamente. A teoria financeira corporativa e as Finanças Comportamentais convergem aqui: empresas que investem agressivamente ("construção de impérios" por CEOs excessivamente confiantes) tendem a ter retornos marginais decrescentes sobre o capital investido. O mercado penaliza esse </w:t>
      </w:r>
      <w:proofErr w:type="spellStart"/>
      <w:r>
        <w:rPr>
          <w:rFonts w:eastAsia="Google Sans"/>
          <w:i/>
          <w:iCs/>
          <w:color w:val="1F1F1F"/>
          <w:sz w:val="24"/>
          <w:szCs w:val="24"/>
          <w:lang w:val="pt-BR"/>
        </w:rPr>
        <w:t>overinvestment</w:t>
      </w:r>
      <w:proofErr w:type="spellEnd"/>
      <w:r>
        <w:rPr>
          <w:rFonts w:eastAsia="Google Sans"/>
          <w:color w:val="1F1F1F"/>
          <w:sz w:val="24"/>
          <w:szCs w:val="24"/>
          <w:lang w:val="pt-BR"/>
        </w:rPr>
        <w:t xml:space="preserve"> com retornos menores. O prêmio CMA remunera a disciplina de capital (Fama; </w:t>
      </w:r>
      <w:proofErr w:type="spellStart"/>
      <w:r>
        <w:rPr>
          <w:rFonts w:eastAsia="Google Sans"/>
          <w:color w:val="1F1F1F"/>
          <w:sz w:val="24"/>
          <w:szCs w:val="24"/>
          <w:lang w:val="pt-BR"/>
        </w:rPr>
        <w:t>French</w:t>
      </w:r>
      <w:proofErr w:type="spellEnd"/>
      <w:r>
        <w:rPr>
          <w:rFonts w:eastAsia="Google Sans"/>
          <w:color w:val="1F1F1F"/>
          <w:sz w:val="24"/>
          <w:szCs w:val="24"/>
          <w:lang w:val="pt-BR"/>
        </w:rPr>
        <w:t>, 2015).</w:t>
      </w:r>
    </w:p>
    <w:p w14:paraId="73B9AE71"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4F645495" w14:textId="22C8282B"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A equação expandida do modelo FF5 é estruturada como:</w:t>
      </w:r>
    </w:p>
    <w:p w14:paraId="590A0F17"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570DB81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8"/>
          <w:szCs w:val="28"/>
          <w:lang w:val="pt-BR"/>
        </w:rPr>
      </w:pPr>
      <w:proofErr w:type="spellStart"/>
      <w:r>
        <w:rPr>
          <w:rFonts w:eastAsia="Google Sans"/>
          <w:color w:val="1F1F1F"/>
          <w:sz w:val="28"/>
          <w:szCs w:val="28"/>
          <w:lang w:val="pt-BR"/>
        </w:rPr>
        <w:t>R</w:t>
      </w:r>
      <w:r>
        <w:rPr>
          <w:rFonts w:eastAsia="Google Sans"/>
          <w:color w:val="1F1F1F"/>
          <w:sz w:val="28"/>
          <w:szCs w:val="28"/>
          <w:vertAlign w:val="subscript"/>
          <w:lang w:val="pt-BR"/>
        </w:rPr>
        <w:t>it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R</w:t>
      </w:r>
      <w:r>
        <w:rPr>
          <w:rFonts w:eastAsia="Google Sans"/>
          <w:color w:val="1F1F1F"/>
          <w:sz w:val="28"/>
          <w:szCs w:val="28"/>
          <w:vertAlign w:val="subscript"/>
          <w:lang w:val="pt-BR"/>
        </w:rPr>
        <w:t>ft</w:t>
      </w:r>
      <w:proofErr w:type="spellEnd"/>
      <w:r>
        <w:rPr>
          <w:rFonts w:eastAsia="Google Sans"/>
          <w:color w:val="1F1F1F"/>
          <w:sz w:val="28"/>
          <w:szCs w:val="28"/>
          <w:lang w:val="pt-BR"/>
        </w:rPr>
        <w:t xml:space="preserve"> = α</w:t>
      </w:r>
      <w:r>
        <w:rPr>
          <w:rFonts w:eastAsia="Google Sans"/>
          <w:color w:val="1F1F1F"/>
          <w:sz w:val="28"/>
          <w:szCs w:val="28"/>
          <w:vertAlign w:val="subscript"/>
          <w:lang w:val="pt-BR"/>
        </w:rPr>
        <w:t>i</w:t>
      </w:r>
      <w:r>
        <w:rPr>
          <w:rFonts w:eastAsia="Google Sans"/>
          <w:color w:val="1F1F1F"/>
          <w:sz w:val="28"/>
          <w:szCs w:val="28"/>
          <w:lang w:val="pt-BR"/>
        </w:rPr>
        <w:t xml:space="preserve"> + β</w:t>
      </w:r>
      <w:proofErr w:type="gramStart"/>
      <w:r>
        <w:rPr>
          <w:rFonts w:eastAsia="Google Sans"/>
          <w:color w:val="1F1F1F"/>
          <w:sz w:val="28"/>
          <w:szCs w:val="28"/>
          <w:vertAlign w:val="subscript"/>
          <w:lang w:val="pt-BR"/>
        </w:rPr>
        <w:t>i</w:t>
      </w:r>
      <w:r>
        <w:rPr>
          <w:rFonts w:eastAsia="Google Sans"/>
          <w:color w:val="1F1F1F"/>
          <w:sz w:val="28"/>
          <w:szCs w:val="28"/>
          <w:lang w:val="pt-BR"/>
        </w:rPr>
        <w:t>(</w:t>
      </w:r>
      <w:proofErr w:type="spellStart"/>
      <w:proofErr w:type="gramEnd"/>
      <w:r>
        <w:rPr>
          <w:rFonts w:eastAsia="Google Sans"/>
          <w:color w:val="1F1F1F"/>
          <w:sz w:val="28"/>
          <w:szCs w:val="28"/>
          <w:lang w:val="pt-BR"/>
        </w:rPr>
        <w:t>R</w:t>
      </w:r>
      <w:r>
        <w:rPr>
          <w:rFonts w:eastAsia="Google Sans"/>
          <w:color w:val="1F1F1F"/>
          <w:sz w:val="28"/>
          <w:szCs w:val="28"/>
          <w:vertAlign w:val="subscript"/>
          <w:lang w:val="pt-BR"/>
        </w:rPr>
        <w:t>Mt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R</w:t>
      </w:r>
      <w:r>
        <w:rPr>
          <w:rFonts w:eastAsia="Google Sans"/>
          <w:color w:val="1F1F1F"/>
          <w:sz w:val="28"/>
          <w:szCs w:val="28"/>
          <w:vertAlign w:val="subscript"/>
          <w:lang w:val="pt-BR"/>
        </w:rPr>
        <w:t>ft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s</w:t>
      </w:r>
      <w:r>
        <w:rPr>
          <w:rFonts w:eastAsia="Google Sans"/>
          <w:color w:val="1F1F1F"/>
          <w:sz w:val="28"/>
          <w:szCs w:val="28"/>
          <w:vertAlign w:val="subscript"/>
          <w:lang w:val="pt-BR"/>
        </w:rPr>
        <w:t>i</w:t>
      </w:r>
      <w:r>
        <w:rPr>
          <w:rFonts w:eastAsia="Google Sans"/>
          <w:color w:val="1F1F1F"/>
          <w:sz w:val="28"/>
          <w:szCs w:val="28"/>
          <w:lang w:val="pt-BR"/>
        </w:rPr>
        <w:t>SMB</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h</w:t>
      </w:r>
      <w:r>
        <w:rPr>
          <w:rFonts w:eastAsia="Google Sans"/>
          <w:color w:val="1F1F1F"/>
          <w:sz w:val="28"/>
          <w:szCs w:val="28"/>
          <w:vertAlign w:val="subscript"/>
          <w:lang w:val="pt-BR"/>
        </w:rPr>
        <w:t>i</w:t>
      </w:r>
      <w:r>
        <w:rPr>
          <w:rFonts w:eastAsia="Google Sans"/>
          <w:color w:val="1F1F1F"/>
          <w:sz w:val="28"/>
          <w:szCs w:val="28"/>
          <w:lang w:val="pt-BR"/>
        </w:rPr>
        <w:t>HML</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r</w:t>
      </w:r>
      <w:r>
        <w:rPr>
          <w:rFonts w:eastAsia="Google Sans"/>
          <w:color w:val="1F1F1F"/>
          <w:sz w:val="28"/>
          <w:szCs w:val="28"/>
          <w:vertAlign w:val="subscript"/>
          <w:lang w:val="pt-BR"/>
        </w:rPr>
        <w:t>i</w:t>
      </w:r>
      <w:r>
        <w:rPr>
          <w:rFonts w:eastAsia="Google Sans"/>
          <w:color w:val="1F1F1F"/>
          <w:sz w:val="28"/>
          <w:szCs w:val="28"/>
          <w:lang w:val="pt-BR"/>
        </w:rPr>
        <w:t>RMW</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c</w:t>
      </w:r>
      <w:r>
        <w:rPr>
          <w:rFonts w:eastAsia="Google Sans"/>
          <w:color w:val="1F1F1F"/>
          <w:sz w:val="28"/>
          <w:szCs w:val="28"/>
          <w:vertAlign w:val="subscript"/>
          <w:lang w:val="pt-BR"/>
        </w:rPr>
        <w:t>i</w:t>
      </w:r>
      <w:r>
        <w:rPr>
          <w:rFonts w:eastAsia="Google Sans"/>
          <w:color w:val="1F1F1F"/>
          <w:sz w:val="28"/>
          <w:szCs w:val="28"/>
          <w:lang w:val="pt-BR"/>
        </w:rPr>
        <w:t>CMA</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ε</w:t>
      </w:r>
      <w:r>
        <w:rPr>
          <w:rFonts w:eastAsia="Google Sans"/>
          <w:color w:val="1F1F1F"/>
          <w:sz w:val="28"/>
          <w:szCs w:val="28"/>
          <w:vertAlign w:val="subscript"/>
          <w:lang w:val="pt-BR"/>
        </w:rPr>
        <w:t>it</w:t>
      </w:r>
      <w:proofErr w:type="spellEnd"/>
    </w:p>
    <w:p w14:paraId="62D06C5E"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31550F2C" w14:textId="77777777" w:rsidR="00FE0050" w:rsidRPr="00F52827" w:rsidRDefault="00FE0050" w:rsidP="00FE0050">
      <w:pPr>
        <w:rPr>
          <w:rFonts w:eastAsia="Google Sans"/>
          <w:color w:val="1F1F1F"/>
          <w:sz w:val="24"/>
          <w:szCs w:val="24"/>
        </w:rPr>
      </w:pPr>
    </w:p>
    <w:p w14:paraId="2733D684" w14:textId="2F3068FA" w:rsidR="00FE0050" w:rsidRPr="00FE0050" w:rsidRDefault="00FE0050" w:rsidP="00FE0050">
      <w:pPr>
        <w:pStyle w:val="Ttulo3"/>
        <w:numPr>
          <w:ilvl w:val="2"/>
          <w:numId w:val="1"/>
        </w:numPr>
        <w:rPr>
          <w:rFonts w:eastAsia="Google Sans"/>
          <w:b w:val="0"/>
          <w:bCs w:val="0"/>
          <w:color w:val="1F1F1F"/>
          <w:sz w:val="22"/>
          <w:szCs w:val="22"/>
        </w:rPr>
      </w:pPr>
      <w:bookmarkStart w:id="43" w:name="_Toc231998767"/>
      <w:r>
        <w:rPr>
          <w:rFonts w:eastAsia="Google Sans"/>
          <w:b w:val="0"/>
          <w:bCs w:val="0"/>
          <w:color w:val="1F1F1F"/>
          <w:lang w:val="pt-BR"/>
        </w:rPr>
        <w:t>O Sexto Elemento: Momentum (WML) e a Persistência da Irracionalidade</w:t>
      </w:r>
      <w:bookmarkEnd w:id="43"/>
      <w:r>
        <w:rPr>
          <w:rFonts w:eastAsia="Google Sans"/>
          <w:b w:val="0"/>
          <w:bCs w:val="0"/>
          <w:color w:val="1F1F1F"/>
          <w:lang w:val="pt-BR"/>
        </w:rPr>
        <w:t xml:space="preserve"> </w:t>
      </w:r>
    </w:p>
    <w:p w14:paraId="0062B1B8"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445CFE29" w14:textId="4BEBFD6B"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E8F4BA1" w14:textId="3FE16CF2"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Embora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tenham inicialmente resistido à inclusão do fator Momentum (WML — </w:t>
      </w:r>
      <w:proofErr w:type="spellStart"/>
      <w:r>
        <w:rPr>
          <w:rFonts w:eastAsia="Google Sans"/>
          <w:i/>
          <w:iCs/>
          <w:color w:val="1F1F1F"/>
          <w:sz w:val="24"/>
          <w:szCs w:val="24"/>
          <w:lang w:val="pt-BR"/>
        </w:rPr>
        <w:t>Winners</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Minus</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Losers</w:t>
      </w:r>
      <w:proofErr w:type="spellEnd"/>
      <w:r>
        <w:rPr>
          <w:rFonts w:eastAsia="Google Sans"/>
          <w:color w:val="1F1F1F"/>
          <w:sz w:val="24"/>
          <w:szCs w:val="24"/>
          <w:lang w:val="pt-BR"/>
        </w:rPr>
        <w:t>), argumentando que ele carecia de base teórica em risco fundamental, a evidência empírica de sua persistência tornou-se irrefutável. O Momentum, caracterizado pela tendência de ativos que performaram bem no passado recente (3 a 12 meses) continuarem a performar bem, representa o desafio mais direto à Hipótese de Mercados Eficientes (</w:t>
      </w:r>
      <w:proofErr w:type="spellStart"/>
      <w:r>
        <w:rPr>
          <w:rFonts w:eastAsia="Google Sans"/>
          <w:color w:val="1F1F1F"/>
          <w:sz w:val="24"/>
          <w:szCs w:val="24"/>
          <w:lang w:val="pt-BR"/>
        </w:rPr>
        <w:t>Jegadeesh</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Titman</w:t>
      </w:r>
      <w:proofErr w:type="spellEnd"/>
      <w:r>
        <w:rPr>
          <w:rFonts w:eastAsia="Google Sans"/>
          <w:color w:val="1F1F1F"/>
          <w:sz w:val="24"/>
          <w:szCs w:val="24"/>
          <w:lang w:val="pt-BR"/>
        </w:rPr>
        <w:t>, 1993).</w:t>
      </w:r>
    </w:p>
    <w:p w14:paraId="1A552613" w14:textId="3A8171B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lastRenderedPageBreak/>
        <w:t>Sua explicação é predominantemente comportamental: resulta de uma combinação de reação inicial insuficiente (</w:t>
      </w:r>
      <w:proofErr w:type="spellStart"/>
      <w:r>
        <w:rPr>
          <w:rFonts w:eastAsia="Google Sans"/>
          <w:i/>
          <w:iCs/>
          <w:color w:val="1F1F1F"/>
          <w:sz w:val="24"/>
          <w:szCs w:val="24"/>
          <w:lang w:val="pt-BR"/>
        </w:rPr>
        <w:t>underreaction</w:t>
      </w:r>
      <w:proofErr w:type="spellEnd"/>
      <w:r>
        <w:rPr>
          <w:rFonts w:eastAsia="Google Sans"/>
          <w:color w:val="1F1F1F"/>
          <w:sz w:val="24"/>
          <w:szCs w:val="24"/>
          <w:lang w:val="pt-BR"/>
        </w:rPr>
        <w:t>) a novas informações positivas (devido aos vieses de conservadorismo e ancoragem), seguida por uma reação exagerada (</w:t>
      </w:r>
      <w:proofErr w:type="spellStart"/>
      <w:r>
        <w:rPr>
          <w:rFonts w:eastAsia="Google Sans"/>
          <w:i/>
          <w:iCs/>
          <w:color w:val="1F1F1F"/>
          <w:sz w:val="24"/>
          <w:szCs w:val="24"/>
          <w:lang w:val="pt-BR"/>
        </w:rPr>
        <w:t>overreaction</w:t>
      </w:r>
      <w:proofErr w:type="spellEnd"/>
      <w:r>
        <w:rPr>
          <w:rFonts w:eastAsia="Google Sans"/>
          <w:color w:val="1F1F1F"/>
          <w:sz w:val="24"/>
          <w:szCs w:val="24"/>
          <w:lang w:val="pt-BR"/>
        </w:rPr>
        <w:t>) tardia (decorrente do comportamento de manada e do medo de ficar de fora, ou FOMO). Embora não faça parte do FF5 canônico, o Momentum é frequentemente adicionado em modelos práticos (FF6) devido à sua correlação negativa com o fator Valor, oferecendo benefícios significativos de diversificação (</w:t>
      </w:r>
      <w:proofErr w:type="spellStart"/>
      <w:r>
        <w:rPr>
          <w:rFonts w:eastAsia="Google Sans"/>
          <w:color w:val="1F1F1F"/>
          <w:sz w:val="24"/>
          <w:szCs w:val="24"/>
          <w:lang w:val="pt-BR"/>
        </w:rPr>
        <w:t>Jegadeesh</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Titman</w:t>
      </w:r>
      <w:proofErr w:type="spellEnd"/>
      <w:r>
        <w:rPr>
          <w:rFonts w:eastAsia="Google Sans"/>
          <w:color w:val="1F1F1F"/>
          <w:sz w:val="24"/>
          <w:szCs w:val="24"/>
          <w:lang w:val="pt-BR"/>
        </w:rPr>
        <w:t>, 1993).</w:t>
      </w:r>
    </w:p>
    <w:p w14:paraId="4FA25E6C" w14:textId="653D64DC"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F020397" w14:textId="66826D62" w:rsidR="00FE0050" w:rsidRPr="00FE0050" w:rsidRDefault="00FE0050" w:rsidP="00FE0050">
      <w:pPr>
        <w:pStyle w:val="Legenda"/>
        <w:keepNext/>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Tabela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Tabela \* ARABIC </w:instrText>
      </w:r>
      <w:r>
        <w:rPr>
          <w:rFonts w:ascii="Times New Roman" w:hAnsi="Times New Roman" w:cs="Times New Roman"/>
          <w:color w:val="auto"/>
          <w:sz w:val="24"/>
          <w:szCs w:val="24"/>
        </w:rPr>
        <w:fldChar w:fldCharType="separate"/>
      </w:r>
      <w:r w:rsidR="00C83134">
        <w:rPr>
          <w:rFonts w:ascii="Times New Roman" w:hAnsi="Times New Roman" w:cs="Times New Roman"/>
          <w:noProof/>
          <w:color w:val="auto"/>
          <w:sz w:val="24"/>
          <w:szCs w:val="24"/>
        </w:rPr>
        <w:t>2</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Taxonomia dos fatores de risco e suas fundamentações</w:t>
      </w:r>
    </w:p>
    <w:tbl>
      <w:tblPr>
        <w:tblW w:w="0" w:type="auto"/>
        <w:tblCellMar>
          <w:top w:w="15" w:type="dxa"/>
          <w:left w:w="15" w:type="dxa"/>
          <w:bottom w:w="15" w:type="dxa"/>
          <w:right w:w="15" w:type="dxa"/>
        </w:tblCellMar>
        <w:tblLook w:val="04A0" w:firstRow="1" w:lastRow="0" w:firstColumn="1" w:lastColumn="0" w:noHBand="0" w:noVBand="1"/>
      </w:tblPr>
      <w:tblGrid>
        <w:gridCol w:w="1839"/>
        <w:gridCol w:w="1694"/>
        <w:gridCol w:w="2367"/>
        <w:gridCol w:w="2588"/>
      </w:tblGrid>
      <w:tr w:rsidR="00FE0050" w:rsidRPr="00FE0050" w14:paraId="12E51402"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230D45EE"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Fator</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4F40762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Definição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700B27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Fundamentação de Risco (Racional)</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0CA8CD0"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Fundamentação Comportamental (Irracional)</w:t>
            </w:r>
          </w:p>
          <w:p w14:paraId="2588F9D5"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color w:val="1F1F1F"/>
                <w:sz w:val="24"/>
                <w:szCs w:val="24"/>
                <w:lang w:val="pt-BR"/>
              </w:rPr>
              <w:t> </w:t>
            </w:r>
          </w:p>
        </w:tc>
      </w:tr>
      <w:tr w:rsidR="00FE0050" w:rsidRPr="00FE0050" w14:paraId="2EF11A75"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93D49F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Mercado (MKT)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F4BA69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β × ERP</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443575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Compensação pelo risco sistemático da economia.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67B301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w:t>
            </w:r>
          </w:p>
        </w:tc>
      </w:tr>
      <w:tr w:rsidR="00FE0050" w:rsidRPr="00FE0050" w14:paraId="6D3619A2"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290B92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Tamanho (SMB)</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B94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Small</w:t>
            </w:r>
            <w:proofErr w:type="spellEnd"/>
            <w:r>
              <w:rPr>
                <w:rFonts w:eastAsia="Google Sans"/>
                <w:color w:val="1F1F1F"/>
                <w:sz w:val="24"/>
                <w:szCs w:val="24"/>
                <w:lang w:val="pt-BR"/>
              </w:rPr>
              <w:t xml:space="preserve"> - Big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E2017B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iliquidez e vulnerabilidade a choques de crédito.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03B47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Preferência por ações "loteria" (</w:t>
            </w:r>
            <w:proofErr w:type="spellStart"/>
            <w:r>
              <w:rPr>
                <w:rFonts w:eastAsia="Google Sans"/>
                <w:color w:val="1F1F1F"/>
                <w:sz w:val="24"/>
                <w:szCs w:val="24"/>
                <w:lang w:val="pt-BR"/>
              </w:rPr>
              <w:t>skewness</w:t>
            </w:r>
            <w:proofErr w:type="spellEnd"/>
            <w:r>
              <w:rPr>
                <w:rFonts w:eastAsia="Google Sans"/>
                <w:color w:val="1F1F1F"/>
                <w:sz w:val="24"/>
                <w:szCs w:val="24"/>
                <w:lang w:val="pt-BR"/>
              </w:rPr>
              <w:t xml:space="preserve"> positiva) em </w:t>
            </w:r>
            <w:proofErr w:type="spellStart"/>
            <w:r>
              <w:rPr>
                <w:rFonts w:eastAsia="Google Sans"/>
                <w:color w:val="1F1F1F"/>
                <w:sz w:val="24"/>
                <w:szCs w:val="24"/>
                <w:lang w:val="pt-BR"/>
              </w:rPr>
              <w:t>Small</w:t>
            </w:r>
            <w:proofErr w:type="spellEnd"/>
            <w:r>
              <w:rPr>
                <w:rFonts w:eastAsia="Google Sans"/>
                <w:color w:val="1F1F1F"/>
                <w:sz w:val="24"/>
                <w:szCs w:val="24"/>
                <w:lang w:val="pt-BR"/>
              </w:rPr>
              <w:t xml:space="preserve"> Caps.</w:t>
            </w:r>
          </w:p>
        </w:tc>
      </w:tr>
      <w:tr w:rsidR="00FE0050" w:rsidRPr="00FE0050" w14:paraId="207C263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825B61"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Valor (HML)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6F8781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 xml:space="preserve">High - </w:t>
            </w:r>
            <w:proofErr w:type="spellStart"/>
            <w:r>
              <w:rPr>
                <w:rFonts w:eastAsia="Google Sans"/>
                <w:color w:val="1F1F1F"/>
                <w:sz w:val="24"/>
                <w:szCs w:val="24"/>
                <w:lang w:val="pt-BR"/>
              </w:rPr>
              <w:t>Low</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523309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falência (</w:t>
            </w:r>
            <w:proofErr w:type="spellStart"/>
            <w:r>
              <w:rPr>
                <w:rFonts w:eastAsia="Google Sans"/>
                <w:color w:val="1F1F1F"/>
                <w:sz w:val="24"/>
                <w:szCs w:val="24"/>
                <w:lang w:val="pt-BR"/>
              </w:rPr>
              <w:t>distress</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risk</w:t>
            </w:r>
            <w:proofErr w:type="spellEnd"/>
            <w:r>
              <w:rPr>
                <w:rFonts w:eastAsia="Google Sans"/>
                <w:color w:val="1F1F1F"/>
                <w:sz w:val="24"/>
                <w:szCs w:val="24"/>
                <w:lang w:val="pt-BR"/>
              </w:rPr>
              <w:t>) e alavancagem operacional.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20BF9D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Overreaction</w:t>
            </w:r>
            <w:proofErr w:type="spellEnd"/>
            <w:r>
              <w:rPr>
                <w:rFonts w:eastAsia="Google Sans"/>
                <w:color w:val="1F1F1F"/>
                <w:sz w:val="24"/>
                <w:szCs w:val="24"/>
                <w:lang w:val="pt-BR"/>
              </w:rPr>
              <w:t xml:space="preserve"> a más notícias passadas; viés de representatividade.</w:t>
            </w:r>
          </w:p>
        </w:tc>
      </w:tr>
      <w:tr w:rsidR="00FE0050" w:rsidRPr="00FE0050" w14:paraId="670B6113"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5D2CA8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Lucratividade (RMW)</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2B1410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Robust</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t>Weak</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8F0D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Qualidade dos lucros e menor volatilidade de fluxo de caixa.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8DCBB55"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Subestimação da persistência dos lucros de empresas de qualidade.</w:t>
            </w:r>
          </w:p>
        </w:tc>
      </w:tr>
      <w:tr w:rsidR="00FE0050" w:rsidRPr="00FE0050" w14:paraId="08F6F2F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A9814C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 xml:space="preserve">Investimento </w:t>
            </w:r>
            <w:r>
              <w:rPr>
                <w:rFonts w:eastAsia="Google Sans"/>
                <w:b/>
                <w:bCs/>
                <w:color w:val="1F1F1F"/>
                <w:sz w:val="24"/>
                <w:szCs w:val="24"/>
                <w:lang w:val="pt-BR"/>
              </w:rPr>
              <w:lastRenderedPageBreak/>
              <w:t>(CMA)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611DC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lastRenderedPageBreak/>
              <w:t>Conservative</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lastRenderedPageBreak/>
              <w:t>Aggressive</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3C1650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lastRenderedPageBreak/>
              <w:t xml:space="preserve">Retornos marginais </w:t>
            </w:r>
            <w:r>
              <w:rPr>
                <w:rFonts w:eastAsia="Google Sans"/>
                <w:color w:val="1F1F1F"/>
                <w:sz w:val="24"/>
                <w:szCs w:val="24"/>
                <w:lang w:val="pt-BR"/>
              </w:rPr>
              <w:lastRenderedPageBreak/>
              <w:t>decrescentes do investimento.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D4E1E8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lastRenderedPageBreak/>
              <w:t xml:space="preserve">Penalização do "Empire </w:t>
            </w:r>
            <w:r>
              <w:rPr>
                <w:rFonts w:eastAsia="Google Sans"/>
                <w:color w:val="1F1F1F"/>
                <w:sz w:val="24"/>
                <w:szCs w:val="24"/>
                <w:lang w:val="pt-BR"/>
              </w:rPr>
              <w:lastRenderedPageBreak/>
              <w:t>Building" e excesso de confiança de CEOs.</w:t>
            </w:r>
          </w:p>
        </w:tc>
      </w:tr>
      <w:tr w:rsidR="00FE0050" w:rsidRPr="00FE0050" w14:paraId="178A8776"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4D3F59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lastRenderedPageBreak/>
              <w:t>Momentum (WML)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280EE4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Winners</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t>Losers</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7430160"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liquidez temporária? (Contestado).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0988DF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Underreaction</w:t>
            </w:r>
            <w:proofErr w:type="spellEnd"/>
            <w:r>
              <w:rPr>
                <w:rFonts w:eastAsia="Google Sans"/>
                <w:color w:val="1F1F1F"/>
                <w:sz w:val="24"/>
                <w:szCs w:val="24"/>
                <w:lang w:val="pt-BR"/>
              </w:rPr>
              <w:t xml:space="preserve"> inicial (ancoragem) seguido de </w:t>
            </w:r>
            <w:proofErr w:type="spellStart"/>
            <w:r>
              <w:rPr>
                <w:rFonts w:eastAsia="Google Sans"/>
                <w:color w:val="1F1F1F"/>
                <w:sz w:val="24"/>
                <w:szCs w:val="24"/>
                <w:lang w:val="pt-BR"/>
              </w:rPr>
              <w:t>Herding</w:t>
            </w:r>
            <w:proofErr w:type="spellEnd"/>
            <w:r>
              <w:rPr>
                <w:rFonts w:eastAsia="Google Sans"/>
                <w:color w:val="1F1F1F"/>
                <w:sz w:val="24"/>
                <w:szCs w:val="24"/>
                <w:lang w:val="pt-BR"/>
              </w:rPr>
              <w:t>.</w:t>
            </w:r>
          </w:p>
        </w:tc>
      </w:tr>
    </w:tbl>
    <w:p w14:paraId="7AA204E5" w14:textId="009330DE" w:rsidR="00FE0050" w:rsidRDefault="00FE0050" w:rsidP="00FE0050">
      <w:pPr>
        <w:pBdr>
          <w:top w:val="nil"/>
          <w:left w:val="nil"/>
          <w:bottom w:val="nil"/>
          <w:right w:val="nil"/>
          <w:between w:val="nil"/>
        </w:pBdr>
        <w:spacing w:line="360" w:lineRule="auto"/>
        <w:jc w:val="both"/>
        <w:rPr>
          <w:rFonts w:eastAsia="Google Sans"/>
          <w:color w:val="1F1F1F"/>
          <w:sz w:val="24"/>
          <w:szCs w:val="24"/>
        </w:rPr>
      </w:pPr>
      <w:r>
        <w:rPr>
          <w:rFonts w:eastAsia="Google Sans"/>
          <w:color w:val="1F1F1F"/>
          <w:sz w:val="24"/>
          <w:szCs w:val="24"/>
        </w:rPr>
        <w:t>Fonte: Elaboração própria baseada em (Jegadeesh; Titman, 1993)</w:t>
      </w:r>
    </w:p>
    <w:p w14:paraId="6472BA50"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14A34BCC" w14:textId="77777777" w:rsidR="00FE0050" w:rsidRPr="001C750C" w:rsidRDefault="00FE0050" w:rsidP="00FE0050">
      <w:pPr>
        <w:spacing w:line="360" w:lineRule="auto"/>
        <w:jc w:val="both"/>
        <w:rPr>
          <w:sz w:val="24"/>
          <w:szCs w:val="24"/>
          <w:lang w:eastAsia="pt-BR"/>
        </w:rPr>
      </w:pPr>
      <w:r>
        <w:t>Cabe ressaltar que os modelos multifatoriais de Fama-French são discutidos nesta pesquisa para evidenciar as limitações teóricas do CAPM unifatorial. No entanto, para fins de alocação no backtest prático, adotou-se o fator momentum (WML) diretamente de forma técnica ex-ante na geração de visões do Black-Litterman. Além disso, no Capítulo 4 realiza-se a atribuição de performance ex-post baseada tanto no modelo de 4 fatores de Carhart quanto no modelo de 5 fatores do NEFIN (que substitui os fatores de lucratividade e investimento de Fama-French pelo fator de iliquidez brasileiro, IML).</w:t>
      </w:r>
    </w:p>
    <w:p w14:paraId="579F92AC" w14:textId="77777777" w:rsidR="00FE0050" w:rsidRPr="00575D01" w:rsidRDefault="00FE0050" w:rsidP="00FE0050">
      <w:pPr>
        <w:pStyle w:val="PargrafodaLista"/>
        <w:widowControl/>
        <w:numPr>
          <w:ilvl w:val="1"/>
          <w:numId w:val="1"/>
        </w:numPr>
        <w:autoSpaceDE/>
        <w:autoSpaceDN/>
        <w:spacing w:line="360" w:lineRule="auto"/>
        <w:jc w:val="both"/>
        <w:outlineLvl w:val="1"/>
        <w:rPr>
          <w:b/>
          <w:bCs/>
          <w:sz w:val="24"/>
          <w:szCs w:val="24"/>
          <w:lang w:val="pt-BR" w:eastAsia="pt-BR"/>
        </w:rPr>
      </w:pPr>
      <w:bookmarkStart w:id="44" w:name="_Toc231998768"/>
      <w:r>
        <w:rPr>
          <w:rFonts w:eastAsia="Google Sans"/>
          <w:b/>
          <w:bCs/>
          <w:color w:val="1F1F1F"/>
          <w:sz w:val="24"/>
          <w:szCs w:val="24"/>
        </w:rPr>
        <w:t>Pressupostos, Críticas e Limitações Teóricas</w:t>
      </w:r>
      <w:bookmarkEnd w:id="44"/>
      <w:r>
        <w:rPr>
          <w:b/>
          <w:bCs/>
          <w:sz w:val="24"/>
          <w:szCs w:val="24"/>
          <w:lang w:val="pt-BR" w:eastAsia="pt-BR"/>
        </w:rPr>
        <w:t xml:space="preserve"> </w:t>
      </w:r>
    </w:p>
    <w:p w14:paraId="1FCAA7DA"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3F7D6D4"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4C7737C5"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E3A6DEB"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2297C962" w14:textId="77777777" w:rsidR="00575D01" w:rsidRPr="001C750C" w:rsidRDefault="00575D01" w:rsidP="00575D01">
      <w:pPr>
        <w:spacing w:line="360" w:lineRule="auto"/>
        <w:jc w:val="both"/>
        <w:rPr>
          <w:sz w:val="24"/>
          <w:szCs w:val="24"/>
          <w:lang w:eastAsia="pt-BR"/>
        </w:rPr>
      </w:pPr>
    </w:p>
    <w:p w14:paraId="34158C7E" w14:textId="77777777" w:rsidR="00575D01" w:rsidRDefault="00575D01"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45" w:name="_Toc231998769"/>
      <w:r>
        <w:rPr>
          <w:rFonts w:eastAsia="Google Sans"/>
          <w:color w:val="1F1F1F"/>
        </w:rPr>
        <w:t>Pressupostos Fundamentais:</w:t>
      </w:r>
      <w:bookmarkEnd w:id="45"/>
      <w:r>
        <w:rPr>
          <w:rFonts w:eastAsia="Google Sans"/>
          <w:color w:val="1F1F1F"/>
        </w:rPr>
        <w:t xml:space="preserve"> </w:t>
      </w:r>
    </w:p>
    <w:p w14:paraId="39BB9A16" w14:textId="77777777" w:rsidR="009D3477" w:rsidRDefault="009D3477" w:rsidP="009D3477">
      <w:pPr>
        <w:rPr>
          <w:rFonts w:eastAsia="Google Sans"/>
          <w:color w:val="1F1F1F"/>
        </w:rPr>
      </w:pPr>
    </w:p>
    <w:p w14:paraId="6D130F70" w14:textId="77777777" w:rsidR="009D3477" w:rsidRPr="009D3477" w:rsidRDefault="009D3477" w:rsidP="009D3477">
      <w:pPr>
        <w:spacing w:line="360" w:lineRule="auto"/>
        <w:ind w:firstLine="851"/>
        <w:jc w:val="both"/>
        <w:rPr>
          <w:rFonts w:eastAsia="Google Sans"/>
          <w:color w:val="1F1F1F"/>
          <w:sz w:val="24"/>
          <w:szCs w:val="24"/>
          <w:lang w:val="pt-BR"/>
        </w:rPr>
      </w:pPr>
      <w:r>
        <w:rPr>
          <w:rFonts w:eastAsia="Google Sans"/>
          <w:color w:val="1F1F1F"/>
          <w:sz w:val="24"/>
          <w:szCs w:val="24"/>
          <w:lang w:val="pt-BR"/>
        </w:rPr>
        <w:t>As teorias pressupõem (Markowitz, 1952; Sharpe, 1964):</w:t>
      </w:r>
    </w:p>
    <w:p w14:paraId="0F44268A"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Racionalidade:</w:t>
      </w:r>
      <w:r>
        <w:rPr>
          <w:rFonts w:eastAsia="Google Sans"/>
          <w:color w:val="1F1F1F"/>
          <w:sz w:val="24"/>
          <w:szCs w:val="24"/>
          <w:lang w:val="pt-BR"/>
        </w:rPr>
        <w:t xml:space="preserve"> Investidores são agentes racionais avessos ao risco que buscam maximizar a utilidade da riqueza esperada.</w:t>
      </w:r>
    </w:p>
    <w:p w14:paraId="44873082"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Distribuição Normal</w:t>
      </w:r>
      <w:r>
        <w:rPr>
          <w:rFonts w:eastAsia="Google Sans"/>
          <w:color w:val="1F1F1F"/>
          <w:sz w:val="24"/>
          <w:szCs w:val="24"/>
          <w:lang w:val="pt-BR"/>
        </w:rPr>
        <w:t xml:space="preserve">: Os retornos dos ativos seguem uma distribuição normal, </w:t>
      </w:r>
      <w:r>
        <w:rPr>
          <w:rFonts w:eastAsia="Google Sans"/>
          <w:color w:val="1F1F1F"/>
          <w:sz w:val="24"/>
          <w:szCs w:val="24"/>
          <w:lang w:val="pt-BR"/>
        </w:rPr>
        <w:lastRenderedPageBreak/>
        <w:t>sendo completamente descritos por média e variância.</w:t>
      </w:r>
    </w:p>
    <w:p w14:paraId="115CC3C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Mercados Perfeitos</w:t>
      </w:r>
      <w:r>
        <w:rPr>
          <w:rFonts w:eastAsia="Google Sans"/>
          <w:color w:val="1F1F1F"/>
          <w:sz w:val="24"/>
          <w:szCs w:val="24"/>
          <w:lang w:val="pt-BR"/>
        </w:rPr>
        <w:t>: Não existem custos de transação, impostos ou restrições a vendas a descoberto. Ativos são infinitamente divisíveis e a informação é gratuita e instantânea.</w:t>
      </w:r>
    </w:p>
    <w:p w14:paraId="2ED0110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Expectativas Homogêneas:</w:t>
      </w:r>
      <w:r>
        <w:rPr>
          <w:rFonts w:eastAsia="Google Sans"/>
          <w:color w:val="1F1F1F"/>
          <w:sz w:val="24"/>
          <w:szCs w:val="24"/>
          <w:lang w:val="pt-BR"/>
        </w:rPr>
        <w:t xml:space="preserve"> Todos os investidores concordam sobre os retornos esperados, variâncias e covariâncias dos ativos.</w:t>
      </w:r>
    </w:p>
    <w:p w14:paraId="7F2ACC14" w14:textId="77777777" w:rsidR="009D3477" w:rsidRPr="009D3477" w:rsidRDefault="009D3477" w:rsidP="009D3477">
      <w:pPr>
        <w:rPr>
          <w:rFonts w:eastAsia="Google Sans"/>
          <w:color w:val="1F1F1F"/>
        </w:rPr>
      </w:pPr>
    </w:p>
    <w:p w14:paraId="27E4097D" w14:textId="77777777" w:rsidR="009D3477" w:rsidRDefault="009D3477"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46" w:name="_Toc231998770"/>
      <w:r>
        <w:rPr>
          <w:rFonts w:eastAsia="Google Sans"/>
          <w:color w:val="1F1F1F"/>
        </w:rPr>
        <w:t>Limitações e a Realidade dos Mercados</w:t>
      </w:r>
      <w:bookmarkEnd w:id="46"/>
    </w:p>
    <w:p w14:paraId="724CBB60" w14:textId="77777777" w:rsidR="009D3477" w:rsidRDefault="009D3477" w:rsidP="009D3477">
      <w:pPr>
        <w:tabs>
          <w:tab w:val="left" w:pos="1005"/>
        </w:tabs>
        <w:rPr>
          <w:rFonts w:eastAsia="Google Sans"/>
          <w:color w:val="1F1F1F"/>
        </w:rPr>
      </w:pPr>
    </w:p>
    <w:p w14:paraId="04BD5035"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Os críticos apontam que a distribuição dos retornos financeiros no mundo real frequentemente exibe "caudas gordas" (</w:t>
      </w:r>
      <w:proofErr w:type="spellStart"/>
      <w:r>
        <w:rPr>
          <w:rFonts w:eastAsia="Google Sans"/>
          <w:i/>
          <w:iCs/>
          <w:color w:val="1F1F1F"/>
          <w:sz w:val="24"/>
          <w:szCs w:val="24"/>
          <w:lang w:val="pt-BR"/>
        </w:rPr>
        <w:t>fat-tails</w:t>
      </w:r>
      <w:proofErr w:type="spellEnd"/>
      <w:r>
        <w:rPr>
          <w:rFonts w:eastAsia="Google Sans"/>
          <w:color w:val="1F1F1F"/>
          <w:sz w:val="24"/>
          <w:szCs w:val="24"/>
          <w:lang w:val="pt-BR"/>
        </w:rPr>
        <w:t>) e assimetria, violando a suposição de normalidade e subestimando a probabilidade de eventos extremos (</w:t>
      </w:r>
      <w:r>
        <w:rPr>
          <w:rFonts w:eastAsia="Google Sans"/>
          <w:i/>
          <w:iCs/>
          <w:color w:val="1F1F1F"/>
          <w:sz w:val="24"/>
          <w:szCs w:val="24"/>
          <w:lang w:val="pt-BR"/>
        </w:rPr>
        <w:t>crashes</w:t>
      </w:r>
      <w:r>
        <w:rPr>
          <w:rFonts w:eastAsia="Google Sans"/>
          <w:color w:val="1F1F1F"/>
          <w:sz w:val="24"/>
          <w:szCs w:val="24"/>
          <w:lang w:val="pt-BR"/>
        </w:rPr>
        <w:t>) (Sharpe, 1966). Além disso, a escola de Finanças Comportamentais desafia a premissa de racionalidade, demonstrando que vieses cognitivos influenciam as decisões de investimento de forma sistemática.</w:t>
      </w:r>
    </w:p>
    <w:p w14:paraId="6DBABE51"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suposição de correlações estáticas também é problemática; em momentos de crise financeira, as correlações entre ativos tendem a convergir para 1, reduzindo os benefícios da diversificação justamente quando eles são mais necessários (Markowitz, 1952; Sharpe, 1964). </w:t>
      </w:r>
    </w:p>
    <w:p w14:paraId="30242B0E"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Apesar destas limitações, a Teoria Moderna do Portfólio permanece a pedra angular das finanças acadêmicas e o ponto de partida para modelos mais complexos de gestão de risco e precificação de ativos (Markowitz, 1952).</w:t>
      </w:r>
    </w:p>
    <w:p w14:paraId="769474DA" w14:textId="77777777" w:rsidR="00F56510" w:rsidRPr="00346652" w:rsidRDefault="00F56510" w:rsidP="00FE0050">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47" w:name="_Toc231998771"/>
      <w:r>
        <w:rPr>
          <w:rFonts w:eastAsia="Google Sans"/>
          <w:color w:val="1F1F1F"/>
        </w:rPr>
        <w:t>Limitações e a Realidade dos Mercados</w:t>
      </w:r>
      <w:bookmarkEnd w:id="47"/>
    </w:p>
    <w:p w14:paraId="3853B4F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7E519B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BC86E4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733C34F2" w14:textId="77777777" w:rsidR="00405E05" w:rsidRPr="00422BC1" w:rsidRDefault="00405E05" w:rsidP="00014D78">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xml:space="preserve">) e leptocurtose excessiva.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w:t>
      </w:r>
      <w:r>
        <w:rPr>
          <w:rFonts w:eastAsia="Google Sans Text"/>
          <w:color w:val="1F1F1F"/>
          <w:sz w:val="24"/>
          <w:szCs w:val="24"/>
        </w:rPr>
        <w:lastRenderedPageBreak/>
        <w:t xml:space="preserve">eventos catastróficos ("Cisnes Negros"), tornando a MPT perigosa em momentos de crise </w:t>
      </w:r>
      <w:r>
        <w:rPr>
          <w:rFonts w:eastAsia="Google Sans Text"/>
          <w:color w:val="1F1F1F"/>
          <w:sz w:val="24"/>
          <w:szCs w:val="24"/>
          <w:lang w:val="pt-BR"/>
        </w:rPr>
        <w:t>(Sharpe, 1966)</w:t>
      </w:r>
      <w:r>
        <w:rPr>
          <w:rFonts w:eastAsia="Google Sans Text"/>
          <w:color w:val="1F1F1F"/>
          <w:sz w:val="24"/>
          <w:szCs w:val="24"/>
        </w:rPr>
        <w:t>.</w:t>
      </w:r>
    </w:p>
    <w:p w14:paraId="67C811DC"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 (Markowitz, 1959).</w:t>
      </w:r>
    </w:p>
    <w:p w14:paraId="01621F22"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 (Neumann; Morgenstern, 1944):.</w:t>
      </w:r>
    </w:p>
    <w:p w14:paraId="2C5118A5"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3E2B3BBF" w14:textId="77777777" w:rsidR="00405E05" w:rsidRDefault="00405E05" w:rsidP="00346652">
      <w:pPr>
        <w:rPr>
          <w:rStyle w:val="Forte"/>
          <w:bCs w:val="0"/>
        </w:rPr>
      </w:pPr>
    </w:p>
    <w:p w14:paraId="1B9FF082" w14:textId="77777777" w:rsidR="000063A1" w:rsidRDefault="000063A1">
      <w:pPr>
        <w:rPr>
          <w:sz w:val="24"/>
          <w:szCs w:val="24"/>
        </w:rPr>
      </w:pPr>
      <w:r>
        <w:rPr>
          <w:sz w:val="24"/>
          <w:szCs w:val="24"/>
        </w:rPr>
        <w:br w:type="page"/>
      </w:r>
    </w:p>
    <w:p w14:paraId="61DA6C6A" w14:textId="77777777" w:rsidR="00346652" w:rsidRPr="00346652" w:rsidRDefault="00346652" w:rsidP="00FE0050">
      <w:pPr>
        <w:pStyle w:val="PargrafodaLista"/>
        <w:widowControl/>
        <w:numPr>
          <w:ilvl w:val="1"/>
          <w:numId w:val="1"/>
        </w:numPr>
        <w:autoSpaceDE/>
        <w:autoSpaceDN/>
        <w:spacing w:line="360" w:lineRule="auto"/>
        <w:jc w:val="both"/>
        <w:outlineLvl w:val="1"/>
        <w:rPr>
          <w:b/>
          <w:sz w:val="24"/>
          <w:szCs w:val="24"/>
          <w:lang w:val="pt-BR" w:eastAsia="pt-BR"/>
        </w:rPr>
      </w:pPr>
      <w:bookmarkStart w:id="48" w:name="_Toc231998772"/>
      <w:r>
        <w:rPr>
          <w:b/>
          <w:bCs/>
          <w:sz w:val="24"/>
          <w:szCs w:val="24"/>
          <w:lang w:val="pt-BR" w:eastAsia="pt-BR"/>
        </w:rPr>
        <w:lastRenderedPageBreak/>
        <w:t>A Teoria Pós-Moderna do Portfólio (PMPT) e a Gestão de Risco Assimétrica</w:t>
      </w:r>
      <w:bookmarkEnd w:id="48"/>
    </w:p>
    <w:p w14:paraId="137DF966" w14:textId="77777777" w:rsidR="00346652" w:rsidRDefault="00346652" w:rsidP="00346652">
      <w:pPr>
        <w:rPr>
          <w:b/>
          <w:sz w:val="24"/>
          <w:szCs w:val="24"/>
          <w:lang w:val="pt-BR" w:eastAsia="pt-BR"/>
        </w:rPr>
      </w:pPr>
    </w:p>
    <w:p w14:paraId="62D57E31" w14:textId="77777777" w:rsidR="00346652" w:rsidRPr="00346652" w:rsidRDefault="00346652" w:rsidP="00346652">
      <w:pPr>
        <w:rPr>
          <w:b/>
          <w:sz w:val="24"/>
          <w:szCs w:val="24"/>
          <w:lang w:val="pt-BR" w:eastAsia="pt-BR"/>
        </w:rPr>
      </w:pPr>
    </w:p>
    <w:p w14:paraId="33570A39" w14:textId="77777777" w:rsidR="00346652" w:rsidRPr="00C52D1A" w:rsidRDefault="00346652"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9" w:name="_Toc231998773"/>
      <w:r>
        <w:rPr>
          <w:sz w:val="24"/>
          <w:szCs w:val="24"/>
          <w:lang w:val="pt-BR" w:eastAsia="pt-BR"/>
        </w:rPr>
        <w:t>Introdução: A Evolução Paradigmática e a Necessidade Histórica da PMPT</w:t>
      </w:r>
      <w:bookmarkEnd w:id="49"/>
    </w:p>
    <w:p w14:paraId="2D30002E" w14:textId="77777777" w:rsidR="00346652" w:rsidRDefault="00346652">
      <w:pPr>
        <w:rPr>
          <w:sz w:val="24"/>
          <w:szCs w:val="24"/>
        </w:rPr>
      </w:pPr>
    </w:p>
    <w:p w14:paraId="2583A587"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 xml:space="preserve">Portfolio </w:t>
      </w:r>
      <w:proofErr w:type="spellStart"/>
      <w:r>
        <w:rPr>
          <w:i/>
          <w:iCs/>
          <w:sz w:val="24"/>
          <w:szCs w:val="24"/>
          <w:lang w:val="pt-BR" w:eastAsia="pt-BR"/>
        </w:rPr>
        <w:t>Selection</w:t>
      </w:r>
      <w:proofErr w:type="spellEnd"/>
      <w:r>
        <w:rPr>
          <w:sz w:val="24"/>
          <w:szCs w:val="24"/>
          <w:lang w:val="pt-BR" w:eastAsia="pt-BR"/>
        </w:rPr>
        <w:t xml:space="preserve">, estabeleceu o alicerce sobre o qual a gestão moderna de investimentos foi construída, formalizando a intuição da diversificação através da análise de média-variância </w:t>
      </w:r>
      <w:r>
        <w:rPr>
          <w:sz w:val="24"/>
          <w:szCs w:val="24"/>
          <w:lang w:eastAsia="pt-BR"/>
        </w:rPr>
        <w:t>(Markowitz, 1952)</w:t>
      </w:r>
      <w:r>
        <w:rPr>
          <w:sz w:val="24"/>
          <w:szCs w:val="24"/>
          <w:lang w:val="pt-BR" w:eastAsia="pt-BR"/>
        </w:rPr>
        <w:t xml:space="preserve">. </w:t>
      </w:r>
    </w:p>
    <w:p w14:paraId="4671E417"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 (</w:t>
      </w:r>
      <w:proofErr w:type="spellStart"/>
      <w:r>
        <w:rPr>
          <w:sz w:val="24"/>
          <w:szCs w:val="24"/>
          <w:lang w:val="pt-BR" w:eastAsia="pt-BR"/>
        </w:rPr>
        <w:t>Sortino</w:t>
      </w:r>
      <w:proofErr w:type="spellEnd"/>
      <w:r>
        <w:rPr>
          <w:sz w:val="24"/>
          <w:szCs w:val="24"/>
          <w:lang w:val="pt-BR" w:eastAsia="pt-BR"/>
        </w:rPr>
        <w:t>; Van Der Meer, 1991).</w:t>
      </w:r>
    </w:p>
    <w:p w14:paraId="1A481B1A" w14:textId="77777777" w:rsidR="00DB7787" w:rsidRDefault="00696B7C" w:rsidP="00577540">
      <w:pPr>
        <w:spacing w:line="360" w:lineRule="auto"/>
        <w:ind w:firstLine="851"/>
        <w:jc w:val="both"/>
        <w:rPr>
          <w:sz w:val="24"/>
          <w:szCs w:val="24"/>
          <w:lang w:val="pt-BR" w:eastAsia="pt-BR"/>
        </w:rPr>
      </w:pPr>
      <w:r>
        <w:rPr>
          <w:sz w:val="24"/>
          <w:szCs w:val="24"/>
          <w:lang w:val="pt-BR" w:eastAsia="pt-BR"/>
        </w:rPr>
        <w:t xml:space="preserve">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(Rom; Ferguson, 1994). </w:t>
      </w:r>
    </w:p>
    <w:p w14:paraId="5B4478A1"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 (</w:t>
      </w:r>
      <w:proofErr w:type="spellStart"/>
      <w:r>
        <w:rPr>
          <w:sz w:val="24"/>
          <w:szCs w:val="24"/>
          <w:lang w:val="pt-BR" w:eastAsia="pt-BR"/>
        </w:rPr>
        <w:t>Sortino</w:t>
      </w:r>
      <w:proofErr w:type="spellEnd"/>
      <w:r>
        <w:rPr>
          <w:sz w:val="24"/>
          <w:szCs w:val="24"/>
          <w:lang w:val="pt-BR" w:eastAsia="pt-BR"/>
        </w:rPr>
        <w:t>; Van Der Meer, 1991).</w:t>
      </w:r>
    </w:p>
    <w:p w14:paraId="6CD49D90" w14:textId="77777777" w:rsidR="002258B4" w:rsidRDefault="00696B7C" w:rsidP="002258B4">
      <w:pPr>
        <w:spacing w:line="360" w:lineRule="auto"/>
        <w:ind w:firstLine="851"/>
        <w:jc w:val="both"/>
        <w:rPr>
          <w:sz w:val="24"/>
          <w:szCs w:val="24"/>
          <w:lang w:val="pt-BR" w:eastAsia="pt-BR"/>
        </w:rPr>
      </w:pPr>
      <w:r>
        <w:rPr>
          <w:sz w:val="24"/>
          <w:szCs w:val="24"/>
          <w:lang w:val="pt-BR" w:eastAsia="pt-BR"/>
        </w:rPr>
        <w:t xml:space="preserve">Este capítulo dedica-se a uma </w:t>
      </w:r>
      <w:r>
        <w:rPr>
          <w:sz w:val="24"/>
          <w:szCs w:val="24"/>
          <w:lang w:eastAsia="pt-BR"/>
        </w:rPr>
        <w:t>análise crítica e minuciosa</w:t>
      </w:r>
      <w:r>
        <w:rPr>
          <w:sz w:val="24"/>
          <w:szCs w:val="24"/>
          <w:lang w:val="pt-BR" w:eastAsia="pt-BR"/>
        </w:rPr>
        <w:t xml:space="preserve"> </w:t>
      </w:r>
      <w:proofErr w:type="spellStart"/>
      <w:r>
        <w:rPr>
          <w:sz w:val="24"/>
          <w:szCs w:val="24"/>
          <w:lang w:val="pt-BR" w:eastAsia="pt-BR"/>
        </w:rPr>
        <w:t>da</w:t>
      </w:r>
      <w:proofErr w:type="spellEnd"/>
      <w:r>
        <w:rPr>
          <w:sz w:val="24"/>
          <w:szCs w:val="24"/>
          <w:lang w:val="pt-BR" w:eastAsia="pt-BR"/>
        </w:rPr>
        <w:t xml:space="preserve"> PMPT, explorando suas raízes históricas, sua fundamentação matemática nos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xml:space="preserve">), cisnes negros e comportamento irracional dos </w:t>
      </w:r>
      <w:r>
        <w:rPr>
          <w:sz w:val="24"/>
          <w:szCs w:val="24"/>
          <w:lang w:val="pt-BR" w:eastAsia="pt-BR"/>
        </w:rPr>
        <w:lastRenderedPageBreak/>
        <w:t>agentes (MANDELBROT, 1963; FAMA, 1965).</w:t>
      </w:r>
      <w:r>
        <w:rPr>
          <w:sz w:val="24"/>
          <w:szCs w:val="24"/>
          <w:lang w:val="pt-BR" w:eastAsia="pt-BR"/>
        </w:rPr>
        <w:br w:type="page"/>
      </w:r>
    </w:p>
    <w:p w14:paraId="33AD9ECA"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0" w:name="_Toc231998774"/>
      <w:r>
        <w:rPr>
          <w:sz w:val="24"/>
          <w:szCs w:val="24"/>
          <w:lang w:eastAsia="pt-BR"/>
        </w:rPr>
        <w:lastRenderedPageBreak/>
        <w:t>O "Esquecimento Tecnológico" e as Origens em Markowitz (1959)</w:t>
      </w:r>
      <w:bookmarkEnd w:id="50"/>
    </w:p>
    <w:p w14:paraId="26B1806E" w14:textId="77777777" w:rsidR="005D48A6" w:rsidRDefault="005D48A6" w:rsidP="005D48A6">
      <w:pPr>
        <w:rPr>
          <w:sz w:val="24"/>
          <w:szCs w:val="24"/>
        </w:rPr>
      </w:pPr>
    </w:p>
    <w:p w14:paraId="0298B5A9" w14:textId="77777777" w:rsidR="0008685A" w:rsidRPr="0008685A" w:rsidRDefault="0008685A" w:rsidP="00FA7B1D">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w:t>
      </w:r>
      <w:r>
        <w:rPr>
          <w:i/>
          <w:iCs/>
          <w:sz w:val="24"/>
          <w:szCs w:val="24"/>
          <w:lang w:val="pt-BR" w:eastAsia="pt-BR"/>
        </w:rPr>
        <w:t xml:space="preserve">Portfolio </w:t>
      </w:r>
      <w:proofErr w:type="spellStart"/>
      <w:r>
        <w:rPr>
          <w:i/>
          <w:iCs/>
          <w:sz w:val="24"/>
          <w:szCs w:val="24"/>
          <w:lang w:val="pt-BR" w:eastAsia="pt-BR"/>
        </w:rPr>
        <w:t>Selection</w:t>
      </w:r>
      <w:proofErr w:type="spellEnd"/>
      <w:r>
        <w:rPr>
          <w:i/>
          <w:iCs/>
          <w:sz w:val="24"/>
          <w:szCs w:val="24"/>
          <w:lang w:val="pt-BR" w:eastAsia="pt-BR"/>
        </w:rPr>
        <w:t xml:space="preserve">: </w:t>
      </w:r>
      <w:proofErr w:type="spellStart"/>
      <w:r>
        <w:rPr>
          <w:i/>
          <w:iCs/>
          <w:sz w:val="24"/>
          <w:szCs w:val="24"/>
          <w:lang w:val="pt-BR" w:eastAsia="pt-BR"/>
        </w:rPr>
        <w:t>Efficient</w:t>
      </w:r>
      <w:proofErr w:type="spellEnd"/>
      <w:r>
        <w:rPr>
          <w:i/>
          <w:iCs/>
          <w:sz w:val="24"/>
          <w:szCs w:val="24"/>
          <w:lang w:val="pt-BR" w:eastAsia="pt-BR"/>
        </w:rPr>
        <w:t xml:space="preserve"> </w:t>
      </w:r>
      <w:proofErr w:type="spellStart"/>
      <w:r>
        <w:rPr>
          <w:i/>
          <w:iCs/>
          <w:sz w:val="24"/>
          <w:szCs w:val="24"/>
          <w:lang w:val="pt-BR" w:eastAsia="pt-BR"/>
        </w:rPr>
        <w:t>Diversification</w:t>
      </w:r>
      <w:proofErr w:type="spellEnd"/>
      <w:r>
        <w:rPr>
          <w:i/>
          <w:iCs/>
          <w:sz w:val="24"/>
          <w:szCs w:val="24"/>
          <w:lang w:val="pt-BR" w:eastAsia="pt-BR"/>
        </w:rPr>
        <w:t xml:space="preserve"> </w:t>
      </w:r>
      <w:proofErr w:type="spellStart"/>
      <w:r>
        <w:rPr>
          <w:i/>
          <w:iCs/>
          <w:sz w:val="24"/>
          <w:szCs w:val="24"/>
          <w:lang w:val="pt-BR" w:eastAsia="pt-BR"/>
        </w:rPr>
        <w:t>of</w:t>
      </w:r>
      <w:proofErr w:type="spellEnd"/>
      <w:r>
        <w:rPr>
          <w:i/>
          <w:iCs/>
          <w:sz w:val="24"/>
          <w:szCs w:val="24"/>
          <w:lang w:val="pt-BR" w:eastAsia="pt-BR"/>
        </w:rPr>
        <w:t xml:space="preserve"> Investments</w:t>
      </w:r>
      <w:r>
        <w:rPr>
          <w:sz w:val="24"/>
          <w:szCs w:val="24"/>
          <w:lang w:val="pt-BR" w:eastAsia="pt-BR"/>
        </w:rPr>
        <w:t xml:space="preserve">, dedicou um capítulo inteiro à </w:t>
      </w:r>
      <w:proofErr w:type="spellStart"/>
      <w:r>
        <w:rPr>
          <w:sz w:val="24"/>
          <w:szCs w:val="24"/>
          <w:lang w:val="pt-BR" w:eastAsia="pt-BR"/>
        </w:rPr>
        <w:t>semivariância</w:t>
      </w:r>
      <w:proofErr w:type="spellEnd"/>
      <w:r>
        <w:rPr>
          <w:sz w:val="24"/>
          <w:szCs w:val="24"/>
          <w:lang w:val="pt-BR" w:eastAsia="pt-BR"/>
        </w:rPr>
        <w:t xml:space="preserve"> (Markowitz, 1959).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 (</w:t>
      </w:r>
      <w:proofErr w:type="spellStart"/>
      <w:r>
        <w:rPr>
          <w:sz w:val="24"/>
          <w:szCs w:val="24"/>
          <w:lang w:val="pt-BR" w:eastAsia="pt-BR"/>
        </w:rPr>
        <w:t>Rollinger</w:t>
      </w:r>
      <w:proofErr w:type="spellEnd"/>
      <w:r>
        <w:rPr>
          <w:sz w:val="24"/>
          <w:szCs w:val="24"/>
          <w:lang w:val="pt-BR" w:eastAsia="pt-BR"/>
        </w:rPr>
        <w:t>; Hoffman, 2013).</w:t>
      </w:r>
    </w:p>
    <w:p w14:paraId="377DC2A0"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 (Markowitz, 1959).</w:t>
      </w:r>
    </w:p>
    <w:p w14:paraId="6EA050BC"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w:t>
      </w:r>
      <w:proofErr w:type="spellStart"/>
      <w:r>
        <w:rPr>
          <w:sz w:val="24"/>
          <w:szCs w:val="24"/>
          <w:lang w:val="pt-BR" w:eastAsia="pt-BR"/>
        </w:rPr>
        <w:t>Fishburn</w:t>
      </w:r>
      <w:proofErr w:type="spellEnd"/>
      <w:r>
        <w:rPr>
          <w:sz w:val="24"/>
          <w:szCs w:val="24"/>
          <w:lang w:val="pt-BR" w:eastAsia="pt-BR"/>
        </w:rPr>
        <w:t xml:space="preserve">, 1977).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 (Rom; Ferguson, 1994).</w:t>
      </w:r>
    </w:p>
    <w:p w14:paraId="174640A0" w14:textId="77777777" w:rsidR="005D48A6" w:rsidRPr="00346652" w:rsidRDefault="005D48A6" w:rsidP="005D48A6">
      <w:pPr>
        <w:rPr>
          <w:b/>
          <w:sz w:val="24"/>
          <w:szCs w:val="24"/>
          <w:lang w:val="pt-BR" w:eastAsia="pt-BR"/>
        </w:rPr>
      </w:pPr>
    </w:p>
    <w:p w14:paraId="7D29E53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1" w:name="_Toc231998775"/>
      <w:r>
        <w:rPr>
          <w:sz w:val="24"/>
          <w:szCs w:val="24"/>
          <w:lang w:eastAsia="pt-BR"/>
        </w:rPr>
        <w:t>A Consolidação da PMPT: Rom, Ferguson e o Instituto de Pesquisa de Pensões</w:t>
      </w:r>
      <w:bookmarkEnd w:id="51"/>
    </w:p>
    <w:p w14:paraId="4B4B0D1A" w14:textId="77777777" w:rsidR="005D48A6" w:rsidRDefault="005D48A6" w:rsidP="005D48A6">
      <w:pPr>
        <w:rPr>
          <w:sz w:val="24"/>
          <w:szCs w:val="24"/>
        </w:rPr>
      </w:pPr>
    </w:p>
    <w:p w14:paraId="19427930"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Pr>
          <w:sz w:val="24"/>
          <w:szCs w:val="24"/>
          <w:lang w:val="pt-BR" w:eastAsia="pt-BR"/>
        </w:rPr>
        <w:t xml:space="preserve"> (</w:t>
      </w:r>
      <w:r>
        <w:t>Rom; Ferguson, 1993, 1994)</w:t>
      </w:r>
      <w:r>
        <w:rPr>
          <w:sz w:val="24"/>
          <w:szCs w:val="24"/>
          <w:lang w:val="pt-BR" w:eastAsia="pt-BR"/>
        </w:rPr>
        <w:t>. Rom e Ferguson identificaram falhas críticas nos softwares de otimização baseados na MPT e propuseram uma nova estrutura que incorporava a assimetria das distribuições de retorno (Rom; Ferguson, 1994).</w:t>
      </w:r>
    </w:p>
    <w:p w14:paraId="262FD8A4"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i/>
          <w:iCs/>
          <w:sz w:val="24"/>
          <w:szCs w:val="24"/>
          <w:lang w:val="pt-BR" w:eastAsia="pt-BR"/>
        </w:rPr>
        <w:t>Pension</w:t>
      </w:r>
      <w:proofErr w:type="spellEnd"/>
      <w:r>
        <w:rPr>
          <w:sz w:val="24"/>
          <w:szCs w:val="24"/>
          <w:lang w:val="pt-BR" w:eastAsia="pt-BR"/>
        </w:rPr>
        <w:t xml:space="preserve"> </w:t>
      </w:r>
      <w:proofErr w:type="spellStart"/>
      <w:r>
        <w:rPr>
          <w:i/>
          <w:iCs/>
          <w:sz w:val="24"/>
          <w:szCs w:val="24"/>
          <w:lang w:val="pt-BR" w:eastAsia="pt-BR"/>
        </w:rPr>
        <w:lastRenderedPageBreak/>
        <w:t>Research</w:t>
      </w:r>
      <w:proofErr w:type="spellEnd"/>
      <w:r>
        <w:rPr>
          <w:i/>
          <w:iCs/>
          <w:sz w:val="24"/>
          <w:szCs w:val="24"/>
          <w:lang w:val="pt-BR" w:eastAsia="pt-BR"/>
        </w:rPr>
        <w:t xml:space="preserve"> </w:t>
      </w:r>
      <w:proofErr w:type="spellStart"/>
      <w:r>
        <w:rPr>
          <w:i/>
          <w:iCs/>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i/>
          <w:iCs/>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 (</w:t>
      </w:r>
      <w:proofErr w:type="spellStart"/>
      <w:r>
        <w:rPr>
          <w:sz w:val="24"/>
          <w:szCs w:val="24"/>
          <w:lang w:val="pt-BR" w:eastAsia="pt-BR"/>
        </w:rPr>
        <w:t>Sortino</w:t>
      </w:r>
      <w:proofErr w:type="spellEnd"/>
      <w:r>
        <w:rPr>
          <w:sz w:val="24"/>
          <w:szCs w:val="24"/>
          <w:lang w:val="pt-BR" w:eastAsia="pt-BR"/>
        </w:rPr>
        <w:t xml:space="preserve">; Van Der Meer, 1991).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i/>
          <w:iCs/>
          <w:sz w:val="24"/>
          <w:szCs w:val="24"/>
          <w:lang w:val="pt-BR" w:eastAsia="pt-BR"/>
        </w:rPr>
        <w:t>downside</w:t>
      </w:r>
      <w:proofErr w:type="spellEnd"/>
      <w:r>
        <w:rPr>
          <w:sz w:val="24"/>
          <w:szCs w:val="24"/>
          <w:lang w:val="pt-BR" w:eastAsia="pt-BR"/>
        </w:rPr>
        <w:t>. (</w:t>
      </w:r>
      <w:proofErr w:type="spellStart"/>
      <w:r>
        <w:rPr>
          <w:sz w:val="24"/>
          <w:szCs w:val="24"/>
          <w:lang w:val="pt-BR" w:eastAsia="pt-BR"/>
        </w:rPr>
        <w:t>Sortino</w:t>
      </w:r>
      <w:proofErr w:type="spellEnd"/>
      <w:r>
        <w:rPr>
          <w:sz w:val="24"/>
          <w:szCs w:val="24"/>
          <w:lang w:val="pt-BR" w:eastAsia="pt-BR"/>
        </w:rPr>
        <w:t>; Van Der Meer, 1991).</w:t>
      </w:r>
    </w:p>
    <w:p w14:paraId="1496D9E2" w14:textId="77777777" w:rsidR="005D48A6" w:rsidRPr="00346652" w:rsidRDefault="005D48A6" w:rsidP="005D48A6">
      <w:pPr>
        <w:rPr>
          <w:b/>
          <w:sz w:val="24"/>
          <w:szCs w:val="24"/>
          <w:lang w:val="pt-BR" w:eastAsia="pt-BR"/>
        </w:rPr>
      </w:pPr>
    </w:p>
    <w:p w14:paraId="7A315F7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2" w:name="_Toc231998776"/>
      <w:r>
        <w:rPr>
          <w:sz w:val="24"/>
          <w:szCs w:val="24"/>
          <w:lang w:eastAsia="pt-BR"/>
        </w:rPr>
        <w:t>O Fenômeno da "Maximização de Erros" e a Instabilidade das Soluções</w:t>
      </w:r>
      <w:bookmarkEnd w:id="52"/>
    </w:p>
    <w:p w14:paraId="5327F9B9" w14:textId="77777777" w:rsidR="005D48A6" w:rsidRDefault="005D48A6" w:rsidP="005D48A6">
      <w:pPr>
        <w:rPr>
          <w:sz w:val="24"/>
          <w:szCs w:val="24"/>
        </w:rPr>
      </w:pPr>
    </w:p>
    <w:p w14:paraId="3FA40F8A" w14:textId="77777777" w:rsidR="00B0386A" w:rsidRPr="00B0386A" w:rsidRDefault="00B0386A" w:rsidP="00B0386A">
      <w:pPr>
        <w:rPr>
          <w:sz w:val="24"/>
          <w:szCs w:val="24"/>
          <w:lang w:val="pt-BR" w:eastAsia="pt-BR"/>
        </w:rPr>
      </w:pPr>
    </w:p>
    <w:p w14:paraId="13F4F91A"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3805175D"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365E181D"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w:t>
      </w:r>
      <w:r>
        <w:rPr>
          <w:i/>
          <w:iCs/>
          <w:sz w:val="24"/>
          <w:szCs w:val="24"/>
          <w:lang w:val="pt-BR" w:eastAsia="pt-BR"/>
        </w:rPr>
        <w:t>out-</w:t>
      </w:r>
      <w:proofErr w:type="spellStart"/>
      <w:r>
        <w:rPr>
          <w:i/>
          <w:iCs/>
          <w:sz w:val="24"/>
          <w:szCs w:val="24"/>
          <w:lang w:val="pt-BR" w:eastAsia="pt-BR"/>
        </w:rPr>
        <w:t>of</w:t>
      </w:r>
      <w:proofErr w:type="spellEnd"/>
      <w:r>
        <w:rPr>
          <w:i/>
          <w:iCs/>
          <w:sz w:val="24"/>
          <w:szCs w:val="24"/>
          <w:lang w:val="pt-BR" w:eastAsia="pt-BR"/>
        </w:rPr>
        <w:t>-sample</w:t>
      </w:r>
      <w:r>
        <w:rPr>
          <w:sz w:val="24"/>
          <w:szCs w:val="24"/>
          <w:lang w:val="pt-BR" w:eastAsia="pt-BR"/>
        </w:rPr>
        <w:t xml:space="preserve">) inferior a </w:t>
      </w:r>
      <w:r>
        <w:rPr>
          <w:sz w:val="24"/>
          <w:szCs w:val="24"/>
          <w:lang w:val="pt-BR" w:eastAsia="pt-BR"/>
        </w:rPr>
        <w:lastRenderedPageBreak/>
        <w:t xml:space="preserve">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Pr>
          <w:i/>
          <w:iCs/>
          <w:sz w:val="24"/>
          <w:szCs w:val="24"/>
          <w:lang w:val="pt-BR" w:eastAsia="pt-BR"/>
        </w:rPr>
        <w:t>inputs</w:t>
      </w:r>
      <w:r>
        <w:rPr>
          <w:sz w:val="24"/>
          <w:szCs w:val="24"/>
          <w:lang w:val="pt-BR" w:eastAsia="pt-BR"/>
        </w:rPr>
        <w:t xml:space="preserve"> (</w:t>
      </w:r>
      <w:proofErr w:type="spellStart"/>
      <w:r>
        <w:rPr>
          <w:sz w:val="24"/>
          <w:szCs w:val="24"/>
          <w:lang w:val="pt-BR" w:eastAsia="pt-BR"/>
        </w:rPr>
        <w:t>ex</w:t>
      </w:r>
      <w:proofErr w:type="spellEnd"/>
      <w:r>
        <w:rPr>
          <w:sz w:val="24"/>
          <w:szCs w:val="24"/>
          <w:lang w:val="pt-BR" w:eastAsia="pt-BR"/>
        </w:rPr>
        <w:t xml:space="preserve">: 0,1% na média estimada de </w:t>
      </w:r>
      <w:proofErr w:type="gramStart"/>
      <w:r>
        <w:rPr>
          <w:sz w:val="24"/>
          <w:szCs w:val="24"/>
          <w:lang w:val="pt-BR" w:eastAsia="pt-BR"/>
        </w:rPr>
        <w:t>uma blue chip</w:t>
      </w:r>
      <w:proofErr w:type="gramEnd"/>
      <w:r>
        <w:rPr>
          <w:sz w:val="24"/>
          <w:szCs w:val="24"/>
          <w:lang w:val="pt-BR" w:eastAsia="pt-BR"/>
        </w:rPr>
        <w:t xml:space="preserve"> como a Petrobras) geram mudanças drásticas nos pesos (</w:t>
      </w:r>
      <w:proofErr w:type="spellStart"/>
      <w:r>
        <w:rPr>
          <w:sz w:val="24"/>
          <w:szCs w:val="24"/>
          <w:lang w:val="pt-BR" w:eastAsia="pt-BR"/>
        </w:rPr>
        <w:t>ex</w:t>
      </w:r>
      <w:proofErr w:type="spellEnd"/>
      <w:r>
        <w:rPr>
          <w:sz w:val="24"/>
          <w:szCs w:val="24"/>
          <w:lang w:val="pt-BR" w:eastAsia="pt-BR"/>
        </w:rPr>
        <w:t>: 0% para 40% de alocação) — torna a MPT pura inutilizável para a gestão profissional de grandes volumes de capital, onde os custos de transação e a coerência da estratégia são imperativos.</w:t>
      </w:r>
    </w:p>
    <w:p w14:paraId="52CFD565" w14:textId="77777777" w:rsidR="005D48A6" w:rsidRPr="00346652" w:rsidRDefault="005D48A6" w:rsidP="005D48A6">
      <w:pPr>
        <w:rPr>
          <w:b/>
          <w:sz w:val="24"/>
          <w:szCs w:val="24"/>
          <w:lang w:val="pt-BR" w:eastAsia="pt-BR"/>
        </w:rPr>
      </w:pPr>
    </w:p>
    <w:p w14:paraId="0A3A5AC3"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3" w:name="_Toc231998777"/>
      <w:r>
        <w:rPr>
          <w:sz w:val="24"/>
          <w:szCs w:val="24"/>
          <w:lang w:val="pt-BR" w:eastAsia="pt-BR"/>
        </w:rPr>
        <w:t>A Limitação da Utilidade Quadrática e a Cegueira à Assimetria</w:t>
      </w:r>
      <w:bookmarkEnd w:id="53"/>
    </w:p>
    <w:p w14:paraId="7BB8A0DC" w14:textId="77777777" w:rsidR="005D48A6" w:rsidRDefault="005D48A6" w:rsidP="005D48A6">
      <w:pPr>
        <w:rPr>
          <w:sz w:val="24"/>
          <w:szCs w:val="24"/>
        </w:rPr>
      </w:pPr>
    </w:p>
    <w:p w14:paraId="750016B3"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1F73B7C2"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355D4227"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55BFA03E"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xml:space="preserve">) e o </w:t>
      </w:r>
      <w:r>
        <w:rPr>
          <w:sz w:val="24"/>
          <w:szCs w:val="24"/>
          <w:lang w:val="pt-BR" w:eastAsia="pt-BR"/>
        </w:rPr>
        <w:lastRenderedPageBreak/>
        <w:t>aprimoramento da medição de risco através do reconhecimento da assimetria (Teoria Pós-Moderna).</w:t>
      </w:r>
    </w:p>
    <w:p w14:paraId="33734EB4" w14:textId="77777777" w:rsidR="00FF493E" w:rsidRPr="005D48A6" w:rsidRDefault="00FF493E" w:rsidP="00FF493E">
      <w:pPr>
        <w:rPr>
          <w:sz w:val="24"/>
          <w:szCs w:val="24"/>
          <w:lang w:val="pt-BR" w:eastAsia="pt-BR"/>
        </w:rPr>
      </w:pPr>
    </w:p>
    <w:p w14:paraId="699F239C" w14:textId="77777777" w:rsidR="005D48A6" w:rsidRPr="005D48A6" w:rsidRDefault="005D48A6" w:rsidP="005D48A6">
      <w:pPr>
        <w:rPr>
          <w:b/>
          <w:sz w:val="24"/>
          <w:szCs w:val="24"/>
          <w:lang w:val="pt-BR" w:eastAsia="pt-BR"/>
        </w:rPr>
      </w:pPr>
    </w:p>
    <w:p w14:paraId="1925F7CF" w14:textId="77777777" w:rsidR="005D48A6" w:rsidRPr="005D48A6"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4" w:name="_Toc231998778"/>
      <w:r>
        <w:rPr>
          <w:sz w:val="24"/>
          <w:szCs w:val="24"/>
          <w:lang w:eastAsia="pt-BR"/>
        </w:rPr>
        <w:t>A Insuficiência da Variância e a Gênese da PMPT</w:t>
      </w:r>
      <w:bookmarkEnd w:id="54"/>
    </w:p>
    <w:p w14:paraId="60A07566" w14:textId="77777777" w:rsidR="005D48A6" w:rsidRPr="005D48A6" w:rsidRDefault="005D48A6" w:rsidP="005D48A6">
      <w:pPr>
        <w:rPr>
          <w:sz w:val="24"/>
          <w:szCs w:val="24"/>
        </w:rPr>
      </w:pPr>
    </w:p>
    <w:p w14:paraId="06C4A28C"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09C9C31"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5320DAA4"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2E70B36D" w14:textId="7A5928C4"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34A01B04" w14:textId="77777777" w:rsidR="005D48A6" w:rsidRPr="00346652" w:rsidRDefault="005D48A6" w:rsidP="005D48A6">
      <w:pPr>
        <w:rPr>
          <w:b/>
          <w:sz w:val="24"/>
          <w:szCs w:val="24"/>
          <w:lang w:val="pt-BR" w:eastAsia="pt-BR"/>
        </w:rPr>
      </w:pPr>
    </w:p>
    <w:p w14:paraId="7D3927B0"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5" w:name="_Toc231998779"/>
      <w:r>
        <w:rPr>
          <w:sz w:val="24"/>
          <w:szCs w:val="24"/>
          <w:lang w:eastAsia="pt-BR"/>
        </w:rPr>
        <w:t>Métricas de Risco: Do VaR às Medidas Coerentes</w:t>
      </w:r>
      <w:bookmarkEnd w:id="55"/>
    </w:p>
    <w:p w14:paraId="14B496D5" w14:textId="77777777" w:rsidR="005D48A6" w:rsidRDefault="005D48A6" w:rsidP="005D48A6">
      <w:pPr>
        <w:rPr>
          <w:sz w:val="24"/>
          <w:szCs w:val="24"/>
        </w:rPr>
      </w:pPr>
    </w:p>
    <w:p w14:paraId="6F0B21A6"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1916C6F5"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w:t>
      </w:r>
      <w:r>
        <w:rPr>
          <w:sz w:val="24"/>
          <w:szCs w:val="24"/>
          <w:lang w:val="pt-BR" w:eastAsia="pt-BR"/>
        </w:rPr>
        <w:lastRenderedPageBreak/>
        <w:t xml:space="preserve">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9DB5CFA"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0F8AB099"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56A5A5E3" w14:textId="77777777" w:rsidR="005D48A6" w:rsidRPr="00346652" w:rsidRDefault="005D48A6" w:rsidP="005D48A6">
      <w:pPr>
        <w:rPr>
          <w:b/>
          <w:sz w:val="24"/>
          <w:szCs w:val="24"/>
          <w:lang w:val="pt-BR" w:eastAsia="pt-BR"/>
        </w:rPr>
      </w:pPr>
    </w:p>
    <w:p w14:paraId="2BD9DA2C"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6" w:name="_Toc231998780"/>
      <w:r>
        <w:rPr>
          <w:sz w:val="24"/>
          <w:szCs w:val="24"/>
          <w:lang w:val="pt-BR" w:eastAsia="pt-BR"/>
        </w:rPr>
        <w:t>Transição da MPT para a PMPT</w:t>
      </w:r>
      <w:bookmarkEnd w:id="56"/>
    </w:p>
    <w:p w14:paraId="5F938241" w14:textId="77777777" w:rsidR="00443833" w:rsidRPr="00443833" w:rsidRDefault="00443833" w:rsidP="005D48A6">
      <w:pPr>
        <w:widowControl/>
        <w:autoSpaceDE/>
        <w:autoSpaceDN/>
        <w:spacing w:line="360" w:lineRule="auto"/>
        <w:jc w:val="both"/>
        <w:rPr>
          <w:sz w:val="24"/>
          <w:szCs w:val="24"/>
          <w:lang w:val="pt-BR" w:eastAsia="pt-BR"/>
        </w:rPr>
      </w:pPr>
    </w:p>
    <w:p w14:paraId="38F8E143"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3EE6A58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168EBE2"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212E0DA7" w14:textId="77777777" w:rsidR="009E1AAD" w:rsidRPr="00EE5FAE" w:rsidRDefault="009E1AAD">
      <w:pPr>
        <w:pStyle w:val="PargrafodaLista"/>
        <w:widowControl/>
        <w:numPr>
          <w:ilvl w:val="1"/>
          <w:numId w:val="30"/>
        </w:numPr>
        <w:autoSpaceDE/>
        <w:autoSpaceDN/>
        <w:spacing w:line="360" w:lineRule="auto"/>
        <w:jc w:val="both"/>
        <w:outlineLvl w:val="1"/>
        <w:rPr>
          <w:sz w:val="24"/>
          <w:szCs w:val="24"/>
          <w:lang w:val="pt-BR" w:eastAsia="pt-BR"/>
        </w:rPr>
      </w:pPr>
      <w:bookmarkStart w:id="57" w:name="_Toc231998781"/>
      <w:r>
        <w:rPr>
          <w:b/>
          <w:bCs/>
          <w:sz w:val="24"/>
          <w:szCs w:val="24"/>
          <w:lang w:val="pt-BR" w:eastAsia="pt-BR"/>
        </w:rPr>
        <w:lastRenderedPageBreak/>
        <w:t>Desconstrução Crítica da MPT: As Falácias da Normalidade e da Utilidade Quadrática</w:t>
      </w:r>
      <w:bookmarkEnd w:id="57"/>
    </w:p>
    <w:p w14:paraId="7ECE7D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2A832A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19AC1D3E" w14:textId="77777777" w:rsidR="009578C9" w:rsidRPr="00002122" w:rsidRDefault="009578C9" w:rsidP="009578C9">
      <w:pPr>
        <w:rPr>
          <w:b/>
          <w:bCs/>
          <w:sz w:val="24"/>
          <w:szCs w:val="24"/>
          <w:lang w:val="pt-BR" w:eastAsia="pt-BR"/>
        </w:rPr>
      </w:pPr>
    </w:p>
    <w:p w14:paraId="7AEA8E90" w14:textId="77777777" w:rsidR="009578C9" w:rsidRDefault="005106B9">
      <w:pPr>
        <w:pStyle w:val="PargrafodaLista"/>
        <w:widowControl/>
        <w:numPr>
          <w:ilvl w:val="2"/>
          <w:numId w:val="30"/>
        </w:numPr>
        <w:autoSpaceDE/>
        <w:autoSpaceDN/>
        <w:spacing w:line="360" w:lineRule="auto"/>
        <w:jc w:val="both"/>
        <w:outlineLvl w:val="2"/>
        <w:rPr>
          <w:sz w:val="24"/>
          <w:szCs w:val="24"/>
          <w:lang w:val="pt-BR" w:eastAsia="pt-BR"/>
        </w:rPr>
      </w:pPr>
      <w:bookmarkStart w:id="58" w:name="_Toc231998782"/>
      <w:r>
        <w:rPr>
          <w:sz w:val="24"/>
          <w:szCs w:val="24"/>
          <w:lang w:val="pt-BR" w:eastAsia="pt-BR"/>
        </w:rPr>
        <w:t>Limitações da Distribuição Normal: Caudas Pesadas e Assimetria</w:t>
      </w:r>
      <w:bookmarkEnd w:id="58"/>
    </w:p>
    <w:p w14:paraId="136C2F9D" w14:textId="77777777" w:rsidR="00607CFE" w:rsidRDefault="00607CFE" w:rsidP="00607CFE">
      <w:pPr>
        <w:rPr>
          <w:sz w:val="24"/>
          <w:szCs w:val="24"/>
          <w:lang w:val="pt-BR" w:eastAsia="pt-BR"/>
        </w:rPr>
      </w:pPr>
    </w:p>
    <w:p w14:paraId="386B52E8"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 (Mandelbrot, 1963).</w:t>
      </w:r>
    </w:p>
    <w:p w14:paraId="085862F4"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41D8E7DB"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proofErr w:type="spellStart"/>
      <w:r>
        <w:rPr>
          <w:b/>
          <w:bCs/>
          <w:sz w:val="24"/>
          <w:szCs w:val="24"/>
          <w:lang w:val="pt-BR" w:eastAsia="pt-BR"/>
        </w:rPr>
        <w:t>Leptocurtose</w:t>
      </w:r>
      <w:proofErr w:type="spellEnd"/>
      <w:r>
        <w:rPr>
          <w:b/>
          <w:bCs/>
          <w:sz w:val="24"/>
          <w:szCs w:val="24"/>
          <w:lang w:val="pt-BR" w:eastAsia="pt-BR"/>
        </w:rPr>
        <w:t xml:space="preserv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 (BUCKLE, 2006).</w:t>
      </w:r>
    </w:p>
    <w:p w14:paraId="3943A5C2"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w:t>
      </w:r>
      <w:proofErr w:type="spellStart"/>
      <w:r>
        <w:rPr>
          <w:b/>
          <w:bCs/>
          <w:sz w:val="24"/>
          <w:szCs w:val="24"/>
          <w:lang w:val="pt-BR" w:eastAsia="pt-BR"/>
        </w:rPr>
        <w:t>Skewness</w:t>
      </w:r>
      <w:proofErr w:type="spellEnd"/>
      <w:r>
        <w:rPr>
          <w:b/>
          <w:bCs/>
          <w:sz w:val="24"/>
          <w:szCs w:val="24"/>
          <w:lang w:val="pt-BR" w:eastAsia="pt-BR"/>
        </w:rPr>
        <w:t>):</w:t>
      </w:r>
      <w:r>
        <w:rPr>
          <w:sz w:val="24"/>
          <w:szCs w:val="24"/>
          <w:lang w:val="pt-BR" w:eastAsia="pt-BR"/>
        </w:rPr>
        <w:t xml:space="preserve"> Os retornos não são simétricos. Em mercados de ações, por exemplo, observa-se frequentemente uma assimetria negativa, onde as quedas são mais abruptas e profundas do que as altas (ATHAYDE; FLORES, 2017).</w:t>
      </w:r>
    </w:p>
    <w:p w14:paraId="733ADE36" w14:textId="77777777" w:rsidR="00607CFE" w:rsidRPr="00607CFE" w:rsidRDefault="00607CFE" w:rsidP="00607CFE">
      <w:pPr>
        <w:rPr>
          <w:sz w:val="24"/>
          <w:szCs w:val="24"/>
          <w:lang w:val="pt-BR" w:eastAsia="pt-BR"/>
        </w:rPr>
      </w:pPr>
    </w:p>
    <w:p w14:paraId="346BBC8C" w14:textId="77777777" w:rsidR="00607CFE" w:rsidRPr="009578C9" w:rsidRDefault="00607CFE">
      <w:pPr>
        <w:pStyle w:val="PargrafodaLista"/>
        <w:widowControl/>
        <w:numPr>
          <w:ilvl w:val="3"/>
          <w:numId w:val="30"/>
        </w:numPr>
        <w:autoSpaceDE/>
        <w:autoSpaceDN/>
        <w:spacing w:line="360" w:lineRule="auto"/>
        <w:ind w:left="851" w:hanging="567"/>
        <w:jc w:val="both"/>
        <w:outlineLvl w:val="2"/>
        <w:rPr>
          <w:sz w:val="24"/>
          <w:szCs w:val="24"/>
          <w:lang w:val="pt-BR" w:eastAsia="pt-BR"/>
        </w:rPr>
      </w:pPr>
      <w:bookmarkStart w:id="59" w:name="_Toc231998783"/>
      <w:r>
        <w:rPr>
          <w:sz w:val="24"/>
          <w:szCs w:val="24"/>
          <w:lang w:val="pt-BR" w:eastAsia="pt-BR"/>
        </w:rPr>
        <w:t>Implicação para a Gestão de Portfólio</w:t>
      </w:r>
      <w:bookmarkEnd w:id="59"/>
    </w:p>
    <w:p w14:paraId="242D1550" w14:textId="77777777" w:rsidR="009578C9" w:rsidRDefault="009578C9" w:rsidP="00443833">
      <w:pPr>
        <w:widowControl/>
        <w:autoSpaceDE/>
        <w:autoSpaceDN/>
        <w:spacing w:line="360" w:lineRule="auto"/>
        <w:ind w:firstLine="851"/>
        <w:jc w:val="both"/>
        <w:rPr>
          <w:sz w:val="24"/>
          <w:szCs w:val="24"/>
          <w:lang w:val="pt-BR" w:eastAsia="pt-BR"/>
        </w:rPr>
      </w:pPr>
    </w:p>
    <w:p w14:paraId="7097585B"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(Athayde; Flores, 2017). </w:t>
      </w:r>
    </w:p>
    <w:p w14:paraId="79258108" w14:textId="7777777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Permite o uso de distribuições mais flexíveis ou métodos não paramétricos que capturam a verdadeira natureza do risco de cauda ao não assumir normalidade, (</w:t>
      </w:r>
      <w:proofErr w:type="spellStart"/>
      <w:r>
        <w:rPr>
          <w:sz w:val="24"/>
          <w:szCs w:val="24"/>
          <w:lang w:val="pt-BR" w:eastAsia="pt-BR"/>
        </w:rPr>
        <w:t>Sortino</w:t>
      </w:r>
      <w:proofErr w:type="spellEnd"/>
      <w:r>
        <w:rPr>
          <w:sz w:val="24"/>
          <w:szCs w:val="24"/>
          <w:lang w:val="pt-BR" w:eastAsia="pt-BR"/>
        </w:rPr>
        <w:t>; Van Der Meer, 1991).</w:t>
      </w:r>
    </w:p>
    <w:p w14:paraId="2ED4185A" w14:textId="77777777" w:rsidR="007F3010" w:rsidRPr="00002122" w:rsidRDefault="007F3010" w:rsidP="007F3010">
      <w:pPr>
        <w:rPr>
          <w:b/>
          <w:bCs/>
          <w:sz w:val="24"/>
          <w:szCs w:val="24"/>
          <w:lang w:val="pt-BR" w:eastAsia="pt-BR"/>
        </w:rPr>
      </w:pPr>
    </w:p>
    <w:p w14:paraId="19B705B2" w14:textId="77777777" w:rsidR="007F3010" w:rsidRPr="007F3010" w:rsidRDefault="007F3010">
      <w:pPr>
        <w:pStyle w:val="PargrafodaLista"/>
        <w:widowControl/>
        <w:numPr>
          <w:ilvl w:val="2"/>
          <w:numId w:val="30"/>
        </w:numPr>
        <w:autoSpaceDE/>
        <w:autoSpaceDN/>
        <w:spacing w:line="360" w:lineRule="auto"/>
        <w:ind w:left="1276" w:hanging="567"/>
        <w:jc w:val="both"/>
        <w:outlineLvl w:val="2"/>
        <w:rPr>
          <w:sz w:val="24"/>
          <w:szCs w:val="24"/>
          <w:lang w:val="pt-BR" w:eastAsia="pt-BR"/>
        </w:rPr>
      </w:pPr>
      <w:bookmarkStart w:id="60" w:name="_Toc231998784"/>
      <w:r>
        <w:rPr>
          <w:sz w:val="24"/>
          <w:szCs w:val="24"/>
          <w:lang w:val="pt-BR" w:eastAsia="pt-BR"/>
        </w:rPr>
        <w:t>A Função de Utilidade e a Teoria da Perspectiva</w:t>
      </w:r>
      <w:bookmarkEnd w:id="60"/>
      <w:r>
        <w:rPr>
          <w:sz w:val="24"/>
          <w:szCs w:val="24"/>
          <w:lang w:val="pt-BR" w:eastAsia="pt-BR"/>
        </w:rPr>
        <w:t xml:space="preserve"> </w:t>
      </w:r>
    </w:p>
    <w:p w14:paraId="1D623EB4" w14:textId="77777777" w:rsidR="00443833" w:rsidRPr="007F3010" w:rsidRDefault="00443833" w:rsidP="007F3010">
      <w:pPr>
        <w:widowControl/>
        <w:autoSpaceDE/>
        <w:autoSpaceDN/>
        <w:spacing w:line="360" w:lineRule="auto"/>
        <w:jc w:val="both"/>
        <w:rPr>
          <w:b/>
          <w:bCs/>
          <w:sz w:val="24"/>
          <w:szCs w:val="24"/>
          <w:lang w:val="pt-BR" w:eastAsia="pt-BR"/>
        </w:rPr>
      </w:pPr>
    </w:p>
    <w:p w14:paraId="5D0C4C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 (Rom; Ferguson, 1994).</w:t>
      </w:r>
    </w:p>
    <w:p w14:paraId="52AD71E0" w14:textId="344C890F" w:rsidR="00FE0050" w:rsidRPr="00FE0050" w:rsidRDefault="00443833" w:rsidP="00FE0050">
      <w:pPr>
        <w:spacing w:line="360" w:lineRule="auto"/>
        <w:ind w:firstLine="851"/>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rFonts w:ascii="Arial" w:hAnsi="Arial" w:cs="Arial"/>
          <w:color w:val="000000"/>
          <w:sz w:val="20"/>
          <w:szCs w:val="20"/>
          <w:lang w:val="pt-BR" w:eastAsia="pt-BR"/>
        </w:rPr>
        <w:t xml:space="preserve"> </w:t>
      </w:r>
      <w:r>
        <w:t xml:space="preserve">Diferentemente da teoria da utilidade esperada, que assume que os agentes avaliam o nível final de riqueza, a Teoria da Perspectiva postula que os indivíduos avaliam os resultados em termos de </w:t>
      </w:r>
      <w:r>
        <w:rPr>
          <w:i/>
          <w:iCs/>
        </w:rPr>
        <w:t>alterações</w:t>
      </w:r>
      <w:r>
        <w:t xml:space="preserve"> (ganhos e perdas) relativas a um ponto de referência neutro (geralmente o </w:t>
      </w:r>
      <w:r>
        <w:rPr>
          <w:i/>
          <w:iCs/>
        </w:rPr>
        <w:t>status quo</w:t>
      </w:r>
      <w:r>
        <w:t xml:space="preserve"> ou o preço de compra) (KAHNEMAN; TVERSKY, 1979).</w:t>
      </w:r>
    </w:p>
    <w:p w14:paraId="62F68D1E"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A implicação mais profunda e sistêmica para a gestão de portfólios é o conceito de Aversão à Perda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Estudos experimentais robustos, replicados em diversas culturas e contextos econômicos, demonstram que a dor psicológica de uma perda é, em média, 2,25 vezes mais intensa do que o prazer proporcionado por um ganho de magnitude equivalente (KAHNEMAN; TVERSKY, 1979). O coeficiente de aversão à perda (λ ≈ 2,25) sugere uma assimetria fundamental na função de valor v(x).</w:t>
      </w:r>
    </w:p>
    <w:p w14:paraId="2790A392"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A função de valor da Teoria da Perspectiva exibe características morfológicas distintas que invalidam a premissa de normalidade e simetria da MPT:</w:t>
      </w:r>
    </w:p>
    <w:p w14:paraId="72DFF28D"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lastRenderedPageBreak/>
        <w:t>Côncava no domínio dos ganhos:</w:t>
      </w:r>
      <w:r>
        <w:rPr>
          <w:sz w:val="24"/>
          <w:szCs w:val="24"/>
          <w:lang w:val="pt-BR" w:eastAsia="pt-BR"/>
        </w:rPr>
        <w:t xml:space="preserve"> Indica aversão ao risco quando o investidor está em território positivo ("segurar os lucros").</w:t>
      </w:r>
    </w:p>
    <w:p w14:paraId="1468F540"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t>Convexa no domínio das perdas:</w:t>
      </w:r>
      <w:r>
        <w:rPr>
          <w:sz w:val="24"/>
          <w:szCs w:val="24"/>
          <w:lang w:val="pt-BR" w:eastAsia="pt-BR"/>
        </w:rPr>
        <w:t xml:space="preserve"> Indica propensão ao risco quando o investidor está em território negativo. O investidor tende a "dobrar a aposta" ou a manter ativos perdedores na esperança de recuperar o prejuízo e evitar a realização da perda, um fenômeno conhecido como Efeito Disposição (KAHNEMAN; TVERSKY, 1979).</w:t>
      </w:r>
    </w:p>
    <w:p w14:paraId="19954CA1"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t>A quebra (</w:t>
      </w:r>
      <w:proofErr w:type="spellStart"/>
      <w:r>
        <w:rPr>
          <w:b/>
          <w:bCs/>
          <w:i/>
          <w:iCs/>
          <w:sz w:val="24"/>
          <w:szCs w:val="24"/>
          <w:lang w:val="pt-BR" w:eastAsia="pt-BR"/>
        </w:rPr>
        <w:t>kink</w:t>
      </w:r>
      <w:proofErr w:type="spellEnd"/>
      <w:r>
        <w:rPr>
          <w:b/>
          <w:bCs/>
          <w:sz w:val="24"/>
          <w:szCs w:val="24"/>
          <w:lang w:val="pt-BR" w:eastAsia="pt-BR"/>
        </w:rPr>
        <w:t>) na origem:</w:t>
      </w:r>
      <w:r>
        <w:rPr>
          <w:sz w:val="24"/>
          <w:szCs w:val="24"/>
          <w:lang w:val="pt-BR" w:eastAsia="pt-BR"/>
        </w:rPr>
        <w:t xml:space="preserve"> A inclinação da curva muda abruptamente no ponto de referência, tornando a função não </w:t>
      </w:r>
      <w:proofErr w:type="spellStart"/>
      <w:r>
        <w:rPr>
          <w:sz w:val="24"/>
          <w:szCs w:val="24"/>
          <w:lang w:val="pt-BR" w:eastAsia="pt-BR"/>
        </w:rPr>
        <w:t>diferenciável</w:t>
      </w:r>
      <w:proofErr w:type="spellEnd"/>
      <w:r>
        <w:rPr>
          <w:sz w:val="24"/>
          <w:szCs w:val="24"/>
          <w:lang w:val="pt-BR" w:eastAsia="pt-BR"/>
        </w:rPr>
        <w:t xml:space="preserve"> em zero e matematicamente incompatível com a variância global como medida única de risco.</w:t>
      </w:r>
    </w:p>
    <w:p w14:paraId="0FA96EB2"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 xml:space="preserve">Essa assimetria comportamental fornece a justificativa teórica imperativa para a substituição da MPT pela Teoria Pós-Moderna de Portfólio (PMPT). Se o investidor é avesso à perda, e não à volatilidade </w:t>
      </w:r>
      <w:r>
        <w:rPr>
          <w:i/>
          <w:iCs/>
          <w:sz w:val="24"/>
          <w:szCs w:val="24"/>
          <w:lang w:val="pt-BR" w:eastAsia="pt-BR"/>
        </w:rPr>
        <w:t>per se</w:t>
      </w:r>
      <w:r>
        <w:rPr>
          <w:sz w:val="24"/>
          <w:szCs w:val="24"/>
          <w:lang w:val="pt-BR" w:eastAsia="pt-BR"/>
        </w:rPr>
        <w:t>, a modelagem deve focar exclusivamente nos momentos parciais da distribuição de retornos (KAHNEMAN; TVERSKY, 1979).</w:t>
      </w:r>
    </w:p>
    <w:p w14:paraId="681F3165" w14:textId="72084A99" w:rsidR="008C1690" w:rsidRDefault="00443833" w:rsidP="00FE0050">
      <w:pPr>
        <w:widowControl/>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 (</w:t>
      </w:r>
      <w:proofErr w:type="spellStart"/>
      <w:r>
        <w:rPr>
          <w:sz w:val="24"/>
          <w:szCs w:val="24"/>
          <w:lang w:val="pt-BR" w:eastAsia="pt-BR"/>
        </w:rPr>
        <w:t>Sortino</w:t>
      </w:r>
      <w:proofErr w:type="spellEnd"/>
      <w:r>
        <w:rPr>
          <w:sz w:val="24"/>
          <w:szCs w:val="24"/>
          <w:lang w:val="pt-BR" w:eastAsia="pt-BR"/>
        </w:rPr>
        <w:t>; Van Der Meer, 1991).</w:t>
      </w:r>
    </w:p>
    <w:p w14:paraId="79F477B1" w14:textId="77777777" w:rsidR="00FE0050" w:rsidRDefault="00FE0050" w:rsidP="00FE0050">
      <w:pPr>
        <w:widowControl/>
        <w:autoSpaceDE/>
        <w:autoSpaceDN/>
        <w:spacing w:line="360" w:lineRule="auto"/>
        <w:ind w:firstLine="851"/>
        <w:jc w:val="both"/>
        <w:rPr>
          <w:sz w:val="24"/>
          <w:szCs w:val="24"/>
          <w:lang w:val="pt-BR" w:eastAsia="pt-BR"/>
        </w:rPr>
      </w:pPr>
    </w:p>
    <w:p w14:paraId="00C81FE0" w14:textId="77777777" w:rsidR="00FE0050" w:rsidRPr="00002122" w:rsidRDefault="00FE0050" w:rsidP="00FE0050">
      <w:pPr>
        <w:rPr>
          <w:b/>
          <w:bCs/>
          <w:sz w:val="24"/>
          <w:szCs w:val="24"/>
          <w:lang w:val="pt-BR" w:eastAsia="pt-BR"/>
        </w:rPr>
      </w:pPr>
    </w:p>
    <w:p w14:paraId="187B8D79" w14:textId="64CA0592" w:rsidR="00FE0050" w:rsidRPr="00FE0050" w:rsidRDefault="00FE0050">
      <w:pPr>
        <w:pStyle w:val="PargrafodaLista"/>
        <w:widowControl/>
        <w:numPr>
          <w:ilvl w:val="2"/>
          <w:numId w:val="30"/>
        </w:numPr>
        <w:autoSpaceDE/>
        <w:autoSpaceDN/>
        <w:spacing w:line="360" w:lineRule="auto"/>
        <w:ind w:left="1276" w:hanging="567"/>
        <w:jc w:val="both"/>
        <w:outlineLvl w:val="2"/>
        <w:rPr>
          <w:sz w:val="24"/>
          <w:szCs w:val="24"/>
          <w:lang w:val="pt-BR" w:eastAsia="pt-BR"/>
        </w:rPr>
      </w:pPr>
      <w:bookmarkStart w:id="61" w:name="_Toc231998785"/>
      <w:r>
        <w:rPr>
          <w:sz w:val="24"/>
          <w:szCs w:val="24"/>
          <w:lang w:eastAsia="pt-BR"/>
        </w:rPr>
        <w:t>O Catálogo de Vieses e suas Implicações Sistêmicas</w:t>
      </w:r>
      <w:bookmarkEnd w:id="61"/>
      <w:r>
        <w:rPr>
          <w:sz w:val="24"/>
          <w:szCs w:val="24"/>
          <w:lang w:val="pt-BR" w:eastAsia="pt-BR"/>
        </w:rPr>
        <w:t xml:space="preserve"> </w:t>
      </w:r>
    </w:p>
    <w:p w14:paraId="56EF1E2B" w14:textId="77777777" w:rsidR="00FE0050" w:rsidRDefault="00FE0050" w:rsidP="00FE0050">
      <w:pPr>
        <w:widowControl/>
        <w:autoSpaceDE/>
        <w:autoSpaceDN/>
        <w:spacing w:line="360" w:lineRule="auto"/>
        <w:jc w:val="both"/>
        <w:rPr>
          <w:b/>
          <w:bCs/>
          <w:sz w:val="24"/>
          <w:szCs w:val="24"/>
          <w:lang w:val="pt-BR" w:eastAsia="pt-BR"/>
        </w:rPr>
      </w:pPr>
    </w:p>
    <w:p w14:paraId="01A544F7" w14:textId="77777777" w:rsidR="00FE0050" w:rsidRDefault="00FE0050" w:rsidP="00FE0050">
      <w:pPr>
        <w:widowControl/>
        <w:autoSpaceDE/>
        <w:autoSpaceDN/>
        <w:spacing w:line="360" w:lineRule="auto"/>
        <w:ind w:firstLine="851"/>
        <w:jc w:val="both"/>
        <w:rPr>
          <w:rFonts w:ascii="Arial" w:hAnsi="Arial" w:cs="Arial"/>
          <w:color w:val="000000"/>
          <w:sz w:val="20"/>
          <w:szCs w:val="20"/>
        </w:rPr>
      </w:pPr>
      <w:r>
        <w:rPr>
          <w:sz w:val="24"/>
          <w:szCs w:val="24"/>
          <w:lang w:val="pt-BR" w:eastAsia="pt-BR"/>
        </w:rPr>
        <w:t>A estrutura teórica atualizada deve ir além da aversão à perda para incorporar mecanismos que identifiquem e mitiguem vieses cognitivos sistemáticos que distorcem a formação de preços e a alocação de ativos. Esses vieses não são erros aleatórios que se cancelam (ruído branco), mas desvios sistemáticos que geram anomalias de mercado persistentes.</w:t>
      </w:r>
      <w:r>
        <w:rPr>
          <w:rFonts w:ascii="Arial" w:hAnsi="Arial" w:cs="Arial"/>
          <w:color w:val="000000"/>
          <w:sz w:val="20"/>
          <w:szCs w:val="20"/>
        </w:rPr>
        <w:t xml:space="preserve"> </w:t>
      </w:r>
    </w:p>
    <w:p w14:paraId="4A29C8CE" w14:textId="77777777" w:rsidR="00FE0050" w:rsidRPr="00FE0050" w:rsidRDefault="00FE0050" w:rsidP="00FE0050">
      <w:pPr>
        <w:widowControl/>
        <w:autoSpaceDE/>
        <w:autoSpaceDN/>
        <w:spacing w:line="360" w:lineRule="auto"/>
        <w:jc w:val="both"/>
        <w:rPr>
          <w:b/>
          <w:bCs/>
          <w:sz w:val="24"/>
          <w:szCs w:val="24"/>
          <w:lang w:eastAsia="pt-BR"/>
        </w:rPr>
      </w:pPr>
    </w:p>
    <w:p w14:paraId="43B4942C" w14:textId="77777777" w:rsidR="00FE0050" w:rsidRDefault="00FE0050" w:rsidP="00FE0050">
      <w:pPr>
        <w:widowControl/>
        <w:autoSpaceDE/>
        <w:autoSpaceDN/>
        <w:spacing w:line="360" w:lineRule="auto"/>
        <w:jc w:val="both"/>
        <w:rPr>
          <w:b/>
          <w:bCs/>
          <w:sz w:val="24"/>
          <w:szCs w:val="24"/>
          <w:lang w:val="pt-BR" w:eastAsia="pt-BR"/>
        </w:rPr>
      </w:pPr>
    </w:p>
    <w:p w14:paraId="4C20506A" w14:textId="54E4476B" w:rsidR="00FE0050" w:rsidRPr="00FE0050" w:rsidRDefault="00FE0050" w:rsidP="00FE0050">
      <w:pPr>
        <w:pStyle w:val="Legenda"/>
        <w:keepNext/>
        <w:jc w:val="center"/>
        <w:rPr>
          <w:i w:val="0"/>
          <w:iCs w:val="0"/>
          <w:color w:val="auto"/>
          <w:sz w:val="24"/>
          <w:szCs w:val="24"/>
        </w:rPr>
      </w:pPr>
      <w:r>
        <w:rPr>
          <w:i w:val="0"/>
          <w:iCs w:val="0"/>
          <w:color w:val="auto"/>
          <w:sz w:val="24"/>
          <w:szCs w:val="24"/>
        </w:rPr>
        <w:lastRenderedPageBreak/>
        <w:t xml:space="preserve">Tabela </w:t>
      </w:r>
      <w:r>
        <w:rPr>
          <w:i w:val="0"/>
          <w:iCs w:val="0"/>
          <w:color w:val="auto"/>
          <w:sz w:val="24"/>
          <w:szCs w:val="24"/>
        </w:rPr>
        <w:fldChar w:fldCharType="begin"/>
      </w:r>
      <w:r>
        <w:rPr>
          <w:i w:val="0"/>
          <w:iCs w:val="0"/>
          <w:color w:val="auto"/>
          <w:sz w:val="24"/>
          <w:szCs w:val="24"/>
        </w:rPr>
        <w:instrText xml:space="preserve"> SEQ Tabela \* ARABIC </w:instrText>
      </w:r>
      <w:r>
        <w:rPr>
          <w:i w:val="0"/>
          <w:iCs w:val="0"/>
          <w:color w:val="auto"/>
          <w:sz w:val="24"/>
          <w:szCs w:val="24"/>
        </w:rPr>
        <w:fldChar w:fldCharType="separate"/>
      </w:r>
      <w:r w:rsidR="00C83134">
        <w:rPr>
          <w:i w:val="0"/>
          <w:iCs w:val="0"/>
          <w:noProof/>
          <w:color w:val="auto"/>
          <w:sz w:val="24"/>
          <w:szCs w:val="24"/>
        </w:rPr>
        <w:t>3</w:t>
      </w:r>
      <w:r>
        <w:rPr>
          <w:i w:val="0"/>
          <w:iCs w:val="0"/>
          <w:color w:val="auto"/>
          <w:sz w:val="24"/>
          <w:szCs w:val="24"/>
        </w:rPr>
        <w:fldChar w:fldCharType="end"/>
      </w:r>
      <w:r>
        <w:rPr>
          <w:i w:val="0"/>
          <w:iCs w:val="0"/>
          <w:color w:val="auto"/>
          <w:sz w:val="24"/>
          <w:szCs w:val="24"/>
        </w:rPr>
        <w:t xml:space="preserve"> - Vieses cognitivos e impacto operacional</w:t>
      </w:r>
    </w:p>
    <w:tbl>
      <w:tblPr>
        <w:tblW w:w="0" w:type="auto"/>
        <w:tblCellMar>
          <w:top w:w="15" w:type="dxa"/>
          <w:left w:w="15" w:type="dxa"/>
          <w:bottom w:w="15" w:type="dxa"/>
          <w:right w:w="15" w:type="dxa"/>
        </w:tblCellMar>
        <w:tblLook w:val="04A0" w:firstRow="1" w:lastRow="0" w:firstColumn="1" w:lastColumn="0" w:noHBand="0" w:noVBand="1"/>
      </w:tblPr>
      <w:tblGrid>
        <w:gridCol w:w="2261"/>
        <w:gridCol w:w="2406"/>
        <w:gridCol w:w="3821"/>
      </w:tblGrid>
      <w:tr w:rsidR="00FE0050" w:rsidRPr="00FE0050" w14:paraId="435ADDB9"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C570D97"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Viés Cognitivo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2B11F3E"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Mecanismo Psicológico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600848A4"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Manifestação no Mercado e no Portfólio</w:t>
            </w:r>
          </w:p>
          <w:p w14:paraId="38D7A17C"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 </w:t>
            </w:r>
          </w:p>
        </w:tc>
      </w:tr>
      <w:tr w:rsidR="00FE0050" w:rsidRPr="00FE0050" w14:paraId="0398374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FF8ED95"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Excesso de Confiança (</w:t>
            </w:r>
            <w:proofErr w:type="spellStart"/>
            <w:r>
              <w:rPr>
                <w:b/>
                <w:bCs/>
                <w:sz w:val="24"/>
                <w:szCs w:val="24"/>
                <w:lang w:val="pt-BR" w:eastAsia="pt-BR"/>
              </w:rPr>
              <w:t>Overconfidence</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BBF2BC5"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Superestimação da precisão das informações privadas e da própria habilidade de previsão.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FEF8B6"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Resulta em volumes de negociação excessivos (</w:t>
            </w:r>
            <w:proofErr w:type="spellStart"/>
            <w:r>
              <w:rPr>
                <w:sz w:val="24"/>
                <w:szCs w:val="24"/>
                <w:lang w:val="pt-BR" w:eastAsia="pt-BR"/>
              </w:rPr>
              <w:t>overtrading</w:t>
            </w:r>
            <w:proofErr w:type="spellEnd"/>
            <w:r>
              <w:rPr>
                <w:sz w:val="24"/>
                <w:szCs w:val="24"/>
                <w:lang w:val="pt-BR" w:eastAsia="pt-BR"/>
              </w:rPr>
              <w:t xml:space="preserve">), que corroem os retornos líquidos, e em </w:t>
            </w:r>
            <w:proofErr w:type="spellStart"/>
            <w:r>
              <w:rPr>
                <w:sz w:val="24"/>
                <w:szCs w:val="24"/>
                <w:lang w:val="pt-BR" w:eastAsia="pt-BR"/>
              </w:rPr>
              <w:t>subdiversificação</w:t>
            </w:r>
            <w:proofErr w:type="spellEnd"/>
            <w:r>
              <w:rPr>
                <w:sz w:val="24"/>
                <w:szCs w:val="24"/>
                <w:lang w:val="pt-BR" w:eastAsia="pt-BR"/>
              </w:rPr>
              <w:t xml:space="preserve"> (carteiras concentradas). Na modelagem bayesiana, traduz-se em intervalos de confiança excessivamente estreitos para as "visões" do gestor (BARBER; ODEAN, 2001).</w:t>
            </w:r>
          </w:p>
        </w:tc>
      </w:tr>
      <w:tr w:rsidR="00FE0050" w:rsidRPr="00FE0050" w14:paraId="039609E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18DA4D8"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Viés de Ancoragem (</w:t>
            </w:r>
            <w:proofErr w:type="spellStart"/>
            <w:r>
              <w:rPr>
                <w:b/>
                <w:bCs/>
                <w:sz w:val="24"/>
                <w:szCs w:val="24"/>
                <w:lang w:val="pt-BR" w:eastAsia="pt-BR"/>
              </w:rPr>
              <w:t>Anchoring</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1F9A439"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Fixação em informações iniciais ou irrelevantes, como o preço de compra ou as máximas históricas.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11DE99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 xml:space="preserve">Cria resistência a novos níveis de preço ("o preço está muito baixo comparado ao ano passado"), gerando ineficiências de </w:t>
            </w:r>
            <w:proofErr w:type="spellStart"/>
            <w:r>
              <w:rPr>
                <w:sz w:val="24"/>
                <w:szCs w:val="24"/>
                <w:lang w:val="pt-BR" w:eastAsia="pt-BR"/>
              </w:rPr>
              <w:t>sub-reação</w:t>
            </w:r>
            <w:proofErr w:type="spellEnd"/>
            <w:r>
              <w:rPr>
                <w:sz w:val="24"/>
                <w:szCs w:val="24"/>
                <w:lang w:val="pt-BR" w:eastAsia="pt-BR"/>
              </w:rPr>
              <w:t xml:space="preserve"> a novas informações fundamentais negativas (momentum de baixa) (TVERSKY; KAHNEMAN, 1974).</w:t>
            </w:r>
          </w:p>
        </w:tc>
      </w:tr>
      <w:tr w:rsidR="00FE0050" w:rsidRPr="00FE0050" w14:paraId="1BB0945E"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E0690C7"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Comportamento de Manada (</w:t>
            </w:r>
            <w:proofErr w:type="spellStart"/>
            <w:r>
              <w:rPr>
                <w:b/>
                <w:bCs/>
                <w:sz w:val="24"/>
                <w:szCs w:val="24"/>
                <w:lang w:val="pt-BR" w:eastAsia="pt-BR"/>
              </w:rPr>
              <w:t>Herding</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CECDC1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Imitação das ações de um grupo maior, ignorando informações privadas ou fundamentos.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C32D6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Motor crítico de bolhas especulativas e crashes súbitos. Desafia a premissa de independência dos erros nos modelos de equilíbrio tradicionais, aumentando a correlação entre ativos em momentos de estresse (NOFSINGER; SIAS, 1999).</w:t>
            </w:r>
          </w:p>
        </w:tc>
      </w:tr>
      <w:tr w:rsidR="00FE0050" w:rsidRPr="00FE0050" w14:paraId="0ACC059D"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038A17B"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lastRenderedPageBreak/>
              <w:t xml:space="preserve">Contabilidade Mental (Mental </w:t>
            </w:r>
            <w:proofErr w:type="spellStart"/>
            <w:r>
              <w:rPr>
                <w:b/>
                <w:bCs/>
                <w:sz w:val="24"/>
                <w:szCs w:val="24"/>
                <w:lang w:val="pt-BR" w:eastAsia="pt-BR"/>
              </w:rPr>
              <w:t>Accounting</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97C286"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Separação do patrimônio em "contas" mentais distintas baseadas na origem ou no destino do dinheiro.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40E7C87"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Leva a construções de portfólio ineficientes, onde o investidor assume riscos excessivos com o "dinheiro da casa" (lucros passados) enquanto é excessivamente conservador com o principal (THALER, 1999).</w:t>
            </w:r>
          </w:p>
        </w:tc>
      </w:tr>
    </w:tbl>
    <w:p w14:paraId="4D1E2B0D" w14:textId="65F5C11F" w:rsidR="00FE0050" w:rsidRPr="00FE0050" w:rsidRDefault="00FE0050" w:rsidP="00FE0050">
      <w:pPr>
        <w:widowControl/>
        <w:autoSpaceDE/>
        <w:autoSpaceDN/>
        <w:spacing w:line="360" w:lineRule="auto"/>
        <w:jc w:val="center"/>
        <w:rPr>
          <w:sz w:val="20"/>
          <w:szCs w:val="20"/>
          <w:lang w:val="pt-BR" w:eastAsia="pt-BR"/>
        </w:rPr>
      </w:pPr>
      <w:r>
        <w:rPr>
          <w:sz w:val="20"/>
          <w:szCs w:val="20"/>
          <w:lang w:val="pt-BR" w:eastAsia="pt-BR"/>
        </w:rPr>
        <w:t>Fonte: Elaboração Própria com base em (KAHNEMAN; TVERSKY, 1979).</w:t>
      </w:r>
    </w:p>
    <w:p w14:paraId="0BD426FC" w14:textId="77777777" w:rsidR="00FE0050" w:rsidRPr="007F3010" w:rsidRDefault="00FE0050" w:rsidP="00FE0050">
      <w:pPr>
        <w:widowControl/>
        <w:autoSpaceDE/>
        <w:autoSpaceDN/>
        <w:spacing w:line="360" w:lineRule="auto"/>
        <w:jc w:val="both"/>
        <w:rPr>
          <w:b/>
          <w:bCs/>
          <w:sz w:val="24"/>
          <w:szCs w:val="24"/>
          <w:lang w:val="pt-BR" w:eastAsia="pt-BR"/>
        </w:rPr>
      </w:pPr>
    </w:p>
    <w:p w14:paraId="5944485D" w14:textId="55B30278"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eastAsia="pt-BR"/>
        </w:rPr>
        <w:t>A incorporação desses vieses na teoria não serve apenas para diagnóstico, mas para a calibração dos modelos quantitativos. Como verificado na seção sobre o modelo Black-Litterman, a quantificação da incerteza na matriz Ω é a resposta metodológica direta para mitigar o viés de excesso de confiança.</w:t>
      </w:r>
    </w:p>
    <w:p w14:paraId="5C79E031" w14:textId="77777777" w:rsidR="00FE0050" w:rsidRDefault="00FE0050" w:rsidP="00FE0050">
      <w:pPr>
        <w:widowControl/>
        <w:autoSpaceDE/>
        <w:autoSpaceDN/>
        <w:spacing w:line="360" w:lineRule="auto"/>
        <w:ind w:firstLine="851"/>
        <w:jc w:val="both"/>
        <w:rPr>
          <w:sz w:val="24"/>
          <w:szCs w:val="24"/>
          <w:lang w:val="pt-BR" w:eastAsia="pt-BR"/>
        </w:rPr>
      </w:pPr>
    </w:p>
    <w:p w14:paraId="1AC087D4" w14:textId="77777777" w:rsidR="00FE0050" w:rsidRDefault="00FE0050" w:rsidP="00FE0050">
      <w:pPr>
        <w:widowControl/>
        <w:autoSpaceDE/>
        <w:autoSpaceDN/>
        <w:spacing w:line="360" w:lineRule="auto"/>
        <w:ind w:firstLine="851"/>
        <w:jc w:val="both"/>
        <w:rPr>
          <w:b/>
          <w:bCs/>
          <w:sz w:val="24"/>
          <w:szCs w:val="24"/>
          <w:lang w:val="pt-BR" w:eastAsia="pt-BR"/>
        </w:rPr>
      </w:pPr>
    </w:p>
    <w:p w14:paraId="0FB6F0B9" w14:textId="21650B62" w:rsidR="008C1690" w:rsidRPr="008C1690" w:rsidRDefault="008C1690" w:rsidP="008C1690">
      <w:pPr>
        <w:pStyle w:val="Legenda"/>
        <w:keepNext/>
        <w:jc w:val="center"/>
        <w:rPr>
          <w:rFonts w:ascii="Times New Roman" w:hAnsi="Times New Roman" w:cs="Times New Roman"/>
          <w:i w:val="0"/>
          <w:color w:val="auto"/>
          <w:sz w:val="24"/>
        </w:rPr>
      </w:pPr>
      <w:bookmarkStart w:id="62" w:name="_Toc23173887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C83134">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62"/>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3F3C8CC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D9470"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748578"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1454E"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5EBC929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1F7DA"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E3133"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72448C"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795B61B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07BB5"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A681D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083C2"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7394094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C1C609"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D7259B"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A7915"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2B7C758"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358D64"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DF4A4"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F2413"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351ABCC5"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737A9" w14:textId="77777777" w:rsidR="00443833" w:rsidRPr="00E1600B" w:rsidRDefault="00443833" w:rsidP="00E1600B">
            <w:pPr>
              <w:widowControl/>
              <w:autoSpaceDE/>
              <w:autoSpaceDN/>
              <w:spacing w:line="360" w:lineRule="auto"/>
              <w:jc w:val="both"/>
              <w:rPr>
                <w:lang w:val="pt-BR" w:eastAsia="pt-BR"/>
              </w:rPr>
            </w:pPr>
            <w:r>
              <w:rPr>
                <w:b/>
                <w:bCs/>
                <w:lang w:val="pt-BR" w:eastAsia="pt-BR"/>
              </w:rPr>
              <w:lastRenderedPageBreak/>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F2D2E"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050EEF"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04440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89227"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BD208"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D58460"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15639341"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Própria baseada em ROM; FERGUSON (1994)</w:t>
      </w:r>
    </w:p>
    <w:p w14:paraId="2814F0D1" w14:textId="77777777" w:rsidR="00903B95" w:rsidRPr="00002122" w:rsidRDefault="00903B95" w:rsidP="00903B95">
      <w:pPr>
        <w:rPr>
          <w:b/>
          <w:bCs/>
          <w:sz w:val="24"/>
          <w:szCs w:val="24"/>
          <w:lang w:val="pt-BR" w:eastAsia="pt-BR"/>
        </w:rPr>
      </w:pPr>
    </w:p>
    <w:p w14:paraId="4667515A" w14:textId="77777777" w:rsidR="00903B95" w:rsidRPr="009578C9" w:rsidRDefault="00903B95">
      <w:pPr>
        <w:pStyle w:val="PargrafodaLista"/>
        <w:widowControl/>
        <w:numPr>
          <w:ilvl w:val="1"/>
          <w:numId w:val="30"/>
        </w:numPr>
        <w:autoSpaceDE/>
        <w:autoSpaceDN/>
        <w:spacing w:line="360" w:lineRule="auto"/>
        <w:jc w:val="both"/>
        <w:outlineLvl w:val="1"/>
        <w:rPr>
          <w:sz w:val="24"/>
          <w:szCs w:val="24"/>
          <w:lang w:val="pt-BR" w:eastAsia="pt-BR"/>
        </w:rPr>
      </w:pPr>
      <w:bookmarkStart w:id="63" w:name="_Toc231998786"/>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63"/>
    </w:p>
    <w:p w14:paraId="04A8B1DB" w14:textId="77777777" w:rsidR="00903B95" w:rsidRDefault="00903B95" w:rsidP="00903B95">
      <w:pPr>
        <w:widowControl/>
        <w:autoSpaceDE/>
        <w:autoSpaceDN/>
        <w:spacing w:line="360" w:lineRule="auto"/>
        <w:ind w:firstLine="851"/>
        <w:jc w:val="both"/>
        <w:rPr>
          <w:sz w:val="24"/>
          <w:szCs w:val="24"/>
          <w:lang w:val="pt-BR" w:eastAsia="pt-BR"/>
        </w:rPr>
      </w:pPr>
    </w:p>
    <w:p w14:paraId="56BBCEF6"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DFF9A3E" w14:textId="77777777" w:rsidR="00AF619F" w:rsidRPr="00AF619F" w:rsidRDefault="00AF619F" w:rsidP="00AF619F">
      <w:pPr>
        <w:rPr>
          <w:sz w:val="24"/>
          <w:szCs w:val="24"/>
          <w:lang w:val="pt-BR" w:eastAsia="pt-BR"/>
        </w:rPr>
      </w:pPr>
    </w:p>
    <w:p w14:paraId="51CD256C" w14:textId="77777777" w:rsidR="00AF619F" w:rsidRPr="00AF619F"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64" w:name="_Toc231998787"/>
      <w:r>
        <w:rPr>
          <w:sz w:val="24"/>
          <w:szCs w:val="24"/>
          <w:lang w:val="pt-BR" w:eastAsia="pt-BR"/>
        </w:rPr>
        <w:t xml:space="preserve">Definição Matemática dos </w:t>
      </w:r>
      <w:proofErr w:type="spellStart"/>
      <w:r>
        <w:rPr>
          <w:sz w:val="24"/>
          <w:szCs w:val="24"/>
          <w:lang w:val="pt-BR" w:eastAsia="pt-BR"/>
        </w:rPr>
        <w:t>LPMs</w:t>
      </w:r>
      <w:bookmarkEnd w:id="64"/>
      <w:proofErr w:type="spellEnd"/>
    </w:p>
    <w:p w14:paraId="46218576" w14:textId="77777777" w:rsidR="00AF619F" w:rsidRPr="00AF619F" w:rsidRDefault="00AF619F" w:rsidP="00AF619F">
      <w:pPr>
        <w:widowControl/>
        <w:autoSpaceDE/>
        <w:autoSpaceDN/>
        <w:spacing w:line="360" w:lineRule="auto"/>
        <w:jc w:val="both"/>
        <w:rPr>
          <w:sz w:val="24"/>
          <w:szCs w:val="24"/>
          <w:lang w:val="pt-BR" w:eastAsia="pt-BR"/>
        </w:rPr>
      </w:pPr>
    </w:p>
    <w:p w14:paraId="0F09E8E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0A394C2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32C14C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5D267D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28A1A6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787B94"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1529BA4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 (</w:t>
      </w:r>
      <w:proofErr w:type="spellStart"/>
      <w:r>
        <w:rPr>
          <w:sz w:val="24"/>
          <w:szCs w:val="24"/>
          <w:lang w:val="pt-BR" w:eastAsia="pt-BR"/>
        </w:rPr>
        <w:t>Fishburn</w:t>
      </w:r>
      <w:proofErr w:type="spellEnd"/>
      <w:r>
        <w:rPr>
          <w:sz w:val="24"/>
          <w:szCs w:val="24"/>
          <w:lang w:val="pt-BR" w:eastAsia="pt-BR"/>
        </w:rPr>
        <w:t>, 1977).</w:t>
      </w:r>
    </w:p>
    <w:p w14:paraId="7CDC03A4" w14:textId="77777777" w:rsidR="00AF619F" w:rsidRPr="00AF619F" w:rsidRDefault="00AF619F" w:rsidP="00AF619F">
      <w:pPr>
        <w:rPr>
          <w:sz w:val="24"/>
          <w:szCs w:val="24"/>
          <w:lang w:val="pt-BR" w:eastAsia="pt-BR"/>
        </w:rPr>
      </w:pPr>
    </w:p>
    <w:p w14:paraId="1F84A038" w14:textId="77777777" w:rsidR="00443833" w:rsidRPr="00443833"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65" w:name="_Toc231998788"/>
      <w:r>
        <w:rPr>
          <w:sz w:val="24"/>
          <w:szCs w:val="24"/>
          <w:lang w:val="pt-BR" w:eastAsia="pt-BR"/>
        </w:rPr>
        <w:lastRenderedPageBreak/>
        <w:t>A Hierarquia dos Graus de LPM e suas Interpretações</w:t>
      </w:r>
      <w:bookmarkEnd w:id="65"/>
      <w:r>
        <w:rPr>
          <w:sz w:val="24"/>
          <w:szCs w:val="24"/>
          <w:lang w:val="pt-BR" w:eastAsia="pt-BR"/>
        </w:rPr>
        <w:t xml:space="preserve"> </w:t>
      </w:r>
    </w:p>
    <w:p w14:paraId="3E033EB7" w14:textId="77777777" w:rsidR="00AF619F" w:rsidRDefault="00AF619F" w:rsidP="00AF619F">
      <w:pPr>
        <w:widowControl/>
        <w:autoSpaceDE/>
        <w:autoSpaceDN/>
        <w:spacing w:line="360" w:lineRule="auto"/>
        <w:jc w:val="both"/>
        <w:rPr>
          <w:sz w:val="24"/>
          <w:szCs w:val="24"/>
          <w:lang w:val="pt-BR" w:eastAsia="pt-BR"/>
        </w:rPr>
      </w:pPr>
    </w:p>
    <w:p w14:paraId="1D89B911"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 (Bawa, 1975; Fishburn, 1977):</w:t>
      </w:r>
    </w:p>
    <w:p w14:paraId="478D78B3"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195C355C" w14:textId="77777777" w:rsidR="00443833" w:rsidRPr="00D257C0" w:rsidRDefault="00443833">
      <w:pPr>
        <w:widowControl/>
        <w:numPr>
          <w:ilvl w:val="0"/>
          <w:numId w:val="12"/>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0177C518" w14:textId="77777777" w:rsidR="00443833" w:rsidRPr="00D257C0" w:rsidRDefault="00443833">
      <w:pPr>
        <w:widowControl/>
        <w:numPr>
          <w:ilvl w:val="0"/>
          <w:numId w:val="13"/>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6AD0E5CF" w14:textId="77777777" w:rsidR="00443833" w:rsidRPr="00D257C0" w:rsidRDefault="00443833">
      <w:pPr>
        <w:widowControl/>
        <w:numPr>
          <w:ilvl w:val="0"/>
          <w:numId w:val="14"/>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B0D29F6" w14:textId="77777777" w:rsidR="00443833" w:rsidRPr="00335B62" w:rsidRDefault="00443833">
      <w:pPr>
        <w:widowControl/>
        <w:numPr>
          <w:ilvl w:val="0"/>
          <w:numId w:val="15"/>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 (BAWA, 1975; FISHBURN, 1977).</w:t>
      </w:r>
    </w:p>
    <w:p w14:paraId="730FC02B" w14:textId="77777777" w:rsidR="00443833" w:rsidRPr="00D257C0" w:rsidRDefault="00443833">
      <w:pPr>
        <w:widowControl/>
        <w:numPr>
          <w:ilvl w:val="0"/>
          <w:numId w:val="16"/>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E4C30ED" w14:textId="77777777" w:rsidR="00443833" w:rsidRPr="00D257C0" w:rsidRDefault="00443833">
      <w:pPr>
        <w:widowControl/>
        <w:numPr>
          <w:ilvl w:val="0"/>
          <w:numId w:val="17"/>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0BFDBEF4" w14:textId="77777777" w:rsidR="00443833" w:rsidRPr="00335B62" w:rsidRDefault="00443833">
      <w:pPr>
        <w:widowControl/>
        <w:numPr>
          <w:ilvl w:val="0"/>
          <w:numId w:val="18"/>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w:t>
      </w:r>
      <w:proofErr w:type="spellStart"/>
      <w:r>
        <w:rPr>
          <w:sz w:val="24"/>
          <w:szCs w:val="24"/>
          <w:lang w:val="pt-BR" w:eastAsia="pt-BR"/>
        </w:rPr>
        <w:t>Omega</w:t>
      </w:r>
      <w:proofErr w:type="spellEnd"/>
      <w:r>
        <w:rPr>
          <w:sz w:val="24"/>
          <w:szCs w:val="24"/>
          <w:lang w:val="pt-BR" w:eastAsia="pt-BR"/>
        </w:rPr>
        <w:t xml:space="preserve"> (discutido na Seção 2.5) e reflete um investidor neutro ao risco em relação à severidade da perda, desde que a média seja controlada (BAWA, 1975; FISHBURN, 1977).</w:t>
      </w:r>
    </w:p>
    <w:p w14:paraId="20935BBA" w14:textId="77777777" w:rsidR="00443833" w:rsidRPr="00D257C0" w:rsidRDefault="00443833">
      <w:pPr>
        <w:widowControl/>
        <w:numPr>
          <w:ilvl w:val="0"/>
          <w:numId w:val="19"/>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5032B42E" w14:textId="77777777" w:rsidR="00443833" w:rsidRPr="00D257C0" w:rsidRDefault="00443833">
      <w:pPr>
        <w:widowControl/>
        <w:numPr>
          <w:ilvl w:val="0"/>
          <w:numId w:val="20"/>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443718BC" w14:textId="77777777" w:rsidR="00443833" w:rsidRPr="00D257C0" w:rsidRDefault="00443833">
      <w:pPr>
        <w:widowControl/>
        <w:numPr>
          <w:ilvl w:val="0"/>
          <w:numId w:val="21"/>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10BCBDD7" w14:textId="77777777" w:rsidR="00443833" w:rsidRPr="00D257C0" w:rsidRDefault="00443833">
      <w:pPr>
        <w:widowControl/>
        <w:numPr>
          <w:ilvl w:val="0"/>
          <w:numId w:val="22"/>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33CB96E8" w14:textId="77777777" w:rsidR="00443833" w:rsidRPr="00335B62" w:rsidRDefault="00443833">
      <w:pPr>
        <w:widowControl/>
        <w:numPr>
          <w:ilvl w:val="0"/>
          <w:numId w:val="23"/>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 (Sortino; Van Der Meer, 1991).</w:t>
      </w:r>
    </w:p>
    <w:p w14:paraId="246905CB" w14:textId="77777777" w:rsidR="00E55AD9" w:rsidRPr="00180F64" w:rsidRDefault="00E55AD9" w:rsidP="00E55AD9">
      <w:pPr>
        <w:rPr>
          <w:sz w:val="24"/>
          <w:szCs w:val="24"/>
          <w:lang w:val="pt-BR" w:eastAsia="pt-BR"/>
        </w:rPr>
      </w:pPr>
    </w:p>
    <w:p w14:paraId="6C100978" w14:textId="77777777" w:rsidR="00E55AD9" w:rsidRPr="00180F64" w:rsidRDefault="00180F64">
      <w:pPr>
        <w:pStyle w:val="PargrafodaLista"/>
        <w:widowControl/>
        <w:numPr>
          <w:ilvl w:val="2"/>
          <w:numId w:val="30"/>
        </w:numPr>
        <w:autoSpaceDE/>
        <w:autoSpaceDN/>
        <w:spacing w:line="360" w:lineRule="auto"/>
        <w:jc w:val="both"/>
        <w:outlineLvl w:val="2"/>
        <w:rPr>
          <w:sz w:val="24"/>
          <w:szCs w:val="24"/>
          <w:lang w:val="pt-BR" w:eastAsia="pt-BR"/>
        </w:rPr>
      </w:pPr>
      <w:bookmarkStart w:id="66" w:name="_Toc231998789"/>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66"/>
      <w:r>
        <w:rPr>
          <w:sz w:val="24"/>
          <w:szCs w:val="24"/>
          <w:lang w:val="pt-BR" w:eastAsia="pt-BR"/>
        </w:rPr>
        <w:t xml:space="preserve"> </w:t>
      </w:r>
    </w:p>
    <w:p w14:paraId="3E4840C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4EAA3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 (Rom; Ferguson, 1994).</w:t>
      </w:r>
    </w:p>
    <w:p w14:paraId="689CE8EA"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w:t>
      </w:r>
    </w:p>
    <w:p w14:paraId="66A0499F" w14:textId="77777777"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entanto, a PMPT, utilizando a </w:t>
      </w:r>
      <w:proofErr w:type="spellStart"/>
      <w:r>
        <w:rPr>
          <w:sz w:val="24"/>
          <w:szCs w:val="24"/>
          <w:lang w:val="pt-BR" w:eastAsia="pt-BR"/>
        </w:rPr>
        <w:t>semivariância</w:t>
      </w:r>
      <w:proofErr w:type="spellEnd"/>
      <w:r>
        <w:rPr>
          <w:sz w:val="24"/>
          <w:szCs w:val="24"/>
          <w:lang w:val="pt-BR" w:eastAsia="pt-BR"/>
        </w:rPr>
        <w:t>, reconheceria o perfil favorável de risco/retorno e aumentaria a alocação, capturando o "</w:t>
      </w:r>
      <w:proofErr w:type="spellStart"/>
      <w:r>
        <w:rPr>
          <w:sz w:val="24"/>
          <w:szCs w:val="24"/>
          <w:lang w:val="pt-BR" w:eastAsia="pt-BR"/>
        </w:rPr>
        <w:t>upside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w:t>
      </w:r>
      <w:proofErr w:type="spellStart"/>
      <w:r>
        <w:rPr>
          <w:sz w:val="24"/>
          <w:szCs w:val="24"/>
          <w:lang w:val="pt-BR" w:eastAsia="pt-BR"/>
        </w:rPr>
        <w:t>Rollinger</w:t>
      </w:r>
      <w:proofErr w:type="spellEnd"/>
      <w:r>
        <w:rPr>
          <w:sz w:val="24"/>
          <w:szCs w:val="24"/>
          <w:lang w:val="pt-BR" w:eastAsia="pt-BR"/>
        </w:rPr>
        <w:t xml:space="preserve">; Hoffman, 2013). Estudos empíricos mostram que, em mercados emergentes ou durante crises, portfólios otimizados via </w:t>
      </w:r>
      <w:proofErr w:type="spellStart"/>
      <w:r>
        <w:rPr>
          <w:sz w:val="24"/>
          <w:szCs w:val="24"/>
          <w:lang w:val="pt-BR" w:eastAsia="pt-BR"/>
        </w:rPr>
        <w:t>semivariância</w:t>
      </w:r>
      <w:proofErr w:type="spellEnd"/>
      <w:r>
        <w:rPr>
          <w:sz w:val="24"/>
          <w:szCs w:val="24"/>
          <w:lang w:val="pt-BR" w:eastAsia="pt-BR"/>
        </w:rPr>
        <w:t xml:space="preserve"> tendem a preservar capital de forma mais eficiente do que aqueles baseados em média-variância (Girard; </w:t>
      </w:r>
      <w:proofErr w:type="spellStart"/>
      <w:r>
        <w:rPr>
          <w:sz w:val="24"/>
          <w:szCs w:val="24"/>
          <w:lang w:val="pt-BR" w:eastAsia="pt-BR"/>
        </w:rPr>
        <w:t>Kodjovi</w:t>
      </w:r>
      <w:proofErr w:type="spellEnd"/>
      <w:r>
        <w:rPr>
          <w:sz w:val="24"/>
          <w:szCs w:val="24"/>
          <w:lang w:val="pt-BR" w:eastAsia="pt-BR"/>
        </w:rPr>
        <w:t>, 2010).</w:t>
      </w:r>
    </w:p>
    <w:p w14:paraId="2E355931" w14:textId="77777777" w:rsidR="00A74B8A" w:rsidRPr="00180F64" w:rsidRDefault="00A74B8A" w:rsidP="00A74B8A">
      <w:pPr>
        <w:rPr>
          <w:sz w:val="24"/>
          <w:szCs w:val="24"/>
          <w:lang w:val="pt-BR" w:eastAsia="pt-BR"/>
        </w:rPr>
      </w:pPr>
    </w:p>
    <w:p w14:paraId="4FAB6D04" w14:textId="77777777" w:rsidR="00A74B8A" w:rsidRPr="00180F64" w:rsidRDefault="00A74B8A">
      <w:pPr>
        <w:pStyle w:val="PargrafodaLista"/>
        <w:widowControl/>
        <w:numPr>
          <w:ilvl w:val="1"/>
          <w:numId w:val="30"/>
        </w:numPr>
        <w:autoSpaceDE/>
        <w:autoSpaceDN/>
        <w:spacing w:line="360" w:lineRule="auto"/>
        <w:jc w:val="both"/>
        <w:outlineLvl w:val="1"/>
        <w:rPr>
          <w:sz w:val="24"/>
          <w:szCs w:val="24"/>
          <w:lang w:val="pt-BR" w:eastAsia="pt-BR"/>
        </w:rPr>
      </w:pPr>
      <w:bookmarkStart w:id="67" w:name="_Toc231998790"/>
      <w:r>
        <w:rPr>
          <w:b/>
          <w:bCs/>
          <w:sz w:val="24"/>
          <w:szCs w:val="24"/>
          <w:lang w:val="pt-BR" w:eastAsia="pt-BR"/>
        </w:rPr>
        <w:t>Métricas Avançadas de Risco e Propriedades de Coerência</w:t>
      </w:r>
      <w:bookmarkEnd w:id="67"/>
      <w:r>
        <w:rPr>
          <w:sz w:val="24"/>
          <w:szCs w:val="24"/>
          <w:lang w:val="pt-BR" w:eastAsia="pt-BR"/>
        </w:rPr>
        <w:t xml:space="preserve"> </w:t>
      </w:r>
    </w:p>
    <w:p w14:paraId="7E81FF7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32E1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26EFD789" w14:textId="77777777" w:rsidR="00801647" w:rsidRPr="00180F64" w:rsidRDefault="00801647" w:rsidP="00801647">
      <w:pPr>
        <w:rPr>
          <w:sz w:val="24"/>
          <w:szCs w:val="24"/>
          <w:lang w:val="pt-BR" w:eastAsia="pt-BR"/>
        </w:rPr>
      </w:pPr>
    </w:p>
    <w:p w14:paraId="5A2C5E43" w14:textId="77777777" w:rsidR="00801647" w:rsidRPr="00443833" w:rsidRDefault="00801647">
      <w:pPr>
        <w:pStyle w:val="PargrafodaLista"/>
        <w:widowControl/>
        <w:numPr>
          <w:ilvl w:val="2"/>
          <w:numId w:val="30"/>
        </w:numPr>
        <w:autoSpaceDE/>
        <w:autoSpaceDN/>
        <w:spacing w:line="360" w:lineRule="auto"/>
        <w:jc w:val="both"/>
        <w:outlineLvl w:val="2"/>
        <w:rPr>
          <w:b/>
          <w:bCs/>
          <w:sz w:val="24"/>
          <w:szCs w:val="24"/>
          <w:lang w:val="pt-BR" w:eastAsia="pt-BR"/>
        </w:rPr>
      </w:pPr>
      <w:bookmarkStart w:id="68" w:name="_Toc231998791"/>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68"/>
      <w:r>
        <w:rPr>
          <w:sz w:val="24"/>
          <w:szCs w:val="24"/>
          <w:lang w:val="pt-BR" w:eastAsia="pt-BR"/>
        </w:rPr>
        <w:t xml:space="preserve"> </w:t>
      </w:r>
    </w:p>
    <w:p w14:paraId="732912B8" w14:textId="77777777" w:rsidR="00443833" w:rsidRPr="00443833" w:rsidRDefault="00443833" w:rsidP="00801647">
      <w:pPr>
        <w:widowControl/>
        <w:autoSpaceDE/>
        <w:autoSpaceDN/>
        <w:spacing w:line="360" w:lineRule="auto"/>
        <w:jc w:val="both"/>
        <w:rPr>
          <w:b/>
          <w:bCs/>
          <w:sz w:val="24"/>
          <w:szCs w:val="24"/>
          <w:lang w:val="pt-BR" w:eastAsia="pt-BR"/>
        </w:rPr>
      </w:pPr>
    </w:p>
    <w:p w14:paraId="09C009A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 (MORGAN, 1996).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273EA88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29D4159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484E0851" w14:textId="77777777" w:rsidR="00443833" w:rsidRPr="002B6A75" w:rsidRDefault="00443833">
      <w:pPr>
        <w:widowControl/>
        <w:numPr>
          <w:ilvl w:val="0"/>
          <w:numId w:val="37"/>
        </w:numPr>
        <w:autoSpaceDE/>
        <w:autoSpaceDN/>
        <w:spacing w:line="360" w:lineRule="auto"/>
        <w:jc w:val="both"/>
        <w:rPr>
          <w:sz w:val="24"/>
          <w:szCs w:val="24"/>
          <w:lang w:val="pt-BR" w:eastAsia="pt-BR"/>
        </w:rPr>
      </w:pPr>
      <w:r>
        <w:rPr>
          <w:b/>
          <w:bCs/>
          <w:sz w:val="24"/>
          <w:szCs w:val="24"/>
          <w:lang w:val="pt-BR" w:eastAsia="pt-BR"/>
        </w:rPr>
        <w:t>Cegueira da Cauda (</w:t>
      </w:r>
      <w:proofErr w:type="spellStart"/>
      <w:r>
        <w:rPr>
          <w:b/>
          <w:bCs/>
          <w:i/>
          <w:iCs/>
          <w:sz w:val="24"/>
          <w:szCs w:val="24"/>
          <w:lang w:val="pt-BR" w:eastAsia="pt-BR"/>
        </w:rPr>
        <w:t>Tail</w:t>
      </w:r>
      <w:proofErr w:type="spellEnd"/>
      <w:r>
        <w:rPr>
          <w:b/>
          <w:bCs/>
          <w:i/>
          <w:iCs/>
          <w:sz w:val="24"/>
          <w:szCs w:val="24"/>
          <w:lang w:val="pt-BR" w:eastAsia="pt-BR"/>
        </w:rPr>
        <w:t xml:space="preserve"> </w:t>
      </w:r>
      <w:proofErr w:type="spellStart"/>
      <w:r>
        <w:rPr>
          <w:b/>
          <w:bCs/>
          <w:i/>
          <w:iCs/>
          <w:sz w:val="24"/>
          <w:szCs w:val="24"/>
          <w:lang w:val="pt-BR" w:eastAsia="pt-BR"/>
        </w:rPr>
        <w:t>Blindness</w:t>
      </w:r>
      <w:proofErr w:type="spellEnd"/>
      <w:r>
        <w:rPr>
          <w:b/>
          <w:bCs/>
          <w:sz w:val="24"/>
          <w:szCs w:val="24"/>
          <w:lang w:val="pt-BR" w:eastAsia="pt-BR"/>
        </w:rPr>
        <w:t>):</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Pr>
          <w:sz w:val="24"/>
          <w:szCs w:val="24"/>
          <w:lang w:val="pt-BR" w:eastAsia="pt-BR"/>
        </w:rPr>
        <w:t>VaR</w:t>
      </w:r>
      <w:proofErr w:type="spellEnd"/>
      <w:r>
        <w:rPr>
          <w:sz w:val="24"/>
          <w:szCs w:val="24"/>
          <w:lang w:val="pt-BR" w:eastAsia="pt-BR"/>
        </w:rPr>
        <w:t xml:space="preserve"> pode ser muitas vezes superior ao próprio </w:t>
      </w:r>
      <w:proofErr w:type="spellStart"/>
      <w:r>
        <w:rPr>
          <w:sz w:val="24"/>
          <w:szCs w:val="24"/>
          <w:lang w:val="pt-BR" w:eastAsia="pt-BR"/>
        </w:rPr>
        <w:t>VaR</w:t>
      </w:r>
      <w:proofErr w:type="spellEnd"/>
      <w:r>
        <w:rPr>
          <w:sz w:val="24"/>
          <w:szCs w:val="24"/>
          <w:lang w:val="pt-BR" w:eastAsia="pt-BR"/>
        </w:rPr>
        <w:t>, ocultando riscos catastróficos (NBER, 2009).</w:t>
      </w:r>
    </w:p>
    <w:p w14:paraId="74A1F4EC" w14:textId="77777777" w:rsidR="00443833" w:rsidRPr="002B6A75" w:rsidRDefault="00443833">
      <w:pPr>
        <w:widowControl/>
        <w:numPr>
          <w:ilvl w:val="0"/>
          <w:numId w:val="37"/>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et al. (1999), em seu artigo fundamental sobre medidas de risco coerentes, demonstraram que o </w:t>
      </w:r>
      <w:proofErr w:type="spellStart"/>
      <w:r>
        <w:rPr>
          <w:sz w:val="24"/>
          <w:szCs w:val="24"/>
          <w:lang w:val="pt-BR" w:eastAsia="pt-BR"/>
        </w:rPr>
        <w:t>VaR</w:t>
      </w:r>
      <w:proofErr w:type="spellEnd"/>
      <w:r>
        <w:rPr>
          <w:sz w:val="24"/>
          <w:szCs w:val="24"/>
          <w:lang w:val="pt-BR" w:eastAsia="pt-BR"/>
        </w:rPr>
        <w:t xml:space="preserve"> </w:t>
      </w:r>
      <w:r>
        <w:rPr>
          <w:b/>
          <w:bCs/>
          <w:sz w:val="24"/>
          <w:szCs w:val="24"/>
          <w:lang w:val="pt-BR" w:eastAsia="pt-BR"/>
        </w:rPr>
        <w:t>não é subaditivo</w:t>
      </w:r>
      <w:r>
        <w:rPr>
          <w:sz w:val="24"/>
          <w:szCs w:val="24"/>
          <w:lang w:val="pt-BR" w:eastAsia="pt-BR"/>
        </w:rPr>
        <w:t xml:space="preserve">. Isso significa que o </w:t>
      </w:r>
      <w:proofErr w:type="spellStart"/>
      <w:r>
        <w:rPr>
          <w:sz w:val="24"/>
          <w:szCs w:val="24"/>
          <w:lang w:val="pt-BR" w:eastAsia="pt-BR"/>
        </w:rPr>
        <w:t>VaR</w:t>
      </w:r>
      <w:proofErr w:type="spellEnd"/>
      <w:r>
        <w:rPr>
          <w:sz w:val="24"/>
          <w:szCs w:val="24"/>
          <w:lang w:val="pt-BR" w:eastAsia="pt-BR"/>
        </w:rPr>
        <w:t xml:space="preserve"> de um portfólio diversificado pode ser maior do que a soma dos </w:t>
      </w:r>
      <w:proofErr w:type="spellStart"/>
      <w:r>
        <w:rPr>
          <w:sz w:val="24"/>
          <w:szCs w:val="24"/>
          <w:lang w:val="pt-BR" w:eastAsia="pt-BR"/>
        </w:rPr>
        <w:t>VaRs</w:t>
      </w:r>
      <w:proofErr w:type="spellEnd"/>
      <w:r>
        <w:rPr>
          <w:sz w:val="24"/>
          <w:szCs w:val="24"/>
          <w:lang w:val="pt-BR" w:eastAsia="pt-BR"/>
        </w:rPr>
        <w:t xml:space="preserve">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 (ARTZNER et al., 1999).</w:t>
      </w:r>
    </w:p>
    <w:p w14:paraId="043DF85A" w14:textId="77777777" w:rsidR="00DB3EA8" w:rsidRPr="00180F64" w:rsidRDefault="00DB3EA8" w:rsidP="00DB3EA8">
      <w:pPr>
        <w:rPr>
          <w:sz w:val="24"/>
          <w:szCs w:val="24"/>
          <w:lang w:val="pt-BR" w:eastAsia="pt-BR"/>
        </w:rPr>
      </w:pPr>
    </w:p>
    <w:p w14:paraId="586D367D" w14:textId="77777777" w:rsidR="00DB3EA8" w:rsidRPr="00443833" w:rsidRDefault="00DB3EA8">
      <w:pPr>
        <w:pStyle w:val="PargrafodaLista"/>
        <w:widowControl/>
        <w:numPr>
          <w:ilvl w:val="2"/>
          <w:numId w:val="30"/>
        </w:numPr>
        <w:autoSpaceDE/>
        <w:autoSpaceDN/>
        <w:spacing w:line="360" w:lineRule="auto"/>
        <w:jc w:val="both"/>
        <w:outlineLvl w:val="2"/>
        <w:rPr>
          <w:b/>
          <w:bCs/>
          <w:sz w:val="24"/>
          <w:szCs w:val="24"/>
          <w:lang w:val="pt-BR" w:eastAsia="pt-BR"/>
        </w:rPr>
      </w:pPr>
      <w:bookmarkStart w:id="69" w:name="_Toc231998792"/>
      <w:r>
        <w:rPr>
          <w:sz w:val="24"/>
          <w:szCs w:val="24"/>
          <w:lang w:val="pt-BR" w:eastAsia="pt-BR"/>
        </w:rPr>
        <w:t xml:space="preserve">Medidas de Risco Coerentes e os Axiomas de </w:t>
      </w:r>
      <w:proofErr w:type="spellStart"/>
      <w:r>
        <w:rPr>
          <w:sz w:val="24"/>
          <w:szCs w:val="24"/>
          <w:lang w:val="pt-BR" w:eastAsia="pt-BR"/>
        </w:rPr>
        <w:t>Artzner</w:t>
      </w:r>
      <w:bookmarkEnd w:id="69"/>
      <w:proofErr w:type="spellEnd"/>
      <w:r>
        <w:rPr>
          <w:sz w:val="24"/>
          <w:szCs w:val="24"/>
          <w:lang w:val="pt-BR" w:eastAsia="pt-BR"/>
        </w:rPr>
        <w:t xml:space="preserve"> </w:t>
      </w:r>
    </w:p>
    <w:p w14:paraId="70D0302D" w14:textId="77777777" w:rsidR="00443833" w:rsidRPr="00443833" w:rsidRDefault="00443833" w:rsidP="0002251D">
      <w:pPr>
        <w:widowControl/>
        <w:autoSpaceDE/>
        <w:autoSpaceDN/>
        <w:spacing w:line="360" w:lineRule="auto"/>
        <w:jc w:val="both"/>
        <w:rPr>
          <w:sz w:val="24"/>
          <w:szCs w:val="24"/>
          <w:lang w:val="pt-BR" w:eastAsia="pt-BR"/>
        </w:rPr>
      </w:pPr>
    </w:p>
    <w:p w14:paraId="7DD5153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(ARTZNER et al., 1999):</w:t>
      </w:r>
    </w:p>
    <w:p w14:paraId="729C14AE"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68D2437B"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6573B1A7"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22734A0F"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3BECD4A0" w14:textId="77777777" w:rsidR="00497C68" w:rsidRPr="00180F64" w:rsidRDefault="00497C68" w:rsidP="00497C68">
      <w:pPr>
        <w:rPr>
          <w:sz w:val="24"/>
          <w:szCs w:val="24"/>
          <w:lang w:val="pt-BR" w:eastAsia="pt-BR"/>
        </w:rPr>
      </w:pPr>
    </w:p>
    <w:p w14:paraId="07A5DA4A" w14:textId="77777777" w:rsidR="00497C68" w:rsidRPr="00497C68" w:rsidRDefault="00497C68">
      <w:pPr>
        <w:pStyle w:val="PargrafodaLista"/>
        <w:widowControl/>
        <w:numPr>
          <w:ilvl w:val="2"/>
          <w:numId w:val="30"/>
        </w:numPr>
        <w:autoSpaceDE/>
        <w:autoSpaceDN/>
        <w:spacing w:line="360" w:lineRule="auto"/>
        <w:jc w:val="both"/>
        <w:outlineLvl w:val="2"/>
        <w:rPr>
          <w:sz w:val="24"/>
          <w:szCs w:val="24"/>
          <w:lang w:val="en-US" w:eastAsia="pt-BR"/>
        </w:rPr>
      </w:pPr>
      <w:bookmarkStart w:id="70" w:name="_Toc231998793"/>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70"/>
      <w:r>
        <w:rPr>
          <w:sz w:val="24"/>
          <w:szCs w:val="24"/>
          <w:lang w:val="en-US" w:eastAsia="pt-BR"/>
        </w:rPr>
        <w:t xml:space="preserve"> </w:t>
      </w:r>
    </w:p>
    <w:p w14:paraId="00B40C66" w14:textId="77777777" w:rsidR="00497C68" w:rsidRPr="00497C68" w:rsidRDefault="00497C68" w:rsidP="00497C68">
      <w:pPr>
        <w:widowControl/>
        <w:autoSpaceDE/>
        <w:autoSpaceDN/>
        <w:spacing w:line="360" w:lineRule="auto"/>
        <w:jc w:val="both"/>
        <w:rPr>
          <w:sz w:val="24"/>
          <w:szCs w:val="24"/>
          <w:lang w:val="en-US" w:eastAsia="pt-BR"/>
        </w:rPr>
      </w:pPr>
    </w:p>
    <w:p w14:paraId="164C4B6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w:t>
      </w:r>
      <w:proofErr w:type="spellStart"/>
      <w:r>
        <w:rPr>
          <w:sz w:val="24"/>
          <w:szCs w:val="24"/>
          <w:lang w:val="pt-BR" w:eastAsia="pt-BR"/>
        </w:rPr>
        <w:t>VaR</w:t>
      </w:r>
      <w:proofErr w:type="spellEnd"/>
      <w:r>
        <w:rPr>
          <w:sz w:val="24"/>
          <w:szCs w:val="24"/>
          <w:lang w:val="pt-BR" w:eastAsia="pt-BR"/>
        </w:rPr>
        <w:t xml:space="preserve"> (ROCKAFELLAR; URYASEV, 2000).</w:t>
      </w:r>
    </w:p>
    <w:p w14:paraId="07F621B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78204B"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037B9EED" w14:textId="77777777" w:rsidR="002618DD" w:rsidRPr="00180F64" w:rsidRDefault="002618DD" w:rsidP="002618DD">
      <w:pPr>
        <w:rPr>
          <w:sz w:val="24"/>
          <w:szCs w:val="24"/>
          <w:lang w:val="pt-BR" w:eastAsia="pt-BR"/>
        </w:rPr>
      </w:pPr>
    </w:p>
    <w:p w14:paraId="388C925F" w14:textId="77777777" w:rsidR="002618DD" w:rsidRPr="008C1690" w:rsidRDefault="002618DD">
      <w:pPr>
        <w:pStyle w:val="PargrafodaLista"/>
        <w:widowControl/>
        <w:numPr>
          <w:ilvl w:val="2"/>
          <w:numId w:val="30"/>
        </w:numPr>
        <w:autoSpaceDE/>
        <w:autoSpaceDN/>
        <w:spacing w:line="360" w:lineRule="auto"/>
        <w:jc w:val="both"/>
        <w:outlineLvl w:val="2"/>
        <w:rPr>
          <w:sz w:val="24"/>
          <w:szCs w:val="24"/>
          <w:lang w:val="en-US" w:eastAsia="pt-BR"/>
        </w:rPr>
      </w:pPr>
      <w:bookmarkStart w:id="71" w:name="_Toc231998794"/>
      <w:r>
        <w:rPr>
          <w:bCs/>
          <w:sz w:val="24"/>
          <w:szCs w:val="24"/>
          <w:lang w:val="pt-BR" w:eastAsia="pt-BR"/>
        </w:rPr>
        <w:t xml:space="preserve">Superioridade do </w:t>
      </w:r>
      <w:proofErr w:type="spellStart"/>
      <w:r>
        <w:rPr>
          <w:bCs/>
          <w:sz w:val="24"/>
          <w:szCs w:val="24"/>
          <w:lang w:val="pt-BR" w:eastAsia="pt-BR"/>
        </w:rPr>
        <w:t>CVaR</w:t>
      </w:r>
      <w:proofErr w:type="spellEnd"/>
      <w:r>
        <w:rPr>
          <w:bCs/>
          <w:sz w:val="24"/>
          <w:szCs w:val="24"/>
          <w:lang w:val="pt-BR" w:eastAsia="pt-BR"/>
        </w:rPr>
        <w:t xml:space="preserve"> na PMPT</w:t>
      </w:r>
      <w:bookmarkEnd w:id="71"/>
    </w:p>
    <w:p w14:paraId="03D8256A" w14:textId="77777777" w:rsidR="00850583" w:rsidRPr="002618DD" w:rsidRDefault="00850583" w:rsidP="002618DD">
      <w:pPr>
        <w:widowControl/>
        <w:autoSpaceDE/>
        <w:autoSpaceDN/>
        <w:spacing w:line="360" w:lineRule="auto"/>
        <w:rPr>
          <w:bCs/>
          <w:sz w:val="24"/>
          <w:szCs w:val="24"/>
          <w:lang w:val="pt-BR" w:eastAsia="pt-BR"/>
        </w:rPr>
      </w:pPr>
    </w:p>
    <w:p w14:paraId="161FF5AE"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satisfaz todos os axiomas de </w:t>
      </w:r>
      <w:proofErr w:type="spellStart"/>
      <w:r>
        <w:rPr>
          <w:sz w:val="24"/>
          <w:szCs w:val="24"/>
          <w:lang w:val="pt-BR" w:eastAsia="pt-BR"/>
        </w:rPr>
        <w:t>Artzner</w:t>
      </w:r>
      <w:proofErr w:type="spellEnd"/>
      <w:r>
        <w:rPr>
          <w:sz w:val="24"/>
          <w:szCs w:val="24"/>
          <w:lang w:val="pt-BR" w:eastAsia="pt-BR"/>
        </w:rPr>
        <w:t>, incluindo a subaditividade. Ele reconhece corretamente os benefícios da diversificação mesmo em cenários de estresse extremo (ARTZNER et al., 1999).</w:t>
      </w:r>
    </w:p>
    <w:p w14:paraId="6320C117"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w:t>
      </w:r>
      <w:proofErr w:type="spellStart"/>
      <w:r>
        <w:rPr>
          <w:sz w:val="24"/>
          <w:szCs w:val="24"/>
          <w:lang w:val="pt-BR" w:eastAsia="pt-BR"/>
        </w:rPr>
        <w:t>VaR</w:t>
      </w:r>
      <w:proofErr w:type="spellEnd"/>
      <w:r>
        <w:rPr>
          <w:sz w:val="24"/>
          <w:szCs w:val="24"/>
          <w:lang w:val="pt-BR" w:eastAsia="pt-BR"/>
        </w:rPr>
        <w:t xml:space="preserve">, que é uma função não-convexa e difícil de otimizar (com múltiplos mínimos locais), o </w:t>
      </w:r>
      <w:proofErr w:type="spellStart"/>
      <w:r>
        <w:rPr>
          <w:sz w:val="24"/>
          <w:szCs w:val="24"/>
          <w:lang w:val="pt-BR" w:eastAsia="pt-BR"/>
        </w:rPr>
        <w:t>CVaR</w:t>
      </w:r>
      <w:proofErr w:type="spellEnd"/>
      <w:r>
        <w:rPr>
          <w:sz w:val="24"/>
          <w:szCs w:val="24"/>
          <w:lang w:val="pt-BR" w:eastAsia="pt-BR"/>
        </w:rPr>
        <w:t xml:space="preserve"> é convexo. Isso permitiu a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desenvolver algoritmos de programação linear que podem otimizar portfólios com milhares de ativos e cenários de forma extremamente eficiente, minimizando diretamente o risco de cauda (ROCKAFELLAR; URYASEV, 2000).</w:t>
      </w:r>
    </w:p>
    <w:p w14:paraId="7A9C87FD"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captura a forma da distribuição na região de perdas extremas. Se um ativo possui "cisnes negros" latentes, o </w:t>
      </w:r>
      <w:proofErr w:type="spellStart"/>
      <w:r>
        <w:rPr>
          <w:sz w:val="24"/>
          <w:szCs w:val="24"/>
          <w:lang w:val="pt-BR" w:eastAsia="pt-BR"/>
        </w:rPr>
        <w:t>CVaR</w:t>
      </w:r>
      <w:proofErr w:type="spellEnd"/>
      <w:r>
        <w:rPr>
          <w:sz w:val="24"/>
          <w:szCs w:val="24"/>
          <w:lang w:val="pt-BR" w:eastAsia="pt-BR"/>
        </w:rPr>
        <w:t xml:space="preserve"> será significativamente maior que o </w:t>
      </w:r>
      <w:proofErr w:type="spellStart"/>
      <w:r>
        <w:rPr>
          <w:sz w:val="24"/>
          <w:szCs w:val="24"/>
          <w:lang w:val="pt-BR" w:eastAsia="pt-BR"/>
        </w:rPr>
        <w:t>VaR</w:t>
      </w:r>
      <w:proofErr w:type="spellEnd"/>
      <w:r>
        <w:rPr>
          <w:sz w:val="24"/>
          <w:szCs w:val="24"/>
          <w:lang w:val="pt-BR" w:eastAsia="pt-BR"/>
        </w:rPr>
        <w:t>, alertando o gestor sobre a verdadeira dimensão do risco (JARVIS, 2010).</w:t>
      </w:r>
    </w:p>
    <w:p w14:paraId="6219DFA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 (ARTZNER et al., 1999).</w:t>
      </w:r>
    </w:p>
    <w:p w14:paraId="15A71046" w14:textId="77777777" w:rsidR="000B2B13" w:rsidRPr="00180F64" w:rsidRDefault="000B2B13" w:rsidP="000B2B13">
      <w:pPr>
        <w:rPr>
          <w:sz w:val="24"/>
          <w:szCs w:val="24"/>
          <w:lang w:val="pt-BR" w:eastAsia="pt-BR"/>
        </w:rPr>
      </w:pPr>
    </w:p>
    <w:p w14:paraId="4527FCC9" w14:textId="77777777" w:rsidR="000B2B13" w:rsidRPr="00443833" w:rsidRDefault="000B2B13">
      <w:pPr>
        <w:pStyle w:val="PargrafodaLista"/>
        <w:widowControl/>
        <w:numPr>
          <w:ilvl w:val="1"/>
          <w:numId w:val="30"/>
        </w:numPr>
        <w:autoSpaceDE/>
        <w:autoSpaceDN/>
        <w:spacing w:line="360" w:lineRule="auto"/>
        <w:jc w:val="both"/>
        <w:outlineLvl w:val="1"/>
        <w:rPr>
          <w:b/>
          <w:bCs/>
          <w:sz w:val="24"/>
          <w:szCs w:val="24"/>
          <w:lang w:val="pt-BR" w:eastAsia="pt-BR"/>
        </w:rPr>
      </w:pPr>
      <w:bookmarkStart w:id="72" w:name="_Toc231998795"/>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72"/>
      <w:r>
        <w:rPr>
          <w:sz w:val="24"/>
          <w:szCs w:val="24"/>
          <w:lang w:val="pt-BR" w:eastAsia="pt-BR"/>
        </w:rPr>
        <w:t xml:space="preserve"> </w:t>
      </w:r>
    </w:p>
    <w:p w14:paraId="2A197D1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EDFCB0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w:t>
      </w:r>
      <w:r>
        <w:rPr>
          <w:sz w:val="24"/>
          <w:szCs w:val="24"/>
          <w:lang w:val="pt-BR" w:eastAsia="pt-BR"/>
        </w:rPr>
        <w:lastRenderedPageBreak/>
        <w:t xml:space="preserve">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5A7D44FA" w14:textId="77777777" w:rsidR="00D53AC5" w:rsidRPr="00180F64" w:rsidRDefault="00D53AC5" w:rsidP="00D53AC5">
      <w:pPr>
        <w:rPr>
          <w:sz w:val="24"/>
          <w:szCs w:val="24"/>
          <w:lang w:val="pt-BR" w:eastAsia="pt-BR"/>
        </w:rPr>
      </w:pPr>
    </w:p>
    <w:p w14:paraId="12CC1ED0" w14:textId="77777777" w:rsidR="00D53AC5" w:rsidRPr="00443833" w:rsidRDefault="00D53AC5">
      <w:pPr>
        <w:pStyle w:val="PargrafodaLista"/>
        <w:widowControl/>
        <w:numPr>
          <w:ilvl w:val="2"/>
          <w:numId w:val="30"/>
        </w:numPr>
        <w:autoSpaceDE/>
        <w:autoSpaceDN/>
        <w:spacing w:line="360" w:lineRule="auto"/>
        <w:jc w:val="both"/>
        <w:outlineLvl w:val="2"/>
        <w:rPr>
          <w:b/>
          <w:bCs/>
          <w:sz w:val="24"/>
          <w:szCs w:val="24"/>
          <w:lang w:val="pt-BR" w:eastAsia="pt-BR"/>
        </w:rPr>
      </w:pPr>
      <w:bookmarkStart w:id="73" w:name="_Toc231998796"/>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73"/>
      <w:r>
        <w:rPr>
          <w:sz w:val="24"/>
          <w:szCs w:val="24"/>
          <w:lang w:val="pt-BR" w:eastAsia="pt-BR"/>
        </w:rPr>
        <w:t xml:space="preserve"> </w:t>
      </w:r>
    </w:p>
    <w:p w14:paraId="3BC6CB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8A566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 (SORTINO; VAN DER MEER, 1991).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5A21B1A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9A9B773"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5EEF97C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289FC2A8" w14:textId="77777777" w:rsidR="00443833" w:rsidRPr="00443833" w:rsidRDefault="00000000">
      <w:pPr>
        <w:widowControl/>
        <w:numPr>
          <w:ilvl w:val="0"/>
          <w:numId w:val="24"/>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13FB746F"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30AE9227"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3429B51D"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3F15F6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 (ROLLINGER; HOFFMAN, 2013).</w:t>
      </w:r>
    </w:p>
    <w:p w14:paraId="48969681" w14:textId="77777777" w:rsidR="00E43374" w:rsidRPr="00180F64" w:rsidRDefault="00E43374" w:rsidP="00E43374">
      <w:pPr>
        <w:rPr>
          <w:sz w:val="24"/>
          <w:szCs w:val="24"/>
          <w:lang w:val="pt-BR" w:eastAsia="pt-BR"/>
        </w:rPr>
      </w:pPr>
    </w:p>
    <w:p w14:paraId="5418A4FC" w14:textId="77777777" w:rsidR="00E43374" w:rsidRPr="00E43374" w:rsidRDefault="00E43374">
      <w:pPr>
        <w:pStyle w:val="PargrafodaLista"/>
        <w:widowControl/>
        <w:numPr>
          <w:ilvl w:val="2"/>
          <w:numId w:val="30"/>
        </w:numPr>
        <w:autoSpaceDE/>
        <w:autoSpaceDN/>
        <w:spacing w:line="360" w:lineRule="auto"/>
        <w:jc w:val="both"/>
        <w:outlineLvl w:val="2"/>
        <w:rPr>
          <w:sz w:val="24"/>
          <w:szCs w:val="24"/>
          <w:lang w:val="pt-BR" w:eastAsia="pt-BR"/>
        </w:rPr>
      </w:pPr>
      <w:bookmarkStart w:id="74" w:name="_Toc231998797"/>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74"/>
      <w:r>
        <w:rPr>
          <w:sz w:val="24"/>
          <w:szCs w:val="24"/>
          <w:lang w:val="pt-BR" w:eastAsia="pt-BR"/>
        </w:rPr>
        <w:t xml:space="preserve"> </w:t>
      </w:r>
    </w:p>
    <w:p w14:paraId="507E3462"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4AC6F7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 (KEATING; SHADWICK, 2002).</w:t>
      </w:r>
    </w:p>
    <w:p w14:paraId="363CF63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5BBF12A5" w14:textId="77777777" w:rsidR="00443833" w:rsidRDefault="00443833" w:rsidP="00443833">
      <w:pPr>
        <w:widowControl/>
        <w:autoSpaceDE/>
        <w:autoSpaceDN/>
        <w:spacing w:line="360" w:lineRule="auto"/>
        <w:ind w:firstLine="851"/>
        <w:jc w:val="both"/>
        <w:rPr>
          <w:sz w:val="24"/>
          <w:szCs w:val="24"/>
          <w:lang w:val="pt-BR" w:eastAsia="pt-BR"/>
        </w:rPr>
      </w:pPr>
    </w:p>
    <w:p w14:paraId="4C3B1C48"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12B8D5EB"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7F35117"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2C7ACC7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 (KEATING; SHADWICK, 2002).</w:t>
      </w:r>
    </w:p>
    <w:p w14:paraId="7E02439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Pr>
          <w:sz w:val="24"/>
          <w:szCs w:val="24"/>
          <w:lang w:val="pt-BR" w:eastAsia="pt-BR"/>
        </w:rPr>
        <w:t>Upside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xml:space="preserve"> </w:t>
      </w:r>
      <w:proofErr w:type="spellStart"/>
      <w:r>
        <w:rPr>
          <w:sz w:val="24"/>
          <w:szCs w:val="24"/>
          <w:lang w:val="pt-BR" w:eastAsia="pt-BR"/>
        </w:rPr>
        <w:t>Ratio</w:t>
      </w:r>
      <w:proofErr w:type="spellEnd"/>
      <w:r>
        <w:rPr>
          <w:sz w:val="24"/>
          <w:szCs w:val="24"/>
          <w:lang w:val="pt-BR" w:eastAsia="pt-BR"/>
        </w:rPr>
        <w:t xml:space="preserve"> 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Pr>
          <w:sz w:val="24"/>
          <w:szCs w:val="24"/>
          <w:lang w:val="pt-BR" w:eastAsia="pt-BR"/>
        </w:rPr>
        <w:t>Upside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enquanto o denominador corresponde ao potencial de baixa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alinhando a métrica com a intuição econômica de ganho versus dor (SORTINO; VAN DER MEER, 1991).</w:t>
      </w:r>
    </w:p>
    <w:p w14:paraId="37E82D08" w14:textId="77777777" w:rsidR="0033641B" w:rsidRPr="00180F64" w:rsidRDefault="0033641B" w:rsidP="0033641B">
      <w:pPr>
        <w:rPr>
          <w:sz w:val="24"/>
          <w:szCs w:val="24"/>
          <w:lang w:val="pt-BR" w:eastAsia="pt-BR"/>
        </w:rPr>
      </w:pPr>
    </w:p>
    <w:p w14:paraId="61146DD6" w14:textId="77777777" w:rsidR="0033641B" w:rsidRPr="00344120" w:rsidRDefault="00344120">
      <w:pPr>
        <w:pStyle w:val="PargrafodaLista"/>
        <w:widowControl/>
        <w:numPr>
          <w:ilvl w:val="2"/>
          <w:numId w:val="30"/>
        </w:numPr>
        <w:autoSpaceDE/>
        <w:autoSpaceDN/>
        <w:spacing w:line="360" w:lineRule="auto"/>
        <w:jc w:val="both"/>
        <w:outlineLvl w:val="2"/>
        <w:rPr>
          <w:sz w:val="24"/>
          <w:szCs w:val="24"/>
          <w:lang w:val="pt-BR" w:eastAsia="pt-BR"/>
        </w:rPr>
      </w:pPr>
      <w:bookmarkStart w:id="75" w:name="_Toc231998798"/>
      <w:r>
        <w:rPr>
          <w:sz w:val="24"/>
          <w:szCs w:val="24"/>
          <w:lang w:val="pt-BR" w:eastAsia="pt-BR"/>
        </w:rPr>
        <w:t>O Índice Kappa: A Generalização Unificadora</w:t>
      </w:r>
      <w:bookmarkEnd w:id="75"/>
      <w:r>
        <w:rPr>
          <w:sz w:val="24"/>
          <w:szCs w:val="24"/>
          <w:lang w:val="pt-BR" w:eastAsia="pt-BR"/>
        </w:rPr>
        <w:t xml:space="preserve"> </w:t>
      </w:r>
    </w:p>
    <w:p w14:paraId="67C69417"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482C1F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 (KAPLAN; KNOWLES, 2004).</w:t>
      </w:r>
    </w:p>
    <w:p w14:paraId="5FAF463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6226147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69ECA4B9"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3678389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D1F6AC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794FDBB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w:t>
      </w:r>
      <w:r>
        <w:rPr>
          <w:sz w:val="24"/>
          <w:szCs w:val="24"/>
          <w:lang w:val="pt-BR" w:eastAsia="pt-BR"/>
        </w:rPr>
        <w:lastRenderedPageBreak/>
        <w:t xml:space="preserve">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 (KAPLAN; KNOWLES, 2004).</w:t>
      </w:r>
    </w:p>
    <w:p w14:paraId="07ACAE49" w14:textId="77777777" w:rsidR="00344120" w:rsidRPr="00180F64" w:rsidRDefault="00344120" w:rsidP="00344120">
      <w:pPr>
        <w:rPr>
          <w:sz w:val="24"/>
          <w:szCs w:val="24"/>
          <w:lang w:val="pt-BR" w:eastAsia="pt-BR"/>
        </w:rPr>
      </w:pPr>
    </w:p>
    <w:p w14:paraId="06A6DFFE" w14:textId="77777777" w:rsidR="00443833" w:rsidRPr="00443833" w:rsidRDefault="00344120">
      <w:pPr>
        <w:pStyle w:val="PargrafodaLista"/>
        <w:widowControl/>
        <w:numPr>
          <w:ilvl w:val="1"/>
          <w:numId w:val="30"/>
        </w:numPr>
        <w:autoSpaceDE/>
        <w:autoSpaceDN/>
        <w:spacing w:line="360" w:lineRule="auto"/>
        <w:jc w:val="both"/>
        <w:outlineLvl w:val="1"/>
        <w:rPr>
          <w:b/>
          <w:bCs/>
          <w:sz w:val="24"/>
          <w:szCs w:val="24"/>
          <w:lang w:val="pt-BR" w:eastAsia="pt-BR"/>
        </w:rPr>
      </w:pPr>
      <w:bookmarkStart w:id="76" w:name="_Toc231998799"/>
      <w:r>
        <w:rPr>
          <w:b/>
          <w:bCs/>
          <w:sz w:val="24"/>
          <w:szCs w:val="24"/>
          <w:lang w:val="pt-BR" w:eastAsia="pt-BR"/>
        </w:rPr>
        <w:t>Fronteiras Eficientes: A Geometria da Assimetria</w:t>
      </w:r>
      <w:bookmarkEnd w:id="76"/>
      <w:r>
        <w:rPr>
          <w:sz w:val="24"/>
          <w:szCs w:val="24"/>
          <w:lang w:val="pt-BR" w:eastAsia="pt-BR"/>
        </w:rPr>
        <w:t xml:space="preserve"> </w:t>
      </w:r>
    </w:p>
    <w:p w14:paraId="4AEBD2F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0910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 (CHOW; DENNING, 1994).</w:t>
      </w:r>
    </w:p>
    <w:p w14:paraId="7AC4C5C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 (BARNDORFF-NIELSEN Et Al., 2008).</w:t>
      </w:r>
    </w:p>
    <w:p w14:paraId="69E52E66" w14:textId="77777777" w:rsidR="00CF7560" w:rsidRPr="00180F64" w:rsidRDefault="00CF7560" w:rsidP="00CF7560">
      <w:pPr>
        <w:rPr>
          <w:sz w:val="24"/>
          <w:szCs w:val="24"/>
          <w:lang w:val="pt-BR" w:eastAsia="pt-BR"/>
        </w:rPr>
      </w:pPr>
    </w:p>
    <w:p w14:paraId="1831F2AC" w14:textId="77777777" w:rsidR="00CF7560" w:rsidRPr="00344120" w:rsidRDefault="00CF7560">
      <w:pPr>
        <w:pStyle w:val="PargrafodaLista"/>
        <w:widowControl/>
        <w:numPr>
          <w:ilvl w:val="1"/>
          <w:numId w:val="30"/>
        </w:numPr>
        <w:autoSpaceDE/>
        <w:autoSpaceDN/>
        <w:spacing w:line="360" w:lineRule="auto"/>
        <w:jc w:val="both"/>
        <w:outlineLvl w:val="1"/>
        <w:rPr>
          <w:sz w:val="24"/>
          <w:szCs w:val="24"/>
          <w:lang w:val="pt-BR" w:eastAsia="pt-BR"/>
        </w:rPr>
      </w:pPr>
      <w:bookmarkStart w:id="77" w:name="_Toc231998800"/>
      <w:r>
        <w:rPr>
          <w:b/>
          <w:bCs/>
          <w:sz w:val="24"/>
          <w:szCs w:val="24"/>
          <w:lang w:val="pt-BR" w:eastAsia="pt-BR"/>
        </w:rPr>
        <w:t>Conclusão</w:t>
      </w:r>
      <w:bookmarkEnd w:id="77"/>
      <w:r>
        <w:rPr>
          <w:b/>
          <w:bCs/>
          <w:sz w:val="24"/>
          <w:szCs w:val="24"/>
          <w:lang w:val="pt-BR" w:eastAsia="pt-BR"/>
        </w:rPr>
        <w:t xml:space="preserve"> </w:t>
      </w:r>
    </w:p>
    <w:p w14:paraId="4F376E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9234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2FE425D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E8BEB96" w14:textId="77C18202" w:rsidR="008C1690" w:rsidRPr="008C1690" w:rsidRDefault="008C1690" w:rsidP="008C1690">
      <w:pPr>
        <w:pStyle w:val="Legenda"/>
        <w:keepNext/>
        <w:jc w:val="center"/>
        <w:rPr>
          <w:rFonts w:ascii="Times New Roman" w:hAnsi="Times New Roman" w:cs="Times New Roman"/>
          <w:i w:val="0"/>
          <w:color w:val="auto"/>
          <w:sz w:val="24"/>
        </w:rPr>
      </w:pPr>
      <w:bookmarkStart w:id="78" w:name="_Toc23173887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C83134">
        <w:rPr>
          <w:rFonts w:ascii="Times New Roman" w:hAnsi="Times New Roman" w:cs="Times New Roman"/>
          <w:i w:val="0"/>
          <w:noProof/>
          <w:color w:val="auto"/>
          <w:sz w:val="24"/>
        </w:rPr>
        <w:t>5</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Resumo Analítico dos Indicadores de Desempenho (MPT vs. PMPT)</w:t>
      </w:r>
      <w:bookmarkEnd w:id="78"/>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41EE39E0"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D9D4D3"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67BBF"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8600BD"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D72EE6"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2EF809"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7D52CAB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F2096"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lastRenderedPageBreak/>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020F02"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68497"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9458E"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E5B55"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1C80EDFF"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855B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CB847"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64632"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6FD42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B2D98"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239C34BC"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3717F2"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E5D40"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C653F"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50B9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B44D3"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729A518A"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9FE138"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001C7"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1005E"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97DE29"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326D5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25370EC0" w14:textId="77777777" w:rsidR="00684B6C" w:rsidRDefault="00443833" w:rsidP="002B5C8D">
      <w:pPr>
        <w:widowControl/>
        <w:autoSpaceDE/>
        <w:autoSpaceDN/>
        <w:spacing w:line="360" w:lineRule="auto"/>
        <w:ind w:firstLine="851"/>
        <w:jc w:val="both"/>
        <w:rPr>
          <w:sz w:val="24"/>
          <w:szCs w:val="24"/>
        </w:rPr>
      </w:pPr>
      <w:r>
        <w:rPr>
          <w:sz w:val="24"/>
          <w:szCs w:val="24"/>
          <w:lang w:val="pt-BR" w:eastAsia="pt-BR"/>
        </w:rPr>
        <w:t>Fonte: Elaboração própria baseada em Kaplan; Knowles (2004).</w:t>
      </w:r>
      <w:r>
        <w:rPr>
          <w:sz w:val="24"/>
          <w:szCs w:val="24"/>
        </w:rPr>
        <w:br w:type="page"/>
      </w:r>
    </w:p>
    <w:p w14:paraId="4C3D99B7" w14:textId="77777777" w:rsidR="00132279" w:rsidRPr="00180F64" w:rsidRDefault="00132279" w:rsidP="00132279">
      <w:pPr>
        <w:rPr>
          <w:sz w:val="24"/>
          <w:szCs w:val="24"/>
          <w:lang w:val="pt-BR" w:eastAsia="pt-BR"/>
        </w:rPr>
      </w:pPr>
    </w:p>
    <w:p w14:paraId="723EE3A2" w14:textId="77777777" w:rsidR="00132279" w:rsidRPr="00344120" w:rsidRDefault="00132279">
      <w:pPr>
        <w:pStyle w:val="PargrafodaLista"/>
        <w:widowControl/>
        <w:numPr>
          <w:ilvl w:val="1"/>
          <w:numId w:val="30"/>
        </w:numPr>
        <w:autoSpaceDE/>
        <w:autoSpaceDN/>
        <w:spacing w:line="360" w:lineRule="auto"/>
        <w:jc w:val="both"/>
        <w:outlineLvl w:val="1"/>
        <w:rPr>
          <w:sz w:val="24"/>
          <w:szCs w:val="24"/>
          <w:lang w:val="pt-BR" w:eastAsia="pt-BR"/>
        </w:rPr>
      </w:pPr>
      <w:bookmarkStart w:id="79" w:name="_Toc231998801"/>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79"/>
      <w:r>
        <w:rPr>
          <w:b/>
          <w:bCs/>
          <w:sz w:val="24"/>
          <w:szCs w:val="24"/>
          <w:lang w:val="pt-BR" w:eastAsia="pt-BR"/>
        </w:rPr>
        <w:t xml:space="preserve"> </w:t>
      </w:r>
    </w:p>
    <w:p w14:paraId="71AFBC1A" w14:textId="77777777" w:rsidR="009909F5" w:rsidRDefault="009909F5" w:rsidP="009909F5">
      <w:pPr>
        <w:rPr>
          <w:b/>
          <w:bCs/>
          <w:sz w:val="24"/>
          <w:szCs w:val="24"/>
          <w:lang w:val="pt-BR"/>
        </w:rPr>
      </w:pPr>
    </w:p>
    <w:p w14:paraId="7DD03431" w14:textId="77777777" w:rsidR="00675050" w:rsidRDefault="009909F5">
      <w:pPr>
        <w:pStyle w:val="PargrafodaLista"/>
        <w:numPr>
          <w:ilvl w:val="2"/>
          <w:numId w:val="30"/>
        </w:numPr>
        <w:spacing w:line="360" w:lineRule="auto"/>
        <w:jc w:val="both"/>
        <w:outlineLvl w:val="2"/>
        <w:rPr>
          <w:sz w:val="24"/>
          <w:szCs w:val="24"/>
          <w:lang w:val="pt-BR"/>
        </w:rPr>
      </w:pPr>
      <w:bookmarkStart w:id="80" w:name="_Toc231998802"/>
      <w:r>
        <w:rPr>
          <w:sz w:val="24"/>
          <w:szCs w:val="24"/>
          <w:lang w:val="pt-BR"/>
        </w:rPr>
        <w:t>Introdução: A Gênese Histórica e a Motivação Teórica</w:t>
      </w:r>
      <w:bookmarkEnd w:id="80"/>
    </w:p>
    <w:p w14:paraId="376F3AA8" w14:textId="77777777" w:rsidR="00420633" w:rsidRDefault="00420633" w:rsidP="00184902">
      <w:pPr>
        <w:rPr>
          <w:sz w:val="24"/>
          <w:szCs w:val="24"/>
          <w:lang w:val="pt-BR"/>
        </w:rPr>
      </w:pPr>
    </w:p>
    <w:p w14:paraId="412A0670"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(Goldman Sachs, 2025).</w:t>
      </w:r>
    </w:p>
    <w:p w14:paraId="0445D480" w14:textId="77777777" w:rsidR="00420633" w:rsidRPr="00420633" w:rsidRDefault="00420633" w:rsidP="00184902">
      <w:pPr>
        <w:rPr>
          <w:sz w:val="24"/>
          <w:szCs w:val="24"/>
          <w:lang w:val="pt-BR"/>
        </w:rPr>
      </w:pPr>
    </w:p>
    <w:p w14:paraId="05F5F5DD" w14:textId="77777777" w:rsidR="00420633" w:rsidRDefault="00420633">
      <w:pPr>
        <w:pStyle w:val="PargrafodaLista"/>
        <w:numPr>
          <w:ilvl w:val="2"/>
          <w:numId w:val="30"/>
        </w:numPr>
        <w:spacing w:line="360" w:lineRule="auto"/>
        <w:jc w:val="both"/>
        <w:outlineLvl w:val="2"/>
        <w:rPr>
          <w:sz w:val="24"/>
          <w:szCs w:val="24"/>
          <w:lang w:val="pt-BR"/>
        </w:rPr>
      </w:pPr>
      <w:bookmarkStart w:id="81" w:name="_Toc231998803"/>
      <w:r>
        <w:rPr>
          <w:sz w:val="24"/>
          <w:szCs w:val="24"/>
          <w:lang w:val="pt-BR"/>
        </w:rPr>
        <w:t>O Contexto da Goldman Sachs e a Colaboração Black-</w:t>
      </w:r>
      <w:proofErr w:type="spellStart"/>
      <w:r>
        <w:rPr>
          <w:sz w:val="24"/>
          <w:szCs w:val="24"/>
          <w:lang w:val="pt-BR"/>
        </w:rPr>
        <w:t>Litterman</w:t>
      </w:r>
      <w:bookmarkEnd w:id="81"/>
      <w:proofErr w:type="spellEnd"/>
    </w:p>
    <w:p w14:paraId="47E5DE13" w14:textId="77777777" w:rsidR="002618DD" w:rsidRPr="002618DD" w:rsidRDefault="002618DD" w:rsidP="002618DD">
      <w:pPr>
        <w:rPr>
          <w:sz w:val="24"/>
          <w:szCs w:val="24"/>
          <w:lang w:val="pt-BR"/>
        </w:rPr>
      </w:pPr>
    </w:p>
    <w:p w14:paraId="588560FB" w14:textId="77777777" w:rsidR="00D373EC" w:rsidRPr="009909F5" w:rsidRDefault="00D373EC" w:rsidP="00D373EC">
      <w:pPr>
        <w:rPr>
          <w:sz w:val="24"/>
          <w:szCs w:val="24"/>
          <w:lang w:val="pt-BR"/>
        </w:rPr>
      </w:pPr>
    </w:p>
    <w:p w14:paraId="0FE67479" w14:textId="77777777" w:rsidR="009A55BB" w:rsidRDefault="00482DB8" w:rsidP="00482DB8">
      <w:pPr>
        <w:spacing w:line="360" w:lineRule="auto"/>
        <w:ind w:firstLine="851"/>
        <w:jc w:val="both"/>
        <w:rPr>
          <w:sz w:val="24"/>
          <w:szCs w:val="24"/>
          <w:lang w:val="pt-BR"/>
        </w:rPr>
      </w:pPr>
      <w:r>
        <w:rPr>
          <w:sz w:val="24"/>
          <w:szCs w:val="24"/>
          <w:lang w:val="pt-BR"/>
        </w:rPr>
        <w:t>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(Goldman Sachs, 2025).</w:t>
      </w:r>
    </w:p>
    <w:p w14:paraId="170F0007"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3580DD9E" w14:textId="77777777" w:rsidR="009A55BB"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w:t>
      </w:r>
    </w:p>
    <w:p w14:paraId="2BC2BE68"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w:t>
      </w:r>
      <w:r>
        <w:rPr>
          <w:sz w:val="24"/>
          <w:szCs w:val="24"/>
          <w:lang w:val="pt-BR"/>
        </w:rPr>
        <w:lastRenderedPageBreak/>
        <w:t xml:space="preserve">matemática do otimizador. </w:t>
      </w:r>
    </w:p>
    <w:p w14:paraId="690F649C"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Allocation</w:t>
      </w:r>
      <w:proofErr w:type="spellEnd"/>
      <w:r>
        <w:rPr>
          <w:i/>
          <w:iCs/>
          <w:sz w:val="24"/>
          <w:szCs w:val="24"/>
          <w:lang w:val="pt-BR"/>
        </w:rPr>
        <w:t xml:space="preserve">: </w:t>
      </w:r>
      <w:proofErr w:type="spellStart"/>
      <w:r>
        <w:rPr>
          <w:i/>
          <w:iCs/>
          <w:sz w:val="24"/>
          <w:szCs w:val="24"/>
          <w:lang w:val="pt-BR"/>
        </w:rPr>
        <w:t>Combining</w:t>
      </w:r>
      <w:proofErr w:type="spellEnd"/>
      <w:r>
        <w:rPr>
          <w:i/>
          <w:iCs/>
          <w:sz w:val="24"/>
          <w:szCs w:val="24"/>
          <w:lang w:val="pt-BR"/>
        </w:rPr>
        <w:t xml:space="preserve"> Investor </w:t>
      </w:r>
      <w:proofErr w:type="spellStart"/>
      <w:r>
        <w:rPr>
          <w:i/>
          <w:iCs/>
          <w:sz w:val="24"/>
          <w:szCs w:val="24"/>
          <w:lang w:val="pt-BR"/>
        </w:rPr>
        <w:t>Views</w:t>
      </w:r>
      <w:proofErr w:type="spellEnd"/>
      <w:r>
        <w:rPr>
          <w:i/>
          <w:iCs/>
          <w:sz w:val="24"/>
          <w:szCs w:val="24"/>
          <w:lang w:val="pt-BR"/>
        </w:rPr>
        <w:t xml:space="preserve"> </w:t>
      </w:r>
      <w:proofErr w:type="spellStart"/>
      <w:r>
        <w:rPr>
          <w:i/>
          <w:iCs/>
          <w:sz w:val="24"/>
          <w:szCs w:val="24"/>
          <w:lang w:val="pt-BR"/>
        </w:rPr>
        <w:t>with</w:t>
      </w:r>
      <w:proofErr w:type="spellEnd"/>
      <w:r>
        <w:rPr>
          <w:i/>
          <w:iCs/>
          <w:sz w:val="24"/>
          <w:szCs w:val="24"/>
          <w:lang w:val="pt-BR"/>
        </w:rPr>
        <w:t xml:space="preserve"> Market </w:t>
      </w:r>
      <w:proofErr w:type="spellStart"/>
      <w:r>
        <w:rPr>
          <w:i/>
          <w:iCs/>
          <w:sz w:val="24"/>
          <w:szCs w:val="24"/>
          <w:lang w:val="pt-BR"/>
        </w:rPr>
        <w:t>Equilibrium</w:t>
      </w:r>
      <w:proofErr w:type="spellEnd"/>
      <w:r>
        <w:rPr>
          <w:sz w:val="24"/>
          <w:szCs w:val="24"/>
          <w:lang w:val="pt-BR"/>
        </w:rPr>
        <w:t xml:space="preserve">" no </w:t>
      </w:r>
      <w:r>
        <w:rPr>
          <w:i/>
          <w:iCs/>
          <w:sz w:val="24"/>
          <w:szCs w:val="24"/>
          <w:lang w:val="pt-BR"/>
        </w:rPr>
        <w:t xml:space="preserve">The </w:t>
      </w:r>
      <w:proofErr w:type="spellStart"/>
      <w:r>
        <w:rPr>
          <w:i/>
          <w:iCs/>
          <w:sz w:val="24"/>
          <w:szCs w:val="24"/>
          <w:lang w:val="pt-BR"/>
        </w:rPr>
        <w:t>Journal</w:t>
      </w:r>
      <w:proofErr w:type="spellEnd"/>
      <w:r>
        <w:rPr>
          <w:i/>
          <w:iCs/>
          <w:sz w:val="24"/>
          <w:szCs w:val="24"/>
          <w:lang w:val="pt-BR"/>
        </w:rPr>
        <w:t xml:space="preserve"> </w:t>
      </w:r>
      <w:proofErr w:type="spellStart"/>
      <w:r>
        <w:rPr>
          <w:i/>
          <w:iCs/>
          <w:sz w:val="24"/>
          <w:szCs w:val="24"/>
          <w:lang w:val="pt-BR"/>
        </w:rPr>
        <w:t>of</w:t>
      </w:r>
      <w:proofErr w:type="spellEnd"/>
      <w:r>
        <w:rPr>
          <w:i/>
          <w:iCs/>
          <w:sz w:val="24"/>
          <w:szCs w:val="24"/>
          <w:lang w:val="pt-BR"/>
        </w:rPr>
        <w:t xml:space="preserve"> </w:t>
      </w:r>
      <w:proofErr w:type="spellStart"/>
      <w:r>
        <w:rPr>
          <w:i/>
          <w:iCs/>
          <w:sz w:val="24"/>
          <w:szCs w:val="24"/>
          <w:lang w:val="pt-BR"/>
        </w:rPr>
        <w:t>Fixed</w:t>
      </w:r>
      <w:proofErr w:type="spellEnd"/>
      <w:r>
        <w:rPr>
          <w:i/>
          <w:iCs/>
          <w:sz w:val="24"/>
          <w:szCs w:val="24"/>
          <w:lang w:val="pt-BR"/>
        </w:rPr>
        <w:t xml:space="preserve"> Income</w:t>
      </w:r>
      <w:r>
        <w:rPr>
          <w:sz w:val="24"/>
          <w:szCs w:val="24"/>
          <w:lang w:val="pt-BR"/>
        </w:rPr>
        <w:t xml:space="preserve"> (1991) e "</w:t>
      </w:r>
      <w:r>
        <w:rPr>
          <w:i/>
          <w:iCs/>
          <w:sz w:val="24"/>
          <w:szCs w:val="24"/>
          <w:lang w:val="pt-BR"/>
        </w:rPr>
        <w:t xml:space="preserve">Global Portfolio </w:t>
      </w:r>
      <w:proofErr w:type="spellStart"/>
      <w:r>
        <w:rPr>
          <w:i/>
          <w:iCs/>
          <w:sz w:val="24"/>
          <w:szCs w:val="24"/>
          <w:lang w:val="pt-BR"/>
        </w:rPr>
        <w:t>Optimization</w:t>
      </w:r>
      <w:proofErr w:type="spellEnd"/>
      <w:r>
        <w:rPr>
          <w:sz w:val="24"/>
          <w:szCs w:val="24"/>
          <w:lang w:val="pt-BR"/>
        </w:rPr>
        <w:t xml:space="preserve">" no </w:t>
      </w:r>
      <w:r>
        <w:rPr>
          <w:i/>
          <w:iCs/>
          <w:sz w:val="24"/>
          <w:szCs w:val="24"/>
          <w:lang w:val="pt-BR"/>
        </w:rPr>
        <w:t xml:space="preserve">Financial </w:t>
      </w:r>
      <w:proofErr w:type="spellStart"/>
      <w:r>
        <w:rPr>
          <w:i/>
          <w:iCs/>
          <w:sz w:val="24"/>
          <w:szCs w:val="24"/>
          <w:lang w:val="pt-BR"/>
        </w:rPr>
        <w:t>Analysts</w:t>
      </w:r>
      <w:proofErr w:type="spellEnd"/>
      <w:r>
        <w:rPr>
          <w:i/>
          <w:iCs/>
          <w:sz w:val="24"/>
          <w:szCs w:val="24"/>
          <w:lang w:val="pt-BR"/>
        </w:rPr>
        <w:t xml:space="preserve"> </w:t>
      </w:r>
      <w:proofErr w:type="spellStart"/>
      <w:r>
        <w:rPr>
          <w:i/>
          <w:iCs/>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w:t>
      </w:r>
      <w:r>
        <w:rPr>
          <w:i/>
          <w:iCs/>
          <w:sz w:val="24"/>
          <w:szCs w:val="24"/>
          <w:lang w:val="pt-BR"/>
        </w:rPr>
        <w:t>inputs</w:t>
      </w:r>
      <w:r>
        <w:rPr>
          <w:sz w:val="24"/>
          <w:szCs w:val="24"/>
          <w:lang w:val="pt-BR"/>
        </w:rPr>
        <w:t>.</w:t>
      </w:r>
    </w:p>
    <w:p w14:paraId="0E93A3CB" w14:textId="77777777" w:rsidR="00D373EC" w:rsidRPr="00D373EC" w:rsidRDefault="00D373EC" w:rsidP="00D373EC">
      <w:pPr>
        <w:rPr>
          <w:b/>
          <w:bCs/>
          <w:sz w:val="24"/>
          <w:szCs w:val="24"/>
          <w:lang w:val="pt-BR"/>
        </w:rPr>
      </w:pPr>
    </w:p>
    <w:p w14:paraId="50FF6488" w14:textId="77777777" w:rsidR="00D373EC" w:rsidRDefault="00164893">
      <w:pPr>
        <w:pStyle w:val="PargrafodaLista"/>
        <w:numPr>
          <w:ilvl w:val="2"/>
          <w:numId w:val="30"/>
        </w:numPr>
        <w:spacing w:line="360" w:lineRule="auto"/>
        <w:jc w:val="both"/>
        <w:outlineLvl w:val="2"/>
        <w:rPr>
          <w:sz w:val="24"/>
          <w:szCs w:val="24"/>
          <w:lang w:val="pt-BR"/>
        </w:rPr>
      </w:pPr>
      <w:bookmarkStart w:id="82" w:name="_Toc231998804"/>
      <w:r>
        <w:rPr>
          <w:sz w:val="24"/>
          <w:szCs w:val="24"/>
        </w:rPr>
        <w:t>As Limitações da Média-Variância e a Gênese do Black-Litterman</w:t>
      </w:r>
      <w:bookmarkEnd w:id="82"/>
      <w:r>
        <w:rPr>
          <w:sz w:val="24"/>
          <w:szCs w:val="24"/>
          <w:lang w:val="pt-BR"/>
        </w:rPr>
        <w:t xml:space="preserve"> </w:t>
      </w:r>
    </w:p>
    <w:p w14:paraId="70C0A1AD" w14:textId="77777777" w:rsidR="002618DD" w:rsidRPr="002618DD" w:rsidRDefault="002618DD" w:rsidP="002618DD">
      <w:pPr>
        <w:rPr>
          <w:sz w:val="24"/>
          <w:szCs w:val="24"/>
          <w:lang w:val="pt-BR"/>
        </w:rPr>
      </w:pPr>
    </w:p>
    <w:p w14:paraId="290755BF" w14:textId="77777777" w:rsidR="00D373EC" w:rsidRDefault="00D373EC" w:rsidP="00D373EC">
      <w:pPr>
        <w:rPr>
          <w:b/>
          <w:bCs/>
          <w:sz w:val="24"/>
          <w:szCs w:val="24"/>
          <w:lang w:val="pt-BR"/>
        </w:rPr>
      </w:pPr>
    </w:p>
    <w:p w14:paraId="19714972"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w:t>
      </w:r>
      <w:r>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2A1B51B6"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751A8EE7" w14:textId="77777777" w:rsidR="002B5C8D" w:rsidRPr="00CB3C08" w:rsidRDefault="002B5C8D" w:rsidP="002B5C8D">
      <w:pPr>
        <w:rPr>
          <w:b/>
          <w:bCs/>
          <w:sz w:val="24"/>
          <w:szCs w:val="24"/>
          <w:lang w:val="pt-BR"/>
        </w:rPr>
      </w:pPr>
    </w:p>
    <w:p w14:paraId="16E92151" w14:textId="77777777" w:rsidR="002B5C8D" w:rsidRPr="00D966C9" w:rsidRDefault="002B5C8D">
      <w:pPr>
        <w:pStyle w:val="PargrafodaLista"/>
        <w:numPr>
          <w:ilvl w:val="2"/>
          <w:numId w:val="30"/>
        </w:numPr>
        <w:spacing w:line="360" w:lineRule="auto"/>
        <w:ind w:left="0" w:firstLine="0"/>
        <w:jc w:val="both"/>
        <w:outlineLvl w:val="2"/>
        <w:rPr>
          <w:sz w:val="24"/>
          <w:szCs w:val="24"/>
          <w:lang w:val="pt-BR"/>
        </w:rPr>
      </w:pPr>
      <w:bookmarkStart w:id="83" w:name="_Toc231998805"/>
      <w:r>
        <w:rPr>
          <w:sz w:val="24"/>
          <w:szCs w:val="24"/>
          <w:lang w:val="pt-BR"/>
        </w:rPr>
        <w:t>A Crítica à MPT: O Dilema da "Maximização de Erros" e as Soluções de Canto</w:t>
      </w:r>
      <w:bookmarkEnd w:id="83"/>
      <w:r>
        <w:rPr>
          <w:sz w:val="24"/>
          <w:szCs w:val="24"/>
          <w:lang w:val="pt-BR"/>
        </w:rPr>
        <w:t xml:space="preserve"> </w:t>
      </w:r>
    </w:p>
    <w:p w14:paraId="08AFDB66" w14:textId="77777777" w:rsidR="002B5C8D" w:rsidRDefault="002B5C8D" w:rsidP="002B5C8D">
      <w:pPr>
        <w:spacing w:line="360" w:lineRule="auto"/>
        <w:jc w:val="both"/>
        <w:rPr>
          <w:sz w:val="24"/>
          <w:szCs w:val="24"/>
          <w:lang w:val="pt-BR"/>
        </w:rPr>
      </w:pPr>
    </w:p>
    <w:p w14:paraId="5D8089A8" w14:textId="77777777" w:rsidR="00270EA3" w:rsidRDefault="002B5C8D" w:rsidP="002B5C8D">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Média </w:t>
      </w:r>
      <w:proofErr w:type="spellStart"/>
      <w:r>
        <w:rPr>
          <w:sz w:val="24"/>
          <w:szCs w:val="24"/>
          <w:lang w:val="pt-BR"/>
        </w:rPr>
        <w:t>Variancia</w:t>
      </w:r>
      <w:proofErr w:type="spellEnd"/>
      <w:r>
        <w:rPr>
          <w:sz w:val="24"/>
          <w:szCs w:val="24"/>
          <w:lang w:val="pt-BR"/>
        </w:rPr>
        <w:t xml:space="preserve">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w:t>
      </w:r>
      <w:r>
        <w:rPr>
          <w:rFonts w:ascii="Courier New" w:hAnsi="Courier New" w:cs="Courier New"/>
          <w:color w:val="000000"/>
          <w:sz w:val="20"/>
          <w:szCs w:val="20"/>
          <w:lang w:val="pt-BR" w:eastAsia="pt-BR"/>
        </w:rPr>
        <w:t xml:space="preserve"> </w:t>
      </w:r>
      <w:r>
        <w:rPr>
          <w:sz w:val="24"/>
          <w:szCs w:val="24"/>
          <w:lang w:val="pt-BR"/>
        </w:rPr>
        <w:t>(Pires, 2021).</w:t>
      </w:r>
    </w:p>
    <w:p w14:paraId="272DD550" w14:textId="77777777" w:rsidR="002B5C8D" w:rsidRPr="00684B6C" w:rsidRDefault="002B5C8D" w:rsidP="002B5C8D">
      <w:pPr>
        <w:spacing w:line="360" w:lineRule="auto"/>
        <w:ind w:firstLine="851"/>
        <w:jc w:val="both"/>
        <w:rPr>
          <w:sz w:val="24"/>
          <w:szCs w:val="24"/>
          <w:lang w:val="pt-BR"/>
        </w:rPr>
      </w:pPr>
      <w:r>
        <w:rPr>
          <w:sz w:val="24"/>
          <w:szCs w:val="24"/>
        </w:rPr>
        <w:lastRenderedPageBreak/>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r>
        <w:rPr>
          <w:rFonts w:ascii="Courier New" w:hAnsi="Courier New" w:cs="Courier New"/>
          <w:color w:val="000000"/>
          <w:sz w:val="20"/>
          <w:szCs w:val="20"/>
          <w:lang w:val="pt-BR" w:eastAsia="pt-BR"/>
        </w:rPr>
        <w:t xml:space="preserve"> </w:t>
      </w:r>
      <w:r>
        <w:rPr>
          <w:sz w:val="24"/>
          <w:szCs w:val="24"/>
          <w:lang w:val="pt-BR"/>
        </w:rPr>
        <w:t>(Pires, 2021)</w:t>
      </w:r>
      <w:r>
        <w:rPr>
          <w:sz w:val="24"/>
          <w:szCs w:val="24"/>
        </w:rPr>
        <w:t>.</w:t>
      </w:r>
    </w:p>
    <w:p w14:paraId="245D2B64" w14:textId="77777777" w:rsidR="00270EA3" w:rsidRDefault="002B5C8D" w:rsidP="002B5C8D">
      <w:pPr>
        <w:spacing w:line="360" w:lineRule="auto"/>
        <w:ind w:firstLine="851"/>
        <w:jc w:val="both"/>
        <w:rPr>
          <w:sz w:val="24"/>
          <w:szCs w:val="24"/>
          <w:lang w:val="pt-BR"/>
        </w:rPr>
      </w:pPr>
      <w:r>
        <w:t xml:space="preserve">Black e Litterman (1991, 1992) articularam que o problema central não residia na matemática da otimização em si, mas na dificuldade intrínseca de estimar o vetor de retornos esperados (BLACK; LITTERMAN, 1991, 1992). Enquanto a matriz de covariância  é relativamente estável e previsível ao longo do tempo, os retornos esperados são notoriamente voláteis e difíceis de prever (Black; Litterman, 1991). </w:t>
      </w:r>
    </w:p>
    <w:p w14:paraId="25566030" w14:textId="77777777" w:rsidR="002B5C8D" w:rsidRPr="00454A35" w:rsidRDefault="002B5C8D" w:rsidP="002B5C8D">
      <w:pPr>
        <w:spacing w:line="360" w:lineRule="auto"/>
        <w:ind w:firstLine="851"/>
        <w:jc w:val="both"/>
        <w:rPr>
          <w:sz w:val="24"/>
          <w:szCs w:val="24"/>
          <w:lang w:val="pt-BR"/>
        </w:rPr>
      </w:pPr>
      <w:r>
        <w:rPr>
          <w:sz w:val="24"/>
          <w:szCs w:val="24"/>
          <w:lang w:val="pt-BR"/>
        </w:rPr>
        <w:t>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w:t>
      </w:r>
      <w:r>
        <w:rPr>
          <w:i/>
          <w:iCs/>
          <w:sz w:val="24"/>
          <w:szCs w:val="24"/>
          <w:lang w:val="pt-BR"/>
        </w:rPr>
        <w:t xml:space="preserve">corner </w:t>
      </w:r>
      <w:proofErr w:type="spellStart"/>
      <w:r>
        <w:rPr>
          <w:i/>
          <w:iCs/>
          <w:sz w:val="24"/>
          <w:szCs w:val="24"/>
          <w:lang w:val="pt-BR"/>
        </w:rPr>
        <w:t>solutions</w:t>
      </w:r>
      <w:proofErr w:type="spellEnd"/>
      <w:r>
        <w:rPr>
          <w:sz w:val="24"/>
          <w:szCs w:val="24"/>
          <w:lang w:val="pt-BR"/>
        </w:rPr>
        <w:t>) (Risk, 2025).</w:t>
      </w:r>
    </w:p>
    <w:p w14:paraId="7DB4E880" w14:textId="77777777" w:rsidR="00270EA3" w:rsidRDefault="002B5C8D" w:rsidP="002B5C8D">
      <w:pPr>
        <w:spacing w:line="360" w:lineRule="auto"/>
        <w:ind w:firstLine="851"/>
        <w:jc w:val="both"/>
        <w:rPr>
          <w:sz w:val="24"/>
          <w:szCs w:val="24"/>
        </w:rPr>
      </w:pPr>
      <w:r>
        <w:rPr>
          <w:sz w:val="24"/>
          <w:szCs w:val="24"/>
        </w:rPr>
        <w:t>A solução proposta pelo modelo BL foi inverter o processo de engenharia do portfólio. Em vez de exigir que o investidor construísse as estimativas de retorno "do zero" (</w:t>
      </w:r>
      <w:r>
        <w:rPr>
          <w:i/>
          <w:iCs/>
          <w:sz w:val="24"/>
          <w:szCs w:val="24"/>
        </w:rPr>
        <w:t>from scratch</w:t>
      </w:r>
      <w:r>
        <w:rPr>
          <w:sz w:val="24"/>
          <w:szCs w:val="24"/>
        </w:rPr>
        <w:t xml:space="preserve">), o modelo parte de uma premissa de neutralidade baseada no equilíbrio de mercado </w:t>
      </w:r>
      <w:r>
        <w:rPr>
          <w:sz w:val="24"/>
          <w:szCs w:val="24"/>
          <w:lang w:val="pt-BR"/>
        </w:rPr>
        <w:t xml:space="preserve">(Black; </w:t>
      </w:r>
      <w:proofErr w:type="spellStart"/>
      <w:r>
        <w:rPr>
          <w:sz w:val="24"/>
          <w:szCs w:val="24"/>
          <w:lang w:val="pt-BR"/>
        </w:rPr>
        <w:t>Litterman</w:t>
      </w:r>
      <w:proofErr w:type="spellEnd"/>
      <w:r>
        <w:rPr>
          <w:sz w:val="24"/>
          <w:szCs w:val="24"/>
          <w:lang w:val="pt-BR"/>
        </w:rPr>
        <w:t>, 1991)</w:t>
      </w:r>
      <w:r>
        <w:rPr>
          <w:sz w:val="24"/>
          <w:szCs w:val="24"/>
        </w:rPr>
        <w:t xml:space="preserve">. </w:t>
      </w:r>
    </w:p>
    <w:p w14:paraId="20487941" w14:textId="77777777" w:rsidR="002B5C8D" w:rsidRDefault="002B5C8D" w:rsidP="002B5C8D">
      <w:pPr>
        <w:spacing w:line="360" w:lineRule="auto"/>
        <w:ind w:firstLine="851"/>
        <w:jc w:val="both"/>
        <w:rPr>
          <w:sz w:val="24"/>
          <w:szCs w:val="24"/>
          <w:lang w:val="pt-BR"/>
        </w:rPr>
      </w:pPr>
      <w:r>
        <w:rPr>
          <w:sz w:val="24"/>
          <w:szCs w:val="24"/>
        </w:rPr>
        <w:t>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(Black; </w:t>
      </w:r>
      <w:proofErr w:type="spellStart"/>
      <w:r>
        <w:rPr>
          <w:sz w:val="24"/>
          <w:szCs w:val="24"/>
          <w:lang w:val="pt-BR"/>
        </w:rPr>
        <w:t>Litterman</w:t>
      </w:r>
      <w:proofErr w:type="spellEnd"/>
      <w:r>
        <w:rPr>
          <w:sz w:val="24"/>
          <w:szCs w:val="24"/>
          <w:lang w:val="pt-BR"/>
        </w:rPr>
        <w:t>, 1991).</w:t>
      </w:r>
    </w:p>
    <w:p w14:paraId="176064BE" w14:textId="77777777" w:rsidR="002B5C8D" w:rsidRDefault="002B5C8D" w:rsidP="00D373EC">
      <w:pPr>
        <w:rPr>
          <w:b/>
          <w:bCs/>
          <w:sz w:val="24"/>
          <w:szCs w:val="24"/>
          <w:lang w:val="pt-BR"/>
        </w:rPr>
      </w:pPr>
    </w:p>
    <w:p w14:paraId="6805945A" w14:textId="77777777" w:rsidR="00684B6C" w:rsidRPr="00DD14C8" w:rsidRDefault="008A2B9C">
      <w:pPr>
        <w:pStyle w:val="PargrafodaLista"/>
        <w:numPr>
          <w:ilvl w:val="2"/>
          <w:numId w:val="30"/>
        </w:numPr>
        <w:spacing w:line="360" w:lineRule="auto"/>
        <w:ind w:left="0" w:firstLine="0"/>
        <w:jc w:val="both"/>
        <w:outlineLvl w:val="2"/>
        <w:rPr>
          <w:bCs/>
          <w:sz w:val="24"/>
          <w:szCs w:val="24"/>
          <w:lang w:val="pt-BR"/>
        </w:rPr>
      </w:pPr>
      <w:bookmarkStart w:id="84" w:name="_Toc231998806"/>
      <w:r>
        <w:rPr>
          <w:bCs/>
          <w:sz w:val="24"/>
          <w:szCs w:val="24"/>
        </w:rPr>
        <w:t>A Estrutura Bayesiana: Prior, Visões e Posterior</w:t>
      </w:r>
      <w:bookmarkEnd w:id="84"/>
    </w:p>
    <w:p w14:paraId="39193DE7" w14:textId="77777777" w:rsidR="00CB3C08" w:rsidRDefault="00CB3C08" w:rsidP="00CB3C08">
      <w:pPr>
        <w:rPr>
          <w:b/>
          <w:bCs/>
          <w:sz w:val="24"/>
          <w:szCs w:val="24"/>
          <w:lang w:val="pt-BR"/>
        </w:rPr>
      </w:pPr>
    </w:p>
    <w:p w14:paraId="18688E67" w14:textId="77777777" w:rsidR="00270EA3"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xml:space="preserve">, 1991). </w:t>
      </w:r>
    </w:p>
    <w:p w14:paraId="7E2BC3D4" w14:textId="77777777" w:rsidR="00CB3C08" w:rsidRDefault="008A084C" w:rsidP="00CB3C08">
      <w:pPr>
        <w:spacing w:line="360" w:lineRule="auto"/>
        <w:ind w:firstLine="851"/>
        <w:jc w:val="both"/>
        <w:rPr>
          <w:sz w:val="24"/>
          <w:szCs w:val="24"/>
          <w:lang w:val="pt-BR"/>
        </w:rPr>
      </w:pPr>
      <w:r>
        <w:rPr>
          <w:sz w:val="24"/>
          <w:szCs w:val="24"/>
          <w:lang w:val="pt-BR"/>
        </w:rPr>
        <w:t xml:space="preserve">Isso permite incorporar explicitamente a incerteza sobre a estimativa e atualizar </w:t>
      </w:r>
      <w:r>
        <w:rPr>
          <w:sz w:val="24"/>
          <w:szCs w:val="24"/>
          <w:lang w:val="pt-BR"/>
        </w:rPr>
        <w:lastRenderedPageBreak/>
        <w:t>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1991):</w:t>
      </w:r>
    </w:p>
    <w:p w14:paraId="7004A7FB" w14:textId="77777777" w:rsidR="007A6E93" w:rsidRPr="009C351D" w:rsidRDefault="007A6E93" w:rsidP="00CB3C08">
      <w:pPr>
        <w:spacing w:line="360" w:lineRule="auto"/>
        <w:ind w:firstLine="851"/>
        <w:jc w:val="both"/>
        <w:rPr>
          <w:sz w:val="24"/>
          <w:szCs w:val="24"/>
          <w:lang w:val="pt-BR"/>
        </w:rPr>
      </w:pPr>
    </w:p>
    <w:p w14:paraId="7DAD2DB5" w14:textId="77777777" w:rsidR="00CB3C08" w:rsidRPr="00270EA3" w:rsidRDefault="00CB3C08">
      <w:pPr>
        <w:pStyle w:val="PargrafodaLista"/>
        <w:numPr>
          <w:ilvl w:val="0"/>
          <w:numId w:val="31"/>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1991).</w:t>
      </w:r>
    </w:p>
    <w:p w14:paraId="77BF7DC0" w14:textId="77777777" w:rsidR="00CB3C08" w:rsidRPr="00270EA3" w:rsidRDefault="00F5626B">
      <w:pPr>
        <w:pStyle w:val="PargrafodaLista"/>
        <w:numPr>
          <w:ilvl w:val="0"/>
          <w:numId w:val="31"/>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1991).</w:t>
      </w:r>
    </w:p>
    <w:p w14:paraId="0848187A" w14:textId="77777777" w:rsidR="00E03971" w:rsidRPr="00270EA3" w:rsidRDefault="00E03971">
      <w:pPr>
        <w:pStyle w:val="PargrafodaLista"/>
        <w:numPr>
          <w:ilvl w:val="0"/>
          <w:numId w:val="31"/>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 (Black; Li</w:t>
      </w:r>
      <w:proofErr w:type="spellStart"/>
      <w:r>
        <w:rPr>
          <w:sz w:val="24"/>
          <w:szCs w:val="24"/>
          <w:lang w:val="pt-BR"/>
        </w:rPr>
        <w:t>tterman</w:t>
      </w:r>
      <w:proofErr w:type="spellEnd"/>
      <w:r>
        <w:rPr>
          <w:sz w:val="24"/>
          <w:szCs w:val="24"/>
          <w:lang w:val="pt-BR"/>
        </w:rPr>
        <w:t>, 1991).</w:t>
      </w:r>
    </w:p>
    <w:p w14:paraId="50DFBF2F" w14:textId="77777777" w:rsidR="00CB3C08" w:rsidRPr="00CB3C08" w:rsidRDefault="00CB3C08" w:rsidP="00CB3C08">
      <w:pPr>
        <w:rPr>
          <w:b/>
          <w:bCs/>
          <w:sz w:val="24"/>
          <w:szCs w:val="24"/>
          <w:lang w:val="pt-BR"/>
        </w:rPr>
      </w:pPr>
    </w:p>
    <w:p w14:paraId="32B65720" w14:textId="77777777" w:rsidR="00CB3C08" w:rsidRPr="008A2B9C" w:rsidRDefault="0099085B">
      <w:pPr>
        <w:pStyle w:val="PargrafodaLista"/>
        <w:numPr>
          <w:ilvl w:val="2"/>
          <w:numId w:val="30"/>
        </w:numPr>
        <w:spacing w:line="360" w:lineRule="auto"/>
        <w:ind w:left="0" w:firstLine="0"/>
        <w:jc w:val="both"/>
        <w:outlineLvl w:val="2"/>
        <w:rPr>
          <w:b/>
          <w:bCs/>
          <w:sz w:val="24"/>
          <w:szCs w:val="24"/>
          <w:lang w:val="pt-BR"/>
        </w:rPr>
      </w:pPr>
      <w:bookmarkStart w:id="85" w:name="_Toc231998807"/>
      <w:r>
        <w:rPr>
          <w:sz w:val="24"/>
          <w:szCs w:val="24"/>
          <w:lang w:val="pt-BR"/>
        </w:rPr>
        <w:t>Derivação Matemática Detalhada: A "Fórmula Mestra"</w:t>
      </w:r>
      <w:bookmarkEnd w:id="85"/>
      <w:r>
        <w:rPr>
          <w:sz w:val="24"/>
          <w:szCs w:val="24"/>
          <w:lang w:val="pt-BR"/>
        </w:rPr>
        <w:t xml:space="preserve"> </w:t>
      </w:r>
    </w:p>
    <w:p w14:paraId="1839336E" w14:textId="77777777" w:rsidR="00CB3C08" w:rsidRDefault="00CB3C08" w:rsidP="009C351D">
      <w:pPr>
        <w:spacing w:line="360" w:lineRule="auto"/>
        <w:jc w:val="both"/>
        <w:rPr>
          <w:sz w:val="24"/>
          <w:szCs w:val="24"/>
          <w:lang w:val="pt-BR"/>
        </w:rPr>
      </w:pPr>
    </w:p>
    <w:p w14:paraId="6576BD67" w14:textId="77777777" w:rsidR="008A2B9C" w:rsidRDefault="009C351D" w:rsidP="00A052D3">
      <w:pPr>
        <w:spacing w:line="360" w:lineRule="auto"/>
        <w:ind w:firstLine="851"/>
        <w:jc w:val="both"/>
        <w:rPr>
          <w:sz w:val="24"/>
          <w:szCs w:val="24"/>
          <w:lang w:val="pt-BR"/>
        </w:rPr>
      </w:pPr>
      <w:r>
        <w:rPr>
          <w:sz w:val="24"/>
          <w:szCs w:val="24"/>
          <w:lang w:val="pt-BR"/>
        </w:rPr>
        <w:t xml:space="preserve">A combinação do equilíbrio de mercado </w:t>
      </w:r>
      <w:r>
        <w:rPr>
          <w:b/>
          <w:bCs/>
          <w:sz w:val="24"/>
          <w:szCs w:val="24"/>
          <w:lang w:val="pt-BR"/>
        </w:rPr>
        <w:t xml:space="preserve">(Π) </w:t>
      </w:r>
      <w:r>
        <w:rPr>
          <w:sz w:val="24"/>
          <w:szCs w:val="24"/>
          <w:lang w:val="pt-BR"/>
        </w:rPr>
        <w:t xml:space="preserve">com as previsões dos modelos (Q), </w:t>
      </w:r>
      <w:r>
        <w:rPr>
          <w:sz w:val="24"/>
          <w:szCs w:val="24"/>
          <w:lang w:val="pt-BR"/>
        </w:rPr>
        <w:lastRenderedPageBreak/>
        <w:t>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 </w:t>
      </w:r>
      <w:r>
        <w:rPr>
          <w:sz w:val="24"/>
          <w:szCs w:val="24"/>
        </w:rPr>
        <w:t>(Black; Litterman, 1991, 1992)</w:t>
      </w:r>
      <w:r>
        <w:rPr>
          <w:sz w:val="24"/>
          <w:szCs w:val="24"/>
          <w:lang w:val="pt-BR"/>
        </w:rPr>
        <w:t>:</w:t>
      </w:r>
    </w:p>
    <w:p w14:paraId="174D0C5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01DEF2A6"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610F6EA5" w14:textId="77777777"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permite testar se as visões de retorno geradas pelo fator de </w:t>
      </w:r>
      <w:r>
        <w:rPr>
          <w:i/>
          <w:iCs/>
          <w:sz w:val="24"/>
          <w:szCs w:val="24"/>
          <w:lang w:val="pt-BR"/>
        </w:rPr>
        <w:t>momentum</w:t>
      </w:r>
      <w:r>
        <w:rPr>
          <w:sz w:val="24"/>
          <w:szCs w:val="24"/>
          <w:lang w:val="pt-BR"/>
        </w:rPr>
        <w:t xml:space="preserve"> 12-1 agregam valor estatístico ao portfólio (via vetor Q);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28148D75" w14:textId="77777777" w:rsidR="00E278ED" w:rsidRPr="00CB3C08" w:rsidRDefault="00E278ED" w:rsidP="00E278ED">
      <w:pPr>
        <w:rPr>
          <w:b/>
          <w:bCs/>
          <w:sz w:val="24"/>
          <w:szCs w:val="24"/>
          <w:lang w:val="pt-BR"/>
        </w:rPr>
      </w:pPr>
    </w:p>
    <w:p w14:paraId="37837FFF" w14:textId="77777777" w:rsidR="00E278ED" w:rsidRPr="002B5C8D" w:rsidRDefault="003D36D9">
      <w:pPr>
        <w:pStyle w:val="PargrafodaLista"/>
        <w:numPr>
          <w:ilvl w:val="2"/>
          <w:numId w:val="30"/>
        </w:numPr>
        <w:spacing w:line="360" w:lineRule="auto"/>
        <w:jc w:val="both"/>
        <w:outlineLvl w:val="2"/>
        <w:rPr>
          <w:sz w:val="24"/>
          <w:szCs w:val="24"/>
          <w:lang w:val="pt-BR"/>
        </w:rPr>
      </w:pPr>
      <w:bookmarkStart w:id="86" w:name="_Toc231998808"/>
      <w:r>
        <w:rPr>
          <w:sz w:val="24"/>
          <w:szCs w:val="24"/>
          <w:lang w:val="pt-BR"/>
        </w:rPr>
        <w:t>Fundamentos Matemáticos: A Arquitetura Bayesiana</w:t>
      </w:r>
      <w:bookmarkEnd w:id="86"/>
    </w:p>
    <w:p w14:paraId="4AD21FD8" w14:textId="77777777" w:rsidR="00684B6C" w:rsidRPr="00684B6C" w:rsidRDefault="00684B6C" w:rsidP="00684B6C">
      <w:pPr>
        <w:spacing w:line="360" w:lineRule="auto"/>
        <w:jc w:val="both"/>
        <w:rPr>
          <w:b/>
          <w:bCs/>
          <w:sz w:val="24"/>
          <w:szCs w:val="24"/>
          <w:lang w:val="pt-BR"/>
        </w:rPr>
      </w:pPr>
    </w:p>
    <w:p w14:paraId="7A1C82DF" w14:textId="77777777" w:rsidR="00684B6C" w:rsidRPr="00684B6C" w:rsidRDefault="00684B6C" w:rsidP="00A62C33">
      <w:pPr>
        <w:spacing w:line="360" w:lineRule="auto"/>
        <w:ind w:firstLine="851"/>
        <w:jc w:val="both"/>
        <w:rPr>
          <w:sz w:val="24"/>
          <w:szCs w:val="24"/>
          <w:lang w:val="pt-BR"/>
        </w:rPr>
      </w:pPr>
      <w:r>
        <w:t>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(Risk..., 2025).</w:t>
      </w:r>
    </w:p>
    <w:p w14:paraId="32D5AA4F"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49F377EF" w14:textId="77777777" w:rsidR="00684B6C" w:rsidRPr="00254006" w:rsidRDefault="00684B6C">
      <w:pPr>
        <w:pStyle w:val="PargrafodaLista"/>
        <w:numPr>
          <w:ilvl w:val="0"/>
          <w:numId w:val="32"/>
        </w:numPr>
        <w:spacing w:line="360" w:lineRule="auto"/>
        <w:jc w:val="both"/>
        <w:rPr>
          <w:b/>
          <w:bCs/>
          <w:sz w:val="24"/>
          <w:szCs w:val="24"/>
          <w:lang w:val="pt-BR"/>
        </w:rPr>
      </w:pPr>
      <w:r>
        <w:rPr>
          <w:b/>
          <w:bCs/>
          <w:sz w:val="24"/>
          <w:szCs w:val="24"/>
          <w:lang w:val="pt-BR"/>
        </w:rPr>
        <w:t>Prior: O Equilíbrio de Mercado</w:t>
      </w:r>
    </w:p>
    <w:p w14:paraId="1C4CE07F"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4C4D255A" w14:textId="77777777" w:rsidR="00684B6C" w:rsidRDefault="00684B6C" w:rsidP="00A62C33">
      <w:pPr>
        <w:spacing w:line="360" w:lineRule="auto"/>
        <w:ind w:firstLine="851"/>
        <w:jc w:val="both"/>
        <w:rPr>
          <w:sz w:val="24"/>
          <w:szCs w:val="24"/>
          <w:vertAlign w:val="superscript"/>
          <w:lang w:val="pt-BR"/>
        </w:rPr>
      </w:pPr>
      <w: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Retornos de Equilíbrio Implícitos , serve como a âncora gravitacional do modelo. Ele garante que, </w:t>
      </w:r>
      <w:r>
        <w:lastRenderedPageBreak/>
        <w:t>se o gestor não tiver visões ("eu não sei nada"), o modelo recomendará manter o portfólio de mercado passivo, evitando as alocações extremas da MPT (The..., 2025).</w:t>
      </w:r>
    </w:p>
    <w:p w14:paraId="469ED6E5" w14:textId="77777777" w:rsidR="00A62C33" w:rsidRPr="00684B6C" w:rsidRDefault="00A62C33" w:rsidP="00A62C33">
      <w:pPr>
        <w:spacing w:line="360" w:lineRule="auto"/>
        <w:ind w:firstLine="851"/>
        <w:jc w:val="both"/>
        <w:rPr>
          <w:sz w:val="24"/>
          <w:szCs w:val="24"/>
          <w:lang w:val="pt-BR"/>
        </w:rPr>
      </w:pPr>
    </w:p>
    <w:p w14:paraId="56A6E9EE" w14:textId="77777777" w:rsidR="00684B6C" w:rsidRPr="00254006" w:rsidRDefault="00684B6C">
      <w:pPr>
        <w:pStyle w:val="PargrafodaLista"/>
        <w:numPr>
          <w:ilvl w:val="0"/>
          <w:numId w:val="32"/>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5C692806" w14:textId="77777777" w:rsidR="00C61AEC" w:rsidRDefault="00C61AEC" w:rsidP="00C61AEC">
      <w:pPr>
        <w:spacing w:line="360" w:lineRule="auto"/>
        <w:ind w:firstLine="851"/>
        <w:jc w:val="both"/>
        <w:rPr>
          <w:sz w:val="24"/>
          <w:szCs w:val="24"/>
          <w:lang w:val="pt-BR"/>
        </w:rPr>
      </w:pPr>
    </w:p>
    <w:p w14:paraId="493162D8" w14:textId="24AB9718" w:rsidR="00684B6C" w:rsidRDefault="00684B6C" w:rsidP="00C61AEC">
      <w:pPr>
        <w:spacing w:line="360" w:lineRule="auto"/>
        <w:ind w:firstLine="851"/>
        <w:jc w:val="both"/>
        <w:rPr>
          <w:sz w:val="24"/>
          <w:szCs w:val="24"/>
          <w:vertAlign w:val="superscript"/>
          <w:lang w:val="pt-BR"/>
        </w:rPr>
      </w:pPr>
      <w: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 (HE; LITTERMAN, 1999).</w:t>
      </w:r>
    </w:p>
    <w:p w14:paraId="06A9CB32" w14:textId="77777777" w:rsidR="00A62C33" w:rsidRPr="00684B6C" w:rsidRDefault="00A62C33" w:rsidP="00684B6C">
      <w:pPr>
        <w:spacing w:line="360" w:lineRule="auto"/>
        <w:jc w:val="both"/>
        <w:rPr>
          <w:sz w:val="24"/>
          <w:szCs w:val="24"/>
          <w:lang w:val="pt-BR"/>
        </w:rPr>
      </w:pPr>
    </w:p>
    <w:p w14:paraId="3AE4DEA8" w14:textId="77777777" w:rsidR="00684B6C" w:rsidRPr="00A62C33" w:rsidRDefault="00684B6C">
      <w:pPr>
        <w:pStyle w:val="PargrafodaLista"/>
        <w:numPr>
          <w:ilvl w:val="0"/>
          <w:numId w:val="33"/>
        </w:numPr>
        <w:spacing w:line="360" w:lineRule="auto"/>
        <w:jc w:val="both"/>
        <w:rPr>
          <w:b/>
          <w:bCs/>
          <w:sz w:val="24"/>
          <w:szCs w:val="24"/>
          <w:lang w:val="pt-BR"/>
        </w:rPr>
      </w:pPr>
      <w:r>
        <w:rPr>
          <w:b/>
          <w:bCs/>
          <w:sz w:val="24"/>
          <w:szCs w:val="24"/>
          <w:lang w:val="pt-BR"/>
        </w:rPr>
        <w:t>Posterior: A Nova Estimativa Combinada</w:t>
      </w:r>
    </w:p>
    <w:p w14:paraId="793EB44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974BE1"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4846DE37"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61C7B7F9"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 (The..., 2025).</w:t>
      </w:r>
    </w:p>
    <w:p w14:paraId="45E9BD0C" w14:textId="77777777" w:rsidR="00893C59" w:rsidRPr="00CB3C08" w:rsidRDefault="00893C59" w:rsidP="00893C59">
      <w:pPr>
        <w:rPr>
          <w:b/>
          <w:bCs/>
          <w:sz w:val="24"/>
          <w:szCs w:val="24"/>
          <w:lang w:val="pt-BR"/>
        </w:rPr>
      </w:pPr>
    </w:p>
    <w:p w14:paraId="33065D4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87" w:name="_Toc231998809"/>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87"/>
    </w:p>
    <w:p w14:paraId="163590E4" w14:textId="77777777" w:rsidR="00893C59" w:rsidRPr="00684B6C" w:rsidRDefault="00893C59" w:rsidP="00893C59">
      <w:pPr>
        <w:spacing w:line="360" w:lineRule="auto"/>
        <w:jc w:val="both"/>
        <w:rPr>
          <w:b/>
          <w:bCs/>
          <w:sz w:val="24"/>
          <w:szCs w:val="24"/>
          <w:lang w:val="pt-BR"/>
        </w:rPr>
      </w:pPr>
    </w:p>
    <w:p w14:paraId="2004265D"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Markowitz. O problema de maximização da utilidade quadrática do investidor representativo é dado por </w:t>
      </w:r>
      <w:r>
        <w:rPr>
          <w:sz w:val="24"/>
          <w:szCs w:val="24"/>
        </w:rPr>
        <w:t>(He; Litterman, 1999)</w:t>
      </w:r>
      <w:r>
        <w:rPr>
          <w:sz w:val="24"/>
          <w:szCs w:val="24"/>
          <w:lang w:val="pt-BR"/>
        </w:rPr>
        <w:t>:</w:t>
      </w:r>
    </w:p>
    <w:p w14:paraId="5A4085B7" w14:textId="77777777" w:rsidR="000833E8" w:rsidRDefault="000833E8" w:rsidP="00684B6C">
      <w:pPr>
        <w:spacing w:line="360" w:lineRule="auto"/>
        <w:jc w:val="both"/>
        <w:rPr>
          <w:sz w:val="24"/>
          <w:szCs w:val="24"/>
          <w:lang w:val="pt-BR"/>
        </w:rPr>
      </w:pPr>
    </w:p>
    <w:p w14:paraId="7856A5B4"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2F1FDDA2" w14:textId="77777777" w:rsidR="00684B6C" w:rsidRPr="00684B6C" w:rsidRDefault="00684B6C" w:rsidP="00684B6C">
      <w:pPr>
        <w:spacing w:line="360" w:lineRule="auto"/>
        <w:jc w:val="both"/>
        <w:rPr>
          <w:sz w:val="24"/>
          <w:szCs w:val="24"/>
          <w:lang w:val="pt-BR"/>
        </w:rPr>
      </w:pPr>
      <w:r>
        <w:rPr>
          <w:sz w:val="24"/>
          <w:szCs w:val="24"/>
          <w:lang w:val="pt-BR"/>
        </w:rPr>
        <w:t>Onde:</w:t>
      </w:r>
    </w:p>
    <w:p w14:paraId="74865169" w14:textId="77777777" w:rsidR="00684B6C" w:rsidRPr="00684B6C" w:rsidRDefault="00743EBC">
      <w:pPr>
        <w:numPr>
          <w:ilvl w:val="0"/>
          <w:numId w:val="27"/>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5FEE26DF"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4E56316C"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w:lastRenderedPageBreak/>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5BB2D21A" w14:textId="77777777" w:rsidR="00684B6C" w:rsidRPr="00684B6C" w:rsidRDefault="003A64E6">
      <w:pPr>
        <w:numPr>
          <w:ilvl w:val="0"/>
          <w:numId w:val="27"/>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76330F6D"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1FE3BC97"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7EC6A739" w14:textId="42EC3C54" w:rsidR="00684B6C" w:rsidRPr="00684B6C" w:rsidRDefault="00684B6C" w:rsidP="00092A58">
      <w:pPr>
        <w:spacing w:line="360" w:lineRule="auto"/>
        <w:ind w:firstLine="851"/>
        <w:jc w:val="both"/>
        <w:rPr>
          <w:sz w:val="24"/>
          <w:szCs w:val="24"/>
          <w:lang w:val="pt-BR"/>
        </w:rPr>
      </w:pPr>
      <w:r>
        <w:t>Este vetor representa os retornos que o mercado precisa esperar para que os atuais pesos de capitalização sejam ótimos. O parâmetro de aversão ao risco global é frequentemente calibrado como situando-se tipicamente entre 2 e 4 em estudos empíricos (Black-Litterman..., 2025).</w:t>
      </w:r>
    </w:p>
    <w:p w14:paraId="260A22A8"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6DE03EB3"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4ED257A8" w14:textId="77777777" w:rsidR="00893C59" w:rsidRPr="00CB3C08" w:rsidRDefault="00893C59" w:rsidP="00893C59">
      <w:pPr>
        <w:rPr>
          <w:b/>
          <w:bCs/>
          <w:sz w:val="24"/>
          <w:szCs w:val="24"/>
          <w:lang w:val="pt-BR"/>
        </w:rPr>
      </w:pPr>
    </w:p>
    <w:p w14:paraId="7679A0F8" w14:textId="77777777" w:rsidR="00893C59" w:rsidRPr="00893C59" w:rsidRDefault="00893C59">
      <w:pPr>
        <w:pStyle w:val="PargrafodaLista"/>
        <w:numPr>
          <w:ilvl w:val="2"/>
          <w:numId w:val="30"/>
        </w:numPr>
        <w:spacing w:line="360" w:lineRule="auto"/>
        <w:jc w:val="both"/>
        <w:outlineLvl w:val="2"/>
        <w:rPr>
          <w:sz w:val="24"/>
          <w:szCs w:val="24"/>
          <w:lang w:val="pt-BR"/>
        </w:rPr>
      </w:pPr>
      <w:bookmarkStart w:id="88" w:name="_Toc231998810"/>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88"/>
    </w:p>
    <w:p w14:paraId="33213B3D" w14:textId="77777777" w:rsidR="00893C59" w:rsidRPr="00684B6C" w:rsidRDefault="00893C59" w:rsidP="00893C59">
      <w:pPr>
        <w:spacing w:line="360" w:lineRule="auto"/>
        <w:jc w:val="both"/>
        <w:rPr>
          <w:b/>
          <w:bCs/>
          <w:sz w:val="24"/>
          <w:szCs w:val="24"/>
          <w:lang w:val="pt-BR"/>
        </w:rPr>
      </w:pPr>
    </w:p>
    <w:p w14:paraId="1CEA516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64429A43"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6A24EA1C" w14:textId="77777777" w:rsidR="00E4048D" w:rsidRDefault="00E4048D" w:rsidP="00684B6C">
      <w:pPr>
        <w:spacing w:line="360" w:lineRule="auto"/>
        <w:jc w:val="both"/>
        <w:rPr>
          <w:sz w:val="24"/>
          <w:szCs w:val="24"/>
          <w:lang w:val="pt-BR"/>
        </w:rPr>
      </w:pPr>
    </w:p>
    <w:p w14:paraId="253611FC"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265CB3E9" w14:textId="77777777" w:rsidR="00E4048D" w:rsidRPr="00684B6C" w:rsidRDefault="00E4048D" w:rsidP="00E4048D">
      <w:pPr>
        <w:spacing w:line="360" w:lineRule="auto"/>
        <w:ind w:firstLine="851"/>
        <w:jc w:val="both"/>
        <w:rPr>
          <w:sz w:val="24"/>
          <w:szCs w:val="24"/>
          <w:lang w:val="pt-BR"/>
        </w:rPr>
      </w:pPr>
    </w:p>
    <w:p w14:paraId="4D6EB06F"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2A737468" w14:textId="77777777" w:rsidR="00084813" w:rsidRDefault="00084813" w:rsidP="00084813">
      <w:pPr>
        <w:spacing w:line="360" w:lineRule="auto"/>
        <w:ind w:firstLine="851"/>
        <w:jc w:val="both"/>
        <w:rPr>
          <w:sz w:val="24"/>
          <w:szCs w:val="24"/>
          <w:lang w:val="pt-BR"/>
        </w:rPr>
      </w:pPr>
    </w:p>
    <w:p w14:paraId="2A458AB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8E6FBD3" w14:textId="77777777" w:rsidR="00684B6C" w:rsidRPr="00684B6C" w:rsidRDefault="00684B6C">
      <w:pPr>
        <w:numPr>
          <w:ilvl w:val="0"/>
          <w:numId w:val="28"/>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60579EB9" w14:textId="77777777" w:rsidR="00684B6C" w:rsidRPr="00684B6C" w:rsidRDefault="00684B6C">
      <w:pPr>
        <w:numPr>
          <w:ilvl w:val="0"/>
          <w:numId w:val="28"/>
        </w:numPr>
        <w:spacing w:line="360" w:lineRule="auto"/>
        <w:jc w:val="both"/>
        <w:rPr>
          <w:sz w:val="24"/>
          <w:szCs w:val="24"/>
          <w:lang w:val="pt-BR"/>
        </w:rPr>
      </w:pPr>
      <w:r>
        <w:t>Visão Relativa: Para uma visão "Ativo A supera Ativo B", a linha contém valores positivos para  e negativos para. A soma da linha é tipicamente zero. A ponderação pode ser igualitária  ou ponderada por capitalização (value-weighted), o que reduz o ruído em visões sobre setores inteiros (K2 Capital, 2025).</w:t>
      </w:r>
    </w:p>
    <w:p w14:paraId="1C710D94" w14:textId="77777777" w:rsidR="0042337E" w:rsidRDefault="0042337E" w:rsidP="00684B6C">
      <w:pPr>
        <w:spacing w:line="360" w:lineRule="auto"/>
        <w:jc w:val="both"/>
        <w:rPr>
          <w:b/>
          <w:bCs/>
          <w:sz w:val="24"/>
          <w:szCs w:val="24"/>
          <w:lang w:val="pt-BR"/>
        </w:rPr>
      </w:pPr>
    </w:p>
    <w:p w14:paraId="3822AF99"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25B74957" w14:textId="77777777" w:rsidR="0042337E" w:rsidRDefault="0042337E" w:rsidP="00684B6C">
      <w:pPr>
        <w:spacing w:line="360" w:lineRule="auto"/>
        <w:jc w:val="both"/>
        <w:rPr>
          <w:sz w:val="24"/>
          <w:szCs w:val="24"/>
          <w:lang w:val="pt-BR"/>
        </w:rPr>
      </w:pPr>
    </w:p>
    <w:p w14:paraId="03855066" w14:textId="77777777" w:rsidR="00684B6C" w:rsidRPr="00684B6C" w:rsidRDefault="00684B6C" w:rsidP="00084813">
      <w:pPr>
        <w:spacing w:line="360" w:lineRule="auto"/>
        <w:ind w:firstLine="851"/>
        <w:jc w:val="both"/>
        <w:rPr>
          <w:sz w:val="24"/>
          <w:szCs w:val="24"/>
          <w:lang w:val="pt-BR"/>
        </w:rPr>
      </w:pPr>
      <w:r>
        <w:t xml:space="preserve">É um vetor coluna . Cada elemento representa o retorno esperado da visão . Para visões </w:t>
      </w:r>
      <w:r>
        <w:lastRenderedPageBreak/>
        <w:t>relativas,  é o spread ou diferencial de retorno esperado, não o retorno total absoluto (Idzorek, 2005).</w:t>
      </w:r>
    </w:p>
    <w:p w14:paraId="2C69F89A" w14:textId="77777777" w:rsidR="00084813" w:rsidRDefault="00084813" w:rsidP="00684B6C">
      <w:pPr>
        <w:spacing w:line="360" w:lineRule="auto"/>
        <w:jc w:val="both"/>
        <w:rPr>
          <w:b/>
          <w:bCs/>
          <w:sz w:val="24"/>
          <w:szCs w:val="24"/>
          <w:lang w:val="pt-BR"/>
        </w:rPr>
      </w:pPr>
    </w:p>
    <w:p w14:paraId="7872F17A"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6CA6C4BC" w14:textId="77777777" w:rsidR="00084813" w:rsidRDefault="00084813" w:rsidP="00684B6C">
      <w:pPr>
        <w:spacing w:line="360" w:lineRule="auto"/>
        <w:jc w:val="both"/>
        <w:rPr>
          <w:sz w:val="24"/>
          <w:szCs w:val="24"/>
          <w:lang w:val="pt-BR"/>
        </w:rPr>
      </w:pPr>
    </w:p>
    <w:p w14:paraId="54D6646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3FD65986"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1D35339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 (The..., 2025).</w:t>
      </w:r>
    </w:p>
    <w:p w14:paraId="1D07D28A" w14:textId="77777777" w:rsidR="00893C59" w:rsidRPr="00CB3C08" w:rsidRDefault="00893C59" w:rsidP="00893C59">
      <w:pPr>
        <w:rPr>
          <w:b/>
          <w:bCs/>
          <w:sz w:val="24"/>
          <w:szCs w:val="24"/>
          <w:lang w:val="pt-BR"/>
        </w:rPr>
      </w:pPr>
    </w:p>
    <w:p w14:paraId="5024A696" w14:textId="77777777" w:rsidR="00893C59" w:rsidRPr="002618DD" w:rsidRDefault="00893C59">
      <w:pPr>
        <w:pStyle w:val="PargrafodaLista"/>
        <w:numPr>
          <w:ilvl w:val="2"/>
          <w:numId w:val="30"/>
        </w:numPr>
        <w:spacing w:line="360" w:lineRule="auto"/>
        <w:outlineLvl w:val="2"/>
        <w:rPr>
          <w:bCs/>
          <w:sz w:val="24"/>
          <w:szCs w:val="24"/>
          <w:lang w:val="pt-BR"/>
        </w:rPr>
      </w:pPr>
      <w:bookmarkStart w:id="89" w:name="_Toc231998811"/>
      <w:r>
        <w:rPr>
          <w:bCs/>
          <w:sz w:val="24"/>
          <w:szCs w:val="24"/>
          <w:lang w:val="pt-BR"/>
        </w:rPr>
        <w:t>A Fórmula Mestra de Black-</w:t>
      </w:r>
      <w:proofErr w:type="spellStart"/>
      <w:r>
        <w:rPr>
          <w:bCs/>
          <w:sz w:val="24"/>
          <w:szCs w:val="24"/>
          <w:lang w:val="pt-BR"/>
        </w:rPr>
        <w:t>Litterman</w:t>
      </w:r>
      <w:bookmarkEnd w:id="89"/>
      <w:proofErr w:type="spellEnd"/>
    </w:p>
    <w:p w14:paraId="2917BA03" w14:textId="77777777" w:rsidR="00893C59" w:rsidRPr="00684B6C" w:rsidRDefault="00893C59" w:rsidP="00893C59">
      <w:pPr>
        <w:spacing w:line="360" w:lineRule="auto"/>
        <w:jc w:val="both"/>
        <w:rPr>
          <w:b/>
          <w:bCs/>
          <w:sz w:val="24"/>
          <w:szCs w:val="24"/>
          <w:lang w:val="pt-BR"/>
        </w:rPr>
      </w:pPr>
    </w:p>
    <w:p w14:paraId="0E47BFB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7191780F"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4B7CF55"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4A99E1B2"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0C744036"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62D00339"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11896F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07648C34"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37634DC7" w14:textId="77777777" w:rsidR="00684B6C" w:rsidRPr="00684B6C" w:rsidRDefault="00684B6C" w:rsidP="00281AD0">
      <w:pPr>
        <w:spacing w:line="360" w:lineRule="auto"/>
        <w:ind w:firstLine="851"/>
        <w:jc w:val="both"/>
        <w:rPr>
          <w:sz w:val="24"/>
          <w:szCs w:val="24"/>
          <w:lang w:val="pt-BR"/>
        </w:rPr>
      </w:pPr>
      <w:r>
        <w:t>Nesta forma, o retorno BL é explicitamente o Retorno de Equilíbrio  mais um termo de ajuste (tilt). O ajuste depende da discrepância entre a visão e o equilíbrio , escalado pela razão entre incerteza do Prior e incerteza da VisãVisão (Mean-Variance..., 2025).</w:t>
      </w:r>
    </w:p>
    <w:p w14:paraId="77ABAF8B" w14:textId="77777777" w:rsidR="00684B6C" w:rsidRPr="00684B6C" w:rsidRDefault="00684B6C" w:rsidP="00281AD0">
      <w:pPr>
        <w:spacing w:line="360" w:lineRule="auto"/>
        <w:ind w:firstLine="851"/>
        <w:jc w:val="both"/>
        <w:rPr>
          <w:sz w:val="24"/>
          <w:szCs w:val="24"/>
          <w:lang w:val="pt-BR"/>
        </w:rPr>
      </w:pPr>
      <w:r>
        <w:t>A nova matriz de covariância a posteriori, que expressa a incerteza combinada do equilíbrio e das visões, é dada por:</w:t>
      </w:r>
    </w:p>
    <w:p w14:paraId="107A690D"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431CCD72" w14:textId="77777777" w:rsidR="00684B6C" w:rsidRPr="002A2545" w:rsidRDefault="00684B6C" w:rsidP="00281AD0">
      <w:pPr>
        <w:spacing w:line="360" w:lineRule="auto"/>
        <w:ind w:firstLine="851"/>
        <w:jc w:val="both"/>
        <w:rPr>
          <w:sz w:val="24"/>
          <w:szCs w:val="24"/>
          <w:lang w:val="pt-BR"/>
        </w:rPr>
      </w:pPr>
      <w:r>
        <w:lastRenderedPageBreak/>
        <w:t>Note que, embora a covariância a posteriori Σ_BL incorpore a incerteza epistêmica das visões e seja teoricamente superior, a implementação prática adotada neste estudo utiliza a matriz de covariância a priori Σ (regularizada por Ledoit-Wolf ou substituída pela semicovariância de Estrada) na etapa final de otimização de pesos. Essa escolha visa garantir a estabilidade numérica das carteiras e evitar a amplificação de erros de estimação decorrentes do ruído nos retornos das visões, conforme discutido nas limitações metodológicas (Seção 3.5.5).</w:t>
      </w:r>
    </w:p>
    <w:p w14:paraId="43027152" w14:textId="77777777" w:rsidR="00893C59" w:rsidRPr="00CB3C08" w:rsidRDefault="00893C59" w:rsidP="00893C59">
      <w:pPr>
        <w:rPr>
          <w:b/>
          <w:bCs/>
          <w:sz w:val="24"/>
          <w:szCs w:val="24"/>
          <w:lang w:val="pt-BR"/>
        </w:rPr>
      </w:pPr>
    </w:p>
    <w:p w14:paraId="4FC227A3" w14:textId="77777777" w:rsidR="00893C59" w:rsidRPr="000B3D96" w:rsidRDefault="00893C59">
      <w:pPr>
        <w:pStyle w:val="PargrafodaLista"/>
        <w:numPr>
          <w:ilvl w:val="2"/>
          <w:numId w:val="30"/>
        </w:numPr>
        <w:spacing w:line="360" w:lineRule="auto"/>
        <w:jc w:val="both"/>
        <w:outlineLvl w:val="2"/>
        <w:rPr>
          <w:b/>
          <w:bCs/>
          <w:sz w:val="24"/>
          <w:szCs w:val="24"/>
          <w:lang w:val="pt-BR"/>
        </w:rPr>
      </w:pPr>
      <w:bookmarkStart w:id="90" w:name="_Toc231998812"/>
      <w:r>
        <w:rPr>
          <w:sz w:val="24"/>
          <w:szCs w:val="24"/>
          <w:lang w:val="pt-BR"/>
        </w:rPr>
        <w:t>A Controvérsia Teórica sobre o Escalar</w:t>
      </w:r>
      <w:r>
        <w:rPr>
          <w:b/>
          <w:bCs/>
          <w:sz w:val="24"/>
          <w:szCs w:val="24"/>
          <w:lang w:val="pt-BR"/>
        </w:rPr>
        <w:t xml:space="preserve"> </w:t>
      </w:r>
      <w:r>
        <w:rPr>
          <w:sz w:val="24"/>
          <w:szCs w:val="24"/>
          <w:lang w:val="pt-BR"/>
        </w:rPr>
        <w:t>Tau</w:t>
      </w:r>
      <w:r>
        <w:rPr>
          <w:b/>
          <w:bCs/>
          <w:sz w:val="24"/>
          <w:szCs w:val="24"/>
          <w:lang w:val="pt-BR"/>
        </w:rPr>
        <w:t xml:space="preserve"> </w:t>
      </w:r>
      <m:oMath>
        <m:r>
          <m:rPr>
            <m:sty m:val="bi"/>
          </m:rPr>
          <w:rPr>
            <w:rFonts w:ascii="Cambria Math" w:hAnsi="Cambria Math"/>
            <w:sz w:val="24"/>
            <w:szCs w:val="24"/>
            <w:lang w:val="pt-BR"/>
          </w:rPr>
          <m:t>(τ)</m:t>
        </m:r>
      </m:oMath>
      <w:bookmarkEnd w:id="90"/>
    </w:p>
    <w:p w14:paraId="667771AD" w14:textId="77777777" w:rsidR="00893C59" w:rsidRPr="00684B6C" w:rsidRDefault="00893C59" w:rsidP="00893C59">
      <w:pPr>
        <w:spacing w:line="360" w:lineRule="auto"/>
        <w:jc w:val="both"/>
        <w:rPr>
          <w:b/>
          <w:bCs/>
          <w:sz w:val="24"/>
          <w:szCs w:val="24"/>
          <w:lang w:val="pt-BR"/>
        </w:rPr>
      </w:pPr>
    </w:p>
    <w:p w14:paraId="0F50F568" w14:textId="77777777" w:rsidR="00684B6C" w:rsidRPr="002A2545" w:rsidRDefault="00684B6C" w:rsidP="002A2545">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 </w:t>
      </w:r>
      <w:r>
        <w:rPr>
          <w:sz w:val="24"/>
          <w:szCs w:val="24"/>
        </w:rPr>
        <w:t>(Meucci, 2005; Walters, 2014)</w:t>
      </w:r>
      <w:r>
        <w:rPr>
          <w:sz w:val="24"/>
          <w:szCs w:val="24"/>
          <w:lang w:val="pt-BR"/>
        </w:rPr>
        <w:t>.</w:t>
      </w:r>
    </w:p>
    <w:p w14:paraId="2FE35E6A"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Visão Original (Black &amp; Litterman, 1992): Os autores sugeriram que  deveria ser um valor pequeno (próximo de zero), argumentando que a incerteza sobre a média de longo prazo é muito menor que a volatilidade dos retornos. Valores entre 0,025 e 0,05 são comuns nesta abordagem (The..., 2025).</w:t>
      </w:r>
    </w:p>
    <w:p w14:paraId="40A9D4DC"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Abordagem Estatística (Walters, 2014; Meucci, 2005): Argumentam que, se o Prior é derivado de uma série histórica,  deve ser calibrado como o erro padrão da média, ou seja, , onde  é o número de observações da amostra. Para 5 anos de dados mensais, .  Esta visão fornece uma base empírica objetiva para o parâparâmetro (The..., 2025).</w:t>
      </w:r>
    </w:p>
    <w:p w14:paraId="4E57D948"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Abordagem de Satchell e Scowcroft (2000): Propuseram fixar . Embora simplifique a álgebra, essa escolha altera drasticamente o peso relativo do Prior, exigindo que a matriz  seja recalibrada proporcionalmente para evitar que as visões dominem completamente o portfólio. Eles tratam a incerteza do prior e das visões como magnitudes comparáveis a priori (The..., 2025).</w:t>
      </w:r>
    </w:p>
    <w:p w14:paraId="1B378570" w14:textId="77777777" w:rsidR="00684B6C" w:rsidRPr="002A2545" w:rsidRDefault="00684B6C" w:rsidP="002A2545">
      <w:pPr>
        <w:spacing w:line="360" w:lineRule="auto"/>
        <w:ind w:firstLine="851"/>
        <w:jc w:val="both"/>
        <w:rPr>
          <w:sz w:val="24"/>
          <w:szCs w:val="24"/>
          <w:lang w:val="pt-BR"/>
        </w:rPr>
      </w:pPr>
      <w:r>
        <w:rPr>
          <w:sz w:val="24"/>
          <w:szCs w:val="24"/>
        </w:rPr>
        <w:t>Em última análise, como demonstrado por Thomas Idzorek (2005), a escolha do valor escalar de  torna-se irrelevante para o cálculo do vetor de retornos  se a matriz  for calibrada endogenamente proporcional a . Contudo,  continua a afetar a matriz de covariância posterior , influenciando a magnitude absoluta do risco estimado (The..., 2025).</w:t>
      </w:r>
    </w:p>
    <w:p w14:paraId="3C06CAD7" w14:textId="77777777" w:rsidR="00893C59" w:rsidRPr="00CB3C08" w:rsidRDefault="00893C59" w:rsidP="00893C59">
      <w:pPr>
        <w:rPr>
          <w:b/>
          <w:bCs/>
          <w:sz w:val="24"/>
          <w:szCs w:val="24"/>
          <w:lang w:val="pt-BR"/>
        </w:rPr>
      </w:pPr>
    </w:p>
    <w:p w14:paraId="6BA079F0" w14:textId="77777777" w:rsidR="00893C59" w:rsidRPr="002B5C8D" w:rsidRDefault="00893C59">
      <w:pPr>
        <w:pStyle w:val="PargrafodaLista"/>
        <w:numPr>
          <w:ilvl w:val="2"/>
          <w:numId w:val="30"/>
        </w:numPr>
        <w:spacing w:line="360" w:lineRule="auto"/>
        <w:jc w:val="both"/>
        <w:outlineLvl w:val="2"/>
        <w:rPr>
          <w:sz w:val="24"/>
          <w:szCs w:val="24"/>
          <w:lang w:val="pt-BR"/>
        </w:rPr>
      </w:pPr>
      <w:bookmarkStart w:id="91" w:name="_Toc231998813"/>
      <w:r>
        <w:rPr>
          <w:sz w:val="24"/>
          <w:szCs w:val="24"/>
          <w:lang w:val="pt-BR"/>
        </w:rPr>
        <w:t xml:space="preserve">Inovações Práticas: O Método de </w:t>
      </w:r>
      <w:proofErr w:type="spellStart"/>
      <w:r>
        <w:rPr>
          <w:sz w:val="24"/>
          <w:szCs w:val="24"/>
          <w:lang w:val="pt-BR"/>
        </w:rPr>
        <w:t>Idzorek</w:t>
      </w:r>
      <w:proofErr w:type="spellEnd"/>
      <w:r>
        <w:rPr>
          <w:sz w:val="24"/>
          <w:szCs w:val="24"/>
          <w:lang w:val="pt-BR"/>
        </w:rPr>
        <w:t xml:space="preserve"> e a Matriz </w:t>
      </w:r>
      <m:oMath>
        <m:r>
          <m:rPr>
            <m:sty m:val="p"/>
          </m:rPr>
          <w:rPr>
            <w:rFonts w:ascii="Cambria Math" w:hAnsi="Cambria Math"/>
            <w:sz w:val="24"/>
            <w:szCs w:val="24"/>
            <w:lang w:val="pt-BR"/>
          </w:rPr>
          <m:t>Ω</m:t>
        </m:r>
      </m:oMath>
      <w:bookmarkEnd w:id="91"/>
    </w:p>
    <w:p w14:paraId="0672D23E" w14:textId="77777777" w:rsidR="00893C59" w:rsidRPr="00684B6C" w:rsidRDefault="00893C59" w:rsidP="00893C59">
      <w:pPr>
        <w:spacing w:line="360" w:lineRule="auto"/>
        <w:jc w:val="both"/>
        <w:rPr>
          <w:b/>
          <w:bCs/>
          <w:sz w:val="24"/>
          <w:szCs w:val="24"/>
          <w:lang w:val="pt-BR"/>
        </w:rPr>
      </w:pPr>
    </w:p>
    <w:p w14:paraId="7DF85748" w14:textId="77777777" w:rsidR="00684B6C" w:rsidRPr="0037742A" w:rsidRDefault="00684B6C" w:rsidP="0037742A">
      <w:pPr>
        <w:spacing w:line="360" w:lineRule="auto"/>
        <w:ind w:firstLine="851"/>
        <w:jc w:val="both"/>
        <w:rPr>
          <w:sz w:val="24"/>
          <w:szCs w:val="24"/>
          <w:lang w:val="pt-BR"/>
        </w:rPr>
      </w:pPr>
      <w:r>
        <w:rPr>
          <w:sz w:val="24"/>
          <w:szCs w:val="24"/>
          <w:lang w:val="pt-BR"/>
        </w:rPr>
        <w:lastRenderedPageBreak/>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3B395F4A" w14:textId="77777777" w:rsidR="00893C59" w:rsidRPr="00CB3C08" w:rsidRDefault="00893C59" w:rsidP="00893C59">
      <w:pPr>
        <w:rPr>
          <w:b/>
          <w:bCs/>
          <w:sz w:val="24"/>
          <w:szCs w:val="24"/>
          <w:lang w:val="pt-BR"/>
        </w:rPr>
      </w:pPr>
    </w:p>
    <w:p w14:paraId="230976B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92" w:name="_Toc231998814"/>
      <w:r>
        <w:rPr>
          <w:bCs/>
          <w:sz w:val="24"/>
          <w:szCs w:val="24"/>
          <w:lang w:val="pt-BR"/>
        </w:rPr>
        <w:t>O Algoritmo de Confiança Percentual (</w:t>
      </w:r>
      <w:proofErr w:type="spellStart"/>
      <w:r>
        <w:rPr>
          <w:bCs/>
          <w:sz w:val="24"/>
          <w:szCs w:val="24"/>
          <w:lang w:val="pt-BR"/>
        </w:rPr>
        <w:t>Idzorek</w:t>
      </w:r>
      <w:proofErr w:type="spellEnd"/>
      <w:r>
        <w:rPr>
          <w:bCs/>
          <w:sz w:val="24"/>
          <w:szCs w:val="24"/>
          <w:lang w:val="pt-BR"/>
        </w:rPr>
        <w:t>, 2005)</w:t>
      </w:r>
      <w:bookmarkEnd w:id="92"/>
    </w:p>
    <w:p w14:paraId="3D1C4CB5" w14:textId="77777777" w:rsidR="0037742A" w:rsidRDefault="0037742A" w:rsidP="0037742A">
      <w:pPr>
        <w:spacing w:line="360" w:lineRule="auto"/>
        <w:ind w:firstLine="851"/>
        <w:jc w:val="both"/>
        <w:rPr>
          <w:sz w:val="24"/>
          <w:szCs w:val="24"/>
          <w:lang w:val="pt-BR"/>
        </w:rPr>
      </w:pPr>
    </w:p>
    <w:p w14:paraId="01B789C2" w14:textId="77777777" w:rsidR="00684B6C" w:rsidRPr="00684B6C" w:rsidRDefault="00684B6C" w:rsidP="0037742A">
      <w:pPr>
        <w:spacing w:line="360" w:lineRule="auto"/>
        <w:ind w:firstLine="851"/>
        <w:jc w:val="both"/>
        <w:rPr>
          <w:sz w:val="24"/>
          <w:szCs w:val="24"/>
          <w:lang w:val="pt-BR"/>
        </w:rPr>
      </w:pPr>
      <w:r>
        <w:t>Thomas Idzorek propôs uma solução pragmática que traduz a intuição humana para a álgebra matricial. Seu método permite que o usuário especifique apenas um nível de confiança percentual (0% a 100%) para cada visão. O algoritmo então "implica" matematicamente o valor de  necessánecessário (Deconstructing..., 2025).</w:t>
      </w:r>
    </w:p>
    <w:p w14:paraId="792C8E52"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3D5CDE7F"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2ED07E89"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0F9323CA"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1AD0C3F1"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5F9B9EF"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685EE74E"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1BDC813E"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Essa inovação democratizou o modelo, permitindo que gestores fundamentais utilizassem a ferramenta quantitativa sem necessidade de doutorado em estatística, expressando visões como "Tenho 80% de confiança que Tech superará Energy" </w:t>
      </w:r>
      <w:r>
        <w:rPr>
          <w:sz w:val="24"/>
          <w:szCs w:val="24"/>
          <w:lang w:val="pt-BR"/>
        </w:rPr>
        <w:lastRenderedPageBreak/>
        <w:t>(</w:t>
      </w:r>
      <w:proofErr w:type="spellStart"/>
      <w:r>
        <w:rPr>
          <w:sz w:val="24"/>
          <w:szCs w:val="24"/>
          <w:lang w:val="pt-BR"/>
        </w:rPr>
        <w:t>Deconstructing</w:t>
      </w:r>
      <w:proofErr w:type="spellEnd"/>
      <w:r>
        <w:rPr>
          <w:sz w:val="24"/>
          <w:szCs w:val="24"/>
          <w:lang w:val="pt-BR"/>
        </w:rPr>
        <w:t>..., 2025).</w:t>
      </w:r>
    </w:p>
    <w:p w14:paraId="7556DC32" w14:textId="77777777" w:rsidR="00893C59" w:rsidRPr="00CB3C08" w:rsidRDefault="00893C59" w:rsidP="00893C59">
      <w:pPr>
        <w:rPr>
          <w:b/>
          <w:bCs/>
          <w:sz w:val="24"/>
          <w:szCs w:val="24"/>
          <w:lang w:val="pt-BR"/>
        </w:rPr>
      </w:pPr>
    </w:p>
    <w:p w14:paraId="204A5E9B" w14:textId="77777777" w:rsidR="00893C59" w:rsidRPr="003D36D9" w:rsidRDefault="00893C59">
      <w:pPr>
        <w:pStyle w:val="PargrafodaLista"/>
        <w:numPr>
          <w:ilvl w:val="1"/>
          <w:numId w:val="30"/>
        </w:numPr>
        <w:spacing w:line="360" w:lineRule="auto"/>
        <w:jc w:val="both"/>
        <w:outlineLvl w:val="1"/>
        <w:rPr>
          <w:b/>
          <w:bCs/>
          <w:sz w:val="24"/>
          <w:szCs w:val="24"/>
          <w:lang w:val="pt-BR"/>
        </w:rPr>
      </w:pPr>
      <w:bookmarkStart w:id="93" w:name="_Toc231998815"/>
      <w:r>
        <w:rPr>
          <w:b/>
          <w:bCs/>
          <w:sz w:val="24"/>
          <w:szCs w:val="24"/>
          <w:lang w:val="pt-BR"/>
        </w:rPr>
        <w:t>Comparação Crítica: BL, MPT e PMPT</w:t>
      </w:r>
      <w:bookmarkEnd w:id="93"/>
    </w:p>
    <w:p w14:paraId="601C1E46" w14:textId="77777777" w:rsidR="006F0266" w:rsidRDefault="006F0266" w:rsidP="006F0266">
      <w:pPr>
        <w:spacing w:line="360" w:lineRule="auto"/>
        <w:ind w:firstLine="851"/>
        <w:jc w:val="both"/>
        <w:rPr>
          <w:sz w:val="24"/>
          <w:szCs w:val="24"/>
          <w:lang w:val="pt-BR"/>
        </w:rPr>
      </w:pPr>
    </w:p>
    <w:p w14:paraId="31C24596"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04F46363" w14:textId="77777777" w:rsidR="009551F5" w:rsidRPr="00CB3C08" w:rsidRDefault="009551F5" w:rsidP="009551F5">
      <w:pPr>
        <w:rPr>
          <w:b/>
          <w:bCs/>
          <w:sz w:val="24"/>
          <w:szCs w:val="24"/>
          <w:lang w:val="pt-BR"/>
        </w:rPr>
      </w:pPr>
    </w:p>
    <w:p w14:paraId="2E9582EA"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94" w:name="_Toc231998816"/>
      <w:r>
        <w:rPr>
          <w:bCs/>
          <w:sz w:val="24"/>
          <w:szCs w:val="24"/>
          <w:lang w:val="pt-BR"/>
        </w:rPr>
        <w:t>MPT vs. BL: A Correção da Estabilidade</w:t>
      </w:r>
      <w:bookmarkEnd w:id="94"/>
      <w:r>
        <w:rPr>
          <w:bCs/>
          <w:sz w:val="24"/>
          <w:szCs w:val="24"/>
          <w:lang w:val="pt-BR"/>
        </w:rPr>
        <w:t xml:space="preserve"> </w:t>
      </w:r>
    </w:p>
    <w:p w14:paraId="38CC1C75" w14:textId="77777777" w:rsidR="006F0266" w:rsidRDefault="006F0266" w:rsidP="00684B6C">
      <w:pPr>
        <w:spacing w:line="360" w:lineRule="auto"/>
        <w:jc w:val="both"/>
        <w:rPr>
          <w:sz w:val="24"/>
          <w:szCs w:val="24"/>
          <w:lang w:val="pt-BR"/>
        </w:rPr>
      </w:pPr>
    </w:p>
    <w:p w14:paraId="096C78FE" w14:textId="77777777" w:rsidR="00684B6C" w:rsidRPr="00684B6C" w:rsidRDefault="00684B6C" w:rsidP="006F0266">
      <w:pPr>
        <w:spacing w:line="360" w:lineRule="auto"/>
        <w:ind w:firstLine="851"/>
        <w:jc w:val="both"/>
        <w:rPr>
          <w:sz w:val="24"/>
          <w:szCs w:val="24"/>
          <w:lang w:val="pt-BR"/>
        </w:rPr>
      </w:pPr>
      <w:r>
        <w:t>A MPT (Markowitz) falha primariamente na sensibilidade aos inputs. Como discutido (Seção 3.1.2), a MPT maximiza erros de estimação, levando a soluções de canto. O BL corrige isso não alterando o otimizador, mas "limpando" os inputs. Ao ancorar o retorno esperado  no equilíbrio, o BL atua como um filtro Bayesiano que remove o ruído estatístico. O resultado são portfólios que, mesmo sem restrições, tendem a ser diversificados e intuitivos, ao contrário das alocações binárias da MPT pura (Investopedia, 2025).</w:t>
      </w:r>
    </w:p>
    <w:p w14:paraId="216A5C80" w14:textId="77777777" w:rsidR="009551F5" w:rsidRPr="00CB3C08" w:rsidRDefault="009551F5" w:rsidP="009551F5">
      <w:pPr>
        <w:rPr>
          <w:b/>
          <w:bCs/>
          <w:sz w:val="24"/>
          <w:szCs w:val="24"/>
          <w:lang w:val="pt-BR"/>
        </w:rPr>
      </w:pPr>
    </w:p>
    <w:p w14:paraId="086B6522"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95" w:name="_Toc231998817"/>
      <w:r>
        <w:rPr>
          <w:bCs/>
          <w:sz w:val="24"/>
          <w:szCs w:val="24"/>
          <w:lang w:val="pt-BR"/>
        </w:rPr>
        <w:t>BL vs. PMPT: Complementaridade Estrutural</w:t>
      </w:r>
      <w:bookmarkEnd w:id="95"/>
      <w:r>
        <w:rPr>
          <w:bCs/>
          <w:sz w:val="24"/>
          <w:szCs w:val="24"/>
          <w:lang w:val="pt-BR"/>
        </w:rPr>
        <w:t xml:space="preserve"> </w:t>
      </w:r>
    </w:p>
    <w:p w14:paraId="1B137988" w14:textId="77777777" w:rsidR="009551F5" w:rsidRDefault="009551F5" w:rsidP="009551F5">
      <w:pPr>
        <w:spacing w:line="360" w:lineRule="auto"/>
        <w:jc w:val="both"/>
        <w:rPr>
          <w:sz w:val="24"/>
          <w:szCs w:val="24"/>
          <w:lang w:val="pt-BR"/>
        </w:rPr>
      </w:pPr>
    </w:p>
    <w:p w14:paraId="552A2860"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 (</w:t>
      </w:r>
      <w:proofErr w:type="spellStart"/>
      <w:r>
        <w:rPr>
          <w:sz w:val="24"/>
          <w:szCs w:val="24"/>
          <w:lang w:val="pt-BR"/>
        </w:rPr>
        <w:t>Not</w:t>
      </w:r>
      <w:proofErr w:type="spellEnd"/>
      <w:r>
        <w:rPr>
          <w:sz w:val="24"/>
          <w:szCs w:val="24"/>
          <w:lang w:val="pt-BR"/>
        </w:rPr>
        <w:t>..., 2025).</w:t>
      </w:r>
    </w:p>
    <w:p w14:paraId="4D5BE023"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58B282D1"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53517F8A"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7896B562"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Pr>
          <w:i/>
          <w:iCs/>
          <w:sz w:val="24"/>
          <w:szCs w:val="24"/>
          <w:lang w:val="pt-BR"/>
        </w:rPr>
        <w:t>Inputs</w:t>
      </w:r>
      <w:r>
        <w:rPr>
          <w:sz w:val="24"/>
          <w:szCs w:val="24"/>
          <w:lang w:val="pt-BR"/>
        </w:rPr>
        <w:t xml:space="preserve"> BL + Otimizador PMPT" gera os </w:t>
      </w:r>
      <w:r>
        <w:rPr>
          <w:sz w:val="24"/>
          <w:szCs w:val="24"/>
          <w:lang w:val="pt-BR"/>
        </w:rPr>
        <w:lastRenderedPageBreak/>
        <w:t xml:space="preserve">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 (Black-</w:t>
      </w:r>
      <w:proofErr w:type="spellStart"/>
      <w:r>
        <w:rPr>
          <w:sz w:val="24"/>
          <w:szCs w:val="24"/>
          <w:lang w:val="pt-BR"/>
        </w:rPr>
        <w:t>Litterman</w:t>
      </w:r>
      <w:proofErr w:type="spellEnd"/>
      <w:r>
        <w:rPr>
          <w:sz w:val="24"/>
          <w:szCs w:val="24"/>
          <w:lang w:val="pt-BR"/>
        </w:rPr>
        <w:t>..., 2025).</w:t>
      </w:r>
    </w:p>
    <w:p w14:paraId="48B97227" w14:textId="77777777" w:rsidR="00684B6C" w:rsidRPr="00684B6C" w:rsidRDefault="00684B6C" w:rsidP="00684B6C">
      <w:pPr>
        <w:spacing w:line="360" w:lineRule="auto"/>
        <w:jc w:val="both"/>
        <w:rPr>
          <w:b/>
          <w:bCs/>
          <w:sz w:val="24"/>
          <w:szCs w:val="24"/>
          <w:lang w:val="pt-BR"/>
        </w:rPr>
      </w:pPr>
    </w:p>
    <w:p w14:paraId="0D5D1E42" w14:textId="11FCC02E"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96" w:name="_Toc231738872"/>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Síntese Comparativa dos Modelos</w:t>
      </w:r>
      <w:bookmarkEnd w:id="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247DF1CB"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E8685"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B6D29"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7BDB8"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6378C"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64094AE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1BD02"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CBB69"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E8223"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FF34E21"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0248065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ACCE4"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32C49"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69DBF"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E8F31"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7D95B736"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92D80"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349D0"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397E3"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6CBCF"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70D1771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28BD9"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C0023"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E25BE"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ABA80"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4F22E58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3CA1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B8D93"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2F801"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0E94D"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08CC0227" w14:textId="77777777" w:rsidR="009551F5" w:rsidRPr="00CB3C08" w:rsidRDefault="009551F5" w:rsidP="009551F5">
      <w:pPr>
        <w:rPr>
          <w:b/>
          <w:bCs/>
          <w:sz w:val="24"/>
          <w:szCs w:val="24"/>
          <w:lang w:val="pt-BR"/>
        </w:rPr>
      </w:pPr>
    </w:p>
    <w:p w14:paraId="157B35B0" w14:textId="77777777" w:rsidR="009551F5" w:rsidRPr="001E51C0" w:rsidRDefault="009551F5">
      <w:pPr>
        <w:pStyle w:val="PargrafodaLista"/>
        <w:numPr>
          <w:ilvl w:val="1"/>
          <w:numId w:val="30"/>
        </w:numPr>
        <w:spacing w:line="360" w:lineRule="auto"/>
        <w:jc w:val="both"/>
        <w:outlineLvl w:val="1"/>
        <w:rPr>
          <w:b/>
          <w:bCs/>
          <w:sz w:val="24"/>
          <w:szCs w:val="24"/>
          <w:lang w:val="pt-BR"/>
        </w:rPr>
      </w:pPr>
      <w:bookmarkStart w:id="97" w:name="_Toc231998818"/>
      <w:r>
        <w:rPr>
          <w:b/>
          <w:bCs/>
          <w:sz w:val="24"/>
          <w:szCs w:val="24"/>
          <w:lang w:val="pt-BR"/>
        </w:rPr>
        <w:t>Limitações e Extensões Modernas</w:t>
      </w:r>
      <w:bookmarkEnd w:id="97"/>
      <w:r>
        <w:rPr>
          <w:b/>
          <w:bCs/>
          <w:sz w:val="24"/>
          <w:szCs w:val="24"/>
          <w:lang w:val="pt-BR"/>
        </w:rPr>
        <w:t xml:space="preserve"> </w:t>
      </w:r>
    </w:p>
    <w:p w14:paraId="32C75829" w14:textId="77777777" w:rsidR="009551F5" w:rsidRDefault="009551F5" w:rsidP="009551F5">
      <w:pPr>
        <w:spacing w:line="360" w:lineRule="auto"/>
        <w:jc w:val="both"/>
        <w:rPr>
          <w:sz w:val="24"/>
          <w:szCs w:val="24"/>
          <w:lang w:val="pt-BR"/>
        </w:rPr>
      </w:pPr>
    </w:p>
    <w:p w14:paraId="248DF1B7"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747EC4A1" w14:textId="77777777" w:rsidR="00FC4324" w:rsidRPr="00FC4324" w:rsidRDefault="00FC4324">
      <w:pPr>
        <w:pStyle w:val="PargrafodaLista"/>
        <w:numPr>
          <w:ilvl w:val="0"/>
          <w:numId w:val="33"/>
        </w:numPr>
        <w:spacing w:line="360" w:lineRule="auto"/>
        <w:jc w:val="both"/>
        <w:rPr>
          <w:sz w:val="24"/>
          <w:szCs w:val="24"/>
          <w:lang w:val="pt-BR"/>
        </w:rPr>
      </w:pPr>
      <w:r>
        <w:rPr>
          <w:b/>
          <w:bCs/>
          <w:sz w:val="24"/>
          <w:szCs w:val="24"/>
          <w:lang w:val="pt-BR"/>
        </w:rPr>
        <w:t>Dependência do Modelo de Equilíbrio:</w:t>
      </w:r>
      <w:r>
        <w:rPr>
          <w:sz w:val="24"/>
          <w:szCs w:val="24"/>
          <w:lang w:val="pt-BR"/>
        </w:rPr>
        <w:t xml:space="preserve"> O BL assume que o CAPM (ou modelo multifatorial escolhido) descreve corretamente o equilíbrio. Se o mercado for estruturalmente ineficiente ou se o proxy do "portfólio de mercado" for falho (Crítica de </w:t>
      </w:r>
      <w:proofErr w:type="spellStart"/>
      <w:r>
        <w:rPr>
          <w:sz w:val="24"/>
          <w:szCs w:val="24"/>
          <w:lang w:val="pt-BR"/>
        </w:rPr>
        <w:t>Roll</w:t>
      </w:r>
      <w:proofErr w:type="spellEnd"/>
      <w:r>
        <w:rPr>
          <w:sz w:val="24"/>
          <w:szCs w:val="24"/>
          <w:lang w:val="pt-BR"/>
        </w:rPr>
        <w:t>), os retornos de ancoragem (</w:t>
      </w:r>
      <m:oMath>
        <m:r>
          <m:rPr>
            <m:sty m:val="p"/>
          </m:rPr>
          <w:rPr>
            <w:rFonts w:ascii="Cambria Math" w:hAnsi="Cambria Math"/>
            <w:sz w:val="24"/>
            <w:szCs w:val="24"/>
            <w:lang w:val="pt-BR"/>
          </w:rPr>
          <m:t>Π</m:t>
        </m:r>
      </m:oMath>
      <w:r>
        <w:rPr>
          <w:sz w:val="24"/>
          <w:szCs w:val="24"/>
          <w:lang w:val="pt-BR"/>
        </w:rPr>
        <w:t>) estarão enviesados, contaminando todo o processo (Toolshero, 2025).</w:t>
      </w:r>
    </w:p>
    <w:p w14:paraId="3E4A5BCF" w14:textId="77777777" w:rsidR="00FC4324" w:rsidRPr="00FC4324" w:rsidRDefault="00FC4324">
      <w:pPr>
        <w:pStyle w:val="PargrafodaLista"/>
        <w:numPr>
          <w:ilvl w:val="0"/>
          <w:numId w:val="33"/>
        </w:numPr>
        <w:spacing w:line="360" w:lineRule="auto"/>
        <w:jc w:val="both"/>
        <w:rPr>
          <w:sz w:val="24"/>
          <w:szCs w:val="24"/>
          <w:lang w:val="pt-BR"/>
        </w:rPr>
      </w:pPr>
      <w:r>
        <w:rPr>
          <w:b/>
          <w:bCs/>
          <w:sz w:val="24"/>
          <w:szCs w:val="24"/>
          <w:lang w:val="pt-BR"/>
        </w:rPr>
        <w:t>Qualidade das Visões (</w:t>
      </w:r>
      <w:proofErr w:type="spellStart"/>
      <w:r>
        <w:rPr>
          <w:b/>
          <w:bCs/>
          <w:i/>
          <w:iCs/>
          <w:sz w:val="24"/>
          <w:szCs w:val="24"/>
          <w:lang w:val="pt-BR"/>
        </w:rPr>
        <w:t>Garbage</w:t>
      </w:r>
      <w:proofErr w:type="spellEnd"/>
      <w:r>
        <w:rPr>
          <w:b/>
          <w:bCs/>
          <w:i/>
          <w:iCs/>
          <w:sz w:val="24"/>
          <w:szCs w:val="24"/>
          <w:lang w:val="pt-BR"/>
        </w:rPr>
        <w:t xml:space="preserve"> In, </w:t>
      </w:r>
      <w:proofErr w:type="spellStart"/>
      <w:r>
        <w:rPr>
          <w:b/>
          <w:bCs/>
          <w:i/>
          <w:iCs/>
          <w:sz w:val="24"/>
          <w:szCs w:val="24"/>
          <w:lang w:val="pt-BR"/>
        </w:rPr>
        <w:t>Garbage</w:t>
      </w:r>
      <w:proofErr w:type="spellEnd"/>
      <w:r>
        <w:rPr>
          <w:b/>
          <w:bCs/>
          <w:i/>
          <w:iCs/>
          <w:sz w:val="24"/>
          <w:szCs w:val="24"/>
          <w:lang w:val="pt-BR"/>
        </w:rPr>
        <w:t xml:space="preserve"> Out</w:t>
      </w:r>
      <w:r>
        <w:rPr>
          <w:b/>
          <w:bCs/>
          <w:sz w:val="24"/>
          <w:szCs w:val="24"/>
          <w:lang w:val="pt-BR"/>
        </w:rPr>
        <w:t>):</w:t>
      </w:r>
      <w:r>
        <w:rPr>
          <w:sz w:val="24"/>
          <w:szCs w:val="24"/>
          <w:lang w:val="pt-BR"/>
        </w:rPr>
        <w:t xml:space="preserve"> O modelo processa visões de forma coerente, mas não </w:t>
      </w:r>
      <w:proofErr w:type="spellStart"/>
      <w:r>
        <w:rPr>
          <w:sz w:val="24"/>
          <w:szCs w:val="24"/>
          <w:lang w:val="pt-BR"/>
        </w:rPr>
        <w:t>valida</w:t>
      </w:r>
      <w:proofErr w:type="spellEnd"/>
      <w:r>
        <w:rPr>
          <w:sz w:val="24"/>
          <w:szCs w:val="24"/>
          <w:lang w:val="pt-BR"/>
        </w:rPr>
        <w:t xml:space="preserve"> a sua qualidade. Se um gestor inserir visões errôneas com alta confiança (baixo </w:t>
      </w:r>
      <m:oMath>
        <m:r>
          <m:rPr>
            <m:sty m:val="p"/>
          </m:rPr>
          <w:rPr>
            <w:rFonts w:ascii="Cambria Math" w:hAnsi="Cambria Math"/>
            <w:sz w:val="24"/>
            <w:szCs w:val="24"/>
            <w:lang w:val="pt-BR"/>
          </w:rPr>
          <m:t>Ω</m:t>
        </m:r>
      </m:oMath>
      <w:r>
        <w:rPr>
          <w:sz w:val="24"/>
          <w:szCs w:val="24"/>
          <w:lang w:val="pt-BR"/>
        </w:rPr>
        <w:t>), o modelo gerará portfólios eficientes ex-ante, mas desastrosos ex-post. A subjetividade humana continua sendo o elo mais fraco (Diversification.com, 2025).</w:t>
      </w:r>
    </w:p>
    <w:p w14:paraId="45B0EFD6" w14:textId="77777777" w:rsidR="00FC4324" w:rsidRPr="00FC4324" w:rsidRDefault="00FC4324">
      <w:pPr>
        <w:pStyle w:val="PargrafodaLista"/>
        <w:numPr>
          <w:ilvl w:val="0"/>
          <w:numId w:val="33"/>
        </w:numPr>
        <w:spacing w:line="360" w:lineRule="auto"/>
        <w:jc w:val="both"/>
        <w:rPr>
          <w:sz w:val="24"/>
          <w:szCs w:val="24"/>
          <w:lang w:val="pt-BR"/>
        </w:rPr>
      </w:pPr>
      <w:proofErr w:type="spellStart"/>
      <w:r>
        <w:rPr>
          <w:b/>
          <w:bCs/>
          <w:sz w:val="24"/>
          <w:szCs w:val="24"/>
          <w:lang w:val="pt-BR"/>
        </w:rPr>
        <w:lastRenderedPageBreak/>
        <w:t>Estacionariedade</w:t>
      </w:r>
      <w:proofErr w:type="spellEnd"/>
      <w:r>
        <w:rPr>
          <w:b/>
          <w:bCs/>
          <w:sz w:val="24"/>
          <w:szCs w:val="24"/>
          <w:lang w:val="pt-BR"/>
        </w:rPr>
        <w:t>:</w:t>
      </w:r>
      <w:r>
        <w:rPr>
          <w:sz w:val="24"/>
          <w:szCs w:val="24"/>
          <w:lang w:val="pt-BR"/>
        </w:rPr>
        <w:t xml:space="preserve"> O modelo assume implicitamente que a matriz de covariância histórica </w:t>
      </w:r>
      <w:r>
        <w:rPr>
          <w:rFonts w:ascii="Cambria Math" w:hAnsi="Cambria Math"/>
          <w:sz w:val="24"/>
          <w:szCs w:val="24"/>
          <w:lang w:val="pt-BR"/>
        </w:rPr>
        <w:t xml:space="preserve"> </w:t>
      </w:r>
      <m:oMath>
        <m:r>
          <m:rPr>
            <m:sty m:val="p"/>
          </m:rPr>
          <w:rPr>
            <w:rFonts w:ascii="Cambria Math" w:hAnsi="Cambria Math"/>
            <w:sz w:val="24"/>
            <w:szCs w:val="24"/>
            <w:lang w:val="pt-BR"/>
          </w:rPr>
          <m:t>Σ</m:t>
        </m:r>
      </m:oMath>
      <w:r>
        <w:rPr>
          <w:sz w:val="24"/>
          <w:szCs w:val="24"/>
          <w:lang w:val="pt-BR"/>
        </w:rPr>
        <w:t xml:space="preserve"> é um bom previsor do risco futuro. Em regimes de mudança estrutural de mercado (quebra de correlações), essa suposição falha, exigindo o uso de modelos dinâmicos (GARCH/DCC) para estimar </w:t>
      </w:r>
      <m:oMath>
        <m:r>
          <m:rPr>
            <m:sty m:val="p"/>
          </m:rPr>
          <w:rPr>
            <w:rFonts w:ascii="Cambria Math" w:hAnsi="Cambria Math"/>
            <w:sz w:val="24"/>
            <w:szCs w:val="24"/>
            <w:lang w:val="pt-BR"/>
          </w:rPr>
          <m:t>Σ</m:t>
        </m:r>
      </m:oMath>
      <w:r>
        <w:rPr>
          <w:sz w:val="24"/>
          <w:szCs w:val="24"/>
          <w:lang w:val="pt-BR"/>
        </w:rPr>
        <w:t>, o que aumenta a complexidade computacional (Testing..., 2025).</w:t>
      </w:r>
    </w:p>
    <w:p w14:paraId="2FEDC434" w14:textId="77777777" w:rsidR="00FC4324" w:rsidRDefault="00FC4324" w:rsidP="00B32249">
      <w:pPr>
        <w:spacing w:line="360" w:lineRule="auto"/>
        <w:ind w:firstLine="851"/>
        <w:jc w:val="both"/>
        <w:rPr>
          <w:sz w:val="24"/>
          <w:szCs w:val="24"/>
          <w:lang w:val="pt-BR"/>
        </w:rPr>
      </w:pPr>
    </w:p>
    <w:p w14:paraId="4F8CC21A" w14:textId="77777777" w:rsidR="00FC4324" w:rsidRDefault="00FC4324" w:rsidP="00B32249">
      <w:pPr>
        <w:spacing w:line="360" w:lineRule="auto"/>
        <w:ind w:firstLine="851"/>
        <w:jc w:val="both"/>
        <w:rPr>
          <w:sz w:val="24"/>
          <w:szCs w:val="24"/>
          <w:lang w:val="pt-BR"/>
        </w:rPr>
      </w:pPr>
    </w:p>
    <w:p w14:paraId="65FF36A9" w14:textId="77777777" w:rsidR="00270EA3"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 (</w:t>
      </w:r>
      <w:proofErr w:type="spellStart"/>
      <w:r>
        <w:rPr>
          <w:sz w:val="24"/>
          <w:szCs w:val="24"/>
          <w:lang w:val="pt-BR"/>
        </w:rPr>
        <w:t>Toolshero</w:t>
      </w:r>
      <w:proofErr w:type="spellEnd"/>
      <w:r>
        <w:rPr>
          <w:sz w:val="24"/>
          <w:szCs w:val="24"/>
          <w:lang w:val="pt-BR"/>
        </w:rPr>
        <w:t>, 2025).</w:t>
      </w:r>
    </w:p>
    <w:p w14:paraId="0AE0DBB9" w14:textId="77777777" w:rsidR="00684B6C" w:rsidRPr="00684B6C" w:rsidRDefault="00684B6C" w:rsidP="00B32249">
      <w:pPr>
        <w:spacing w:line="360" w:lineRule="auto"/>
        <w:ind w:firstLine="851"/>
        <w:jc w:val="both"/>
        <w:rPr>
          <w:sz w:val="24"/>
          <w:szCs w:val="24"/>
          <w:lang w:val="pt-BR"/>
        </w:rPr>
      </w:pPr>
      <w:r>
        <w:t>O uso da distribuição normal subestima a probabilidade de eventos extremos, tornando o BL clássico vulnerável a "Cisnes Negros". Adicionalmente, o Prior depende da validade do CAPM. Se o mercado for ineficiente ou se o proxy do portfólio de mercado for inadequado, o ponto de ancoragem  estará enviesado ("Garbage In"), contaminando toda a alocação subsequente (Lumen Global Investments, 2025).</w:t>
      </w:r>
    </w:p>
    <w:p w14:paraId="6F59F204" w14:textId="77777777" w:rsidR="009551F5" w:rsidRPr="00CB3C08" w:rsidRDefault="009551F5" w:rsidP="009551F5">
      <w:pPr>
        <w:rPr>
          <w:b/>
          <w:bCs/>
          <w:sz w:val="24"/>
          <w:szCs w:val="24"/>
          <w:lang w:val="pt-BR"/>
        </w:rPr>
      </w:pPr>
    </w:p>
    <w:p w14:paraId="68A66AED" w14:textId="77777777" w:rsidR="009551F5" w:rsidRPr="001E51C0" w:rsidRDefault="009551F5">
      <w:pPr>
        <w:pStyle w:val="PargrafodaLista"/>
        <w:numPr>
          <w:ilvl w:val="2"/>
          <w:numId w:val="30"/>
        </w:numPr>
        <w:spacing w:line="360" w:lineRule="auto"/>
        <w:jc w:val="both"/>
        <w:outlineLvl w:val="2"/>
        <w:rPr>
          <w:bCs/>
          <w:sz w:val="24"/>
          <w:szCs w:val="24"/>
          <w:lang w:val="en-US"/>
        </w:rPr>
      </w:pPr>
      <w:bookmarkStart w:id="98" w:name="_Toc231998819"/>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98"/>
      <w:r>
        <w:rPr>
          <w:bCs/>
          <w:sz w:val="24"/>
          <w:szCs w:val="24"/>
          <w:lang w:val="en-US"/>
        </w:rPr>
        <w:t xml:space="preserve"> </w:t>
      </w:r>
    </w:p>
    <w:p w14:paraId="53610074" w14:textId="77777777" w:rsidR="009551F5" w:rsidRPr="009551F5" w:rsidRDefault="009551F5" w:rsidP="009551F5">
      <w:pPr>
        <w:spacing w:line="360" w:lineRule="auto"/>
        <w:jc w:val="both"/>
        <w:rPr>
          <w:sz w:val="24"/>
          <w:szCs w:val="24"/>
          <w:lang w:val="en-US"/>
        </w:rPr>
      </w:pPr>
    </w:p>
    <w:p w14:paraId="4B5B53BB" w14:textId="77777777" w:rsidR="00684B6C" w:rsidRPr="00684B6C" w:rsidRDefault="00684B6C" w:rsidP="0097407C">
      <w:pPr>
        <w:spacing w:line="360" w:lineRule="auto"/>
        <w:ind w:firstLine="851"/>
        <w:jc w:val="both"/>
        <w:rPr>
          <w:sz w:val="24"/>
          <w:szCs w:val="24"/>
          <w:lang w:val="pt-BR"/>
        </w:rPr>
      </w:pPr>
      <w:r>
        <w:t>Para superar a restrição da normalidade, Attilio Meucci (2008, 2010) introduziu a generalização conhecida como Entropy Pooling (Agrupamento de Entropia). Diferente do BL que usa fórmulas fechadas para conjugados gaussianos, o Entropy Pooling utiliza otimização numérica para minimizar a Divergência de Kullback-Leibler (Entropia Relativa) entre a distribuição Prior e a Posterior (Meucci, 2008).</w:t>
      </w:r>
    </w:p>
    <w:p w14:paraId="09A814DD"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035134B"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5F31CFC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xml:space="preserve">. É possível inserir visões sobre volatilidade ("A vol vai aumentar"), correlação, ou medidas de cauda como o </w:t>
      </w:r>
      <w:proofErr w:type="spellStart"/>
      <w:r>
        <w:rPr>
          <w:sz w:val="24"/>
          <w:szCs w:val="24"/>
          <w:lang w:val="pt-BR"/>
        </w:rPr>
        <w:t>VaR</w:t>
      </w:r>
      <w:proofErr w:type="spellEnd"/>
      <w:r>
        <w:rPr>
          <w:sz w:val="24"/>
          <w:szCs w:val="24"/>
          <w:lang w:val="pt-BR"/>
        </w:rPr>
        <w:t xml:space="preserve"> ("O risco de perda máxima será de 15%").</w:t>
      </w:r>
    </w:p>
    <w:p w14:paraId="14FCF39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719A9B8" w14:textId="77777777" w:rsidR="00684B6C" w:rsidRPr="00684B6C" w:rsidRDefault="00684B6C" w:rsidP="00F83DDD">
      <w:pPr>
        <w:spacing w:line="360" w:lineRule="auto"/>
        <w:ind w:firstLine="851"/>
        <w:jc w:val="both"/>
        <w:rPr>
          <w:sz w:val="24"/>
          <w:szCs w:val="24"/>
          <w:lang w:val="pt-BR"/>
        </w:rPr>
      </w:pPr>
      <w:r>
        <w:lastRenderedPageBreak/>
        <w:t>Essa abordagem representa o estado da arte na alocação de ativos, permitindo a fusão da estabilidade Bayesiana do BL com a consciência de risco de cauda da PMPT em um framework matemático unificado e agnóstico quanto à distribuição subjacente (Meucci, 2008).</w:t>
      </w:r>
    </w:p>
    <w:p w14:paraId="3E90C4B8" w14:textId="77777777" w:rsidR="009551F5" w:rsidRPr="00CB3C08" w:rsidRDefault="009551F5" w:rsidP="009551F5">
      <w:pPr>
        <w:rPr>
          <w:b/>
          <w:bCs/>
          <w:sz w:val="24"/>
          <w:szCs w:val="24"/>
          <w:lang w:val="pt-BR"/>
        </w:rPr>
      </w:pPr>
    </w:p>
    <w:p w14:paraId="52D7AE9E" w14:textId="77777777" w:rsidR="009551F5" w:rsidRPr="003D36D9" w:rsidRDefault="009551F5">
      <w:pPr>
        <w:pStyle w:val="PargrafodaLista"/>
        <w:numPr>
          <w:ilvl w:val="1"/>
          <w:numId w:val="30"/>
        </w:numPr>
        <w:spacing w:line="360" w:lineRule="auto"/>
        <w:jc w:val="both"/>
        <w:outlineLvl w:val="1"/>
        <w:rPr>
          <w:b/>
          <w:bCs/>
          <w:sz w:val="24"/>
          <w:szCs w:val="24"/>
          <w:lang w:val="pt-BR"/>
        </w:rPr>
      </w:pPr>
      <w:bookmarkStart w:id="99" w:name="_Toc231998820"/>
      <w:r>
        <w:rPr>
          <w:b/>
          <w:bCs/>
          <w:sz w:val="24"/>
          <w:szCs w:val="24"/>
          <w:lang w:val="pt-BR"/>
        </w:rPr>
        <w:t>Conclusão do Capítulo</w:t>
      </w:r>
      <w:bookmarkEnd w:id="99"/>
      <w:r>
        <w:rPr>
          <w:b/>
          <w:bCs/>
          <w:sz w:val="24"/>
          <w:szCs w:val="24"/>
          <w:lang w:val="pt-BR"/>
        </w:rPr>
        <w:t xml:space="preserve"> </w:t>
      </w:r>
    </w:p>
    <w:p w14:paraId="3752D331" w14:textId="77777777" w:rsidR="00F83DDD" w:rsidRDefault="00F83DDD" w:rsidP="00684B6C">
      <w:pPr>
        <w:spacing w:line="360" w:lineRule="auto"/>
        <w:jc w:val="both"/>
        <w:rPr>
          <w:sz w:val="24"/>
          <w:szCs w:val="24"/>
          <w:lang w:val="pt-BR"/>
        </w:rPr>
      </w:pPr>
    </w:p>
    <w:p w14:paraId="7F7CD8F0" w14:textId="77777777" w:rsidR="00FC4324" w:rsidRPr="00FC4324" w:rsidRDefault="00FC4324" w:rsidP="00FC4324">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juntamente com a integração com medidas de risco de cauda (</w:t>
      </w:r>
      <w:proofErr w:type="spellStart"/>
      <w:r>
        <w:rPr>
          <w:sz w:val="24"/>
          <w:szCs w:val="24"/>
          <w:lang w:val="pt-BR"/>
        </w:rPr>
        <w:t>CVaR</w:t>
      </w:r>
      <w:proofErr w:type="spellEnd"/>
      <w:r>
        <w:rPr>
          <w:sz w:val="24"/>
          <w:szCs w:val="24"/>
          <w:lang w:val="pt-BR"/>
        </w:rPr>
        <w:t>), asseguram que o modelo permaneça na fronteira do conhecimento, adaptável a um mundo financeiro cada vez mais complexo e não-normal.</w:t>
      </w:r>
    </w:p>
    <w:p w14:paraId="739B5CBB" w14:textId="77777777" w:rsidR="003460B2" w:rsidRPr="00C52D1A" w:rsidRDefault="003460B2" w:rsidP="00F96F9D">
      <w:pPr>
        <w:spacing w:line="360" w:lineRule="auto"/>
        <w:ind w:firstLine="851"/>
        <w:jc w:val="both"/>
        <w:rPr>
          <w:sz w:val="24"/>
          <w:szCs w:val="24"/>
        </w:rPr>
      </w:pPr>
      <w:r>
        <w:rPr>
          <w:sz w:val="24"/>
          <w:szCs w:val="24"/>
        </w:rPr>
        <w:br w:type="page"/>
      </w:r>
    </w:p>
    <w:p w14:paraId="2A41615B" w14:textId="77777777" w:rsidR="00657C8B" w:rsidRPr="00CA2B8F" w:rsidRDefault="00A53FEA" w:rsidP="00FE0050">
      <w:pPr>
        <w:pStyle w:val="Ttulo1"/>
        <w:numPr>
          <w:ilvl w:val="0"/>
          <w:numId w:val="1"/>
        </w:numPr>
        <w:tabs>
          <w:tab w:val="left" w:pos="480"/>
        </w:tabs>
        <w:spacing w:line="360" w:lineRule="auto"/>
        <w:jc w:val="both"/>
        <w:rPr>
          <w:b w:val="0"/>
          <w:sz w:val="24"/>
          <w:szCs w:val="24"/>
        </w:rPr>
      </w:pPr>
      <w:bookmarkStart w:id="100" w:name="_Toc231998821"/>
      <w:r>
        <w:lastRenderedPageBreak/>
        <w:t>CAPÍTULO 3 — METODOLOGIA DA PESQUISA</w:t>
      </w:r>
      <w:bookmarkEnd w:id="100"/>
      <w:r>
        <w:rPr>
          <w:sz w:val="24"/>
          <w:szCs w:val="24"/>
        </w:rPr>
        <w:t xml:space="preserve"> </w:t>
      </w:r>
    </w:p>
    <w:p w14:paraId="2940976F" w14:textId="77777777" w:rsidR="00A53FEA" w:rsidRPr="00736E2A" w:rsidRDefault="00A53FEA" w:rsidP="00A53FEA">
      <w:pPr>
        <w:rPr>
          <w:bCs/>
          <w:sz w:val="24"/>
          <w:szCs w:val="24"/>
        </w:rPr>
      </w:pPr>
    </w:p>
    <w:p w14:paraId="2DFE39B8" w14:textId="77777777" w:rsidR="00A53FEA" w:rsidRPr="00A53FEA" w:rsidRDefault="00A53FEA" w:rsidP="00FE0050">
      <w:pPr>
        <w:pStyle w:val="Ttulo2"/>
        <w:numPr>
          <w:ilvl w:val="1"/>
          <w:numId w:val="1"/>
        </w:numPr>
        <w:ind w:left="0" w:firstLine="0"/>
        <w:jc w:val="left"/>
        <w:rPr>
          <w:b w:val="0"/>
          <w:sz w:val="22"/>
          <w:szCs w:val="24"/>
        </w:rPr>
      </w:pPr>
      <w:bookmarkStart w:id="101" w:name="_Toc231998822"/>
      <w:r>
        <w:rPr>
          <w:sz w:val="24"/>
        </w:rPr>
        <w:t>Natureza e Classificação da Pesquisa</w:t>
      </w:r>
      <w:bookmarkEnd w:id="101"/>
    </w:p>
    <w:p w14:paraId="0CF90AC2" w14:textId="77777777" w:rsidR="00A53FEA" w:rsidRPr="0061477B" w:rsidRDefault="00A53FEA" w:rsidP="00A53FEA">
      <w:pPr>
        <w:rPr>
          <w:b/>
          <w:sz w:val="24"/>
          <w:szCs w:val="24"/>
        </w:rPr>
      </w:pPr>
    </w:p>
    <w:p w14:paraId="491E6FD2" w14:textId="77777777" w:rsidR="00CA2B8F" w:rsidRDefault="00CA2B8F" w:rsidP="00736E2A">
      <w:pPr>
        <w:rPr>
          <w:spacing w:val="-2"/>
          <w:sz w:val="24"/>
          <w:szCs w:val="24"/>
        </w:rPr>
      </w:pPr>
    </w:p>
    <w:p w14:paraId="2FB49FBC" w14:textId="77777777" w:rsidR="00A53FEA" w:rsidRDefault="0046193D" w:rsidP="00726A98">
      <w:pPr>
        <w:pStyle w:val="font-claude-response-body"/>
        <w:spacing w:before="0" w:beforeAutospacing="0" w:after="0" w:afterAutospacing="0" w:line="360" w:lineRule="auto"/>
        <w:ind w:firstLine="851"/>
        <w:jc w:val="both"/>
      </w:pPr>
      <w:r>
        <w:t xml:space="preserve">A presente pesquisa classifica-se, quanto à sua natureza, como </w:t>
      </w:r>
      <w:r>
        <w:rPr>
          <w:b/>
          <w:bCs/>
        </w:rPr>
        <w:t>aplicada</w:t>
      </w:r>
      <w:r>
        <w:t xml:space="preserve">, pois gera conhecimento prático sobre estratégias de alocação de ativos no mercado acionário brasileiro para solucionar um problema concreto na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3F60BDF9"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7D64C8A7" w14:textId="77777777" w:rsidR="00736E2A" w:rsidRPr="00736E2A" w:rsidRDefault="00736E2A" w:rsidP="00736E2A">
      <w:pPr>
        <w:rPr>
          <w:bCs/>
          <w:sz w:val="24"/>
          <w:szCs w:val="24"/>
        </w:rPr>
      </w:pPr>
    </w:p>
    <w:p w14:paraId="1E72AEA6" w14:textId="77777777" w:rsidR="00736E2A" w:rsidRPr="00A53FEA" w:rsidRDefault="00A53FEA" w:rsidP="00FE0050">
      <w:pPr>
        <w:pStyle w:val="Ttulo2"/>
        <w:numPr>
          <w:ilvl w:val="1"/>
          <w:numId w:val="1"/>
        </w:numPr>
        <w:ind w:left="0" w:firstLine="0"/>
        <w:jc w:val="left"/>
        <w:rPr>
          <w:b w:val="0"/>
          <w:sz w:val="22"/>
          <w:szCs w:val="24"/>
        </w:rPr>
      </w:pPr>
      <w:bookmarkStart w:id="102" w:name="_Toc231998823"/>
      <w:r>
        <w:rPr>
          <w:sz w:val="24"/>
        </w:rPr>
        <w:t>Universo, Amostra e Fonte dos Dados</w:t>
      </w:r>
      <w:bookmarkEnd w:id="102"/>
    </w:p>
    <w:p w14:paraId="30A2D313" w14:textId="77777777" w:rsidR="00736E2A" w:rsidRPr="0061477B" w:rsidRDefault="00736E2A" w:rsidP="00736E2A">
      <w:pPr>
        <w:rPr>
          <w:b/>
          <w:sz w:val="24"/>
          <w:szCs w:val="24"/>
        </w:rPr>
      </w:pPr>
    </w:p>
    <w:p w14:paraId="71883F4A"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2F0ED5A"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3FCE45BA" w14:textId="77777777" w:rsidR="00A53FEA" w:rsidRPr="00021F7A" w:rsidRDefault="00A53FEA" w:rsidP="00021F7A">
      <w:pPr>
        <w:rPr>
          <w:b/>
          <w:bCs/>
          <w:sz w:val="24"/>
          <w:szCs w:val="24"/>
        </w:rPr>
      </w:pPr>
    </w:p>
    <w:p w14:paraId="6755B49A" w14:textId="77777777" w:rsidR="00A53FEA" w:rsidRPr="00021F7A" w:rsidRDefault="00A53FEA" w:rsidP="00FE0050">
      <w:pPr>
        <w:pStyle w:val="Ttulo3"/>
        <w:numPr>
          <w:ilvl w:val="2"/>
          <w:numId w:val="1"/>
        </w:numPr>
        <w:rPr>
          <w:b w:val="0"/>
          <w:sz w:val="22"/>
        </w:rPr>
      </w:pPr>
      <w:bookmarkStart w:id="103" w:name="_Toc231998824"/>
      <w:r>
        <w:rPr>
          <w:b w:val="0"/>
        </w:rPr>
        <w:t>Critério de Inclusão na Amostra</w:t>
      </w:r>
      <w:bookmarkEnd w:id="103"/>
    </w:p>
    <w:p w14:paraId="5DFE7573" w14:textId="77777777" w:rsidR="00A53FEA" w:rsidRPr="00A53FEA" w:rsidRDefault="00A53FEA" w:rsidP="00021F7A">
      <w:pPr>
        <w:rPr>
          <w:b/>
          <w:szCs w:val="24"/>
        </w:rPr>
      </w:pPr>
    </w:p>
    <w:p w14:paraId="05ECA023" w14:textId="77777777" w:rsidR="00A53FEA" w:rsidRPr="0061477B" w:rsidRDefault="00A53FEA" w:rsidP="00A53FEA">
      <w:pPr>
        <w:rPr>
          <w:b/>
          <w:sz w:val="24"/>
          <w:szCs w:val="24"/>
        </w:rPr>
      </w:pPr>
    </w:p>
    <w:p w14:paraId="61C80CA5"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5299FD0B" w14:textId="77777777"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102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788D666F"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639FAF8D" w14:textId="77777777" w:rsidR="00197E79" w:rsidRDefault="00197E79" w:rsidP="00197E79">
      <w:pPr>
        <w:spacing w:line="360" w:lineRule="auto"/>
        <w:ind w:firstLine="851"/>
        <w:jc w:val="both"/>
        <w:rPr>
          <w:bCs/>
          <w:sz w:val="24"/>
          <w:szCs w:val="24"/>
        </w:rPr>
      </w:pPr>
    </w:p>
    <w:p w14:paraId="001E9E8D" w14:textId="2403A4D7" w:rsidR="00021F7A" w:rsidRPr="00021F7A" w:rsidRDefault="00021F7A">
      <w:pPr>
        <w:pStyle w:val="PargrafodaLista"/>
        <w:widowControl/>
        <w:numPr>
          <w:ilvl w:val="0"/>
          <w:numId w:val="29"/>
        </w:numPr>
        <w:autoSpaceDE/>
        <w:autoSpaceDN/>
        <w:rPr>
          <w:sz w:val="24"/>
          <w:szCs w:val="24"/>
          <w:lang w:val="pt-BR" w:eastAsia="pt-BR"/>
        </w:rPr>
      </w:pPr>
      <w:r>
        <w:rPr>
          <w:sz w:val="24"/>
          <w:szCs w:val="24"/>
          <w:lang w:val="pt-BR" w:eastAsia="pt-BR"/>
        </w:rPr>
        <w:t xml:space="preserve">CDI (Certificado de Depósito Interbancário): taxa de referência diária, utilizada como </w:t>
      </w:r>
      <w:r>
        <w:rPr>
          <w:i/>
          <w:iCs/>
          <w:sz w:val="24"/>
          <w:szCs w:val="24"/>
          <w:lang w:val="pt-BR" w:eastAsia="pt-BR"/>
        </w:rPr>
        <w:t>proxy</w:t>
      </w:r>
      <w:r>
        <w:rPr>
          <w:sz w:val="24"/>
          <w:szCs w:val="24"/>
          <w:lang w:val="pt-BR" w:eastAsia="pt-BR"/>
        </w:rPr>
        <w:t xml:space="preserve"> da taxa livre de risco (</w:t>
      </w:r>
      <w:proofErr w:type="spellStart"/>
      <w:r>
        <w:rPr>
          <w:sz w:val="24"/>
          <w:szCs w:val="24"/>
          <w:lang w:val="pt-BR" w:eastAsia="pt-BR"/>
        </w:rPr>
        <w:t>Rf</w:t>
      </w:r>
      <w:proofErr w:type="spellEnd"/>
      <w:r>
        <w:rPr>
          <w:sz w:val="24"/>
          <w:szCs w:val="24"/>
          <w:lang w:val="pt-BR" w:eastAsia="pt-BR"/>
        </w:rPr>
        <w:t>), obtida junto ao Banco Central do Brasil;</w:t>
      </w:r>
    </w:p>
    <w:p w14:paraId="31B53109" w14:textId="77777777" w:rsidR="00021F7A" w:rsidRPr="00021F7A" w:rsidRDefault="00021F7A">
      <w:pPr>
        <w:pStyle w:val="PargrafodaLista"/>
        <w:widowControl/>
        <w:numPr>
          <w:ilvl w:val="0"/>
          <w:numId w:val="29"/>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0F26E763" w14:textId="77777777" w:rsidR="00021F7A" w:rsidRPr="00021F7A" w:rsidRDefault="00021F7A">
      <w:pPr>
        <w:pStyle w:val="PargrafodaLista"/>
        <w:numPr>
          <w:ilvl w:val="0"/>
          <w:numId w:val="29"/>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w:t>
      </w:r>
      <w:proofErr w:type="spellStart"/>
      <w:r>
        <w:rPr>
          <w:sz w:val="24"/>
          <w:szCs w:val="24"/>
          <w:lang w:val="pt-BR" w:eastAsia="pt-BR"/>
        </w:rPr>
        <w:t>Litterman</w:t>
      </w:r>
      <w:proofErr w:type="spellEnd"/>
      <w:r>
        <w:rPr>
          <w:sz w:val="24"/>
          <w:szCs w:val="24"/>
          <w:lang w:val="pt-BR" w:eastAsia="pt-BR"/>
        </w:rPr>
        <w:t>.</w:t>
      </w:r>
    </w:p>
    <w:p w14:paraId="62877CE8" w14:textId="77777777" w:rsidR="00021F7A" w:rsidRPr="00736E2A" w:rsidRDefault="00021F7A" w:rsidP="00021F7A">
      <w:pPr>
        <w:rPr>
          <w:bCs/>
          <w:sz w:val="24"/>
          <w:szCs w:val="24"/>
        </w:rPr>
      </w:pPr>
    </w:p>
    <w:p w14:paraId="02CFB61D" w14:textId="77777777" w:rsidR="00021F7A" w:rsidRPr="00021F7A" w:rsidRDefault="00021F7A" w:rsidP="00FE0050">
      <w:pPr>
        <w:pStyle w:val="Ttulo2"/>
        <w:numPr>
          <w:ilvl w:val="1"/>
          <w:numId w:val="1"/>
        </w:numPr>
        <w:ind w:left="0" w:firstLine="0"/>
        <w:jc w:val="left"/>
        <w:rPr>
          <w:b w:val="0"/>
          <w:sz w:val="20"/>
          <w:szCs w:val="24"/>
        </w:rPr>
      </w:pPr>
      <w:bookmarkStart w:id="104" w:name="_Toc231998825"/>
      <w:r>
        <w:rPr>
          <w:sz w:val="24"/>
        </w:rPr>
        <w:t>Tratamento e Preparação dos Dados</w:t>
      </w:r>
      <w:bookmarkEnd w:id="104"/>
    </w:p>
    <w:p w14:paraId="758A243D" w14:textId="77777777" w:rsidR="00021F7A" w:rsidRPr="00021F7A" w:rsidRDefault="00021F7A" w:rsidP="00021F7A">
      <w:pPr>
        <w:rPr>
          <w:b/>
          <w:bCs/>
          <w:sz w:val="24"/>
          <w:szCs w:val="24"/>
        </w:rPr>
      </w:pPr>
    </w:p>
    <w:p w14:paraId="4F9D30B9" w14:textId="77777777" w:rsidR="00021F7A" w:rsidRPr="00021F7A" w:rsidRDefault="00021F7A" w:rsidP="00FE0050">
      <w:pPr>
        <w:pStyle w:val="Ttulo3"/>
        <w:numPr>
          <w:ilvl w:val="2"/>
          <w:numId w:val="1"/>
        </w:numPr>
        <w:rPr>
          <w:b w:val="0"/>
          <w:sz w:val="22"/>
        </w:rPr>
      </w:pPr>
      <w:bookmarkStart w:id="105" w:name="_Toc231998826"/>
      <w:r>
        <w:rPr>
          <w:b w:val="0"/>
        </w:rPr>
        <w:t>Filtragem de Liquidez e Remoção de Anomalias</w:t>
      </w:r>
      <w:bookmarkEnd w:id="105"/>
    </w:p>
    <w:p w14:paraId="5C62FDA6" w14:textId="77777777" w:rsidR="00021F7A" w:rsidRPr="00021F7A" w:rsidRDefault="00021F7A" w:rsidP="00021F7A">
      <w:pPr>
        <w:rPr>
          <w:sz w:val="24"/>
          <w:szCs w:val="24"/>
        </w:rPr>
      </w:pPr>
    </w:p>
    <w:p w14:paraId="5CA9BE57"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76F8052A"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23EB1C3D"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0DA70CEE" w14:textId="77777777" w:rsidR="00021F7A" w:rsidRDefault="00021F7A">
      <w:pPr>
        <w:pStyle w:val="font-claude-response-body"/>
        <w:numPr>
          <w:ilvl w:val="0"/>
          <w:numId w:val="33"/>
        </w:numPr>
        <w:spacing w:before="0" w:beforeAutospacing="0" w:after="0" w:afterAutospacing="0" w:line="360" w:lineRule="auto"/>
        <w:jc w:val="both"/>
      </w:pPr>
      <w:r>
        <w:rPr>
          <w:b/>
        </w:rPr>
        <w:t>Etapa 3 — Diagnóstico e Escrutínio de Anomalias (</w:t>
      </w:r>
      <w:r>
        <w:rPr>
          <w:b/>
          <w:i/>
          <w:iCs/>
        </w:rPr>
        <w:t>Outliers</w:t>
      </w:r>
      <w:r>
        <w:rPr>
          <w:b/>
        </w:rPr>
        <w:t>):</w:t>
      </w:r>
      <w:r>
        <w:t xml:space="preserve"> Considerando a suscetibilidade das séries financeiras a ruídos de infraestrutura ou não-ajustamento de proventos (como desdobramentos não refletidos), procedeu-se à detecção endógena de anomalias estatísticas severas. Empregou-se o </w:t>
      </w:r>
      <w:r>
        <w:rPr>
          <w:i/>
          <w:iCs/>
        </w:rPr>
        <w:t>Z-score</w:t>
      </w:r>
      <w:r>
        <w:t xml:space="preserve"> modificado de </w:t>
      </w:r>
      <w:proofErr w:type="spellStart"/>
      <w:r>
        <w:t>Iglewicz</w:t>
      </w:r>
      <w:proofErr w:type="spellEnd"/>
      <w:r>
        <w:t xml:space="preserve"> e </w:t>
      </w:r>
      <w:proofErr w:type="spellStart"/>
      <w:r>
        <w:t>Hoaglin</w:t>
      </w:r>
      <w:proofErr w:type="spellEnd"/>
      <w:r>
        <w:t xml:space="preserve"> (1993), baseado na Mediana dos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CA7C5D9" w14:textId="77777777" w:rsidR="00021F7A" w:rsidRDefault="00021F7A">
      <w:pPr>
        <w:pStyle w:val="font-claude-response-body"/>
        <w:numPr>
          <w:ilvl w:val="0"/>
          <w:numId w:val="33"/>
        </w:numPr>
        <w:spacing w:before="0" w:beforeAutospacing="0" w:after="0" w:afterAutospacing="0" w:line="360" w:lineRule="auto"/>
        <w:jc w:val="both"/>
      </w:pPr>
      <w:r>
        <w:rPr>
          <w:rStyle w:val="Forte"/>
        </w:rPr>
        <w:lastRenderedPageBreak/>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2B5E094C" w14:textId="77777777" w:rsidR="00021F7A" w:rsidRPr="00021F7A" w:rsidRDefault="00021F7A" w:rsidP="00021F7A">
      <w:pPr>
        <w:rPr>
          <w:b/>
          <w:bCs/>
          <w:sz w:val="24"/>
          <w:szCs w:val="24"/>
        </w:rPr>
      </w:pPr>
    </w:p>
    <w:p w14:paraId="51977EED" w14:textId="77777777" w:rsidR="00021F7A" w:rsidRPr="00021F7A" w:rsidRDefault="00021F7A" w:rsidP="00FE0050">
      <w:pPr>
        <w:pStyle w:val="Ttulo3"/>
        <w:numPr>
          <w:ilvl w:val="2"/>
          <w:numId w:val="1"/>
        </w:numPr>
        <w:rPr>
          <w:b w:val="0"/>
          <w:sz w:val="22"/>
        </w:rPr>
      </w:pPr>
      <w:bookmarkStart w:id="106" w:name="_Toc231998827"/>
      <w:r>
        <w:rPr>
          <w:b w:val="0"/>
        </w:rPr>
        <w:t>Transformação dos Preços em Retornos</w:t>
      </w:r>
      <w:bookmarkEnd w:id="106"/>
    </w:p>
    <w:p w14:paraId="3BED2D87" w14:textId="77777777" w:rsidR="00021F7A" w:rsidRPr="00021F7A" w:rsidRDefault="00021F7A" w:rsidP="00021F7A">
      <w:pPr>
        <w:rPr>
          <w:sz w:val="24"/>
          <w:szCs w:val="24"/>
        </w:rPr>
      </w:pPr>
    </w:p>
    <w:p w14:paraId="14F86F4F"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19D2E652"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4ADA893E" w14:textId="77777777" w:rsidR="00021F7A" w:rsidRDefault="00021F7A" w:rsidP="00021F7A">
      <w:pPr>
        <w:spacing w:line="360" w:lineRule="auto"/>
        <w:jc w:val="both"/>
        <w:rPr>
          <w:bCs/>
          <w:sz w:val="24"/>
          <w:szCs w:val="24"/>
        </w:rPr>
      </w:pPr>
    </w:p>
    <w:p w14:paraId="3CCFE4DE"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09708F39" wp14:editId="3E333A8D">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0E8BEE38" w14:textId="77777777" w:rsidR="00021F7A" w:rsidRDefault="00021F7A" w:rsidP="00021F7A">
      <w:pPr>
        <w:spacing w:line="360" w:lineRule="auto"/>
        <w:jc w:val="both"/>
        <w:rPr>
          <w:bCs/>
          <w:sz w:val="24"/>
          <w:szCs w:val="24"/>
        </w:rPr>
      </w:pPr>
    </w:p>
    <w:p w14:paraId="293E9E75"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251A640"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7163C47B" w14:textId="77777777" w:rsidR="00021F7A" w:rsidRPr="000815A7" w:rsidRDefault="00021F7A" w:rsidP="00021F7A">
      <w:pPr>
        <w:rPr>
          <w:bCs/>
          <w:sz w:val="24"/>
          <w:szCs w:val="24"/>
        </w:rPr>
      </w:pPr>
    </w:p>
    <w:p w14:paraId="1B759DB8"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4E59F994" wp14:editId="6CC8921B">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0A305937" w14:textId="77777777" w:rsidR="000815A7" w:rsidRDefault="000815A7" w:rsidP="00021F7A">
      <w:pPr>
        <w:rPr>
          <w:bCs/>
          <w:sz w:val="24"/>
          <w:szCs w:val="24"/>
        </w:rPr>
      </w:pPr>
    </w:p>
    <w:p w14:paraId="7BDB3D63"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CEF7D3" w14:textId="77777777" w:rsidR="000815A7" w:rsidRPr="00021F7A" w:rsidRDefault="000815A7" w:rsidP="000815A7">
      <w:pPr>
        <w:rPr>
          <w:b/>
          <w:bCs/>
          <w:sz w:val="24"/>
          <w:szCs w:val="24"/>
        </w:rPr>
      </w:pPr>
    </w:p>
    <w:p w14:paraId="3306330B" w14:textId="77777777" w:rsidR="000815A7" w:rsidRPr="000815A7" w:rsidRDefault="000815A7" w:rsidP="00FE0050">
      <w:pPr>
        <w:pStyle w:val="Ttulo3"/>
        <w:numPr>
          <w:ilvl w:val="2"/>
          <w:numId w:val="1"/>
        </w:numPr>
        <w:rPr>
          <w:b w:val="0"/>
          <w:sz w:val="22"/>
        </w:rPr>
      </w:pPr>
      <w:bookmarkStart w:id="107" w:name="_Toc231998828"/>
      <w:r>
        <w:rPr>
          <w:b w:val="0"/>
        </w:rPr>
        <w:t>Diagnóstico Econométrico das Séries</w:t>
      </w:r>
      <w:bookmarkEnd w:id="107"/>
    </w:p>
    <w:p w14:paraId="0FE0FB39" w14:textId="77777777" w:rsidR="000815A7" w:rsidRPr="00021F7A" w:rsidRDefault="000815A7" w:rsidP="000815A7">
      <w:pPr>
        <w:rPr>
          <w:sz w:val="24"/>
          <w:szCs w:val="24"/>
        </w:rPr>
      </w:pPr>
    </w:p>
    <w:p w14:paraId="45128576" w14:textId="77777777"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102 ativos da amostra, cujos resultados estão consolidados no Apêndice K:</w:t>
      </w:r>
    </w:p>
    <w:p w14:paraId="7296CBD7" w14:textId="77777777" w:rsidR="000815A7" w:rsidRDefault="000815A7">
      <w:pPr>
        <w:pStyle w:val="font-claude-response-body"/>
        <w:numPr>
          <w:ilvl w:val="0"/>
          <w:numId w:val="54"/>
        </w:numPr>
        <w:spacing w:before="0" w:beforeAutospacing="0" w:after="0" w:afterAutospacing="0" w:line="360" w:lineRule="auto"/>
        <w:jc w:val="both"/>
      </w:pPr>
      <w:r>
        <w:rPr>
          <w:rStyle w:val="Forte"/>
        </w:rPr>
        <w:lastRenderedPageBreak/>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log-retornos mostraram-se estacionários em todos os 102 ativos, enquanto os preços brutos exibiram comportamento consistente com passeio aleatório — resultado esperado pela teoria e confirmado empiricamente.</w:t>
      </w:r>
    </w:p>
    <w:p w14:paraId="1E16FE5A" w14:textId="77777777" w:rsidR="000815A7" w:rsidRDefault="000815A7">
      <w:pPr>
        <w:pStyle w:val="font-claude-response-body"/>
        <w:numPr>
          <w:ilvl w:val="0"/>
          <w:numId w:val="54"/>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102 ativos, e efeito ARCH — evidenciado pela autocorrelação nos quadrados — em **102 de 102 ativos**, indicando presença universal de agrupamento de volatilidade (*</w:t>
      </w:r>
      <w:proofErr w:type="spellStart"/>
      <w:r>
        <w:t>volatility</w:t>
      </w:r>
      <w:proofErr w:type="spellEnd"/>
      <w:r>
        <w:t xml:space="preserve"> </w:t>
      </w:r>
      <w:proofErr w:type="spellStart"/>
      <w:r>
        <w:t>clustering</w:t>
      </w:r>
      <w:proofErr w:type="spellEnd"/>
      <w:r>
        <w:t>*).</w:t>
      </w:r>
    </w:p>
    <w:p w14:paraId="73289749" w14:textId="77777777" w:rsidR="000815A7" w:rsidRDefault="000815A7">
      <w:pPr>
        <w:pStyle w:val="font-claude-response-body"/>
        <w:numPr>
          <w:ilvl w:val="0"/>
          <w:numId w:val="54"/>
        </w:numPr>
        <w:spacing w:before="0" w:beforeAutospacing="0" w:after="0" w:afterAutospacing="0" w:line="360" w:lineRule="auto"/>
        <w:jc w:val="both"/>
      </w:pPr>
      <w:r>
        <w:rPr>
          <w:b/>
        </w:rPr>
        <w:t>**Teste de Normalidade (</w:t>
      </w:r>
      <w:proofErr w:type="spellStart"/>
      <w:r>
        <w:rPr>
          <w:b/>
        </w:rPr>
        <w:t>Jarque</w:t>
      </w:r>
      <w:proofErr w:type="spellEnd"/>
      <w:r>
        <w:rPr>
          <w:b/>
        </w:rPr>
        <w:t>-Bera):**</w:t>
      </w:r>
      <w:r>
        <w:t xml:space="preserve"> a hipótese nula de distribuição normal foi rejeitada em **102 de 102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740CE7E"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**102 de 102 ativos**, o que implica que modelos de estimação de risco baseados em variância constante produzem inferências inválidas para a totalidade da amostra.</w:t>
      </w:r>
    </w:p>
    <w:p w14:paraId="0C3EA519"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dos retornos não detectou quebras expressivas (menos de 8% de rejeições em qualquer data), confirmando que a média é estável. Contudo, a análise de volatilidade por subperíodo revelou elevação de 25% na variância </w:t>
      </w:r>
      <w:r>
        <w:lastRenderedPageBreak/>
        <w:t xml:space="preserve">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A506428" w14:textId="77777777" w:rsidR="000815A7" w:rsidRDefault="000815A7" w:rsidP="00021F7A">
      <w:pPr>
        <w:rPr>
          <w:bCs/>
          <w:sz w:val="24"/>
          <w:szCs w:val="24"/>
        </w:rPr>
      </w:pPr>
    </w:p>
    <w:p w14:paraId="591F3596" w14:textId="77777777" w:rsidR="000815A7" w:rsidRPr="00736E2A" w:rsidRDefault="000815A7" w:rsidP="000815A7">
      <w:pPr>
        <w:rPr>
          <w:bCs/>
          <w:sz w:val="24"/>
          <w:szCs w:val="24"/>
        </w:rPr>
      </w:pPr>
    </w:p>
    <w:p w14:paraId="1D579A47" w14:textId="77777777" w:rsidR="000815A7" w:rsidRPr="000815A7" w:rsidRDefault="000815A7" w:rsidP="00FE0050">
      <w:pPr>
        <w:pStyle w:val="Ttulo2"/>
        <w:numPr>
          <w:ilvl w:val="1"/>
          <w:numId w:val="1"/>
        </w:numPr>
        <w:ind w:left="0" w:firstLine="0"/>
        <w:jc w:val="left"/>
        <w:rPr>
          <w:sz w:val="18"/>
          <w:szCs w:val="24"/>
        </w:rPr>
      </w:pPr>
      <w:bookmarkStart w:id="108" w:name="_Toc231998829"/>
      <w:r>
        <w:rPr>
          <w:sz w:val="24"/>
        </w:rPr>
        <w:t>Estimação dos Parâmetros de Otimização</w:t>
      </w:r>
      <w:bookmarkEnd w:id="108"/>
    </w:p>
    <w:p w14:paraId="44C66704" w14:textId="77777777" w:rsidR="000815A7" w:rsidRPr="000815A7" w:rsidRDefault="000815A7" w:rsidP="000815A7">
      <w:pPr>
        <w:rPr>
          <w:bCs/>
          <w:sz w:val="24"/>
          <w:szCs w:val="24"/>
        </w:rPr>
      </w:pPr>
    </w:p>
    <w:p w14:paraId="0A6ADA66" w14:textId="77777777" w:rsidR="000815A7" w:rsidRPr="000815A7" w:rsidRDefault="000815A7" w:rsidP="00FE0050">
      <w:pPr>
        <w:pStyle w:val="Ttulo3"/>
        <w:numPr>
          <w:ilvl w:val="2"/>
          <w:numId w:val="1"/>
        </w:numPr>
        <w:rPr>
          <w:b w:val="0"/>
        </w:rPr>
      </w:pPr>
      <w:bookmarkStart w:id="109" w:name="_Toc231998830"/>
      <w:r>
        <w:rPr>
          <w:b w:val="0"/>
        </w:rPr>
        <w:t>Prêmio de Risco (Excesso de Retorno)</w:t>
      </w:r>
      <w:bookmarkEnd w:id="109"/>
    </w:p>
    <w:p w14:paraId="40493BA5" w14:textId="77777777" w:rsidR="000815A7" w:rsidRPr="000815A7" w:rsidRDefault="000815A7" w:rsidP="000815A7">
      <w:pPr>
        <w:rPr>
          <w:sz w:val="24"/>
          <w:szCs w:val="24"/>
        </w:rPr>
      </w:pPr>
    </w:p>
    <w:p w14:paraId="5481F272"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183EE086" w14:textId="77777777" w:rsidR="00021F7A" w:rsidRPr="000815A7" w:rsidRDefault="000815A7" w:rsidP="000815A7">
      <w:pPr>
        <w:spacing w:line="360" w:lineRule="auto"/>
        <w:jc w:val="center"/>
        <w:rPr>
          <w:bCs/>
        </w:rPr>
      </w:pPr>
      <w:r>
        <w:rPr>
          <w:bCs/>
          <w:noProof/>
          <w:lang w:val="pt-BR" w:eastAsia="pt-BR"/>
        </w:rPr>
        <w:drawing>
          <wp:inline distT="0" distB="0" distL="0" distR="0" wp14:anchorId="659A12DD" wp14:editId="62D28844">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3F3837BE"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41C28CB1" wp14:editId="5F9C4308">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08C476DB" wp14:editId="74106714">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6ABF3D4D"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459FA58A" w14:textId="77777777" w:rsidR="000815A7" w:rsidRPr="000815A7" w:rsidRDefault="000815A7" w:rsidP="000815A7">
      <w:pPr>
        <w:rPr>
          <w:bCs/>
          <w:sz w:val="24"/>
          <w:szCs w:val="24"/>
        </w:rPr>
      </w:pPr>
    </w:p>
    <w:p w14:paraId="189E6E8F" w14:textId="77777777" w:rsidR="000815A7" w:rsidRPr="00564EAF" w:rsidRDefault="00564EAF" w:rsidP="00FE0050">
      <w:pPr>
        <w:pStyle w:val="Ttulo3"/>
        <w:numPr>
          <w:ilvl w:val="2"/>
          <w:numId w:val="1"/>
        </w:numPr>
        <w:rPr>
          <w:b w:val="0"/>
          <w:sz w:val="22"/>
        </w:rPr>
      </w:pPr>
      <w:bookmarkStart w:id="110" w:name="_Toc231998831"/>
      <w:r>
        <w:rPr>
          <w:b w:val="0"/>
        </w:rPr>
        <w:t>Retornos Esperados e Matriz de Covariância</w:t>
      </w:r>
      <w:bookmarkEnd w:id="110"/>
    </w:p>
    <w:p w14:paraId="11042C1C" w14:textId="77777777" w:rsidR="000815A7" w:rsidRPr="000815A7" w:rsidRDefault="000815A7" w:rsidP="000815A7"/>
    <w:p w14:paraId="681CDE93"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6939448" w14:textId="77777777" w:rsidR="000815A7" w:rsidRDefault="000815A7">
      <w:pPr>
        <w:pStyle w:val="font-claude-response-body"/>
        <w:numPr>
          <w:ilvl w:val="0"/>
          <w:numId w:val="55"/>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56AC50B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344F5AF5" wp14:editId="63614A0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2BA07B88" w14:textId="77777777" w:rsidR="000815A7" w:rsidRPr="00564EAF" w:rsidRDefault="00564EAF">
      <w:pPr>
        <w:pStyle w:val="PargrafodaLista"/>
        <w:numPr>
          <w:ilvl w:val="0"/>
          <w:numId w:val="55"/>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46AFD318" w14:textId="77777777" w:rsidR="000815A7" w:rsidRDefault="000815A7" w:rsidP="00021F7A">
      <w:pPr>
        <w:spacing w:line="360" w:lineRule="auto"/>
        <w:jc w:val="both"/>
        <w:rPr>
          <w:bCs/>
          <w:sz w:val="24"/>
          <w:szCs w:val="24"/>
        </w:rPr>
      </w:pPr>
    </w:p>
    <w:p w14:paraId="62420C85"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26621DBA" wp14:editId="1D1B35F9">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1AE72B20" w14:textId="2339DC1D" w:rsidR="000815A7" w:rsidRDefault="00564EAF" w:rsidP="00564EAF">
      <w:pPr>
        <w:spacing w:line="360" w:lineRule="auto"/>
        <w:ind w:firstLine="851"/>
        <w:jc w:val="both"/>
        <w:rPr>
          <w:bCs/>
          <w:sz w:val="24"/>
          <w:szCs w:val="24"/>
        </w:rPr>
      </w:pPr>
      <w:r>
        <w:lastRenderedPageBreak/>
        <w:t xml:space="preserve">A dimensão da matriz no ponto de maturidade da amostra foi de </w:t>
      </w:r>
      <m:oMath>
        <m:r>
          <m:rPr>
            <m:sty m:val="p"/>
          </m:rPr>
          <w:rPr>
            <w:rStyle w:val="katex-mathml"/>
            <w:rFonts w:ascii="Cambria Math" w:hAnsi="Cambria Math"/>
          </w:rPr>
          <m:t>102×102</m:t>
        </m:r>
      </m:oMath>
      <w:r>
        <w:t>.</w:t>
      </w:r>
    </w:p>
    <w:p w14:paraId="316E382D" w14:textId="77777777" w:rsidR="000815A7" w:rsidRDefault="000815A7" w:rsidP="00021F7A">
      <w:pPr>
        <w:spacing w:line="360" w:lineRule="auto"/>
        <w:jc w:val="both"/>
        <w:rPr>
          <w:bCs/>
          <w:sz w:val="24"/>
          <w:szCs w:val="24"/>
        </w:rPr>
      </w:pPr>
    </w:p>
    <w:p w14:paraId="6C6DF01C" w14:textId="77777777" w:rsidR="00564EAF" w:rsidRPr="00736E2A" w:rsidRDefault="00564EAF" w:rsidP="00564EAF">
      <w:pPr>
        <w:rPr>
          <w:bCs/>
          <w:sz w:val="24"/>
          <w:szCs w:val="24"/>
        </w:rPr>
      </w:pPr>
    </w:p>
    <w:p w14:paraId="50A1533D" w14:textId="77777777" w:rsidR="00564EAF" w:rsidRPr="00564EAF" w:rsidRDefault="00564EAF" w:rsidP="00FE0050">
      <w:pPr>
        <w:pStyle w:val="Ttulo2"/>
        <w:numPr>
          <w:ilvl w:val="1"/>
          <w:numId w:val="1"/>
        </w:numPr>
        <w:ind w:left="0" w:firstLine="0"/>
        <w:jc w:val="left"/>
        <w:rPr>
          <w:sz w:val="16"/>
          <w:szCs w:val="24"/>
        </w:rPr>
      </w:pPr>
      <w:bookmarkStart w:id="111" w:name="_Toc231998832"/>
      <w:r>
        <w:rPr>
          <w:sz w:val="24"/>
        </w:rPr>
        <w:t>Modelos de Otimização Implementados</w:t>
      </w:r>
      <w:bookmarkEnd w:id="111"/>
    </w:p>
    <w:p w14:paraId="580328BF" w14:textId="77777777" w:rsidR="00564EAF" w:rsidRDefault="00564EAF" w:rsidP="00564EAF">
      <w:pPr>
        <w:rPr>
          <w:bCs/>
          <w:sz w:val="24"/>
          <w:szCs w:val="24"/>
        </w:rPr>
      </w:pPr>
    </w:p>
    <w:p w14:paraId="0C3EFC36"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o mesmo tratamento de fricção transacional, descritos a seguir, sendo a função objetivo o elemento que os distingue.</w:t>
      </w:r>
    </w:p>
    <w:p w14:paraId="675E4868" w14:textId="77777777" w:rsidR="008A75BE" w:rsidRPr="000815A7" w:rsidRDefault="008A75BE" w:rsidP="00564EAF">
      <w:pPr>
        <w:rPr>
          <w:bCs/>
          <w:sz w:val="24"/>
          <w:szCs w:val="24"/>
        </w:rPr>
      </w:pPr>
    </w:p>
    <w:p w14:paraId="270C9EBE" w14:textId="77777777" w:rsidR="00564EAF" w:rsidRPr="00564EAF" w:rsidRDefault="00564EAF" w:rsidP="00FE0050">
      <w:pPr>
        <w:pStyle w:val="Ttulo3"/>
        <w:numPr>
          <w:ilvl w:val="2"/>
          <w:numId w:val="1"/>
        </w:numPr>
        <w:rPr>
          <w:b w:val="0"/>
          <w:sz w:val="22"/>
        </w:rPr>
      </w:pPr>
      <w:bookmarkStart w:id="112" w:name="_Toc231998833"/>
      <w:r>
        <w:rPr>
          <w:b w:val="0"/>
        </w:rPr>
        <w:t>Otimização de Máximo Índice de Sharpe com Penalidade</w:t>
      </w:r>
      <w:bookmarkEnd w:id="112"/>
      <w:r>
        <w:rPr>
          <w:b w:val="0"/>
        </w:rPr>
        <w:t xml:space="preserve"> </w:t>
      </w:r>
    </w:p>
    <w:p w14:paraId="2A329426" w14:textId="77777777" w:rsidR="00A46D8D" w:rsidRDefault="00A46D8D" w:rsidP="00021F7A">
      <w:pPr>
        <w:spacing w:line="360" w:lineRule="auto"/>
        <w:jc w:val="both"/>
      </w:pPr>
    </w:p>
    <w:p w14:paraId="716A4753" w14:textId="4B1D0D6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130</m:t>
        </m:r>
      </m:oMath>
      <w:r>
        <w:rPr>
          <w:rFonts w:ascii="Times New Roman" w:hAnsi="Times New Roman" w:cs="Times New Roman"/>
          <w:lang w:val="pt-BR"/>
        </w:rPr>
        <w:t xml:space="preserve"> pontos mensais do </w:t>
      </w:r>
      <w:proofErr w:type="spellStart"/>
      <w:r>
        <w:rPr>
          <w:rFonts w:ascii="Times New Roman" w:hAnsi="Times New Roman" w:cs="Times New Roman"/>
          <w:i/>
          <w:iCs/>
          <w:lang w:val="pt-BR"/>
        </w:rPr>
        <w:t>backtest</w:t>
      </w:r>
      <w:proofErr w:type="spellEnd"/>
      <w:r>
        <w:rPr>
          <w:rFonts w:ascii="Times New Roman" w:hAnsi="Times New Roman" w:cs="Times New Roman"/>
          <w:lang w:val="pt-BR"/>
        </w:rPr>
        <w:t>, a janela expansiva de retornos — composta por todas as observações disponíveis desde o início da amostra até a data de corte, após um período mínimo de formação (treinamento inicial) de 60 meses (cinco anos) —</w:t>
      </w:r>
      <w:r>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53F2CF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33ACFCA3"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0E64CB31" w14:textId="77777777" w:rsidR="00303D02" w:rsidRDefault="00303D02" w:rsidP="00303D02">
      <w:pPr>
        <w:pStyle w:val="FirstParagraph"/>
        <w:spacing w:before="0" w:after="0" w:line="360" w:lineRule="auto"/>
        <w:ind w:firstLine="851"/>
        <w:jc w:val="both"/>
        <w:rPr>
          <w:lang w:val="pt-BR"/>
        </w:rPr>
      </w:pPr>
    </w:p>
    <w:p w14:paraId="4BD3BF56"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proofErr w:type="spellStart"/>
      <w:r>
        <w:rPr>
          <w:i/>
          <w:iCs/>
          <w:lang w:val="pt-BR"/>
        </w:rPr>
        <w:t>long-only</w:t>
      </w:r>
      <w:proofErr w:type="spellEnd"/>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15602A59" w14:textId="77777777" w:rsidR="00303D02" w:rsidRPr="00FA446B" w:rsidRDefault="00303D02" w:rsidP="00303D02">
      <w:pPr>
        <w:rPr>
          <w:b/>
          <w:bCs/>
          <w:sz w:val="24"/>
          <w:szCs w:val="24"/>
          <w:lang w:val="pt-BR"/>
        </w:rPr>
      </w:pPr>
      <w:bookmarkStart w:id="113" w:name="Xcc7fccd656fef1fec0a9264969e5189e8919430"/>
    </w:p>
    <w:p w14:paraId="25456596" w14:textId="77777777" w:rsidR="00303D02" w:rsidRPr="00FA446B" w:rsidRDefault="00303D02" w:rsidP="00303D02">
      <w:pPr>
        <w:jc w:val="center"/>
        <w:rPr>
          <w:b/>
          <w:bCs/>
          <w:sz w:val="24"/>
          <w:szCs w:val="24"/>
          <w:lang w:val="pt-BR"/>
        </w:rPr>
      </w:pPr>
      <w:r>
        <w:rPr>
          <w:b/>
          <w:bCs/>
          <w:sz w:val="24"/>
          <w:szCs w:val="24"/>
          <w:lang w:val="pt-BR"/>
        </w:rPr>
        <w:lastRenderedPageBreak/>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7256E961" w14:textId="77777777" w:rsidR="00303D02" w:rsidRPr="00303D02" w:rsidRDefault="00303D02" w:rsidP="00303D02">
      <w:pPr>
        <w:pStyle w:val="FirstParagraph"/>
        <w:rPr>
          <w:rFonts w:ascii="Times New Roman" w:hAnsi="Times New Roman" w:cs="Times New Roman"/>
          <w:lang w:val="pt-BR"/>
        </w:rPr>
      </w:pPr>
    </w:p>
    <w:p w14:paraId="0B442FCB"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incorporar o efeito econômico das realocações mensais, debita-se do retorno bruto da carteira, na data de cada rebalanceamento, um custo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51EA3478"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20EBC280"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0F91795A"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w:t>
      </w:r>
      <w:proofErr w:type="spellStart"/>
      <w:r>
        <w:rPr>
          <w:rFonts w:ascii="Times New Roman" w:hAnsi="Times New Roman" w:cs="Times New Roman"/>
          <w:lang w:val="pt-BR"/>
        </w:rPr>
        <w:t>é</w:t>
      </w:r>
      <w:proofErr w:type="spellEnd"/>
      <w:r>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Em forma funcional, esse custo equivale a uma regularização do tipo </w:t>
      </w:r>
      <w:r>
        <w:rPr>
          <w:rFonts w:ascii="Times New Roman" w:hAnsi="Times New Roman" w:cs="Times New Roman"/>
          <w:i/>
          <w:iCs/>
          <w:lang w:val="pt-BR"/>
        </w:rPr>
        <w:t>Lasso</w:t>
      </w:r>
      <w:r>
        <w:rPr>
          <w:rFonts w:ascii="Times New Roman" w:hAnsi="Times New Roman" w:cs="Times New Roman"/>
          <w:lang w:val="pt-BR"/>
        </w:rPr>
        <w:t xml:space="preserve"> aplicada sobre a variação dos pesos. Cabe destacar que o débito é realizado </w:t>
      </w:r>
      <w:proofErr w:type="spellStart"/>
      <w:r>
        <w:rPr>
          <w:rFonts w:ascii="Times New Roman" w:hAnsi="Times New Roman" w:cs="Times New Roman"/>
          <w:i/>
          <w:iCs/>
          <w:lang w:val="pt-BR"/>
        </w:rPr>
        <w:t>ex-post</w:t>
      </w:r>
      <w:proofErr w:type="spellEnd"/>
      <w:r>
        <w:rPr>
          <w:rFonts w:ascii="Times New Roman" w:hAnsi="Times New Roman" w:cs="Times New Roman"/>
          <w:lang w:val="pt-BR"/>
        </w:rPr>
        <w:t>, na simulação: o custo não altera a solução do otimizador — a incorporação do turnover diretamente à função objetivo é registrada como extensão futura na Conclusão —, mas recai integralmente sobre o desempenho líquido, penalizando as estratégias de giro elevado.</w:t>
      </w:r>
    </w:p>
    <w:p w14:paraId="5AE924CC" w14:textId="77777777" w:rsidR="00303D02" w:rsidRDefault="00303D02" w:rsidP="00303D02">
      <w:pPr>
        <w:spacing w:line="360" w:lineRule="auto"/>
        <w:ind w:firstLine="720"/>
        <w:jc w:val="center"/>
        <w:rPr>
          <w:sz w:val="24"/>
          <w:szCs w:val="24"/>
          <w:lang w:val="pt-BR"/>
        </w:rPr>
      </w:pPr>
      <w:bookmarkStart w:id="114" w:name="solvers"/>
      <w:bookmarkEnd w:id="113"/>
    </w:p>
    <w:p w14:paraId="3D357B4E" w14:textId="77777777" w:rsidR="00303D02" w:rsidRPr="00FA446B" w:rsidRDefault="00303D02" w:rsidP="00E61085">
      <w:pPr>
        <w:spacing w:line="360" w:lineRule="auto"/>
        <w:jc w:val="center"/>
        <w:rPr>
          <w:b/>
          <w:bCs/>
          <w:sz w:val="24"/>
          <w:szCs w:val="24"/>
          <w:lang w:val="pt-BR"/>
        </w:rPr>
      </w:pPr>
      <w:proofErr w:type="spellStart"/>
      <w:r>
        <w:rPr>
          <w:b/>
          <w:bCs/>
          <w:sz w:val="24"/>
          <w:szCs w:val="24"/>
          <w:lang w:val="pt-BR"/>
        </w:rPr>
        <w:t>Solvers</w:t>
      </w:r>
      <w:proofErr w:type="spellEnd"/>
    </w:p>
    <w:p w14:paraId="47C826F8"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648BC47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Pr>
          <w:rStyle w:val="VerbatimChar"/>
          <w:rFonts w:ascii="Times New Roman" w:hAnsi="Times New Roman" w:cs="Times New Roman"/>
          <w:i w:val="0"/>
          <w:color w:val="auto"/>
          <w:sz w:val="24"/>
          <w:szCs w:val="24"/>
        </w:rPr>
        <w:t>scipy.optimize</w:t>
      </w:r>
      <w:proofErr w:type="spellEnd"/>
      <w:proofErr w:type="gramEnd"/>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Pr>
          <w:rStyle w:val="VerbatimChar"/>
          <w:rFonts w:ascii="Times New Roman" w:hAnsi="Times New Roman" w:cs="Times New Roman"/>
          <w:i w:val="0"/>
          <w:color w:val="auto"/>
          <w:sz w:val="24"/>
          <w:szCs w:val="24"/>
        </w:rPr>
        <w:t>cvxpy</w:t>
      </w:r>
      <w:proofErr w:type="spellEnd"/>
      <w:r>
        <w:rPr>
          <w:rFonts w:ascii="Times New Roman" w:hAnsi="Times New Roman" w:cs="Times New Roman"/>
          <w:lang w:val="pt-BR"/>
        </w:rPr>
        <w:t xml:space="preserve">, com a cadeia de </w:t>
      </w:r>
      <w:proofErr w:type="spellStart"/>
      <w:r>
        <w:rPr>
          <w:rFonts w:ascii="Times New Roman" w:hAnsi="Times New Roman" w:cs="Times New Roman"/>
          <w:iCs/>
          <w:lang w:val="pt-BR"/>
        </w:rPr>
        <w:t>solvers</w:t>
      </w:r>
      <w:proofErr w:type="spellEnd"/>
      <w:r>
        <w:rPr>
          <w:rFonts w:ascii="Times New Roman" w:hAnsi="Times New Roman" w:cs="Times New Roman"/>
          <w:lang w:val="pt-BR"/>
        </w:rPr>
        <w:t xml:space="preserve"> CLARABEL → ECOS → SCS acionada por </w:t>
      </w:r>
      <w:proofErr w:type="spellStart"/>
      <w:r>
        <w:rPr>
          <w:rFonts w:ascii="Times New Roman" w:hAnsi="Times New Roman" w:cs="Times New Roman"/>
          <w:iCs/>
          <w:lang w:val="pt-BR"/>
        </w:rPr>
        <w:t>fallback</w:t>
      </w:r>
      <w:proofErr w:type="spellEnd"/>
      <w:r>
        <w:rPr>
          <w:rFonts w:ascii="Times New Roman" w:hAnsi="Times New Roman" w:cs="Times New Roman"/>
          <w:lang w:val="pt-BR"/>
        </w:rPr>
        <w:t xml:space="preserve"> automático em caso de não-convergência.</w:t>
      </w:r>
    </w:p>
    <w:p w14:paraId="60FC26C6" w14:textId="77777777" w:rsidR="00303D02" w:rsidRDefault="00303D02" w:rsidP="00303D02">
      <w:pPr>
        <w:pStyle w:val="Corpodetexto"/>
        <w:rPr>
          <w:lang w:val="pt-BR"/>
        </w:rPr>
      </w:pPr>
    </w:p>
    <w:p w14:paraId="44686035" w14:textId="77777777" w:rsidR="00303D02" w:rsidRPr="00564EAF" w:rsidRDefault="00303D02" w:rsidP="00FE0050">
      <w:pPr>
        <w:pStyle w:val="Ttulo3"/>
        <w:numPr>
          <w:ilvl w:val="2"/>
          <w:numId w:val="1"/>
        </w:numPr>
        <w:rPr>
          <w:b w:val="0"/>
          <w:sz w:val="22"/>
        </w:rPr>
      </w:pPr>
      <w:bookmarkStart w:id="115" w:name="_Toc231998834"/>
      <w:r>
        <w:rPr>
          <w:b w:val="0"/>
          <w:lang w:val="pt-BR"/>
        </w:rPr>
        <w:t>Família I — Modelos de Média-Variância (MPT)</w:t>
      </w:r>
      <w:bookmarkEnd w:id="115"/>
      <w:r>
        <w:rPr>
          <w:b w:val="0"/>
        </w:rPr>
        <w:t xml:space="preserve"> </w:t>
      </w:r>
    </w:p>
    <w:p w14:paraId="733FA8C4" w14:textId="77777777" w:rsidR="00303D02" w:rsidRDefault="00303D02" w:rsidP="00303D02">
      <w:pPr>
        <w:pStyle w:val="FirstParagraph"/>
        <w:spacing w:before="0" w:after="0" w:line="360" w:lineRule="auto"/>
        <w:jc w:val="both"/>
        <w:rPr>
          <w:lang w:val="pt-BR"/>
        </w:rPr>
      </w:pPr>
      <w:bookmarkStart w:id="116" w:name="família-i-modelos-de-média-variância-mpt"/>
      <w:bookmarkEnd w:id="114"/>
    </w:p>
    <w:p w14:paraId="6C3A6D66"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83C82F" w14:textId="77777777" w:rsidR="004D2E46" w:rsidRPr="004D2E46" w:rsidRDefault="004D2E46" w:rsidP="004D2E46">
      <w:pPr>
        <w:pStyle w:val="Corpodetexto"/>
        <w:rPr>
          <w:lang w:val="pt-BR"/>
        </w:rPr>
      </w:pPr>
    </w:p>
    <w:p w14:paraId="12A37CBB" w14:textId="77777777" w:rsidR="00303D02" w:rsidRPr="00303D02" w:rsidRDefault="00303D02">
      <w:pPr>
        <w:pStyle w:val="PargrafodaLista"/>
        <w:numPr>
          <w:ilvl w:val="0"/>
          <w:numId w:val="57"/>
        </w:numPr>
        <w:jc w:val="center"/>
        <w:rPr>
          <w:sz w:val="24"/>
          <w:szCs w:val="24"/>
          <w:lang w:val="pt-BR"/>
        </w:rPr>
      </w:pPr>
      <w:bookmarkStart w:id="117" w:name="ponderação-igualitária-equalweight-1n"/>
      <w:r>
        <w:rPr>
          <w:sz w:val="24"/>
          <w:szCs w:val="24"/>
          <w:lang w:val="pt-BR"/>
        </w:rPr>
        <w:t xml:space="preserve">Ponderação Igualitária — </w:t>
      </w:r>
      <w:proofErr w:type="spellStart"/>
      <w:r>
        <w:rPr>
          <w:rStyle w:val="VerbatimChar"/>
          <w:rFonts w:ascii="Times New Roman" w:hAnsi="Times New Roman"/>
          <w:i w:val="0"/>
          <w:color w:val="auto"/>
          <w:sz w:val="24"/>
          <w:szCs w:val="24"/>
        </w:rPr>
        <w:t>EqualWeight</w:t>
      </w:r>
      <w:proofErr w:type="spellEnd"/>
      <w:r>
        <w:rPr>
          <w:sz w:val="24"/>
          <w:szCs w:val="24"/>
          <w:lang w:val="pt-BR"/>
        </w:rPr>
        <w:t xml:space="preserve"> (1/N)</w:t>
      </w:r>
    </w:p>
    <w:p w14:paraId="24F4DA9E" w14:textId="77777777" w:rsidR="004D2E46" w:rsidRDefault="004D2E46" w:rsidP="00303D02">
      <w:pPr>
        <w:pStyle w:val="FirstParagraph"/>
        <w:spacing w:before="0" w:after="0" w:line="360" w:lineRule="auto"/>
        <w:ind w:firstLine="851"/>
        <w:jc w:val="both"/>
        <w:rPr>
          <w:lang w:val="pt-BR"/>
        </w:rPr>
      </w:pPr>
    </w:p>
    <w:p w14:paraId="60739A37" w14:textId="77777777"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DF0205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016C809"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contra o qual a vantagem informacional dos demais otimizadores é aferida.</w:t>
      </w:r>
    </w:p>
    <w:p w14:paraId="5504CDD8" w14:textId="77777777" w:rsidR="004D2E46" w:rsidRPr="004D2E46" w:rsidRDefault="004D2E46" w:rsidP="004D2E46">
      <w:pPr>
        <w:pStyle w:val="Corpodetexto"/>
        <w:rPr>
          <w:lang w:val="pt-BR"/>
        </w:rPr>
      </w:pPr>
    </w:p>
    <w:p w14:paraId="3459C9BC" w14:textId="77777777" w:rsidR="00303D02" w:rsidRPr="00303D02" w:rsidRDefault="00303D02">
      <w:pPr>
        <w:pStyle w:val="PargrafodaLista"/>
        <w:numPr>
          <w:ilvl w:val="0"/>
          <w:numId w:val="57"/>
        </w:numPr>
        <w:jc w:val="center"/>
        <w:rPr>
          <w:lang w:val="pt-BR"/>
        </w:rPr>
      </w:pPr>
      <w:bookmarkStart w:id="118" w:name="inverso-da-volatilidade-invvol"/>
      <w:bookmarkEnd w:id="117"/>
      <w:r>
        <w:rPr>
          <w:lang w:val="pt-BR"/>
        </w:rPr>
        <w:t xml:space="preserve">Inverso da Volatilidade — </w:t>
      </w:r>
      <w:proofErr w:type="spellStart"/>
      <w:r>
        <w:rPr>
          <w:rStyle w:val="VerbatimChar"/>
          <w:rFonts w:ascii="Times New Roman" w:hAnsi="Times New Roman"/>
          <w:i w:val="0"/>
          <w:color w:val="auto"/>
          <w:sz w:val="24"/>
          <w:szCs w:val="24"/>
        </w:rPr>
        <w:t>InvVol</w:t>
      </w:r>
      <w:proofErr w:type="spellEnd"/>
    </w:p>
    <w:p w14:paraId="739D0B35" w14:textId="77777777" w:rsidR="004D2E46" w:rsidRDefault="004D2E46" w:rsidP="004D2E46">
      <w:pPr>
        <w:pStyle w:val="FirstParagraph"/>
        <w:spacing w:before="0" w:after="0" w:line="360" w:lineRule="auto"/>
        <w:jc w:val="both"/>
        <w:rPr>
          <w:lang w:val="pt-BR"/>
        </w:rPr>
      </w:pPr>
    </w:p>
    <w:p w14:paraId="6AC3EF41"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79BE8C51"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1E19FB5C" w14:textId="77777777" w:rsidR="008776EC" w:rsidRDefault="008776EC" w:rsidP="00D66E6F">
      <w:pPr>
        <w:rPr>
          <w:lang w:val="pt-BR"/>
        </w:rPr>
      </w:pPr>
      <w:bookmarkStart w:id="119" w:name="mínima-variância-global-minvar"/>
      <w:bookmarkEnd w:id="118"/>
    </w:p>
    <w:p w14:paraId="65CCBCAE" w14:textId="77777777" w:rsidR="00F84BC6" w:rsidRPr="00F84BC6" w:rsidRDefault="00F84BC6">
      <w:pPr>
        <w:pStyle w:val="PargrafodaLista"/>
        <w:numPr>
          <w:ilvl w:val="0"/>
          <w:numId w:val="57"/>
        </w:numPr>
        <w:spacing w:line="360" w:lineRule="auto"/>
        <w:jc w:val="center"/>
        <w:rPr>
          <w:sz w:val="24"/>
          <w:szCs w:val="24"/>
        </w:rPr>
      </w:pPr>
      <w:r>
        <w:rPr>
          <w:sz w:val="24"/>
          <w:szCs w:val="24"/>
        </w:rPr>
        <w:t xml:space="preserve">Mínima Variância Global — </w:t>
      </w:r>
      <w:proofErr w:type="spellStart"/>
      <w:r>
        <w:rPr>
          <w:rStyle w:val="VerbatimChar"/>
          <w:rFonts w:ascii="Times New Roman" w:hAnsi="Times New Roman"/>
          <w:i w:val="0"/>
          <w:iCs w:val="0"/>
          <w:color w:val="auto"/>
          <w:sz w:val="24"/>
          <w:szCs w:val="24"/>
        </w:rPr>
        <w:t>MinVar</w:t>
      </w:r>
      <w:proofErr w:type="spellEnd"/>
    </w:p>
    <w:p w14:paraId="7A6F4B41" w14:textId="77777777" w:rsidR="004D2E46" w:rsidRDefault="004D2E46" w:rsidP="00F84BC6">
      <w:pPr>
        <w:spacing w:line="360" w:lineRule="auto"/>
        <w:jc w:val="both"/>
        <w:rPr>
          <w:sz w:val="24"/>
          <w:szCs w:val="24"/>
        </w:rPr>
      </w:pPr>
    </w:p>
    <w:p w14:paraId="1AA6F9F9"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12D07497" w14:textId="77777777" w:rsidR="004D2E46" w:rsidRPr="00C8154F" w:rsidRDefault="004D2E46" w:rsidP="004D2E46">
      <w:pPr>
        <w:spacing w:line="360" w:lineRule="auto"/>
        <w:ind w:firstLine="851"/>
        <w:jc w:val="both"/>
        <w:rPr>
          <w:sz w:val="24"/>
          <w:szCs w:val="24"/>
        </w:rPr>
      </w:pPr>
    </w:p>
    <w:p w14:paraId="621581FF"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E28F5DD" w14:textId="77777777" w:rsidR="004D2E46" w:rsidRPr="00C8154F" w:rsidRDefault="004D2E46" w:rsidP="00F84BC6">
      <w:pPr>
        <w:spacing w:line="360" w:lineRule="auto"/>
        <w:jc w:val="both"/>
        <w:rPr>
          <w:sz w:val="24"/>
          <w:szCs w:val="24"/>
        </w:rPr>
      </w:pPr>
    </w:p>
    <w:p w14:paraId="346D2482" w14:textId="77777777" w:rsidR="00F84BC6" w:rsidRPr="004D2E46" w:rsidRDefault="00F84BC6">
      <w:pPr>
        <w:pStyle w:val="PargrafodaLista"/>
        <w:numPr>
          <w:ilvl w:val="0"/>
          <w:numId w:val="57"/>
        </w:numPr>
        <w:spacing w:line="360" w:lineRule="auto"/>
        <w:jc w:val="center"/>
        <w:rPr>
          <w:sz w:val="24"/>
          <w:szCs w:val="24"/>
        </w:rPr>
      </w:pPr>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5A1E6791" w14:textId="77777777" w:rsidR="004D2E46" w:rsidRDefault="004D2E46" w:rsidP="00F84BC6">
      <w:pPr>
        <w:spacing w:line="360" w:lineRule="auto"/>
        <w:jc w:val="both"/>
        <w:rPr>
          <w:sz w:val="24"/>
          <w:szCs w:val="24"/>
        </w:rPr>
      </w:pPr>
    </w:p>
    <w:p w14:paraId="5B78056F"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26755269" w14:textId="77777777" w:rsidR="004D2E46" w:rsidRPr="00C8154F" w:rsidRDefault="004D2E46" w:rsidP="00F84BC6">
      <w:pPr>
        <w:spacing w:line="360" w:lineRule="auto"/>
        <w:jc w:val="both"/>
        <w:rPr>
          <w:sz w:val="24"/>
          <w:szCs w:val="24"/>
        </w:rPr>
      </w:pPr>
    </w:p>
    <w:p w14:paraId="7DE74CE0" w14:textId="77777777" w:rsidR="00F84BC6" w:rsidRPr="004D2E46" w:rsidRDefault="00F84BC6">
      <w:pPr>
        <w:pStyle w:val="PargrafodaLista"/>
        <w:numPr>
          <w:ilvl w:val="0"/>
          <w:numId w:val="57"/>
        </w:numPr>
        <w:spacing w:line="360" w:lineRule="auto"/>
        <w:jc w:val="center"/>
        <w:rPr>
          <w:sz w:val="24"/>
          <w:szCs w:val="24"/>
        </w:rPr>
      </w:pPr>
      <w:r>
        <w:t>Máxima Razão de Sharpe — MaxSharpe</w:t>
      </w:r>
    </w:p>
    <w:p w14:paraId="2D7D1933" w14:textId="77777777" w:rsidR="004D2E46" w:rsidRPr="00C8154F" w:rsidRDefault="004D2E46" w:rsidP="00F84BC6">
      <w:pPr>
        <w:spacing w:line="360" w:lineRule="auto"/>
        <w:jc w:val="both"/>
        <w:rPr>
          <w:sz w:val="24"/>
          <w:szCs w:val="24"/>
        </w:rPr>
      </w:pPr>
    </w:p>
    <w:p w14:paraId="333C7BB1" w14:textId="77777777" w:rsidR="00F84BC6" w:rsidRDefault="00F84BC6" w:rsidP="004D2E46">
      <w:pPr>
        <w:spacing w:line="360" w:lineRule="auto"/>
        <w:ind w:firstLine="851"/>
        <w:jc w:val="both"/>
        <w:rPr>
          <w:sz w:val="24"/>
          <w:szCs w:val="24"/>
        </w:rPr>
      </w:pPr>
      <w:r>
        <w:t>Maximiza diretamente a razão de Sharpe ex-ante (retorno esperado em excesso dividido pela volatilidade da carteira). O problema é resolvido diretamente em termos da razão fracionária não-linear, minimizando o negativo do índice de Sharpe:</w:t>
      </w:r>
    </w:p>
    <w:p w14:paraId="3261F7B0" w14:textId="77777777" w:rsidR="004D2E46" w:rsidRPr="00C8154F" w:rsidRDefault="004D2E46" w:rsidP="004D2E46">
      <w:pPr>
        <w:spacing w:line="360" w:lineRule="auto"/>
        <w:ind w:firstLine="851"/>
        <w:jc w:val="both"/>
        <w:rPr>
          <w:sz w:val="24"/>
          <w:szCs w:val="24"/>
        </w:rPr>
      </w:pPr>
    </w:p>
    <w:p w14:paraId="7367F23A"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w⊤μ-</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num>
            <m:den>
              <m:rad>
                <m:radPr>
                  <m:degHide m:val="1"/>
                  <m:ctrlPr>
                    <w:rPr>
                      <w:rFonts w:ascii="Cambria Math" w:hAnsi="Cambria Math"/>
                      <w:sz w:val="24"/>
                      <w:szCs w:val="24"/>
                    </w:rPr>
                  </m:ctrlPr>
                </m:radPr>
                <m:deg/>
                <m:e>
                  <m:r>
                    <w:rPr>
                      <w:rFonts w:ascii="Cambria Math" w:hAnsi="Cambria Math"/>
                      <w:sz w:val="24"/>
                      <w:szCs w:val="24"/>
                    </w:rPr>
                    <m:t>w⊤Σw</m:t>
                  </m:r>
                </m:e>
              </m:rad>
            </m:den>
          </m:f>
          <m:r>
            <m:rPr>
              <m:sty m:val="p"/>
            </m:rPr>
            <w:rPr>
              <w:rFonts w:ascii="Cambria Math" w:hAnsi="Cambria Math"/>
              <w:sz w:val="24"/>
              <w:szCs w:val="24"/>
            </w:rPr>
            <m:t>  s.a.  </m:t>
          </m:r>
          <m:r>
            <w:rPr>
              <w:rFonts w:ascii="Cambria Math" w:hAnsi="Cambria Math"/>
              <w:sz w:val="24"/>
              <w:szCs w:val="24"/>
            </w:rPr>
            <m:t>1⊤w=1, 0≤w≤</m:t>
          </m:r>
          <m:bar>
            <m:barPr>
              <m:pos m:val="top"/>
              <m:ctrlPr>
                <w:rPr>
                  <w:rFonts w:ascii="Cambria Math" w:hAnsi="Cambria Math"/>
                  <w:sz w:val="24"/>
                  <w:szCs w:val="24"/>
                </w:rPr>
              </m:ctrlPr>
            </m:barPr>
            <m:e>
              <m:r>
                <w:rPr>
                  <w:rFonts w:ascii="Cambria Math" w:hAnsi="Cambria Math"/>
                  <w:sz w:val="24"/>
                  <w:szCs w:val="24"/>
                </w:rPr>
                <m:t>w</m:t>
              </m:r>
            </m:e>
          </m:bar>
        </m:oMath>
      </m:oMathPara>
    </w:p>
    <w:p w14:paraId="75C48C5C" w14:textId="77777777" w:rsidR="004D2E46" w:rsidRPr="00C8154F" w:rsidRDefault="004D2E46" w:rsidP="00F84BC6">
      <w:pPr>
        <w:spacing w:line="360" w:lineRule="auto"/>
        <w:jc w:val="both"/>
        <w:rPr>
          <w:sz w:val="24"/>
          <w:szCs w:val="24"/>
        </w:rPr>
      </w:pPr>
    </w:p>
    <w:p w14:paraId="104997D7" w14:textId="77777777" w:rsidR="00F84BC6" w:rsidRPr="004D2E46" w:rsidRDefault="00F84BC6" w:rsidP="00F84BC6">
      <w:pPr>
        <w:spacing w:line="360" w:lineRule="auto"/>
        <w:jc w:val="both"/>
        <w:rPr>
          <w:sz w:val="24"/>
          <w:szCs w:val="24"/>
        </w:rPr>
      </w:pPr>
      <w:r>
        <w:rPr>
          <w:sz w:val="24"/>
          <w:szCs w:val="24"/>
        </w:rPr>
        <w:lastRenderedPageBreak/>
        <w:t>em que μ denota o vetor de retornos esperados anualizados, Σ a matriz de covariância e rf a taxa livre de risco anualizada. Os custos de transação de 50 pontos-base não integram a função objetivo: são debitados sobre o giro efetivo da carteira na simulação do backtest. Cabe destacar que esta formulação maximiza diretamente o Índice de Sharpe — embora a razão fracionária seja não-convexa, o problema é resolvido pelo algoritmo SLSQP com gradiente analítico exato, derivado pela regra do quociente, o que acelera a convergência e confere estabilidade numérica à identificação do portfólio de tangência.</w:t>
      </w:r>
    </w:p>
    <w:p w14:paraId="7252D4AA" w14:textId="77777777" w:rsidR="004D2E46" w:rsidRDefault="004D2E46" w:rsidP="00F84BC6">
      <w:pPr>
        <w:spacing w:line="360" w:lineRule="auto"/>
        <w:jc w:val="both"/>
        <w:rPr>
          <w:sz w:val="24"/>
          <w:szCs w:val="24"/>
        </w:rPr>
      </w:pPr>
      <w:bookmarkStart w:id="120" w:name="X22817ef26e1b055d6584acab2b8b2fad5b46e01"/>
    </w:p>
    <w:p w14:paraId="6EB57B7C" w14:textId="77777777" w:rsidR="00F84BC6" w:rsidRPr="004D2E46" w:rsidRDefault="00F84BC6">
      <w:pPr>
        <w:pStyle w:val="PargrafodaLista"/>
        <w:numPr>
          <w:ilvl w:val="0"/>
          <w:numId w:val="57"/>
        </w:numPr>
        <w:spacing w:line="360" w:lineRule="auto"/>
        <w:jc w:val="both"/>
        <w:rPr>
          <w:sz w:val="24"/>
          <w:szCs w:val="24"/>
        </w:rPr>
      </w:pPr>
      <w:r>
        <w:t>Máxima Razão de Sharpe com Teto de 10% — MaxSharpe_c10</w:t>
      </w:r>
    </w:p>
    <w:p w14:paraId="434F3C75" w14:textId="77777777" w:rsidR="004D2E46" w:rsidRDefault="004D2E46" w:rsidP="00F84BC6">
      <w:pPr>
        <w:spacing w:line="360" w:lineRule="auto"/>
        <w:jc w:val="both"/>
        <w:rPr>
          <w:sz w:val="24"/>
          <w:szCs w:val="24"/>
        </w:rPr>
      </w:pPr>
    </w:p>
    <w:p w14:paraId="51CF2A72"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39C3E5E" w14:textId="77777777" w:rsidR="004D2E46" w:rsidRDefault="004D2E46" w:rsidP="00F84BC6">
      <w:pPr>
        <w:spacing w:line="360" w:lineRule="auto"/>
        <w:jc w:val="both"/>
        <w:rPr>
          <w:sz w:val="24"/>
          <w:szCs w:val="24"/>
        </w:rPr>
      </w:pPr>
      <w:bookmarkStart w:id="121" w:name="Xf7249765c01f5515126677636a782039cf5ef34"/>
      <w:bookmarkEnd w:id="120"/>
    </w:p>
    <w:p w14:paraId="6C1165A7" w14:textId="77777777" w:rsidR="004D2E46" w:rsidRPr="000815A7" w:rsidRDefault="004D2E46" w:rsidP="004D2E46">
      <w:pPr>
        <w:rPr>
          <w:bCs/>
          <w:sz w:val="24"/>
          <w:szCs w:val="24"/>
        </w:rPr>
      </w:pPr>
    </w:p>
    <w:p w14:paraId="727598C6" w14:textId="77777777" w:rsidR="004D2E46" w:rsidRPr="004D2E46" w:rsidRDefault="004D2E46" w:rsidP="00FE0050">
      <w:pPr>
        <w:pStyle w:val="Ttulo3"/>
        <w:numPr>
          <w:ilvl w:val="2"/>
          <w:numId w:val="1"/>
        </w:numPr>
        <w:rPr>
          <w:b w:val="0"/>
          <w:bCs w:val="0"/>
          <w:sz w:val="22"/>
        </w:rPr>
      </w:pPr>
      <w:bookmarkStart w:id="122" w:name="_Toc231998835"/>
      <w:r>
        <w:rPr>
          <w:b w:val="0"/>
          <w:bCs w:val="0"/>
        </w:rPr>
        <w:t>Família II — Modelos de Risco de Queda (PMPT)</w:t>
      </w:r>
      <w:bookmarkEnd w:id="122"/>
      <w:r>
        <w:rPr>
          <w:b w:val="0"/>
          <w:bCs w:val="0"/>
        </w:rPr>
        <w:t xml:space="preserve"> </w:t>
      </w:r>
    </w:p>
    <w:p w14:paraId="2472CD5B" w14:textId="77777777" w:rsidR="004D2E46" w:rsidRDefault="004D2E46" w:rsidP="004D2E46">
      <w:pPr>
        <w:pStyle w:val="FirstParagraph"/>
        <w:spacing w:before="0" w:after="0" w:line="360" w:lineRule="auto"/>
        <w:jc w:val="both"/>
        <w:rPr>
          <w:lang w:val="pt-BR"/>
        </w:rPr>
      </w:pPr>
    </w:p>
    <w:p w14:paraId="633CE56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3239E6AE" w14:textId="77777777" w:rsidR="004D2E46" w:rsidRPr="00C8154F" w:rsidRDefault="004D2E46" w:rsidP="004D2E46">
      <w:pPr>
        <w:spacing w:line="360" w:lineRule="auto"/>
        <w:ind w:firstLine="851"/>
        <w:jc w:val="both"/>
        <w:rPr>
          <w:sz w:val="24"/>
          <w:szCs w:val="24"/>
        </w:rPr>
      </w:pPr>
    </w:p>
    <w:p w14:paraId="72536C83"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0576CC7D" w14:textId="77777777" w:rsidR="004D2E46" w:rsidRPr="00C8154F" w:rsidRDefault="004D2E46" w:rsidP="00F84BC6">
      <w:pPr>
        <w:spacing w:line="360" w:lineRule="auto"/>
        <w:jc w:val="both"/>
        <w:rPr>
          <w:sz w:val="24"/>
          <w:szCs w:val="24"/>
        </w:rPr>
      </w:pPr>
    </w:p>
    <w:p w14:paraId="398F844B" w14:textId="77777777" w:rsidR="00F84BC6" w:rsidRPr="004D2E46" w:rsidRDefault="00F84BC6">
      <w:pPr>
        <w:pStyle w:val="PargrafodaLista"/>
        <w:numPr>
          <w:ilvl w:val="0"/>
          <w:numId w:val="58"/>
        </w:numPr>
        <w:spacing w:line="360" w:lineRule="auto"/>
        <w:jc w:val="center"/>
        <w:rPr>
          <w:sz w:val="24"/>
          <w:szCs w:val="24"/>
        </w:rPr>
      </w:pPr>
      <w:bookmarkStart w:id="123" w:name="máximo-índice-ômega-maxomega"/>
      <w:r>
        <w:rPr>
          <w:sz w:val="24"/>
          <w:szCs w:val="24"/>
        </w:rPr>
        <w:t xml:space="preserve">Máximo Índice Ômega — </w:t>
      </w:r>
      <w:proofErr w:type="spellStart"/>
      <w:r>
        <w:rPr>
          <w:rStyle w:val="VerbatimChar"/>
          <w:rFonts w:ascii="Times New Roman" w:hAnsi="Times New Roman"/>
          <w:i w:val="0"/>
          <w:iCs w:val="0"/>
          <w:color w:val="auto"/>
          <w:sz w:val="24"/>
          <w:szCs w:val="24"/>
        </w:rPr>
        <w:t>MaxOmega</w:t>
      </w:r>
      <w:proofErr w:type="spellEnd"/>
    </w:p>
    <w:p w14:paraId="51D30384" w14:textId="77777777" w:rsidR="004D2E46" w:rsidRDefault="004D2E46" w:rsidP="00F84BC6">
      <w:pPr>
        <w:spacing w:line="360" w:lineRule="auto"/>
        <w:jc w:val="both"/>
        <w:rPr>
          <w:sz w:val="24"/>
          <w:szCs w:val="24"/>
        </w:rPr>
      </w:pPr>
    </w:p>
    <w:p w14:paraId="273AC9BA" w14:textId="77777777"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1559B831" w14:textId="77777777" w:rsidR="004D2E46" w:rsidRPr="00C8154F" w:rsidRDefault="004D2E46" w:rsidP="004D2E46">
      <w:pPr>
        <w:spacing w:line="360" w:lineRule="auto"/>
        <w:ind w:firstLine="851"/>
        <w:jc w:val="both"/>
        <w:rPr>
          <w:sz w:val="24"/>
          <w:szCs w:val="24"/>
        </w:rPr>
      </w:pPr>
    </w:p>
    <w:p w14:paraId="2DFBFE8D"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37613D64" w14:textId="77777777" w:rsidR="004D2E46" w:rsidRPr="00C8154F" w:rsidRDefault="004D2E46" w:rsidP="00F84BC6">
      <w:pPr>
        <w:spacing w:line="360" w:lineRule="auto"/>
        <w:jc w:val="both"/>
        <w:rPr>
          <w:sz w:val="24"/>
          <w:szCs w:val="24"/>
        </w:rPr>
      </w:pPr>
    </w:p>
    <w:p w14:paraId="287CFAD3"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w:t>
      </w:r>
      <w:r>
        <w:rPr>
          <w:sz w:val="24"/>
          <w:szCs w:val="24"/>
        </w:rPr>
        <w:lastRenderedPageBreak/>
        <w:t>risco (CDI).</w:t>
      </w:r>
    </w:p>
    <w:p w14:paraId="5DAF2DCB" w14:textId="77777777" w:rsidR="004D2E46" w:rsidRPr="00C8154F" w:rsidRDefault="004D2E46" w:rsidP="004D2E46">
      <w:pPr>
        <w:spacing w:line="360" w:lineRule="auto"/>
        <w:ind w:firstLine="851"/>
        <w:jc w:val="both"/>
        <w:rPr>
          <w:sz w:val="24"/>
          <w:szCs w:val="24"/>
        </w:rPr>
      </w:pPr>
    </w:p>
    <w:p w14:paraId="247CA6FB" w14:textId="77777777" w:rsidR="00F84BC6" w:rsidRPr="004D2E46" w:rsidRDefault="00F84BC6">
      <w:pPr>
        <w:pStyle w:val="PargrafodaLista"/>
        <w:numPr>
          <w:ilvl w:val="0"/>
          <w:numId w:val="58"/>
        </w:numPr>
        <w:spacing w:line="360" w:lineRule="auto"/>
        <w:jc w:val="center"/>
        <w:rPr>
          <w:sz w:val="24"/>
          <w:szCs w:val="24"/>
        </w:rPr>
      </w:pPr>
      <w:bookmarkStart w:id="124" w:name="máximo-índice-de-sortino-maxsortino"/>
      <w:bookmarkEnd w:id="123"/>
      <w:r>
        <w:rPr>
          <w:sz w:val="24"/>
          <w:szCs w:val="24"/>
        </w:rPr>
        <w:t xml:space="preserve">Máximo Índice de Sortino — </w:t>
      </w:r>
      <w:proofErr w:type="spellStart"/>
      <w:r>
        <w:rPr>
          <w:rStyle w:val="VerbatimChar"/>
          <w:rFonts w:ascii="Times New Roman" w:hAnsi="Times New Roman"/>
          <w:i w:val="0"/>
          <w:iCs w:val="0"/>
          <w:color w:val="auto"/>
          <w:sz w:val="24"/>
          <w:szCs w:val="24"/>
        </w:rPr>
        <w:t>MaxSortino</w:t>
      </w:r>
      <w:proofErr w:type="spellEnd"/>
    </w:p>
    <w:p w14:paraId="5D1EA3AE" w14:textId="77777777" w:rsidR="004D2E46" w:rsidRDefault="004D2E46" w:rsidP="00F84BC6">
      <w:pPr>
        <w:spacing w:line="360" w:lineRule="auto"/>
        <w:jc w:val="both"/>
        <w:rPr>
          <w:sz w:val="24"/>
          <w:szCs w:val="24"/>
        </w:rPr>
      </w:pPr>
    </w:p>
    <w:p w14:paraId="7B7A2266" w14:textId="77777777"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17869B3E" w14:textId="77777777" w:rsidR="004D2E46" w:rsidRPr="00C8154F" w:rsidRDefault="004D2E46" w:rsidP="004D2E46">
      <w:pPr>
        <w:spacing w:line="360" w:lineRule="auto"/>
        <w:ind w:firstLine="851"/>
        <w:jc w:val="both"/>
        <w:rPr>
          <w:sz w:val="24"/>
          <w:szCs w:val="24"/>
        </w:rPr>
      </w:pPr>
    </w:p>
    <w:p w14:paraId="21FE5A7D"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35E23365" w14:textId="77777777" w:rsidR="004D2E46" w:rsidRPr="00C8154F" w:rsidRDefault="004D2E46" w:rsidP="00F84BC6">
      <w:pPr>
        <w:spacing w:line="360" w:lineRule="auto"/>
        <w:jc w:val="both"/>
        <w:rPr>
          <w:sz w:val="24"/>
          <w:szCs w:val="24"/>
        </w:rPr>
      </w:pPr>
    </w:p>
    <w:p w14:paraId="41DA7632"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74F52118" w14:textId="77777777" w:rsidR="004D2E46" w:rsidRPr="00C8154F" w:rsidRDefault="004D2E46" w:rsidP="004D2E46">
      <w:pPr>
        <w:spacing w:line="360" w:lineRule="auto"/>
        <w:jc w:val="both"/>
        <w:rPr>
          <w:sz w:val="24"/>
          <w:szCs w:val="24"/>
        </w:rPr>
      </w:pPr>
    </w:p>
    <w:p w14:paraId="7B039A1D" w14:textId="77777777" w:rsidR="00F84BC6" w:rsidRPr="004D2E46" w:rsidRDefault="00F84BC6">
      <w:pPr>
        <w:pStyle w:val="PargrafodaLista"/>
        <w:numPr>
          <w:ilvl w:val="0"/>
          <w:numId w:val="58"/>
        </w:numPr>
        <w:spacing w:line="360" w:lineRule="auto"/>
        <w:jc w:val="center"/>
        <w:rPr>
          <w:sz w:val="24"/>
          <w:szCs w:val="24"/>
        </w:rPr>
      </w:pPr>
      <w:bookmarkStart w:id="125" w:name="máximo-índice-kappa-de-ordem-3-maxkappa3"/>
      <w:bookmarkEnd w:id="124"/>
      <w:r>
        <w:rPr>
          <w:sz w:val="24"/>
          <w:szCs w:val="24"/>
        </w:rPr>
        <w:t xml:space="preserve">Máximo Índice Kappa de Ordem 3 — </w:t>
      </w:r>
      <w:r>
        <w:rPr>
          <w:rStyle w:val="VerbatimChar"/>
          <w:rFonts w:ascii="Times New Roman" w:hAnsi="Times New Roman"/>
          <w:i w:val="0"/>
          <w:iCs w:val="0"/>
          <w:color w:val="auto"/>
          <w:sz w:val="24"/>
          <w:szCs w:val="24"/>
        </w:rPr>
        <w:t>MaxKappa3</w:t>
      </w:r>
    </w:p>
    <w:p w14:paraId="543C493D" w14:textId="77777777" w:rsidR="004D2E46" w:rsidRDefault="004D2E46" w:rsidP="00F84BC6">
      <w:pPr>
        <w:spacing w:line="360" w:lineRule="auto"/>
        <w:jc w:val="both"/>
        <w:rPr>
          <w:sz w:val="24"/>
          <w:szCs w:val="24"/>
        </w:rPr>
      </w:pPr>
    </w:p>
    <w:p w14:paraId="27D288FF" w14:textId="77777777"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2DE5E53" w14:textId="77777777" w:rsidR="004D2E46" w:rsidRPr="00C8154F" w:rsidRDefault="004D2E46" w:rsidP="00F84BC6">
      <w:pPr>
        <w:spacing w:line="360" w:lineRule="auto"/>
        <w:jc w:val="both"/>
        <w:rPr>
          <w:sz w:val="24"/>
          <w:szCs w:val="24"/>
        </w:rPr>
      </w:pPr>
    </w:p>
    <w:p w14:paraId="37D57F2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147ADAD3" w14:textId="77777777" w:rsidR="004D2E46" w:rsidRPr="00C8154F" w:rsidRDefault="004D2E46" w:rsidP="00F84BC6">
      <w:pPr>
        <w:spacing w:line="360" w:lineRule="auto"/>
        <w:jc w:val="both"/>
        <w:rPr>
          <w:sz w:val="24"/>
          <w:szCs w:val="24"/>
        </w:rPr>
      </w:pPr>
    </w:p>
    <w:p w14:paraId="48298F38" w14:textId="77777777" w:rsidR="00F84BC6" w:rsidRPr="004D2E46" w:rsidRDefault="00F84BC6">
      <w:pPr>
        <w:pStyle w:val="PargrafodaLista"/>
        <w:numPr>
          <w:ilvl w:val="0"/>
          <w:numId w:val="58"/>
        </w:numPr>
        <w:spacing w:line="360" w:lineRule="auto"/>
        <w:jc w:val="center"/>
        <w:rPr>
          <w:sz w:val="24"/>
          <w:szCs w:val="24"/>
        </w:rPr>
      </w:pPr>
      <w:bookmarkStart w:id="126" w:name="mínimo-cvar-mincvar"/>
      <w:bookmarkEnd w:id="125"/>
      <w:r>
        <w:rPr>
          <w:sz w:val="24"/>
          <w:szCs w:val="24"/>
        </w:rPr>
        <w:t xml:space="preserve">Mínimo CVaR — </w:t>
      </w:r>
      <w:proofErr w:type="spellStart"/>
      <w:r>
        <w:rPr>
          <w:rStyle w:val="VerbatimChar"/>
          <w:rFonts w:ascii="Times New Roman" w:hAnsi="Times New Roman"/>
          <w:i w:val="0"/>
          <w:iCs w:val="0"/>
          <w:color w:val="auto"/>
          <w:sz w:val="24"/>
          <w:szCs w:val="24"/>
        </w:rPr>
        <w:t>MinCVaR</w:t>
      </w:r>
      <w:proofErr w:type="spellEnd"/>
    </w:p>
    <w:p w14:paraId="7D682484" w14:textId="77777777" w:rsidR="004D2E46" w:rsidRDefault="004D2E46" w:rsidP="00F84BC6">
      <w:pPr>
        <w:spacing w:line="360" w:lineRule="auto"/>
        <w:jc w:val="both"/>
        <w:rPr>
          <w:sz w:val="24"/>
          <w:szCs w:val="24"/>
        </w:rPr>
      </w:pPr>
    </w:p>
    <w:p w14:paraId="1F4DDF9B"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0987F655" w14:textId="77777777" w:rsidR="00DB087C" w:rsidRPr="00C8154F" w:rsidRDefault="00DB087C" w:rsidP="00DB087C">
      <w:pPr>
        <w:spacing w:line="360" w:lineRule="auto"/>
        <w:ind w:firstLine="851"/>
        <w:jc w:val="both"/>
        <w:rPr>
          <w:sz w:val="24"/>
          <w:szCs w:val="24"/>
        </w:rPr>
      </w:pPr>
    </w:p>
    <w:p w14:paraId="4001D71F"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21A69B9A" w14:textId="77777777" w:rsidR="00F84BC6" w:rsidRPr="00C8154F" w:rsidRDefault="00F84BC6" w:rsidP="00F84BC6">
      <w:pPr>
        <w:spacing w:line="360" w:lineRule="auto"/>
        <w:jc w:val="both"/>
        <w:rPr>
          <w:sz w:val="24"/>
          <w:szCs w:val="24"/>
        </w:rPr>
      </w:pPr>
      <w:r>
        <w:rPr>
          <w:sz w:val="24"/>
          <w:szCs w:val="24"/>
        </w:rPr>
        <w:t>sujeito a:</w:t>
      </w:r>
    </w:p>
    <w:p w14:paraId="0FAC2689"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5A4F031A"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2436D22A"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6629674D" w14:textId="77777777" w:rsidR="00DB087C" w:rsidRPr="00C8154F" w:rsidRDefault="00DB087C" w:rsidP="00F84BC6">
      <w:pPr>
        <w:spacing w:line="360" w:lineRule="auto"/>
        <w:jc w:val="both"/>
        <w:rPr>
          <w:sz w:val="24"/>
          <w:szCs w:val="24"/>
        </w:rPr>
      </w:pPr>
    </w:p>
    <w:p w14:paraId="5D6CF134" w14:textId="77777777" w:rsidR="00F84BC6" w:rsidRPr="00DB087C" w:rsidRDefault="00F84BC6">
      <w:pPr>
        <w:pStyle w:val="PargrafodaLista"/>
        <w:numPr>
          <w:ilvl w:val="0"/>
          <w:numId w:val="58"/>
        </w:numPr>
        <w:spacing w:line="360" w:lineRule="auto"/>
        <w:jc w:val="center"/>
        <w:rPr>
          <w:sz w:val="24"/>
          <w:szCs w:val="24"/>
        </w:rPr>
      </w:pPr>
      <w:bookmarkStart w:id="127" w:name="mínimo-cdar-mincdar"/>
      <w:bookmarkEnd w:id="126"/>
      <w:r>
        <w:rPr>
          <w:sz w:val="24"/>
          <w:szCs w:val="24"/>
        </w:rPr>
        <w:t xml:space="preserve">Mínimo CDaR — </w:t>
      </w:r>
      <w:proofErr w:type="spellStart"/>
      <w:r>
        <w:rPr>
          <w:rStyle w:val="VerbatimChar"/>
          <w:rFonts w:ascii="Times New Roman" w:hAnsi="Times New Roman"/>
          <w:i w:val="0"/>
          <w:iCs w:val="0"/>
          <w:color w:val="auto"/>
          <w:sz w:val="24"/>
          <w:szCs w:val="24"/>
        </w:rPr>
        <w:t>MinCDaR</w:t>
      </w:r>
      <w:proofErr w:type="spellEnd"/>
    </w:p>
    <w:p w14:paraId="376E37E0" w14:textId="77777777" w:rsidR="00DB087C" w:rsidRDefault="00DB087C" w:rsidP="00F84BC6">
      <w:pPr>
        <w:spacing w:line="360" w:lineRule="auto"/>
        <w:jc w:val="both"/>
        <w:rPr>
          <w:sz w:val="24"/>
          <w:szCs w:val="24"/>
        </w:rPr>
      </w:pPr>
    </w:p>
    <w:p w14:paraId="1A625A01"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4A2392BB" w14:textId="77777777" w:rsidR="00DB087C" w:rsidRPr="00C8154F" w:rsidRDefault="00DB087C" w:rsidP="00F84BC6">
      <w:pPr>
        <w:spacing w:line="360" w:lineRule="auto"/>
        <w:jc w:val="both"/>
        <w:rPr>
          <w:sz w:val="24"/>
          <w:szCs w:val="24"/>
        </w:rPr>
      </w:pPr>
    </w:p>
    <w:p w14:paraId="51C0FCE1"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73B2219F" w14:textId="77777777" w:rsidR="00DB087C" w:rsidRPr="00C8154F" w:rsidRDefault="00DB087C" w:rsidP="00F84BC6">
      <w:pPr>
        <w:spacing w:line="360" w:lineRule="auto"/>
        <w:jc w:val="both"/>
        <w:rPr>
          <w:sz w:val="24"/>
          <w:szCs w:val="24"/>
        </w:rPr>
      </w:pPr>
    </w:p>
    <w:p w14:paraId="13C0C175"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64CA602C" w14:textId="77777777" w:rsidR="00DB087C" w:rsidRPr="00C8154F" w:rsidRDefault="00DB087C" w:rsidP="00F84BC6">
      <w:pPr>
        <w:spacing w:line="360" w:lineRule="auto"/>
        <w:jc w:val="both"/>
        <w:rPr>
          <w:sz w:val="24"/>
          <w:szCs w:val="24"/>
        </w:rPr>
      </w:pPr>
    </w:p>
    <w:p w14:paraId="42D85A71"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01126E75" w14:textId="77777777" w:rsidR="00DB087C" w:rsidRPr="00C8154F" w:rsidRDefault="00DB087C" w:rsidP="00F84BC6">
      <w:pPr>
        <w:spacing w:line="360" w:lineRule="auto"/>
        <w:jc w:val="both"/>
        <w:rPr>
          <w:sz w:val="24"/>
          <w:szCs w:val="24"/>
        </w:rPr>
      </w:pPr>
    </w:p>
    <w:p w14:paraId="3B2423F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84B40A" w14:textId="77777777" w:rsidR="00DB087C" w:rsidRDefault="00DB087C" w:rsidP="00F84BC6">
      <w:pPr>
        <w:spacing w:line="360" w:lineRule="auto"/>
        <w:jc w:val="both"/>
        <w:rPr>
          <w:sz w:val="24"/>
          <w:szCs w:val="24"/>
        </w:rPr>
      </w:pPr>
    </w:p>
    <w:p w14:paraId="21FBCBDC" w14:textId="77777777" w:rsidR="000814E1" w:rsidRPr="000815A7" w:rsidRDefault="000814E1" w:rsidP="000814E1">
      <w:pPr>
        <w:rPr>
          <w:bCs/>
          <w:sz w:val="24"/>
          <w:szCs w:val="24"/>
        </w:rPr>
      </w:pPr>
    </w:p>
    <w:p w14:paraId="53C883DF" w14:textId="77777777" w:rsidR="000814E1" w:rsidRPr="00F4543F" w:rsidRDefault="00F4543F" w:rsidP="00FE0050">
      <w:pPr>
        <w:pStyle w:val="Ttulo3"/>
        <w:numPr>
          <w:ilvl w:val="2"/>
          <w:numId w:val="1"/>
        </w:numPr>
        <w:rPr>
          <w:b w:val="0"/>
          <w:bCs w:val="0"/>
          <w:sz w:val="22"/>
        </w:rPr>
      </w:pPr>
      <w:bookmarkStart w:id="128" w:name="_Toc231998836"/>
      <w:r>
        <w:rPr>
          <w:b w:val="0"/>
          <w:bCs w:val="0"/>
        </w:rPr>
        <w:t>Família III — Modelo de Black-Litterman (BL)</w:t>
      </w:r>
      <w:bookmarkEnd w:id="128"/>
    </w:p>
    <w:p w14:paraId="4E77F0C1" w14:textId="77777777" w:rsidR="000814E1" w:rsidRDefault="000814E1" w:rsidP="000814E1">
      <w:pPr>
        <w:pStyle w:val="FirstParagraph"/>
        <w:spacing w:before="0" w:after="0" w:line="360" w:lineRule="auto"/>
        <w:jc w:val="both"/>
        <w:rPr>
          <w:lang w:val="pt-BR"/>
        </w:rPr>
      </w:pPr>
    </w:p>
    <w:p w14:paraId="6A5C07C8" w14:textId="77777777" w:rsidR="00F84BC6" w:rsidRDefault="00F84BC6" w:rsidP="000814E1">
      <w:pPr>
        <w:spacing w:line="360" w:lineRule="auto"/>
        <w:ind w:firstLine="851"/>
        <w:jc w:val="both"/>
        <w:rPr>
          <w:sz w:val="24"/>
          <w:szCs w:val="24"/>
        </w:rPr>
      </w:pPr>
      <w:bookmarkStart w:id="129" w:name="família-iii-modelo-de-black-litterman-bl"/>
      <w:bookmarkEnd w:id="121"/>
      <w:bookmarkEnd w:id="127"/>
      <w:r>
        <w:rPr>
          <w:sz w:val="24"/>
          <w:szCs w:val="24"/>
        </w:rPr>
        <w:t xml:space="preserve">Os quatro modelos desta família implementam o arcabouço Bayesiano de Black </w:t>
      </w:r>
      <w:r>
        <w:rPr>
          <w:sz w:val="24"/>
          <w:szCs w:val="24"/>
        </w:rPr>
        <w:lastRenderedPageBreak/>
        <w:t xml:space="preserve">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67A38488" w14:textId="77777777" w:rsidR="00C50BD5" w:rsidRPr="00C8154F" w:rsidRDefault="00C50BD5" w:rsidP="000814E1">
      <w:pPr>
        <w:spacing w:line="360" w:lineRule="auto"/>
        <w:ind w:firstLine="851"/>
        <w:jc w:val="both"/>
        <w:rPr>
          <w:sz w:val="24"/>
          <w:szCs w:val="24"/>
        </w:rPr>
      </w:pPr>
    </w:p>
    <w:p w14:paraId="07203F6F" w14:textId="77777777" w:rsidR="00F84BC6" w:rsidRDefault="00F84BC6" w:rsidP="00C50BD5">
      <w:pPr>
        <w:spacing w:line="360" w:lineRule="auto"/>
        <w:jc w:val="center"/>
        <w:rPr>
          <w:sz w:val="24"/>
          <w:szCs w:val="24"/>
        </w:rPr>
      </w:pPr>
      <w:bookmarkStart w:id="130"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7B2E399F" w14:textId="77777777" w:rsidR="00C50BD5" w:rsidRPr="00C8154F" w:rsidRDefault="00C50BD5" w:rsidP="00F84BC6">
      <w:pPr>
        <w:spacing w:line="360" w:lineRule="auto"/>
        <w:jc w:val="both"/>
        <w:rPr>
          <w:sz w:val="24"/>
          <w:szCs w:val="24"/>
        </w:rPr>
      </w:pPr>
    </w:p>
    <w:p w14:paraId="376580B9" w14:textId="77777777" w:rsidR="009F539C" w:rsidRPr="009F539C" w:rsidRDefault="00EF2130" w:rsidP="009F539C">
      <w:pPr>
        <w:spacing w:line="360" w:lineRule="auto"/>
        <w:ind w:firstLine="851"/>
        <w:jc w:val="both"/>
        <w:rPr>
          <w:sz w:val="24"/>
          <w:szCs w:val="24"/>
          <w:lang w:val="pt-BR"/>
        </w:rPr>
      </w:pPr>
      <w:r>
        <w:rPr>
          <w:sz w:val="24"/>
          <w:szCs w:val="24"/>
          <w:lang w:val="pt-BR"/>
        </w:rPr>
        <w:t>A distribuição “a priori” (ou “prior”) é obtida mediante otimização reversa do CAPM. Para garantir a viabilidade empírica e eliminar qualquer viés de antecipação (</w:t>
      </w:r>
      <w:r>
        <w:rPr>
          <w:i/>
          <w:iCs/>
          <w:sz w:val="24"/>
          <w:szCs w:val="24"/>
          <w:lang w:val="pt-BR"/>
        </w:rPr>
        <w:t>look-</w:t>
      </w:r>
      <w:proofErr w:type="spellStart"/>
      <w:r>
        <w:rPr>
          <w:i/>
          <w:iCs/>
          <w:sz w:val="24"/>
          <w:szCs w:val="24"/>
          <w:lang w:val="pt-BR"/>
        </w:rPr>
        <w:t>ahead</w:t>
      </w:r>
      <w:proofErr w:type="spellEnd"/>
      <w:r>
        <w:rPr>
          <w:i/>
          <w:iCs/>
          <w:sz w:val="24"/>
          <w:szCs w:val="24"/>
          <w:lang w:val="pt-BR"/>
        </w:rPr>
        <w:t xml:space="preserve"> bias</w:t>
      </w:r>
      <w:r>
        <w:rPr>
          <w:sz w:val="24"/>
          <w:szCs w:val="24"/>
          <w:lang w:val="pt-BR"/>
        </w:rPr>
        <w:t xml:space="preserve">) no vetor de pesos, adota-se um portfólio de referência estritamente equiponderado. O vetor de retornos que tornaria ótima a carteira neutra é </w:t>
      </w:r>
      <w:proofErr w:type="gramStart"/>
      <w:r>
        <w:rPr>
          <w:sz w:val="24"/>
          <w:szCs w:val="24"/>
          <w:lang w:val="pt-BR"/>
        </w:rPr>
        <w:t>extraído</w:t>
      </w:r>
      <w:proofErr w:type="gramEnd"/>
      <w:r>
        <w:rPr>
          <w:sz w:val="24"/>
          <w:szCs w:val="24"/>
          <w:lang w:val="pt-BR"/>
        </w:rPr>
        <w:t xml:space="preserve"> por:</w:t>
      </w:r>
    </w:p>
    <w:p w14:paraId="4C080BB4" w14:textId="77777777" w:rsidR="00C50BD5" w:rsidRPr="00C8154F" w:rsidRDefault="00C50BD5" w:rsidP="00F84BC6">
      <w:pPr>
        <w:spacing w:line="360" w:lineRule="auto"/>
        <w:jc w:val="both"/>
        <w:rPr>
          <w:sz w:val="24"/>
          <w:szCs w:val="24"/>
        </w:rPr>
      </w:pPr>
    </w:p>
    <w:p w14:paraId="6BB5D1B4"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393AD403" w14:textId="77777777" w:rsidR="00C50BD5" w:rsidRDefault="00C50BD5" w:rsidP="00F84BC6">
      <w:pPr>
        <w:spacing w:line="360" w:lineRule="auto"/>
        <w:jc w:val="both"/>
        <w:rPr>
          <w:sz w:val="24"/>
          <w:szCs w:val="24"/>
        </w:rPr>
      </w:pPr>
    </w:p>
    <w:p w14:paraId="20E4470A" w14:textId="77777777" w:rsidR="00F84BC6" w:rsidRDefault="00F84BC6" w:rsidP="00F84BC6">
      <w:pPr>
        <w:spacing w:line="360" w:lineRule="auto"/>
        <w:jc w:val="both"/>
        <w:rPr>
          <w:sz w:val="24"/>
          <w:szCs w:val="24"/>
        </w:rPr>
      </w:pPr>
      <w:r>
        <w:t>onde  é o vetor de pesos onde cada ativo recebe a alocação de 1/N, sendo N=102, e  é o coeficiente de aversão ao risco agregado. Conforme documentado nas limitações (Seção 3.5.5), o  estimado por otimização reversa sobre a amostra resultou em valor negativo, economicamente inválido; adotou-se, portanto, o valor convencional , calibrado por He e Litterman (1999).</w:t>
      </w:r>
    </w:p>
    <w:p w14:paraId="70861D33" w14:textId="77777777" w:rsidR="00C50BD5" w:rsidRPr="00A84A27" w:rsidRDefault="00C50BD5" w:rsidP="00F84BC6">
      <w:pPr>
        <w:spacing w:line="360" w:lineRule="auto"/>
        <w:jc w:val="both"/>
        <w:rPr>
          <w:sz w:val="24"/>
          <w:szCs w:val="24"/>
        </w:rPr>
      </w:pPr>
    </w:p>
    <w:p w14:paraId="641B342C" w14:textId="77777777" w:rsidR="00F84BC6" w:rsidRDefault="00F84BC6" w:rsidP="00C50BD5">
      <w:pPr>
        <w:spacing w:line="360" w:lineRule="auto"/>
        <w:jc w:val="center"/>
        <w:rPr>
          <w:sz w:val="24"/>
          <w:szCs w:val="24"/>
        </w:rPr>
      </w:pPr>
      <w:bookmarkStart w:id="131" w:name="X8f3575e7489c250cc2c5572e0923ce76db213cb"/>
      <w:bookmarkEnd w:id="130"/>
      <w:r>
        <w:rPr>
          <w:sz w:val="24"/>
          <w:szCs w:val="24"/>
        </w:rPr>
        <w:t xml:space="preserve">Visões quantitativas por </w:t>
      </w:r>
      <w:r>
        <w:rPr>
          <w:i/>
          <w:iCs/>
          <w:sz w:val="24"/>
          <w:szCs w:val="24"/>
        </w:rPr>
        <w:t>momentum</w:t>
      </w:r>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2AD6590" w14:textId="77777777" w:rsidR="00C50BD5" w:rsidRPr="00C8154F" w:rsidRDefault="00C50BD5" w:rsidP="00F84BC6">
      <w:pPr>
        <w:spacing w:line="360" w:lineRule="auto"/>
        <w:jc w:val="both"/>
        <w:rPr>
          <w:sz w:val="24"/>
          <w:szCs w:val="24"/>
        </w:rPr>
      </w:pPr>
    </w:p>
    <w:p w14:paraId="511DF62A"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r>
        <w:rPr>
          <w:i/>
          <w:iCs/>
          <w:sz w:val="24"/>
          <w:szCs w:val="24"/>
        </w:rPr>
        <w:t>momentum</w:t>
      </w:r>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05799396" w14:textId="77777777" w:rsidR="00723C79" w:rsidRPr="00C8154F" w:rsidRDefault="00723C79" w:rsidP="00723C79">
      <w:pPr>
        <w:spacing w:line="360" w:lineRule="auto"/>
        <w:ind w:firstLine="851"/>
        <w:jc w:val="both"/>
        <w:rPr>
          <w:sz w:val="24"/>
          <w:szCs w:val="24"/>
        </w:rPr>
      </w:pPr>
    </w:p>
    <w:p w14:paraId="241FA24F"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6CA268BE" w14:textId="77777777" w:rsidR="00723C79" w:rsidRPr="00C8154F" w:rsidRDefault="00723C79" w:rsidP="00F84BC6">
      <w:pPr>
        <w:spacing w:line="360" w:lineRule="auto"/>
        <w:jc w:val="both"/>
        <w:rPr>
          <w:sz w:val="24"/>
          <w:szCs w:val="24"/>
        </w:rPr>
      </w:pPr>
    </w:p>
    <w:p w14:paraId="2D993C22" w14:textId="77777777" w:rsidR="00F84BC6" w:rsidRPr="00C8154F" w:rsidRDefault="00F84BC6" w:rsidP="00723C79">
      <w:pPr>
        <w:spacing w:line="360" w:lineRule="auto"/>
        <w:jc w:val="center"/>
        <w:rPr>
          <w:sz w:val="24"/>
          <w:szCs w:val="24"/>
        </w:rPr>
      </w:pPr>
      <w:bookmarkStart w:id="132" w:name="X22d18a4c639c190faf727d4f5fc98f712b45b94"/>
      <w:bookmarkEnd w:id="131"/>
      <w:r>
        <w:rPr>
          <w:sz w:val="24"/>
          <w:szCs w:val="24"/>
        </w:rPr>
        <w:t>Retorno esperado posterior (fórmula mestra)</w:t>
      </w:r>
    </w:p>
    <w:p w14:paraId="6AA4A89C" w14:textId="77777777" w:rsidR="00723C79" w:rsidRDefault="00723C79" w:rsidP="00F84BC6">
      <w:pPr>
        <w:spacing w:line="360" w:lineRule="auto"/>
        <w:jc w:val="both"/>
        <w:rPr>
          <w:sz w:val="24"/>
          <w:szCs w:val="24"/>
        </w:rPr>
      </w:pPr>
    </w:p>
    <w:p w14:paraId="49E554B8" w14:textId="77777777"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7DEFEDD5" w14:textId="77777777" w:rsidR="00723C79" w:rsidRPr="00C8154F" w:rsidRDefault="00723C79" w:rsidP="00723C79">
      <w:pPr>
        <w:spacing w:line="360" w:lineRule="auto"/>
        <w:ind w:firstLine="851"/>
        <w:jc w:val="both"/>
        <w:rPr>
          <w:sz w:val="24"/>
          <w:szCs w:val="24"/>
        </w:rPr>
      </w:pPr>
    </w:p>
    <w:p w14:paraId="7884002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7B07016D" w14:textId="77777777" w:rsidR="00723C79" w:rsidRPr="00C8154F" w:rsidRDefault="00723C79" w:rsidP="00F84BC6">
      <w:pPr>
        <w:spacing w:line="360" w:lineRule="auto"/>
        <w:jc w:val="both"/>
        <w:rPr>
          <w:sz w:val="24"/>
          <w:szCs w:val="24"/>
        </w:rPr>
      </w:pPr>
    </w:p>
    <w:p w14:paraId="56CEBF6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razão de Sharpe da Seção 3.5.2, sujeito às mesmas restrições e ao mesmo débito de custos transacionais.</w:t>
      </w:r>
    </w:p>
    <w:p w14:paraId="54911E7E" w14:textId="77777777" w:rsidR="00723C79" w:rsidRPr="00C8154F" w:rsidRDefault="00723C79" w:rsidP="00723C79">
      <w:pPr>
        <w:spacing w:line="360" w:lineRule="auto"/>
        <w:ind w:firstLine="851"/>
        <w:jc w:val="both"/>
        <w:rPr>
          <w:sz w:val="24"/>
          <w:szCs w:val="24"/>
        </w:rPr>
      </w:pPr>
    </w:p>
    <w:p w14:paraId="5E4BA655" w14:textId="77777777" w:rsidR="00F84BC6" w:rsidRPr="00C8154F" w:rsidRDefault="00F84BC6" w:rsidP="00B87BCF">
      <w:pPr>
        <w:spacing w:line="360" w:lineRule="auto"/>
        <w:jc w:val="center"/>
        <w:rPr>
          <w:sz w:val="24"/>
          <w:szCs w:val="24"/>
        </w:rPr>
      </w:pPr>
      <w:bookmarkStart w:id="133" w:name="Xa55c44fa99418ed4739bf1d2fb5f179fc94db5b"/>
      <w:bookmarkEnd w:id="132"/>
      <w:r>
        <w:rPr>
          <w:sz w:val="24"/>
          <w:szCs w:val="24"/>
        </w:rPr>
        <w:t xml:space="preserve">Variante </w:t>
      </w:r>
      <w:r>
        <w:rPr>
          <w:i/>
          <w:iCs/>
          <w:sz w:val="24"/>
          <w:szCs w:val="24"/>
        </w:rPr>
        <w:t>downside</w:t>
      </w:r>
      <w:r>
        <w:rPr>
          <w:sz w:val="24"/>
          <w:szCs w:val="24"/>
        </w:rPr>
        <w:t xml:space="preserve"> (semicovariância de Estrada)</w:t>
      </w:r>
    </w:p>
    <w:p w14:paraId="1738ED90" w14:textId="77777777" w:rsidR="00B87BCF" w:rsidRDefault="00B87BCF" w:rsidP="00F84BC6">
      <w:pPr>
        <w:spacing w:line="360" w:lineRule="auto"/>
        <w:jc w:val="both"/>
        <w:rPr>
          <w:sz w:val="24"/>
          <w:szCs w:val="24"/>
        </w:rPr>
      </w:pPr>
    </w:p>
    <w:p w14:paraId="7DFE6940" w14:textId="77777777" w:rsidR="00F84BC6" w:rsidRDefault="00F84BC6" w:rsidP="00B87BCF">
      <w:pPr>
        <w:spacing w:line="360" w:lineRule="auto"/>
        <w:ind w:firstLine="851"/>
        <w:jc w:val="both"/>
        <w:rPr>
          <w:sz w:val="24"/>
          <w:szCs w:val="24"/>
        </w:rPr>
      </w:pPr>
      <w:r>
        <w:rPr>
          <w:sz w:val="24"/>
          <w:szCs w:val="24"/>
        </w:rPr>
        <w:t xml:space="preserve">Nas variantes </w:t>
      </w:r>
      <w:proofErr w:type="spellStart"/>
      <w:r>
        <w:rPr>
          <w:rStyle w:val="VerbatimChar"/>
          <w:rFonts w:ascii="Times New Roman" w:hAnsi="Times New Roman"/>
          <w:i w:val="0"/>
          <w:iCs w:val="0"/>
          <w:color w:val="auto"/>
          <w:sz w:val="24"/>
          <w:szCs w:val="24"/>
        </w:rPr>
        <w:t>BL_downside</w:t>
      </w:r>
      <w:proofErr w:type="spellEnd"/>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2418C871" w14:textId="77777777" w:rsidR="00B87BCF" w:rsidRPr="00C8154F" w:rsidRDefault="00B87BCF" w:rsidP="00B87BCF">
      <w:pPr>
        <w:spacing w:line="360" w:lineRule="auto"/>
        <w:ind w:firstLine="851"/>
        <w:jc w:val="both"/>
        <w:rPr>
          <w:sz w:val="24"/>
          <w:szCs w:val="24"/>
        </w:rPr>
      </w:pPr>
    </w:p>
    <w:p w14:paraId="65CE6B31"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3AF33654" w14:textId="77777777" w:rsidR="00B87BCF" w:rsidRPr="00C8154F" w:rsidRDefault="00B87BCF" w:rsidP="00F84BC6">
      <w:pPr>
        <w:spacing w:line="360" w:lineRule="auto"/>
        <w:jc w:val="both"/>
        <w:rPr>
          <w:sz w:val="24"/>
          <w:szCs w:val="24"/>
        </w:rPr>
      </w:pPr>
    </w:p>
    <w:p w14:paraId="1F781434" w14:textId="77777777" w:rsidR="00F84BC6" w:rsidRPr="00C8154F" w:rsidRDefault="00F84BC6" w:rsidP="00B87BCF">
      <w:pPr>
        <w:spacing w:line="360" w:lineRule="auto"/>
        <w:jc w:val="center"/>
        <w:rPr>
          <w:sz w:val="24"/>
          <w:szCs w:val="24"/>
        </w:rPr>
      </w:pPr>
      <w:bookmarkStart w:id="134" w:name="as-quatro-variantes-implementadas"/>
      <w:bookmarkEnd w:id="133"/>
      <w:r>
        <w:rPr>
          <w:sz w:val="24"/>
          <w:szCs w:val="24"/>
        </w:rPr>
        <w:t>As quatro variantes implementadas</w:t>
      </w:r>
    </w:p>
    <w:p w14:paraId="5CABC0A4" w14:textId="77777777" w:rsidR="00B87BCF" w:rsidRDefault="00B87BCF" w:rsidP="00F84BC6">
      <w:pPr>
        <w:spacing w:line="360" w:lineRule="auto"/>
        <w:jc w:val="both"/>
        <w:rPr>
          <w:sz w:val="24"/>
          <w:szCs w:val="24"/>
        </w:rPr>
      </w:pPr>
    </w:p>
    <w:p w14:paraId="440A44CB"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58FE0B31" w14:textId="77777777" w:rsidR="00F84BC6" w:rsidRPr="00B87BCF" w:rsidRDefault="00F84BC6">
      <w:pPr>
        <w:pStyle w:val="PargrafodaLista"/>
        <w:numPr>
          <w:ilvl w:val="0"/>
          <w:numId w:val="55"/>
        </w:numPr>
        <w:spacing w:line="360" w:lineRule="auto"/>
        <w:jc w:val="both"/>
        <w:rPr>
          <w:sz w:val="24"/>
          <w:szCs w:val="24"/>
        </w:rPr>
      </w:pPr>
      <w:proofErr w:type="spellStart"/>
      <w:r>
        <w:rPr>
          <w:rStyle w:val="VerbatimChar"/>
          <w:rFonts w:ascii="Times New Roman" w:hAnsi="Times New Roman"/>
          <w:i w:val="0"/>
          <w:iCs w:val="0"/>
          <w:color w:val="auto"/>
          <w:sz w:val="24"/>
          <w:szCs w:val="24"/>
        </w:rPr>
        <w:t>BL_classico</w:t>
      </w:r>
      <w:proofErr w:type="spellEnd"/>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250042C6"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60E75F5" w14:textId="77777777" w:rsidR="00F84BC6" w:rsidRPr="00B87BCF" w:rsidRDefault="00F84BC6">
      <w:pPr>
        <w:pStyle w:val="PargrafodaLista"/>
        <w:numPr>
          <w:ilvl w:val="0"/>
          <w:numId w:val="55"/>
        </w:numPr>
        <w:spacing w:line="360" w:lineRule="auto"/>
        <w:jc w:val="both"/>
        <w:rPr>
          <w:sz w:val="24"/>
          <w:szCs w:val="24"/>
        </w:rPr>
      </w:pPr>
      <w:proofErr w:type="spellStart"/>
      <w:r>
        <w:rPr>
          <w:rStyle w:val="VerbatimChar"/>
          <w:rFonts w:ascii="Times New Roman" w:hAnsi="Times New Roman"/>
          <w:i w:val="0"/>
          <w:iCs w:val="0"/>
          <w:color w:val="auto"/>
          <w:sz w:val="24"/>
          <w:szCs w:val="24"/>
        </w:rPr>
        <w:t>BL_downside</w:t>
      </w:r>
      <w:proofErr w:type="spellEnd"/>
      <w:r>
        <w:rPr>
          <w:sz w:val="24"/>
          <w:szCs w:val="24"/>
        </w:rPr>
        <w:t xml:space="preserve"> — </w:t>
      </w:r>
      <w:r>
        <w:rPr>
          <w:i/>
          <w:iCs/>
          <w:sz w:val="24"/>
          <w:szCs w:val="24"/>
        </w:rPr>
        <w:t>prior</w:t>
      </w:r>
      <w:r>
        <w:rPr>
          <w:sz w:val="24"/>
          <w:szCs w:val="24"/>
        </w:rPr>
        <w:t xml:space="preserve"> com a semicovariância de Estrada (2008); sem teto;</w:t>
      </w:r>
    </w:p>
    <w:p w14:paraId="43CFEB2E"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9"/>
    <w:bookmarkEnd w:id="134"/>
    <w:p w14:paraId="1A7E1FE0" w14:textId="77777777" w:rsidR="00B87BCF" w:rsidRPr="000815A7" w:rsidRDefault="00B87BCF" w:rsidP="00B87BCF">
      <w:pPr>
        <w:rPr>
          <w:bCs/>
          <w:sz w:val="24"/>
          <w:szCs w:val="24"/>
        </w:rPr>
      </w:pPr>
    </w:p>
    <w:p w14:paraId="739997E2" w14:textId="77777777" w:rsidR="00B87BCF" w:rsidRPr="00B87BCF" w:rsidRDefault="00B87BCF" w:rsidP="00FE0050">
      <w:pPr>
        <w:pStyle w:val="Ttulo3"/>
        <w:numPr>
          <w:ilvl w:val="2"/>
          <w:numId w:val="1"/>
        </w:numPr>
        <w:rPr>
          <w:b w:val="0"/>
          <w:bCs w:val="0"/>
          <w:sz w:val="22"/>
        </w:rPr>
      </w:pPr>
      <w:bookmarkStart w:id="135" w:name="_Toc231998837"/>
      <w:r>
        <w:rPr>
          <w:b w:val="0"/>
          <w:bCs w:val="0"/>
        </w:rPr>
        <w:t>Síntese e Limitações Declaradas da Implementação</w:t>
      </w:r>
      <w:bookmarkEnd w:id="135"/>
      <w:r>
        <w:rPr>
          <w:b w:val="0"/>
          <w:bCs w:val="0"/>
        </w:rPr>
        <w:t xml:space="preserve"> </w:t>
      </w:r>
    </w:p>
    <w:p w14:paraId="6664AC30" w14:textId="77777777" w:rsidR="00B87BCF" w:rsidRDefault="00B87BCF" w:rsidP="00B87BCF">
      <w:pPr>
        <w:pStyle w:val="FirstParagraph"/>
        <w:spacing w:before="0" w:after="0" w:line="360" w:lineRule="auto"/>
        <w:jc w:val="both"/>
        <w:rPr>
          <w:lang w:val="pt-BR"/>
        </w:rPr>
      </w:pPr>
    </w:p>
    <w:p w14:paraId="3F2EADA4" w14:textId="77777777" w:rsidR="00B87BCF" w:rsidRDefault="005B5EC0" w:rsidP="005B5EC0">
      <w:pPr>
        <w:spacing w:line="360" w:lineRule="auto"/>
        <w:ind w:firstLine="851"/>
        <w:jc w:val="both"/>
        <w:rPr>
          <w:lang w:val="pt-BR"/>
        </w:rPr>
      </w:pPr>
      <w:r>
        <w:rPr>
          <w:sz w:val="24"/>
          <w:szCs w:val="24"/>
        </w:rPr>
        <w:t>O Quadro a seguir consolida os quinze modelos de otimização; somada a estes, a carteira EqualWeight_BuyHold (referência sem rebalanceamento) perfaz as dezesseis estratégias avaliadas no Capítulo 4.</w:t>
      </w:r>
      <w:r>
        <w:rPr>
          <w:lang w:val="pt-BR"/>
        </w:rPr>
        <w:br w:type="page"/>
      </w:r>
    </w:p>
    <w:p w14:paraId="7CC83E3F" w14:textId="1856024F" w:rsidR="00E267EE" w:rsidRDefault="00E267EE" w:rsidP="00E267EE">
      <w:pPr>
        <w:pStyle w:val="Legenda"/>
        <w:keepNext/>
        <w:jc w:val="center"/>
      </w:pPr>
      <w:bookmarkStart w:id="136" w:name="_Toc231738873"/>
      <w:bookmarkStart w:id="137" w:name="X22d8cf3fbb8eb4be67bd05c59bcadfc1312f905"/>
      <w:bookmarkEnd w:id="116"/>
      <w:bookmarkEnd w:id="119"/>
      <w:r>
        <w:lastRenderedPageBreak/>
        <w:t xml:space="preserve">Tabela </w:t>
      </w:r>
      <w:r>
        <w:fldChar w:fldCharType="begin"/>
      </w:r>
      <w:r>
        <w:instrText xml:space="preserve"> SEQ Tabela \* ARABIC </w:instrText>
      </w:r>
      <w:r>
        <w:fldChar w:fldCharType="separate"/>
      </w:r>
      <w:r w:rsidR="00C83134">
        <w:rPr>
          <w:noProof/>
        </w:rPr>
        <w:t>7</w:t>
      </w:r>
      <w:r>
        <w:fldChar w:fldCharType="end"/>
      </w:r>
      <w:r>
        <w:t xml:space="preserve"> - Quadro de Consolidação dos 15 modelos</w:t>
      </w:r>
      <w:bookmarkEnd w:id="136"/>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91"/>
        <w:gridCol w:w="2222"/>
        <w:gridCol w:w="668"/>
      </w:tblGrid>
      <w:tr w:rsidR="00303D02" w14:paraId="0CFADF3B"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908F6A4" w14:textId="77777777" w:rsidR="00303D02" w:rsidRPr="00303D02" w:rsidRDefault="00303D02" w:rsidP="00303D02">
            <w:pPr>
              <w:pStyle w:val="Compact"/>
              <w:rPr>
                <w:b/>
              </w:rPr>
            </w:pPr>
            <w:proofErr w:type="spellStart"/>
            <w:r>
              <w:rPr>
                <w:b/>
              </w:rPr>
              <w:t>Modelo</w:t>
            </w:r>
            <w:proofErr w:type="spellEnd"/>
          </w:p>
        </w:tc>
        <w:tc>
          <w:tcPr>
            <w:tcW w:w="0" w:type="auto"/>
            <w:tcBorders>
              <w:bottom w:val="none" w:sz="0" w:space="0" w:color="auto"/>
            </w:tcBorders>
          </w:tcPr>
          <w:p w14:paraId="57EABFE1"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63CFED75" w14:textId="77777777" w:rsidR="00303D02" w:rsidRPr="00303D02" w:rsidRDefault="00303D02" w:rsidP="00303D02">
            <w:pPr>
              <w:pStyle w:val="Compact"/>
              <w:rPr>
                <w:b/>
              </w:rPr>
            </w:pPr>
            <w:proofErr w:type="spellStart"/>
            <w:r>
              <w:rPr>
                <w:b/>
              </w:rPr>
              <w:t>Função</w:t>
            </w:r>
            <w:proofErr w:type="spellEnd"/>
            <w:r>
              <w:rPr>
                <w:b/>
              </w:rPr>
              <w:t xml:space="preserve"> </w:t>
            </w:r>
            <w:proofErr w:type="spellStart"/>
            <w:r>
              <w:rPr>
                <w:b/>
              </w:rPr>
              <w:t>objetivo</w:t>
            </w:r>
            <w:proofErr w:type="spellEnd"/>
          </w:p>
        </w:tc>
        <w:tc>
          <w:tcPr>
            <w:tcW w:w="0" w:type="auto"/>
            <w:tcBorders>
              <w:bottom w:val="none" w:sz="0" w:space="0" w:color="auto"/>
            </w:tcBorders>
          </w:tcPr>
          <w:p w14:paraId="3AD58FB9" w14:textId="77777777" w:rsidR="00303D02" w:rsidRPr="00303D02" w:rsidRDefault="00303D02" w:rsidP="00303D02">
            <w:pPr>
              <w:pStyle w:val="Compact"/>
              <w:rPr>
                <w:b/>
              </w:rPr>
            </w:pPr>
            <w:proofErr w:type="spellStart"/>
            <w:r>
              <w:rPr>
                <w:b/>
              </w:rPr>
              <w:t>Medida</w:t>
            </w:r>
            <w:proofErr w:type="spellEnd"/>
            <w:r>
              <w:rPr>
                <w:b/>
              </w:rPr>
              <w:t xml:space="preserve"> de </w:t>
            </w:r>
            <w:proofErr w:type="spellStart"/>
            <w:r>
              <w:rPr>
                <w:b/>
              </w:rPr>
              <w:t>risco</w:t>
            </w:r>
            <w:proofErr w:type="spellEnd"/>
          </w:p>
        </w:tc>
        <w:tc>
          <w:tcPr>
            <w:tcW w:w="0" w:type="auto"/>
            <w:tcBorders>
              <w:bottom w:val="none" w:sz="0" w:space="0" w:color="auto"/>
            </w:tcBorders>
          </w:tcPr>
          <w:p w14:paraId="2DF78D77" w14:textId="77777777" w:rsidR="00303D02" w:rsidRPr="00303D02" w:rsidRDefault="00303D02" w:rsidP="00303D02">
            <w:pPr>
              <w:pStyle w:val="Compact"/>
              <w:rPr>
                <w:b/>
              </w:rPr>
            </w:pPr>
            <w:proofErr w:type="spellStart"/>
            <w:r>
              <w:rPr>
                <w:b/>
              </w:rPr>
              <w:t>Teto</w:t>
            </w:r>
            <w:proofErr w:type="spellEnd"/>
          </w:p>
        </w:tc>
      </w:tr>
      <w:tr w:rsidR="00303D02" w14:paraId="5738938F" w14:textId="77777777" w:rsidTr="00303D02">
        <w:trPr>
          <w:jc w:val="center"/>
        </w:trPr>
        <w:tc>
          <w:tcPr>
            <w:tcW w:w="0" w:type="auto"/>
          </w:tcPr>
          <w:p w14:paraId="0F529B7A" w14:textId="77777777" w:rsidR="00303D02" w:rsidRDefault="00303D02" w:rsidP="00303D02">
            <w:pPr>
              <w:pStyle w:val="Compact"/>
            </w:pPr>
            <w:proofErr w:type="spellStart"/>
            <w:r>
              <w:t>EqualWeight</w:t>
            </w:r>
            <w:proofErr w:type="spellEnd"/>
          </w:p>
        </w:tc>
        <w:tc>
          <w:tcPr>
            <w:tcW w:w="0" w:type="auto"/>
          </w:tcPr>
          <w:p w14:paraId="6F233DE8" w14:textId="77777777" w:rsidR="00303D02" w:rsidRDefault="00303D02" w:rsidP="00303D02">
            <w:pPr>
              <w:pStyle w:val="Compact"/>
            </w:pPr>
            <w:r>
              <w:t>MPT</w:t>
            </w:r>
          </w:p>
        </w:tc>
        <w:tc>
          <w:tcPr>
            <w:tcW w:w="0" w:type="auto"/>
          </w:tcPr>
          <w:p w14:paraId="360ADC07"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59A7BE00" w14:textId="77777777" w:rsidR="00303D02" w:rsidRDefault="00303D02" w:rsidP="00303D02">
            <w:pPr>
              <w:pStyle w:val="Compact"/>
            </w:pPr>
            <w:r>
              <w:t>—</w:t>
            </w:r>
          </w:p>
        </w:tc>
        <w:tc>
          <w:tcPr>
            <w:tcW w:w="0" w:type="auto"/>
          </w:tcPr>
          <w:p w14:paraId="1330EE74" w14:textId="77777777" w:rsidR="00303D02" w:rsidRDefault="00303D02" w:rsidP="00303D02">
            <w:pPr>
              <w:pStyle w:val="Compact"/>
            </w:pPr>
            <w:r>
              <w:t>—</w:t>
            </w:r>
          </w:p>
        </w:tc>
      </w:tr>
      <w:tr w:rsidR="00303D02" w14:paraId="66036ED4" w14:textId="77777777" w:rsidTr="00303D02">
        <w:trPr>
          <w:jc w:val="center"/>
        </w:trPr>
        <w:tc>
          <w:tcPr>
            <w:tcW w:w="0" w:type="auto"/>
          </w:tcPr>
          <w:p w14:paraId="3081B05D" w14:textId="77777777" w:rsidR="00303D02" w:rsidRDefault="00303D02" w:rsidP="00303D02">
            <w:pPr>
              <w:pStyle w:val="Compact"/>
            </w:pPr>
            <w:proofErr w:type="spellStart"/>
            <w:r>
              <w:t>InvVol</w:t>
            </w:r>
            <w:proofErr w:type="spellEnd"/>
          </w:p>
        </w:tc>
        <w:tc>
          <w:tcPr>
            <w:tcW w:w="0" w:type="auto"/>
          </w:tcPr>
          <w:p w14:paraId="7A57AA56" w14:textId="77777777" w:rsidR="00303D02" w:rsidRDefault="00303D02" w:rsidP="00303D02">
            <w:pPr>
              <w:pStyle w:val="Compact"/>
            </w:pPr>
            <w:r>
              <w:t>MPT</w:t>
            </w:r>
          </w:p>
        </w:tc>
        <w:tc>
          <w:tcPr>
            <w:tcW w:w="0" w:type="auto"/>
          </w:tcPr>
          <w:p w14:paraId="102E9B2F"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670409F4" w14:textId="77777777" w:rsidR="00303D02" w:rsidRDefault="00303D02" w:rsidP="00303D02">
            <w:pPr>
              <w:pStyle w:val="Compact"/>
            </w:pPr>
            <w:proofErr w:type="spellStart"/>
            <w:r>
              <w:t>Volatilidade</w:t>
            </w:r>
            <w:proofErr w:type="spellEnd"/>
            <w:r>
              <w:t xml:space="preserve"> individual</w:t>
            </w:r>
          </w:p>
        </w:tc>
        <w:tc>
          <w:tcPr>
            <w:tcW w:w="0" w:type="auto"/>
          </w:tcPr>
          <w:p w14:paraId="20FEB21B" w14:textId="77777777" w:rsidR="00303D02" w:rsidRDefault="00303D02" w:rsidP="00303D02">
            <w:pPr>
              <w:pStyle w:val="Compact"/>
            </w:pPr>
            <w:r>
              <w:t>—</w:t>
            </w:r>
          </w:p>
        </w:tc>
      </w:tr>
      <w:tr w:rsidR="00303D02" w14:paraId="5AA02BCE" w14:textId="77777777" w:rsidTr="00303D02">
        <w:trPr>
          <w:jc w:val="center"/>
        </w:trPr>
        <w:tc>
          <w:tcPr>
            <w:tcW w:w="0" w:type="auto"/>
          </w:tcPr>
          <w:p w14:paraId="2CBF9D9F" w14:textId="77777777" w:rsidR="00303D02" w:rsidRDefault="00303D02" w:rsidP="00303D02">
            <w:pPr>
              <w:pStyle w:val="Compact"/>
            </w:pPr>
            <w:proofErr w:type="spellStart"/>
            <w:r>
              <w:t>MinVar</w:t>
            </w:r>
            <w:proofErr w:type="spellEnd"/>
          </w:p>
        </w:tc>
        <w:tc>
          <w:tcPr>
            <w:tcW w:w="0" w:type="auto"/>
          </w:tcPr>
          <w:p w14:paraId="4E0EB819" w14:textId="77777777" w:rsidR="00303D02" w:rsidRDefault="00303D02" w:rsidP="00303D02">
            <w:pPr>
              <w:pStyle w:val="Compact"/>
            </w:pPr>
            <w:r>
              <w:t>MPT</w:t>
            </w:r>
          </w:p>
        </w:tc>
        <w:tc>
          <w:tcPr>
            <w:tcW w:w="0" w:type="auto"/>
          </w:tcPr>
          <w:p w14:paraId="25B98108" w14:textId="77777777" w:rsidR="00303D02" w:rsidRDefault="00303D02" w:rsidP="00303D02">
            <w:pPr>
              <w:pStyle w:val="Compact"/>
            </w:pPr>
            <w:r>
              <w:t xml:space="preserve">Min </w:t>
            </w:r>
            <w:proofErr w:type="spellStart"/>
            <w:r>
              <w:t>variância</w:t>
            </w:r>
            <w:proofErr w:type="spellEnd"/>
          </w:p>
        </w:tc>
        <w:tc>
          <w:tcPr>
            <w:tcW w:w="0" w:type="auto"/>
          </w:tcPr>
          <w:p w14:paraId="5897E39A"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560360AA" w14:textId="77777777" w:rsidR="00303D02" w:rsidRDefault="00303D02" w:rsidP="00303D02">
            <w:pPr>
              <w:pStyle w:val="Compact"/>
            </w:pPr>
            <w:proofErr w:type="spellStart"/>
            <w:r>
              <w:t>Não</w:t>
            </w:r>
            <w:proofErr w:type="spellEnd"/>
          </w:p>
        </w:tc>
      </w:tr>
      <w:tr w:rsidR="00303D02" w14:paraId="69735245" w14:textId="77777777" w:rsidTr="00303D02">
        <w:trPr>
          <w:jc w:val="center"/>
        </w:trPr>
        <w:tc>
          <w:tcPr>
            <w:tcW w:w="0" w:type="auto"/>
          </w:tcPr>
          <w:p w14:paraId="4DBD53B4" w14:textId="77777777" w:rsidR="00303D02" w:rsidRDefault="00303D02" w:rsidP="00303D02">
            <w:pPr>
              <w:pStyle w:val="Compact"/>
            </w:pPr>
            <w:r>
              <w:t>MinVar_c10</w:t>
            </w:r>
          </w:p>
        </w:tc>
        <w:tc>
          <w:tcPr>
            <w:tcW w:w="0" w:type="auto"/>
          </w:tcPr>
          <w:p w14:paraId="7341005F" w14:textId="77777777" w:rsidR="00303D02" w:rsidRDefault="00303D02" w:rsidP="00303D02">
            <w:pPr>
              <w:pStyle w:val="Compact"/>
            </w:pPr>
            <w:r>
              <w:t>MPT</w:t>
            </w:r>
          </w:p>
        </w:tc>
        <w:tc>
          <w:tcPr>
            <w:tcW w:w="0" w:type="auto"/>
          </w:tcPr>
          <w:p w14:paraId="1FB83081" w14:textId="77777777" w:rsidR="00303D02" w:rsidRDefault="00303D02" w:rsidP="00303D02">
            <w:pPr>
              <w:pStyle w:val="Compact"/>
            </w:pPr>
            <w:r>
              <w:t xml:space="preserve">Min </w:t>
            </w:r>
            <w:proofErr w:type="spellStart"/>
            <w:r>
              <w:t>variância</w:t>
            </w:r>
            <w:proofErr w:type="spellEnd"/>
          </w:p>
        </w:tc>
        <w:tc>
          <w:tcPr>
            <w:tcW w:w="0" w:type="auto"/>
          </w:tcPr>
          <w:p w14:paraId="78297F3B"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6B02E761" w14:textId="77777777" w:rsidR="00303D02" w:rsidRDefault="00303D02" w:rsidP="00303D02">
            <w:pPr>
              <w:pStyle w:val="Compact"/>
            </w:pPr>
            <w:r>
              <w:t>10%</w:t>
            </w:r>
          </w:p>
        </w:tc>
      </w:tr>
      <w:tr w:rsidR="00303D02" w14:paraId="5CDA33C1" w14:textId="77777777" w:rsidTr="00303D02">
        <w:trPr>
          <w:jc w:val="center"/>
        </w:trPr>
        <w:tc>
          <w:tcPr>
            <w:tcW w:w="0" w:type="auto"/>
          </w:tcPr>
          <w:p w14:paraId="08281FC6" w14:textId="77777777" w:rsidR="00303D02" w:rsidRDefault="00303D02" w:rsidP="00303D02">
            <w:pPr>
              <w:pStyle w:val="Compact"/>
            </w:pPr>
            <w:proofErr w:type="spellStart"/>
            <w:r>
              <w:t>MaxSharpe</w:t>
            </w:r>
            <w:proofErr w:type="spellEnd"/>
          </w:p>
        </w:tc>
        <w:tc>
          <w:tcPr>
            <w:tcW w:w="0" w:type="auto"/>
          </w:tcPr>
          <w:p w14:paraId="0657A854" w14:textId="77777777" w:rsidR="00303D02" w:rsidRDefault="00303D02" w:rsidP="00303D02">
            <w:pPr>
              <w:pStyle w:val="Compact"/>
            </w:pPr>
            <w:r>
              <w:t>MPT</w:t>
            </w:r>
          </w:p>
        </w:tc>
        <w:tc>
          <w:tcPr>
            <w:tcW w:w="0" w:type="auto"/>
          </w:tcPr>
          <w:p w14:paraId="6BE1573C" w14:textId="77777777" w:rsidR="00303D02" w:rsidRPr="00C83134" w:rsidRDefault="00303D02" w:rsidP="00303D02">
            <w:pPr>
              <w:pStyle w:val="Compact"/>
              <w:rPr>
                <w:lang w:val="pt-BR"/>
              </w:rPr>
            </w:pPr>
            <w:proofErr w:type="spellStart"/>
            <w:r w:rsidRPr="00C83134">
              <w:rPr>
                <w:lang w:val="pt-BR"/>
              </w:rPr>
              <w:t>Máx</w:t>
            </w:r>
            <w:proofErr w:type="spellEnd"/>
            <w:r w:rsidRPr="00C83134">
              <w:rPr>
                <w:lang w:val="pt-BR"/>
              </w:rPr>
              <w:t xml:space="preserve"> razão de Sharpe (SLSQP)</w:t>
            </w:r>
          </w:p>
        </w:tc>
        <w:tc>
          <w:tcPr>
            <w:tcW w:w="0" w:type="auto"/>
          </w:tcPr>
          <w:p w14:paraId="3EDC85E5" w14:textId="77777777" w:rsidR="00303D02" w:rsidRDefault="00303D02" w:rsidP="00303D02">
            <w:pPr>
              <w:pStyle w:val="Compact"/>
            </w:pPr>
            <w:proofErr w:type="spellStart"/>
            <w:r>
              <w:t>Variância</w:t>
            </w:r>
            <w:proofErr w:type="spellEnd"/>
          </w:p>
        </w:tc>
        <w:tc>
          <w:tcPr>
            <w:tcW w:w="0" w:type="auto"/>
          </w:tcPr>
          <w:p w14:paraId="2D0967A7" w14:textId="77777777" w:rsidR="00303D02" w:rsidRDefault="00303D02" w:rsidP="00303D02">
            <w:pPr>
              <w:pStyle w:val="Compact"/>
            </w:pPr>
            <w:proofErr w:type="spellStart"/>
            <w:r>
              <w:t>Não</w:t>
            </w:r>
            <w:proofErr w:type="spellEnd"/>
          </w:p>
        </w:tc>
      </w:tr>
      <w:tr w:rsidR="00303D02" w14:paraId="045BD6CC" w14:textId="77777777" w:rsidTr="00303D02">
        <w:trPr>
          <w:jc w:val="center"/>
        </w:trPr>
        <w:tc>
          <w:tcPr>
            <w:tcW w:w="0" w:type="auto"/>
          </w:tcPr>
          <w:p w14:paraId="3A0054E5" w14:textId="77777777" w:rsidR="00303D02" w:rsidRDefault="00303D02" w:rsidP="00303D02">
            <w:pPr>
              <w:pStyle w:val="Compact"/>
            </w:pPr>
            <w:r>
              <w:t>MaxSharpe_c10</w:t>
            </w:r>
          </w:p>
        </w:tc>
        <w:tc>
          <w:tcPr>
            <w:tcW w:w="0" w:type="auto"/>
          </w:tcPr>
          <w:p w14:paraId="39C5B09B" w14:textId="77777777" w:rsidR="00303D02" w:rsidRDefault="00303D02" w:rsidP="00303D02">
            <w:pPr>
              <w:pStyle w:val="Compact"/>
            </w:pPr>
            <w:r>
              <w:t>MPT</w:t>
            </w:r>
          </w:p>
        </w:tc>
        <w:tc>
          <w:tcPr>
            <w:tcW w:w="0" w:type="auto"/>
          </w:tcPr>
          <w:p w14:paraId="7014F4DC" w14:textId="77777777" w:rsidR="00303D02" w:rsidRPr="00C83134" w:rsidRDefault="00303D02" w:rsidP="00303D02">
            <w:pPr>
              <w:pStyle w:val="Compact"/>
              <w:rPr>
                <w:lang w:val="pt-BR"/>
              </w:rPr>
            </w:pPr>
            <w:proofErr w:type="spellStart"/>
            <w:r w:rsidRPr="00C83134">
              <w:rPr>
                <w:lang w:val="pt-BR"/>
              </w:rPr>
              <w:t>Máx</w:t>
            </w:r>
            <w:proofErr w:type="spellEnd"/>
            <w:r w:rsidRPr="00C83134">
              <w:rPr>
                <w:lang w:val="pt-BR"/>
              </w:rPr>
              <w:t xml:space="preserve"> razão de Sharpe (SLSQP)</w:t>
            </w:r>
          </w:p>
        </w:tc>
        <w:tc>
          <w:tcPr>
            <w:tcW w:w="0" w:type="auto"/>
          </w:tcPr>
          <w:p w14:paraId="6F0291DB" w14:textId="77777777" w:rsidR="00303D02" w:rsidRDefault="00303D02" w:rsidP="00303D02">
            <w:pPr>
              <w:pStyle w:val="Compact"/>
            </w:pPr>
            <w:proofErr w:type="spellStart"/>
            <w:r>
              <w:t>Variância</w:t>
            </w:r>
            <w:proofErr w:type="spellEnd"/>
          </w:p>
        </w:tc>
        <w:tc>
          <w:tcPr>
            <w:tcW w:w="0" w:type="auto"/>
          </w:tcPr>
          <w:p w14:paraId="50A27B2A" w14:textId="77777777" w:rsidR="00303D02" w:rsidRDefault="00303D02" w:rsidP="00303D02">
            <w:pPr>
              <w:pStyle w:val="Compact"/>
            </w:pPr>
            <w:r>
              <w:t>10%</w:t>
            </w:r>
          </w:p>
        </w:tc>
      </w:tr>
      <w:tr w:rsidR="00303D02" w14:paraId="21071466" w14:textId="77777777" w:rsidTr="00303D02">
        <w:trPr>
          <w:jc w:val="center"/>
        </w:trPr>
        <w:tc>
          <w:tcPr>
            <w:tcW w:w="0" w:type="auto"/>
          </w:tcPr>
          <w:p w14:paraId="524C1019" w14:textId="77777777" w:rsidR="00303D02" w:rsidRDefault="00303D02" w:rsidP="00303D02">
            <w:pPr>
              <w:pStyle w:val="Compact"/>
            </w:pPr>
            <w:proofErr w:type="spellStart"/>
            <w:r>
              <w:t>MaxOmega</w:t>
            </w:r>
            <w:proofErr w:type="spellEnd"/>
          </w:p>
        </w:tc>
        <w:tc>
          <w:tcPr>
            <w:tcW w:w="0" w:type="auto"/>
          </w:tcPr>
          <w:p w14:paraId="4B126D91" w14:textId="77777777" w:rsidR="00303D02" w:rsidRDefault="00303D02" w:rsidP="00303D02">
            <w:pPr>
              <w:pStyle w:val="Compact"/>
            </w:pPr>
            <w:r>
              <w:t>PMPT</w:t>
            </w:r>
          </w:p>
        </w:tc>
        <w:tc>
          <w:tcPr>
            <w:tcW w:w="0" w:type="auto"/>
          </w:tcPr>
          <w:p w14:paraId="1D022F64"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77E0CF64"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068114C9" w14:textId="77777777" w:rsidR="00303D02" w:rsidRDefault="00303D02" w:rsidP="00303D02">
            <w:pPr>
              <w:pStyle w:val="Compact"/>
            </w:pPr>
            <w:proofErr w:type="spellStart"/>
            <w:r>
              <w:t>Não</w:t>
            </w:r>
            <w:proofErr w:type="spellEnd"/>
          </w:p>
        </w:tc>
      </w:tr>
      <w:tr w:rsidR="00303D02" w14:paraId="15816653" w14:textId="77777777" w:rsidTr="00303D02">
        <w:trPr>
          <w:jc w:val="center"/>
        </w:trPr>
        <w:tc>
          <w:tcPr>
            <w:tcW w:w="0" w:type="auto"/>
          </w:tcPr>
          <w:p w14:paraId="27A65B6E" w14:textId="77777777" w:rsidR="00303D02" w:rsidRDefault="00303D02" w:rsidP="00303D02">
            <w:pPr>
              <w:pStyle w:val="Compact"/>
            </w:pPr>
            <w:proofErr w:type="spellStart"/>
            <w:r>
              <w:t>MaxSortino</w:t>
            </w:r>
            <w:proofErr w:type="spellEnd"/>
          </w:p>
        </w:tc>
        <w:tc>
          <w:tcPr>
            <w:tcW w:w="0" w:type="auto"/>
          </w:tcPr>
          <w:p w14:paraId="340E64A7" w14:textId="77777777" w:rsidR="00303D02" w:rsidRDefault="00303D02" w:rsidP="00303D02">
            <w:pPr>
              <w:pStyle w:val="Compact"/>
            </w:pPr>
            <w:r>
              <w:t>PMPT</w:t>
            </w:r>
          </w:p>
        </w:tc>
        <w:tc>
          <w:tcPr>
            <w:tcW w:w="0" w:type="auto"/>
          </w:tcPr>
          <w:p w14:paraId="27381E68"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2EF3370D"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393BB33" w14:textId="77777777" w:rsidR="00303D02" w:rsidRDefault="00303D02" w:rsidP="00303D02">
            <w:pPr>
              <w:pStyle w:val="Compact"/>
            </w:pPr>
            <w:proofErr w:type="spellStart"/>
            <w:r>
              <w:t>Não</w:t>
            </w:r>
            <w:proofErr w:type="spellEnd"/>
          </w:p>
        </w:tc>
      </w:tr>
      <w:tr w:rsidR="00303D02" w14:paraId="768A87E7" w14:textId="77777777" w:rsidTr="00303D02">
        <w:trPr>
          <w:jc w:val="center"/>
        </w:trPr>
        <w:tc>
          <w:tcPr>
            <w:tcW w:w="0" w:type="auto"/>
          </w:tcPr>
          <w:p w14:paraId="203F4CFB" w14:textId="77777777" w:rsidR="00303D02" w:rsidRDefault="00303D02" w:rsidP="00303D02">
            <w:pPr>
              <w:pStyle w:val="Compact"/>
            </w:pPr>
            <w:r>
              <w:t>MaxKappa3</w:t>
            </w:r>
          </w:p>
        </w:tc>
        <w:tc>
          <w:tcPr>
            <w:tcW w:w="0" w:type="auto"/>
          </w:tcPr>
          <w:p w14:paraId="3778EFF5" w14:textId="77777777" w:rsidR="00303D02" w:rsidRDefault="00303D02" w:rsidP="00303D02">
            <w:pPr>
              <w:pStyle w:val="Compact"/>
            </w:pPr>
            <w:r>
              <w:t>PMPT</w:t>
            </w:r>
          </w:p>
        </w:tc>
        <w:tc>
          <w:tcPr>
            <w:tcW w:w="0" w:type="auto"/>
          </w:tcPr>
          <w:p w14:paraId="359A5B61"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7DB055C0"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70D6ABD2" w14:textId="77777777" w:rsidR="00303D02" w:rsidRDefault="00303D02" w:rsidP="00303D02">
            <w:pPr>
              <w:pStyle w:val="Compact"/>
            </w:pPr>
            <w:proofErr w:type="spellStart"/>
            <w:r>
              <w:t>Não</w:t>
            </w:r>
            <w:proofErr w:type="spellEnd"/>
          </w:p>
        </w:tc>
      </w:tr>
      <w:tr w:rsidR="00303D02" w14:paraId="45160D92" w14:textId="77777777" w:rsidTr="00303D02">
        <w:trPr>
          <w:jc w:val="center"/>
        </w:trPr>
        <w:tc>
          <w:tcPr>
            <w:tcW w:w="0" w:type="auto"/>
          </w:tcPr>
          <w:p w14:paraId="3B8CA96C" w14:textId="77777777" w:rsidR="00303D02" w:rsidRDefault="00303D02" w:rsidP="00303D02">
            <w:pPr>
              <w:pStyle w:val="Compact"/>
            </w:pPr>
            <w:proofErr w:type="spellStart"/>
            <w:r>
              <w:t>MinCVaR</w:t>
            </w:r>
            <w:proofErr w:type="spellEnd"/>
          </w:p>
        </w:tc>
        <w:tc>
          <w:tcPr>
            <w:tcW w:w="0" w:type="auto"/>
          </w:tcPr>
          <w:p w14:paraId="1E4C5B7E" w14:textId="77777777" w:rsidR="00303D02" w:rsidRDefault="00303D02" w:rsidP="00303D02">
            <w:pPr>
              <w:pStyle w:val="Compact"/>
            </w:pPr>
            <w:r>
              <w:t>PMPT</w:t>
            </w:r>
          </w:p>
        </w:tc>
        <w:tc>
          <w:tcPr>
            <w:tcW w:w="0" w:type="auto"/>
          </w:tcPr>
          <w:p w14:paraId="725EC0A5"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38116BE8" w14:textId="77777777" w:rsidR="00303D02" w:rsidRDefault="00303D02" w:rsidP="00303D02">
            <w:pPr>
              <w:pStyle w:val="Compact"/>
            </w:pPr>
            <w:r>
              <w:t xml:space="preserve">Cauda de </w:t>
            </w:r>
            <w:proofErr w:type="spellStart"/>
            <w:r>
              <w:t>retornos</w:t>
            </w:r>
            <w:proofErr w:type="spellEnd"/>
          </w:p>
        </w:tc>
        <w:tc>
          <w:tcPr>
            <w:tcW w:w="0" w:type="auto"/>
          </w:tcPr>
          <w:p w14:paraId="0F6587C3" w14:textId="77777777" w:rsidR="00303D02" w:rsidRDefault="00303D02" w:rsidP="00303D02">
            <w:pPr>
              <w:pStyle w:val="Compact"/>
            </w:pPr>
            <w:proofErr w:type="spellStart"/>
            <w:r>
              <w:t>Não</w:t>
            </w:r>
            <w:proofErr w:type="spellEnd"/>
          </w:p>
        </w:tc>
      </w:tr>
      <w:tr w:rsidR="00303D02" w14:paraId="1EAA8D70" w14:textId="77777777" w:rsidTr="00303D02">
        <w:trPr>
          <w:jc w:val="center"/>
        </w:trPr>
        <w:tc>
          <w:tcPr>
            <w:tcW w:w="0" w:type="auto"/>
          </w:tcPr>
          <w:p w14:paraId="7A1369AF" w14:textId="77777777" w:rsidR="00303D02" w:rsidRDefault="00303D02" w:rsidP="00303D02">
            <w:pPr>
              <w:pStyle w:val="Compact"/>
            </w:pPr>
            <w:proofErr w:type="spellStart"/>
            <w:r>
              <w:t>MinCDaR</w:t>
            </w:r>
            <w:proofErr w:type="spellEnd"/>
          </w:p>
        </w:tc>
        <w:tc>
          <w:tcPr>
            <w:tcW w:w="0" w:type="auto"/>
          </w:tcPr>
          <w:p w14:paraId="55CA61FF" w14:textId="77777777" w:rsidR="00303D02" w:rsidRDefault="00303D02" w:rsidP="00303D02">
            <w:pPr>
              <w:pStyle w:val="Compact"/>
            </w:pPr>
            <w:r>
              <w:t>PMPT</w:t>
            </w:r>
          </w:p>
        </w:tc>
        <w:tc>
          <w:tcPr>
            <w:tcW w:w="0" w:type="auto"/>
          </w:tcPr>
          <w:p w14:paraId="501E648E"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9046B29" w14:textId="77777777" w:rsidR="00303D02" w:rsidRDefault="00303D02" w:rsidP="00303D02">
            <w:pPr>
              <w:pStyle w:val="Compact"/>
            </w:pPr>
            <w:r>
              <w:t>Cauda de drawdowns</w:t>
            </w:r>
          </w:p>
        </w:tc>
        <w:tc>
          <w:tcPr>
            <w:tcW w:w="0" w:type="auto"/>
          </w:tcPr>
          <w:p w14:paraId="798FD9FC" w14:textId="77777777" w:rsidR="00303D02" w:rsidRDefault="00303D02" w:rsidP="00303D02">
            <w:pPr>
              <w:pStyle w:val="Compact"/>
            </w:pPr>
            <w:proofErr w:type="spellStart"/>
            <w:r>
              <w:t>Não</w:t>
            </w:r>
            <w:proofErr w:type="spellEnd"/>
          </w:p>
        </w:tc>
      </w:tr>
      <w:tr w:rsidR="00303D02" w14:paraId="091A9BAD" w14:textId="77777777" w:rsidTr="00303D02">
        <w:trPr>
          <w:jc w:val="center"/>
        </w:trPr>
        <w:tc>
          <w:tcPr>
            <w:tcW w:w="0" w:type="auto"/>
          </w:tcPr>
          <w:p w14:paraId="1000C2F4" w14:textId="77777777" w:rsidR="00303D02" w:rsidRDefault="00303D02" w:rsidP="00303D02">
            <w:pPr>
              <w:pStyle w:val="Compact"/>
            </w:pPr>
            <w:proofErr w:type="spellStart"/>
            <w:r>
              <w:t>BL_classico</w:t>
            </w:r>
            <w:proofErr w:type="spellEnd"/>
          </w:p>
        </w:tc>
        <w:tc>
          <w:tcPr>
            <w:tcW w:w="0" w:type="auto"/>
          </w:tcPr>
          <w:p w14:paraId="0843C623" w14:textId="77777777" w:rsidR="00303D02" w:rsidRDefault="00303D02" w:rsidP="00303D02">
            <w:pPr>
              <w:pStyle w:val="Compact"/>
            </w:pPr>
            <w:r>
              <w:t>BL</w:t>
            </w:r>
          </w:p>
        </w:tc>
        <w:tc>
          <w:tcPr>
            <w:tcW w:w="0" w:type="auto"/>
          </w:tcPr>
          <w:p w14:paraId="2B14E8BC"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C313ABA" w14:textId="77777777" w:rsidR="00303D02" w:rsidRDefault="00303D02" w:rsidP="00303D02">
            <w:pPr>
              <w:pStyle w:val="Compact"/>
            </w:pPr>
            <w:proofErr w:type="spellStart"/>
            <w:r>
              <w:t>Variância</w:t>
            </w:r>
            <w:proofErr w:type="spellEnd"/>
          </w:p>
        </w:tc>
        <w:tc>
          <w:tcPr>
            <w:tcW w:w="0" w:type="auto"/>
          </w:tcPr>
          <w:p w14:paraId="67A6E7E1" w14:textId="77777777" w:rsidR="00303D02" w:rsidRDefault="00303D02" w:rsidP="00303D02">
            <w:pPr>
              <w:pStyle w:val="Compact"/>
            </w:pPr>
            <w:proofErr w:type="spellStart"/>
            <w:r>
              <w:t>Não</w:t>
            </w:r>
            <w:proofErr w:type="spellEnd"/>
          </w:p>
        </w:tc>
      </w:tr>
      <w:tr w:rsidR="00303D02" w14:paraId="4428F2CC" w14:textId="77777777" w:rsidTr="00303D02">
        <w:trPr>
          <w:jc w:val="center"/>
        </w:trPr>
        <w:tc>
          <w:tcPr>
            <w:tcW w:w="0" w:type="auto"/>
          </w:tcPr>
          <w:p w14:paraId="5CD2F5C4" w14:textId="77777777" w:rsidR="00303D02" w:rsidRDefault="00303D02" w:rsidP="00303D02">
            <w:pPr>
              <w:pStyle w:val="Compact"/>
            </w:pPr>
            <w:r>
              <w:t>BL_classico_c10</w:t>
            </w:r>
          </w:p>
        </w:tc>
        <w:tc>
          <w:tcPr>
            <w:tcW w:w="0" w:type="auto"/>
          </w:tcPr>
          <w:p w14:paraId="242B49B4" w14:textId="77777777" w:rsidR="00303D02" w:rsidRDefault="00303D02" w:rsidP="00303D02">
            <w:pPr>
              <w:pStyle w:val="Compact"/>
            </w:pPr>
            <w:r>
              <w:t>BL</w:t>
            </w:r>
          </w:p>
        </w:tc>
        <w:tc>
          <w:tcPr>
            <w:tcW w:w="0" w:type="auto"/>
          </w:tcPr>
          <w:p w14:paraId="2BB74EA4"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250B1A9" w14:textId="77777777" w:rsidR="00303D02" w:rsidRDefault="00303D02" w:rsidP="00303D02">
            <w:pPr>
              <w:pStyle w:val="Compact"/>
            </w:pPr>
            <w:proofErr w:type="spellStart"/>
            <w:r>
              <w:t>Variância</w:t>
            </w:r>
            <w:proofErr w:type="spellEnd"/>
          </w:p>
        </w:tc>
        <w:tc>
          <w:tcPr>
            <w:tcW w:w="0" w:type="auto"/>
          </w:tcPr>
          <w:p w14:paraId="5CBC7031" w14:textId="77777777" w:rsidR="00303D02" w:rsidRDefault="00303D02" w:rsidP="00303D02">
            <w:pPr>
              <w:pStyle w:val="Compact"/>
            </w:pPr>
            <w:r>
              <w:t>10%</w:t>
            </w:r>
          </w:p>
        </w:tc>
      </w:tr>
      <w:tr w:rsidR="00303D02" w14:paraId="1582D50A" w14:textId="77777777" w:rsidTr="00303D02">
        <w:trPr>
          <w:jc w:val="center"/>
        </w:trPr>
        <w:tc>
          <w:tcPr>
            <w:tcW w:w="0" w:type="auto"/>
          </w:tcPr>
          <w:p w14:paraId="71F764A2" w14:textId="77777777" w:rsidR="00303D02" w:rsidRDefault="00303D02" w:rsidP="00303D02">
            <w:pPr>
              <w:pStyle w:val="Compact"/>
            </w:pPr>
            <w:proofErr w:type="spellStart"/>
            <w:r>
              <w:t>BL_downside</w:t>
            </w:r>
            <w:proofErr w:type="spellEnd"/>
          </w:p>
        </w:tc>
        <w:tc>
          <w:tcPr>
            <w:tcW w:w="0" w:type="auto"/>
          </w:tcPr>
          <w:p w14:paraId="3ADC839A" w14:textId="77777777" w:rsidR="00303D02" w:rsidRDefault="00303D02" w:rsidP="00303D02">
            <w:pPr>
              <w:pStyle w:val="Compact"/>
            </w:pPr>
            <w:r>
              <w:t>BL</w:t>
            </w:r>
          </w:p>
        </w:tc>
        <w:tc>
          <w:tcPr>
            <w:tcW w:w="0" w:type="auto"/>
          </w:tcPr>
          <w:p w14:paraId="38B18263"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CE3E8D5" w14:textId="77777777" w:rsidR="00303D02" w:rsidRDefault="00303D02" w:rsidP="00303D02">
            <w:pPr>
              <w:pStyle w:val="Compact"/>
            </w:pPr>
            <w:proofErr w:type="spellStart"/>
            <w:r>
              <w:t>Semicovariância</w:t>
            </w:r>
            <w:proofErr w:type="spellEnd"/>
          </w:p>
        </w:tc>
        <w:tc>
          <w:tcPr>
            <w:tcW w:w="0" w:type="auto"/>
          </w:tcPr>
          <w:p w14:paraId="1E67F731" w14:textId="77777777" w:rsidR="00303D02" w:rsidRDefault="00303D02" w:rsidP="00303D02">
            <w:pPr>
              <w:pStyle w:val="Compact"/>
            </w:pPr>
            <w:proofErr w:type="spellStart"/>
            <w:r>
              <w:t>Não</w:t>
            </w:r>
            <w:proofErr w:type="spellEnd"/>
          </w:p>
        </w:tc>
      </w:tr>
      <w:tr w:rsidR="00303D02" w14:paraId="42D35D7F" w14:textId="77777777" w:rsidTr="00303D02">
        <w:trPr>
          <w:jc w:val="center"/>
        </w:trPr>
        <w:tc>
          <w:tcPr>
            <w:tcW w:w="0" w:type="auto"/>
          </w:tcPr>
          <w:p w14:paraId="5733A9FD" w14:textId="77777777" w:rsidR="00303D02" w:rsidRDefault="00303D02" w:rsidP="00303D02">
            <w:pPr>
              <w:pStyle w:val="Compact"/>
            </w:pPr>
            <w:r>
              <w:t>BL_downside_c10</w:t>
            </w:r>
          </w:p>
        </w:tc>
        <w:tc>
          <w:tcPr>
            <w:tcW w:w="0" w:type="auto"/>
          </w:tcPr>
          <w:p w14:paraId="740D2214" w14:textId="77777777" w:rsidR="00303D02" w:rsidRDefault="00303D02" w:rsidP="00303D02">
            <w:pPr>
              <w:pStyle w:val="Compact"/>
            </w:pPr>
            <w:r>
              <w:t>BL</w:t>
            </w:r>
          </w:p>
        </w:tc>
        <w:tc>
          <w:tcPr>
            <w:tcW w:w="0" w:type="auto"/>
          </w:tcPr>
          <w:p w14:paraId="36E14AEF"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7C047B6D" w14:textId="77777777" w:rsidR="00303D02" w:rsidRDefault="00303D02" w:rsidP="00303D02">
            <w:pPr>
              <w:pStyle w:val="Compact"/>
            </w:pPr>
            <w:proofErr w:type="spellStart"/>
            <w:r>
              <w:t>Semicovariância</w:t>
            </w:r>
            <w:proofErr w:type="spellEnd"/>
          </w:p>
        </w:tc>
        <w:tc>
          <w:tcPr>
            <w:tcW w:w="0" w:type="auto"/>
          </w:tcPr>
          <w:p w14:paraId="5300052C" w14:textId="77777777" w:rsidR="00303D02" w:rsidRDefault="00303D02" w:rsidP="00303D02">
            <w:pPr>
              <w:pStyle w:val="Compact"/>
            </w:pPr>
            <w:r>
              <w:t>10%</w:t>
            </w:r>
          </w:p>
        </w:tc>
      </w:tr>
    </w:tbl>
    <w:p w14:paraId="41B6BC49" w14:textId="77777777" w:rsidR="00303D02" w:rsidRPr="00303D02" w:rsidRDefault="00303D02" w:rsidP="00303D02">
      <w:pPr>
        <w:pStyle w:val="Corpodetexto"/>
        <w:jc w:val="center"/>
        <w:rPr>
          <w:sz w:val="18"/>
        </w:rPr>
      </w:pPr>
      <w:r>
        <w:rPr>
          <w:sz w:val="20"/>
        </w:rPr>
        <w:t>Fonte: elaboração própria.</w:t>
      </w:r>
    </w:p>
    <w:p w14:paraId="1A620C9F" w14:textId="77777777" w:rsidR="00303D02" w:rsidRDefault="00303D02" w:rsidP="00303D02">
      <w:pPr>
        <w:pStyle w:val="Corpodetexto"/>
        <w:rPr>
          <w:lang w:val="pt-BR"/>
        </w:rPr>
      </w:pPr>
    </w:p>
    <w:bookmarkEnd w:id="137"/>
    <w:p w14:paraId="3E8AE9E8"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723C4152" w14:textId="77777777" w:rsidR="00780A74" w:rsidRPr="00853490" w:rsidRDefault="00D75844" w:rsidP="00853490">
      <w:pPr>
        <w:pStyle w:val="Corpodetexto"/>
        <w:tabs>
          <w:tab w:val="left" w:pos="993"/>
        </w:tabs>
        <w:spacing w:line="360" w:lineRule="auto"/>
        <w:ind w:firstLine="851"/>
        <w:jc w:val="both"/>
      </w:pPr>
      <w:r>
        <w:br w:type="page"/>
      </w:r>
    </w:p>
    <w:p w14:paraId="0CA2D10A" w14:textId="77777777" w:rsidR="00853490" w:rsidRPr="00853490" w:rsidRDefault="00853490" w:rsidP="00FE0050">
      <w:pPr>
        <w:pStyle w:val="Ttulo1"/>
        <w:numPr>
          <w:ilvl w:val="0"/>
          <w:numId w:val="1"/>
        </w:numPr>
        <w:tabs>
          <w:tab w:val="left" w:pos="480"/>
        </w:tabs>
        <w:spacing w:line="360" w:lineRule="auto"/>
        <w:jc w:val="both"/>
        <w:rPr>
          <w:b w:val="0"/>
        </w:rPr>
      </w:pPr>
      <w:bookmarkStart w:id="138" w:name="_Toc231998838"/>
      <w:r>
        <w:lastRenderedPageBreak/>
        <w:t>CAPÍTULO 4 — RESULTADOS E DISCUSSÃO</w:t>
      </w:r>
      <w:bookmarkEnd w:id="138"/>
      <w:r>
        <w:t xml:space="preserve"> </w:t>
      </w:r>
    </w:p>
    <w:p w14:paraId="5D3A35FC" w14:textId="77777777" w:rsidR="00043795" w:rsidRDefault="00043795" w:rsidP="00043795">
      <w:pPr>
        <w:rPr>
          <w:sz w:val="24"/>
        </w:rPr>
      </w:pPr>
    </w:p>
    <w:p w14:paraId="1D35FE15" w14:textId="77777777" w:rsidR="00043795" w:rsidRDefault="00043795" w:rsidP="00043795">
      <w:pPr>
        <w:rPr>
          <w:sz w:val="24"/>
          <w:szCs w:val="24"/>
        </w:rPr>
      </w:pPr>
    </w:p>
    <w:p w14:paraId="3B6136EF" w14:textId="77777777" w:rsidR="00780A74" w:rsidRPr="00114688" w:rsidRDefault="00B30976" w:rsidP="00FE0050">
      <w:pPr>
        <w:pStyle w:val="Ttulo2"/>
        <w:numPr>
          <w:ilvl w:val="1"/>
          <w:numId w:val="1"/>
        </w:numPr>
        <w:jc w:val="left"/>
        <w:rPr>
          <w:sz w:val="22"/>
          <w:szCs w:val="24"/>
        </w:rPr>
      </w:pPr>
      <w:bookmarkStart w:id="139" w:name="_Toc231998839"/>
      <w:r>
        <w:rPr>
          <w:sz w:val="24"/>
        </w:rPr>
        <w:t xml:space="preserve">Caracterização da Amostra </w:t>
      </w:r>
      <w:r>
        <w:rPr>
          <w:i/>
          <w:iCs/>
          <w:sz w:val="24"/>
        </w:rPr>
        <w:t>Out-of-Sample</w:t>
      </w:r>
      <w:bookmarkEnd w:id="139"/>
    </w:p>
    <w:p w14:paraId="1B85375B" w14:textId="77777777" w:rsidR="00043795" w:rsidRDefault="00043795" w:rsidP="00043795">
      <w:pPr>
        <w:rPr>
          <w:bCs/>
          <w:sz w:val="24"/>
          <w:szCs w:val="24"/>
        </w:rPr>
      </w:pPr>
    </w:p>
    <w:p w14:paraId="60A9714D" w14:textId="77777777" w:rsidR="00C45567" w:rsidRDefault="00B30976" w:rsidP="00B30976">
      <w:pPr>
        <w:spacing w:line="360" w:lineRule="auto"/>
        <w:ind w:firstLine="851"/>
        <w:jc w:val="both"/>
        <w:rPr>
          <w:bCs/>
          <w:sz w:val="24"/>
          <w:szCs w:val="24"/>
        </w:rPr>
      </w:pPr>
      <w:r>
        <w:rPr>
          <w:bCs/>
          <w:sz w:val="24"/>
          <w:szCs w:val="24"/>
        </w:rPr>
        <w:t>A avaliação empírica das estratégias foi conduzida sobre o universo investível final de 102 ativos da B3, selecionados pelos critérios de liquidez e presença descritos no Capítulo 3 e detalhados no Apêndice A.</w:t>
      </w:r>
    </w:p>
    <w:p w14:paraId="5F6C8F9B" w14:textId="77777777" w:rsidR="00C45567" w:rsidRDefault="00B30976" w:rsidP="00B30976">
      <w:pPr>
        <w:spacing w:line="360" w:lineRule="auto"/>
        <w:ind w:firstLine="851"/>
        <w:jc w:val="both"/>
        <w:rPr>
          <w:bCs/>
          <w:sz w:val="24"/>
          <w:szCs w:val="24"/>
        </w:rPr>
      </w:pPr>
      <w:r>
        <w:rPr>
          <w:bCs/>
          <w:sz w:val="24"/>
          <w:szCs w:val="24"/>
        </w:rPr>
        <w:t xml:space="preserve"> </w:t>
      </w:r>
      <w:r>
        <w:rPr>
          <w:bCs/>
          <w:sz w:val="24"/>
          <w:szCs w:val="24"/>
          <w:lang w:val="pt-BR"/>
        </w:rPr>
        <w:t>A janela fora da amostra (*out-</w:t>
      </w:r>
      <w:proofErr w:type="spellStart"/>
      <w:r>
        <w:rPr>
          <w:bCs/>
          <w:sz w:val="24"/>
          <w:szCs w:val="24"/>
          <w:lang w:val="pt-BR"/>
        </w:rPr>
        <w:t>of</w:t>
      </w:r>
      <w:proofErr w:type="spellEnd"/>
      <w:r>
        <w:rPr>
          <w:bCs/>
          <w:sz w:val="24"/>
          <w:szCs w:val="24"/>
          <w:lang w:val="pt-BR"/>
        </w:rPr>
        <w:t>-sample* - OOS) compreende 2.690 pregões, estendendo-se de 2 de março de 2015 a 30 de dezembro de 2025 (aproximadamente 10,8 anos). Esta extensão é a resultante do período de formação mínima de 60 meses (*</w:t>
      </w:r>
      <w:proofErr w:type="spellStart"/>
      <w:r>
        <w:rPr>
          <w:bCs/>
          <w:sz w:val="24"/>
          <w:szCs w:val="24"/>
          <w:lang w:val="pt-BR"/>
        </w:rPr>
        <w:t>warm-up</w:t>
      </w:r>
      <w:proofErr w:type="spellEnd"/>
      <w:r>
        <w:rPr>
          <w:bCs/>
          <w:sz w:val="24"/>
          <w:szCs w:val="24"/>
          <w:lang w:val="pt-BR"/>
        </w:rPr>
        <w:t>*), aplicado a partir da data de início do painel de dados em 4 de janeiro de 2010.</w:t>
      </w:r>
      <w:r>
        <w:rPr>
          <w:bCs/>
          <w:sz w:val="24"/>
          <w:szCs w:val="24"/>
        </w:rPr>
        <w:t xml:space="preserve"> </w:t>
      </w:r>
    </w:p>
    <w:p w14:paraId="62CE1814" w14:textId="77777777" w:rsidR="00B30976" w:rsidRDefault="00B30976" w:rsidP="00B30976">
      <w:pPr>
        <w:spacing w:line="360" w:lineRule="auto"/>
        <w:ind w:firstLine="851"/>
        <w:jc w:val="both"/>
        <w:rPr>
          <w:bCs/>
          <w:sz w:val="24"/>
          <w:szCs w:val="24"/>
        </w:rPr>
      </w:pPr>
      <w:r>
        <w:rPr>
          <w:bCs/>
          <w:sz w:val="24"/>
          <w:szCs w:val="24"/>
        </w:rPr>
        <w:t xml:space="preserve">Todas as estratégias foram submetidas a rebalanceamento mensal, totalizando cerca de 130 pontos de realocação por estratégia, com custo transacional de 50 </w:t>
      </w:r>
      <w:r>
        <w:rPr>
          <w:bCs/>
          <w:i/>
          <w:iCs/>
          <w:sz w:val="24"/>
          <w:szCs w:val="24"/>
        </w:rPr>
        <w:t>basis points</w:t>
      </w:r>
      <w:r>
        <w:rPr>
          <w:bCs/>
          <w:sz w:val="24"/>
          <w:szCs w:val="24"/>
        </w:rPr>
        <w:t xml:space="preserve"> (0,5%) incidente sobre o giro de cada rebalanceamento. As estatísticas descritivas dos log-retornos diários e os diagnósticos econométricos da amostra constam nas Tabelas 5 a 7.</w:t>
      </w:r>
    </w:p>
    <w:p w14:paraId="177EB140" w14:textId="77777777" w:rsidR="00B30976" w:rsidRDefault="00B30976" w:rsidP="005333B0">
      <w:pPr>
        <w:pStyle w:val="Corpodetexto"/>
        <w:spacing w:line="360" w:lineRule="auto"/>
        <w:ind w:firstLine="851"/>
        <w:jc w:val="both"/>
      </w:pPr>
      <w:r>
        <w:rPr>
          <w:bCs/>
        </w:rPr>
        <w:t>As 16 estratégias avaliadas distribuem-se em três famílias metodológicas, conforme formalizado no Capítulo 3:</w:t>
      </w:r>
    </w:p>
    <w:p w14:paraId="7262B2FF"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MPT (Teoria Moderna do Portfólio) — 6 estratégias:</w:t>
      </w:r>
      <w:r>
        <w:rPr>
          <w:rFonts w:ascii="Times New Roman" w:hAnsi="Times New Roman" w:cs="Times New Roman"/>
          <w:lang w:val="pt-BR"/>
        </w:rPr>
        <w:t xml:space="preserve"> </w:t>
      </w:r>
      <w:proofErr w:type="spellStart"/>
      <w:r>
        <w:rPr>
          <w:rStyle w:val="VerbatimChar"/>
          <w:rFonts w:ascii="Times New Roman" w:hAnsi="Times New Roman" w:cs="Times New Roman"/>
          <w:b/>
          <w:bCs/>
          <w:i w:val="0"/>
          <w:iCs w:val="0"/>
          <w:color w:val="auto"/>
          <w:sz w:val="24"/>
          <w:szCs w:val="24"/>
        </w:rPr>
        <w:t>EqualWeight</w:t>
      </w:r>
      <w:proofErr w:type="spellEnd"/>
      <w:r>
        <w:rPr>
          <w:rFonts w:ascii="Times New Roman" w:hAnsi="Times New Roman" w:cs="Times New Roman"/>
          <w:i/>
          <w:iCs/>
          <w:lang w:val="pt-BR"/>
        </w:rPr>
        <w:t xml:space="preserve"> </w:t>
      </w:r>
      <w:r>
        <w:rPr>
          <w:rFonts w:ascii="Times New Roman" w:hAnsi="Times New Roman" w:cs="Times New Roman"/>
          <w:lang w:val="pt-BR"/>
        </w:rPr>
        <w:t>(carteira igualmente ponderada, 1/N, com rebalanceamento mensal</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InvVol</w:t>
      </w:r>
      <w:proofErr w:type="spellEnd"/>
      <w:r>
        <w:rPr>
          <w:rFonts w:ascii="Times New Roman" w:hAnsi="Times New Roman" w:cs="Times New Roman"/>
          <w:i/>
          <w:iCs/>
          <w:lang w:val="pt-BR"/>
        </w:rPr>
        <w:t xml:space="preserve"> </w:t>
      </w:r>
      <w:r>
        <w:rPr>
          <w:rFonts w:ascii="Times New Roman" w:hAnsi="Times New Roman" w:cs="Times New Roman"/>
          <w:lang w:val="pt-BR"/>
        </w:rPr>
        <w:t xml:space="preserve">(ponderação inversa à volatilidade), </w:t>
      </w:r>
      <w:proofErr w:type="spellStart"/>
      <w:r>
        <w:rPr>
          <w:rStyle w:val="VerbatimChar"/>
          <w:rFonts w:ascii="Times New Roman" w:hAnsi="Times New Roman" w:cs="Times New Roman"/>
          <w:b/>
          <w:bCs/>
          <w:i w:val="0"/>
          <w:iCs w:val="0"/>
          <w:color w:val="auto"/>
          <w:sz w:val="24"/>
          <w:szCs w:val="24"/>
        </w:rPr>
        <w:t>MinVar</w:t>
      </w:r>
      <w:proofErr w:type="spellEnd"/>
      <w:r>
        <w:rPr>
          <w:rFonts w:ascii="Times New Roman" w:hAnsi="Times New Roman" w:cs="Times New Roman"/>
          <w:lang w:val="pt-BR"/>
        </w:rPr>
        <w:t xml:space="preserve"> (mínima variância global), </w:t>
      </w:r>
      <w:r>
        <w:rPr>
          <w:rStyle w:val="VerbatimChar"/>
          <w:rFonts w:ascii="Times New Roman" w:hAnsi="Times New Roman" w:cs="Times New Roman"/>
          <w:b/>
          <w:bCs/>
          <w:i w:val="0"/>
          <w:iCs w:val="0"/>
          <w:color w:val="auto"/>
          <w:sz w:val="24"/>
          <w:szCs w:val="24"/>
        </w:rPr>
        <w:t>MinVar_c10</w:t>
      </w:r>
      <w:r>
        <w:rPr>
          <w:rFonts w:ascii="Times New Roman" w:hAnsi="Times New Roman" w:cs="Times New Roman"/>
          <w:lang w:val="pt-BR"/>
        </w:rPr>
        <w:t xml:space="preserve"> (mínima variância com teto de 10% por ativo), </w:t>
      </w:r>
      <w:proofErr w:type="spellStart"/>
      <w:r>
        <w:rPr>
          <w:rStyle w:val="VerbatimChar"/>
          <w:rFonts w:ascii="Times New Roman" w:hAnsi="Times New Roman" w:cs="Times New Roman"/>
          <w:b/>
          <w:bCs/>
          <w:i w:val="0"/>
          <w:iCs w:val="0"/>
          <w:color w:val="auto"/>
          <w:sz w:val="24"/>
          <w:szCs w:val="24"/>
        </w:rPr>
        <w:t>MaxSharpe</w:t>
      </w:r>
      <w:proofErr w:type="spellEnd"/>
      <w:r>
        <w:rPr>
          <w:rFonts w:ascii="Times New Roman" w:hAnsi="Times New Roman" w:cs="Times New Roman"/>
          <w:i/>
          <w:iCs/>
          <w:lang w:val="pt-BR"/>
        </w:rPr>
        <w:t xml:space="preserve"> </w:t>
      </w:r>
      <w:r>
        <w:rPr>
          <w:rFonts w:ascii="Times New Roman" w:hAnsi="Times New Roman" w:cs="Times New Roman"/>
          <w:lang w:val="pt-BR"/>
        </w:rPr>
        <w:t xml:space="preserve">(máxima razão de Sharpe) e </w:t>
      </w:r>
      <w:r>
        <w:rPr>
          <w:rStyle w:val="VerbatimChar"/>
          <w:rFonts w:ascii="Times New Roman" w:hAnsi="Times New Roman" w:cs="Times New Roman"/>
          <w:b/>
          <w:bCs/>
          <w:i w:val="0"/>
          <w:iCs w:val="0"/>
          <w:color w:val="auto"/>
          <w:sz w:val="24"/>
          <w:szCs w:val="24"/>
        </w:rPr>
        <w:t>MaxSharpe_c10</w:t>
      </w:r>
      <w:r>
        <w:rPr>
          <w:rFonts w:ascii="Times New Roman" w:hAnsi="Times New Roman" w:cs="Times New Roman"/>
          <w:lang w:val="pt-BR"/>
        </w:rPr>
        <w:t xml:space="preserve"> (com teto de 10%).</w:t>
      </w:r>
    </w:p>
    <w:p w14:paraId="4F79DD2B"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PMPT (Teoria Pós-Moderna do Portfólio) — 5 estratégias:</w:t>
      </w:r>
      <w:r>
        <w:rPr>
          <w:rFonts w:ascii="Times New Roman" w:hAnsi="Times New Roman" w:cs="Times New Roman"/>
          <w:lang w:val="pt-BR"/>
        </w:rPr>
        <w:t xml:space="preserve"> </w:t>
      </w:r>
      <w:proofErr w:type="spellStart"/>
      <w:r>
        <w:rPr>
          <w:rStyle w:val="VerbatimChar"/>
          <w:rFonts w:ascii="Times New Roman" w:hAnsi="Times New Roman" w:cs="Times New Roman"/>
          <w:b/>
          <w:bCs/>
          <w:i w:val="0"/>
          <w:iCs w:val="0"/>
          <w:color w:val="auto"/>
          <w:sz w:val="24"/>
          <w:szCs w:val="24"/>
        </w:rPr>
        <w:t>MaxOmega</w:t>
      </w:r>
      <w:proofErr w:type="spellEnd"/>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MaxSortino</w:t>
      </w:r>
      <w:proofErr w:type="spellEnd"/>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MaxKappa3</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MinCVaR</w:t>
      </w:r>
      <w:proofErr w:type="spellEnd"/>
      <w:r>
        <w:rPr>
          <w:rFonts w:ascii="Times New Roman" w:hAnsi="Times New Roman" w:cs="Times New Roman"/>
          <w:i/>
          <w:iCs/>
          <w:lang w:val="pt-BR"/>
        </w:rPr>
        <w:t xml:space="preserve"> </w:t>
      </w:r>
      <w:r>
        <w:rPr>
          <w:rFonts w:ascii="Times New Roman" w:hAnsi="Times New Roman" w:cs="Times New Roman"/>
          <w:lang w:val="pt-BR"/>
        </w:rPr>
        <w:t xml:space="preserve">(mínimo </w:t>
      </w:r>
      <w:proofErr w:type="spellStart"/>
      <w:r>
        <w:rPr>
          <w:rFonts w:ascii="Times New Roman" w:hAnsi="Times New Roman" w:cs="Times New Roman"/>
          <w:lang w:val="pt-BR"/>
        </w:rPr>
        <w:t>Conditional</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Value</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at</w:t>
      </w:r>
      <w:proofErr w:type="spellEnd"/>
      <w:r>
        <w:rPr>
          <w:rFonts w:ascii="Times New Roman" w:hAnsi="Times New Roman" w:cs="Times New Roman"/>
          <w:lang w:val="pt-BR"/>
        </w:rPr>
        <w:t xml:space="preserve"> Risk) e</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MinCDaR</w:t>
      </w:r>
      <w:proofErr w:type="spellEnd"/>
      <w:r>
        <w:rPr>
          <w:rFonts w:ascii="Times New Roman" w:hAnsi="Times New Roman" w:cs="Times New Roman"/>
          <w:lang w:val="pt-BR"/>
        </w:rPr>
        <w:t xml:space="preserve"> (mínimo </w:t>
      </w:r>
      <w:proofErr w:type="spellStart"/>
      <w:r>
        <w:rPr>
          <w:rFonts w:ascii="Times New Roman" w:hAnsi="Times New Roman" w:cs="Times New Roman"/>
          <w:lang w:val="pt-BR"/>
        </w:rPr>
        <w:t>Conditional</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at</w:t>
      </w:r>
      <w:proofErr w:type="spellEnd"/>
      <w:r>
        <w:rPr>
          <w:rFonts w:ascii="Times New Roman" w:hAnsi="Times New Roman" w:cs="Times New Roman"/>
          <w:lang w:val="pt-BR"/>
        </w:rPr>
        <w:t xml:space="preserve"> Risk).</w:t>
      </w:r>
    </w:p>
    <w:p w14:paraId="11269044"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Black-</w:t>
      </w:r>
      <w:proofErr w:type="spellStart"/>
      <w:r>
        <w:rPr>
          <w:rFonts w:ascii="Times New Roman" w:hAnsi="Times New Roman" w:cs="Times New Roman"/>
          <w:b/>
          <w:bCs/>
          <w:lang w:val="pt-BR"/>
        </w:rPr>
        <w:t>Litterman</w:t>
      </w:r>
      <w:proofErr w:type="spellEnd"/>
      <w:r>
        <w:rPr>
          <w:rFonts w:ascii="Times New Roman" w:hAnsi="Times New Roman" w:cs="Times New Roman"/>
          <w:b/>
          <w:bCs/>
          <w:lang w:val="pt-BR"/>
        </w:rPr>
        <w:t xml:space="preserve"> — 4 estratégias:</w:t>
      </w:r>
      <w:r>
        <w:rPr>
          <w:rFonts w:ascii="Times New Roman" w:hAnsi="Times New Roman" w:cs="Times New Roman"/>
          <w:lang w:val="pt-BR"/>
        </w:rPr>
        <w:t xml:space="preserve"> </w:t>
      </w:r>
      <w:proofErr w:type="spellStart"/>
      <w:r>
        <w:rPr>
          <w:rStyle w:val="VerbatimChar"/>
          <w:rFonts w:ascii="Times New Roman" w:hAnsi="Times New Roman" w:cs="Times New Roman"/>
          <w:b/>
          <w:bCs/>
          <w:i w:val="0"/>
          <w:iCs w:val="0"/>
          <w:color w:val="auto"/>
          <w:sz w:val="24"/>
          <w:szCs w:val="24"/>
        </w:rPr>
        <w:t>BL_classico</w:t>
      </w:r>
      <w:proofErr w:type="spellEnd"/>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BL_classico_c10</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BL_downside</w:t>
      </w:r>
      <w:proofErr w:type="spellEnd"/>
      <w:r>
        <w:rPr>
          <w:rFonts w:ascii="Times New Roman" w:hAnsi="Times New Roman" w:cs="Times New Roman"/>
          <w:lang w:val="pt-BR"/>
        </w:rPr>
        <w:t xml:space="preserve"> e</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BL_downside_c10</w:t>
      </w:r>
      <w:r>
        <w:rPr>
          <w:rFonts w:ascii="Times New Roman" w:hAnsi="Times New Roman" w:cs="Times New Roman"/>
          <w:lang w:val="pt-BR"/>
        </w:rPr>
        <w:t xml:space="preserve">, todas com visões geradas pelo fator de </w:t>
      </w:r>
      <w:r>
        <w:rPr>
          <w:rFonts w:ascii="Times New Roman" w:hAnsi="Times New Roman" w:cs="Times New Roman"/>
          <w:b/>
          <w:bCs/>
          <w:i/>
          <w:iCs/>
          <w:lang w:val="pt-BR"/>
        </w:rPr>
        <w:t>momentum</w:t>
      </w:r>
      <w:r>
        <w:rPr>
          <w:rFonts w:ascii="Times New Roman" w:hAnsi="Times New Roman" w:cs="Times New Roman"/>
          <w:b/>
          <w:bCs/>
          <w:lang w:val="pt-BR"/>
        </w:rPr>
        <w:t xml:space="preserve"> 12-1</w:t>
      </w:r>
      <w:r>
        <w:rPr>
          <w:rFonts w:ascii="Times New Roman" w:hAnsi="Times New Roman" w:cs="Times New Roman"/>
          <w:lang w:val="pt-BR"/>
        </w:rPr>
        <w:t>.</w:t>
      </w:r>
    </w:p>
    <w:p w14:paraId="0F794BC9"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Como referências, utilizam-se o </w:t>
      </w:r>
      <w:r>
        <w:rPr>
          <w:rFonts w:ascii="Times New Roman" w:hAnsi="Times New Roman" w:cs="Times New Roman"/>
          <w:b/>
          <w:bCs/>
          <w:lang w:val="pt-BR"/>
        </w:rPr>
        <w:t>IBOVESPA</w:t>
      </w:r>
      <w:r>
        <w:rPr>
          <w:rFonts w:ascii="Times New Roman" w:hAnsi="Times New Roman" w:cs="Times New Roman"/>
          <w:lang w:val="pt-BR"/>
        </w:rPr>
        <w:t xml:space="preserve"> (índice passivo ponderado por capitalização) e o </w:t>
      </w:r>
      <w:r>
        <w:rPr>
          <w:rFonts w:ascii="Times New Roman" w:hAnsi="Times New Roman" w:cs="Times New Roman"/>
          <w:b/>
          <w:bCs/>
          <w:lang w:val="pt-BR"/>
        </w:rPr>
        <w:t>CDI</w:t>
      </w:r>
      <w:r>
        <w:rPr>
          <w:rFonts w:ascii="Times New Roman" w:hAnsi="Times New Roman" w:cs="Times New Roman"/>
          <w:lang w:val="pt-BR"/>
        </w:rPr>
        <w:t xml:space="preserve"> (proxy da taxa livre de risco, empregada no cálculo dos excessos de retorno). Inclui-se ainda a estratégia</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EqualWeight_BuyHold</w:t>
      </w:r>
      <w:proofErr w:type="spellEnd"/>
      <w:r>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3B5D11A5" w14:textId="77777777" w:rsidR="00B30976" w:rsidRDefault="00B30976" w:rsidP="00B30976">
      <w:pPr>
        <w:pStyle w:val="Corpodetexto"/>
        <w:spacing w:line="360" w:lineRule="auto"/>
        <w:ind w:firstLine="851"/>
        <w:jc w:val="both"/>
      </w:pPr>
      <w:r>
        <w:lastRenderedPageBreak/>
        <w:t xml:space="preserve">Observação metodológica relevante: a estratégia </w:t>
      </w:r>
      <w:proofErr w:type="spellStart"/>
      <w:r>
        <w:rPr>
          <w:rStyle w:val="VerbatimChar"/>
          <w:rFonts w:ascii="Times New Roman" w:hAnsi="Times New Roman"/>
          <w:b/>
          <w:bCs/>
          <w:i w:val="0"/>
          <w:iCs w:val="0"/>
          <w:color w:val="auto"/>
          <w:sz w:val="24"/>
          <w:szCs w:val="24"/>
        </w:rPr>
        <w:t>MaxSharpe</w:t>
      </w:r>
      <w:proofErr w:type="spellEnd"/>
      <w:r>
        <w:t xml:space="preserve"> é implementada como </w:t>
      </w:r>
      <w:r>
        <w:rPr>
          <w:b/>
          <w:bCs/>
        </w:rPr>
        <w:t>maximização direta do índice de Sharpe ex-ante</w:t>
      </w:r>
      <w:r>
        <w:t>, resolvida pelo algoritmo SLSQP com gradiente analítico exato (Seção 3.5.2). O resultado é o portfólio de tangência estimado a cada rebalanceamento com a informação disponível até então, o que não garante, contudo, o maior Sharpe realizado fora da amostra.</w:t>
      </w:r>
    </w:p>
    <w:p w14:paraId="7C7AC68C" w14:textId="77777777" w:rsidR="00C80051" w:rsidRPr="00C80051" w:rsidRDefault="00C80051" w:rsidP="00C80051">
      <w:pPr>
        <w:pStyle w:val="Corpodetexto"/>
        <w:spacing w:line="360" w:lineRule="auto"/>
        <w:ind w:firstLine="851"/>
        <w:jc w:val="both"/>
        <w:rPr>
          <w:lang w:val="pt-BR"/>
        </w:rPr>
      </w:pPr>
      <w:r>
        <w:rPr>
          <w:lang w:val="pt-BR"/>
        </w:rPr>
        <w:t xml:space="preserve">Ressalta-se, sob a ótica metodológica, que a estratégia denominada </w:t>
      </w:r>
      <w:proofErr w:type="spellStart"/>
      <w:r>
        <w:rPr>
          <w:i/>
          <w:iCs/>
          <w:lang w:val="pt-BR"/>
        </w:rPr>
        <w:t>MaxSharpe</w:t>
      </w:r>
      <w:proofErr w:type="spellEnd"/>
      <w:r>
        <w:rPr>
          <w:lang w:val="pt-BR"/>
        </w:rPr>
        <w:t xml:space="preserve"> maximiza diretamente o Índice de Sharpe </w:t>
      </w:r>
      <w:proofErr w:type="spellStart"/>
      <w:r>
        <w:rPr>
          <w:lang w:val="pt-BR"/>
        </w:rPr>
        <w:t>ex-ante</w:t>
      </w:r>
      <w:proofErr w:type="spellEnd"/>
      <w:r>
        <w:rPr>
          <w:lang w:val="pt-BR"/>
        </w:rPr>
        <w:t xml:space="preserve"> por meio do algoritmo SLSQP com gradiente analítico exato. O coeficiente exógeno de aversão ao risco global (</w:t>
      </w:r>
      <m:oMath>
        <m:r>
          <m:rPr>
            <m:sty m:val="p"/>
          </m:rPr>
          <w:rPr>
            <w:rFonts w:ascii="Cambria Math" w:hAnsi="Cambria Math"/>
          </w:rPr>
          <m:t xml:space="preserve"> δ= 2,5</m:t>
        </m:r>
      </m:oMath>
      <w:r>
        <w:rPr>
          <w:lang w:val="pt-BR"/>
        </w:rPr>
        <w:t xml:space="preserve">) é empregado exclusivamente na derivação do prior de equilíbrio do modelo </w:t>
      </w:r>
      <w:r>
        <w:rPr>
          <w:i/>
          <w:iCs/>
          <w:lang w:val="pt-BR"/>
        </w:rPr>
        <w:t>Black-</w:t>
      </w:r>
      <w:proofErr w:type="spellStart"/>
      <w:r>
        <w:rPr>
          <w:i/>
          <w:iCs/>
          <w:lang w:val="pt-BR"/>
        </w:rPr>
        <w:t>Litterman</w:t>
      </w:r>
      <w:proofErr w:type="spellEnd"/>
      <w:r>
        <w:rPr>
          <w:lang w:val="pt-BR"/>
        </w:rPr>
        <w:t>.</w:t>
      </w:r>
    </w:p>
    <w:p w14:paraId="0D1FE060" w14:textId="77777777" w:rsidR="00660315" w:rsidRDefault="00660315" w:rsidP="00660315">
      <w:pPr>
        <w:rPr>
          <w:sz w:val="24"/>
          <w:szCs w:val="24"/>
        </w:rPr>
      </w:pPr>
    </w:p>
    <w:p w14:paraId="1AEF6B90" w14:textId="77777777" w:rsidR="00660315" w:rsidRPr="00660315" w:rsidRDefault="00660315" w:rsidP="00FE0050">
      <w:pPr>
        <w:pStyle w:val="Ttulo2"/>
        <w:numPr>
          <w:ilvl w:val="1"/>
          <w:numId w:val="1"/>
        </w:numPr>
        <w:jc w:val="left"/>
        <w:rPr>
          <w:sz w:val="22"/>
          <w:szCs w:val="24"/>
        </w:rPr>
      </w:pPr>
      <w:bookmarkStart w:id="140" w:name="_Toc231998840"/>
      <w:r>
        <w:rPr>
          <w:sz w:val="24"/>
          <w:szCs w:val="24"/>
          <w:lang w:val="pt-BR"/>
        </w:rPr>
        <w:t>Desempenho por Família de Estratégias</w:t>
      </w:r>
      <w:bookmarkEnd w:id="140"/>
    </w:p>
    <w:p w14:paraId="6DFE3EF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4DC35B48"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91BE3C" w14:textId="77777777" w:rsidR="00660315" w:rsidRDefault="00660315" w:rsidP="00660315">
      <w:pPr>
        <w:pStyle w:val="Corpodetexto"/>
        <w:rPr>
          <w:lang w:val="pt-BR"/>
        </w:rPr>
      </w:pPr>
    </w:p>
    <w:p w14:paraId="243BDEE9" w14:textId="77777777" w:rsidR="00660315" w:rsidRPr="00660315" w:rsidRDefault="00660315" w:rsidP="00660315">
      <w:pPr>
        <w:pStyle w:val="Corpodetexto"/>
        <w:rPr>
          <w:lang w:val="pt-BR"/>
        </w:rPr>
      </w:pPr>
    </w:p>
    <w:p w14:paraId="27E365B1" w14:textId="77777777" w:rsidR="00660315" w:rsidRPr="00D52007" w:rsidRDefault="00660315" w:rsidP="00FE0050">
      <w:pPr>
        <w:pStyle w:val="Ttulo3"/>
        <w:numPr>
          <w:ilvl w:val="2"/>
          <w:numId w:val="1"/>
        </w:numPr>
        <w:spacing w:line="360" w:lineRule="auto"/>
        <w:jc w:val="both"/>
        <w:rPr>
          <w:b w:val="0"/>
          <w:bCs w:val="0"/>
          <w:lang w:val="pt-BR"/>
        </w:rPr>
      </w:pPr>
      <w:bookmarkStart w:id="141" w:name="_Toc231998841"/>
      <w:r>
        <w:rPr>
          <w:b w:val="0"/>
          <w:bCs w:val="0"/>
          <w:lang w:val="pt-BR"/>
        </w:rPr>
        <w:t>Família MPT</w:t>
      </w:r>
      <w:bookmarkEnd w:id="141"/>
    </w:p>
    <w:p w14:paraId="59C0F0FF"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59EA3B3B" w14:textId="77777777"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Pr>
          <w:lang w:val="pt-BR"/>
          <w:rPrChange w:id="142" w:author="Pedro Augusto" w:date="2026-06-10T15:40:00Z">
            <w:rPr/>
          </w:rPrChange>
        </w:rPr>
        <w:t>Dentro da Teoria Moderna do Portfólio observa-se forte dispersão de resultados. As carteiras de mínima variância (</w:t>
      </w:r>
      <w:proofErr w:type="spellStart"/>
      <w:r>
        <w:rPr>
          <w:lang w:val="pt-BR"/>
          <w:rPrChange w:id="143" w:author="Pedro Augusto" w:date="2026-06-10T15:40:00Z">
            <w:rPr/>
          </w:rPrChange>
        </w:rPr>
        <w:t>MinVar</w:t>
      </w:r>
      <w:proofErr w:type="spellEnd"/>
      <w:r>
        <w:rPr>
          <w:lang w:val="pt-BR"/>
          <w:rPrChange w:id="144" w:author="Pedro Augusto" w:date="2026-06-10T15:40:00Z">
            <w:rPr/>
          </w:rPrChange>
        </w:rPr>
        <w:t xml:space="preserve"> e MinVar_c10) destacam-se pela estabilidade: registram a menor volatilidade de todo o painel (12,96% e 12,99% a.a., respectivamente) e os menores </w:t>
      </w:r>
      <w:proofErr w:type="spellStart"/>
      <w:r>
        <w:rPr>
          <w:lang w:val="pt-BR"/>
          <w:rPrChange w:id="145" w:author="Pedro Augusto" w:date="2026-06-10T15:40:00Z">
            <w:rPr/>
          </w:rPrChange>
        </w:rPr>
        <w:t>drawdowns</w:t>
      </w:r>
      <w:proofErr w:type="spellEnd"/>
      <w:r>
        <w:rPr>
          <w:lang w:val="pt-BR"/>
          <w:rPrChange w:id="146" w:author="Pedro Augusto" w:date="2026-06-10T15:40:00Z">
            <w:rPr/>
          </w:rPrChange>
        </w:rPr>
        <w:t xml:space="preserve"> da família (−25,62% e −25,63%), com CAGR de aproximadamente 13,0% a.a. (13,17% na versão com teto), volatilidade controlada de 12,95% a.a. e índice de Sharpe de 0,293 (0,304 na versão MinVar_c10). O resultado corrobora empiricamente, no mercado brasileiro, o argumento de </w:t>
      </w:r>
      <w:proofErr w:type="spellStart"/>
      <w:r>
        <w:rPr>
          <w:lang w:val="pt-BR"/>
          <w:rPrChange w:id="147" w:author="Pedro Augusto" w:date="2026-06-10T15:40:00Z">
            <w:rPr/>
          </w:rPrChange>
        </w:rPr>
        <w:t>DeMiguel</w:t>
      </w:r>
      <w:proofErr w:type="spellEnd"/>
      <w:r>
        <w:rPr>
          <w:lang w:val="pt-BR"/>
          <w:rPrChange w:id="148" w:author="Pedro Augusto" w:date="2026-06-10T15:40:00Z">
            <w:rPr/>
          </w:rPrChange>
        </w:rPr>
        <w:t xml:space="preserve">, </w:t>
      </w:r>
      <w:proofErr w:type="spellStart"/>
      <w:r>
        <w:rPr>
          <w:lang w:val="pt-BR"/>
          <w:rPrChange w:id="149" w:author="Pedro Augusto" w:date="2026-06-10T15:40:00Z">
            <w:rPr/>
          </w:rPrChange>
        </w:rPr>
        <w:t>Garlappi</w:t>
      </w:r>
      <w:proofErr w:type="spellEnd"/>
      <w:r>
        <w:rPr>
          <w:lang w:val="pt-BR"/>
          <w:rPrChange w:id="150" w:author="Pedro Augusto" w:date="2026-06-10T15:40:00Z">
            <w:rPr/>
          </w:rPrChange>
        </w:rPr>
        <w:t xml:space="preserve"> e </w:t>
      </w:r>
      <w:proofErr w:type="spellStart"/>
      <w:r>
        <w:rPr>
          <w:lang w:val="pt-BR"/>
          <w:rPrChange w:id="151" w:author="Pedro Augusto" w:date="2026-06-10T15:40:00Z">
            <w:rPr/>
          </w:rPrChange>
        </w:rPr>
        <w:t>Uppal</w:t>
      </w:r>
      <w:proofErr w:type="spellEnd"/>
      <w:r>
        <w:rPr>
          <w:lang w:val="pt-BR"/>
          <w:rPrChange w:id="152" w:author="Pedro Augusto" w:date="2026-06-10T15:40:00Z">
            <w:rPr/>
          </w:rPrChange>
        </w:rPr>
        <w:t xml:space="preserve"> (2009): ao eliminar a dependência do vetor de retornos esperados — o input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09EF230C" w14:textId="77777777" w:rsidR="00660315" w:rsidRPr="00592DCB" w:rsidRDefault="00660315" w:rsidP="00660315">
      <w:pPr>
        <w:pStyle w:val="Corpodetexto"/>
        <w:spacing w:line="360" w:lineRule="auto"/>
        <w:ind w:firstLine="851"/>
        <w:jc w:val="both"/>
        <w:rPr>
          <w:lang w:val="pt-BR"/>
        </w:rPr>
      </w:pPr>
      <w:r>
        <w:rPr>
          <w:lang w:val="pt-BR"/>
        </w:rPr>
        <w:t xml:space="preserve">As carteiras de </w:t>
      </w:r>
      <w:r>
        <w:rPr>
          <w:b/>
          <w:bCs/>
          <w:lang w:val="pt-BR"/>
        </w:rPr>
        <w:t xml:space="preserve">máxima </w:t>
      </w:r>
      <w:r>
        <w:rPr>
          <w:lang w:val="pt-BR"/>
        </w:rPr>
        <w:t>utilidade (</w:t>
      </w:r>
      <w:proofErr w:type="spellStart"/>
      <w:r>
        <w:rPr>
          <w:lang w:val="pt-BR"/>
        </w:rPr>
        <w:t>MaxSharpe</w:t>
      </w:r>
      <w:proofErr w:type="spellEnd"/>
      <w:r>
        <w:rPr>
          <w:lang w:val="pt-BR"/>
        </w:rPr>
        <w:t xml:space="preserve"> e MaxSharpe_c10) entregaram o </w:t>
      </w:r>
      <w:r>
        <w:rPr>
          <w:lang w:val="pt-BR"/>
        </w:rPr>
        <w:lastRenderedPageBreak/>
        <w:t xml:space="preserve">melhor desempenho ajustado ao risco da família MPT: </w:t>
      </w:r>
      <w:proofErr w:type="spellStart"/>
      <w:r>
        <w:rPr>
          <w:lang w:val="pt-BR"/>
        </w:rPr>
        <w:t>MaxSharpe</w:t>
      </w:r>
      <w:proofErr w:type="spellEnd"/>
      <w:r>
        <w:rPr>
          <w:lang w:val="pt-BR"/>
        </w:rPr>
        <w:t xml:space="preserve"> apresentou Sharpe de 0,287 e CAGR de 13,60% a.a., com o segundo menor </w:t>
      </w:r>
      <w:proofErr w:type="spellStart"/>
      <w:r>
        <w:rPr>
          <w:lang w:val="pt-BR"/>
        </w:rPr>
        <w:t>drawdown</w:t>
      </w:r>
      <w:proofErr w:type="spellEnd"/>
      <w:r>
        <w:rPr>
          <w:lang w:val="pt-BR"/>
        </w:rPr>
        <w:t xml:space="preserve"> do painel (−22,76%). A versão com teto (MaxSharpe_c10) reduziu ligeiramente o retorno (CAGR 12,66%) e o Sharpe (0,243), em troca de menor volatilidade.</w:t>
      </w:r>
    </w:p>
    <w:p w14:paraId="36204A51" w14:textId="77777777" w:rsidR="00660315" w:rsidRDefault="00660315" w:rsidP="00660315">
      <w:pPr>
        <w:pStyle w:val="Corpodetexto"/>
        <w:spacing w:line="360" w:lineRule="auto"/>
        <w:ind w:firstLine="851"/>
        <w:jc w:val="both"/>
        <w:rPr>
          <w:lang w:val="pt-BR"/>
        </w:rPr>
      </w:pPr>
      <w:r>
        <w:t>Os dois resultados mais fracos da família advêm das ponderações ingênuas. A carteira de paridade de volatilidade (InvVol) obteve Sharpe de 0,328 (CAGR de 14,65% a.a.), superando o IBOVESPA. E a carteira 1/N rebalanceada mensalmente (EqualWeight) registrou Sharpe de 0,290 e CAGR de 13,91% a.a. — desempenho que contrasta de forma marcante com sua versão buy-and-hold (EqualWeight_BuyHold: Sharpe 0,443, CAGR 17,28% a.a.). Como a única diferença entre as duas é o rebalanceamento mensal e o custo de 50 bps associado, a comparação documenta empiricamente o custo de fricção da realocação periódica: a diversificação ingênua, quando submetida a rebalanceamento custoso, perde toda a vantagem que possui em regime de compra e manutenção. Esse achado matiza a leitura usual do “paradoxo do 1/N”: no presente experimento, a carteira 1/N rebalanceada supera o índice passivo (IBOVESPA Sharpe 0,178), mas perde por larga margem para sua própria versão buy-and-hold sem rebalanceamento.</w:t>
      </w:r>
    </w:p>
    <w:p w14:paraId="0FCFDFCB" w14:textId="77777777" w:rsidR="00D52007" w:rsidRPr="00592DCB" w:rsidRDefault="00D52007" w:rsidP="00660315">
      <w:pPr>
        <w:pStyle w:val="Corpodetexto"/>
        <w:spacing w:line="360" w:lineRule="auto"/>
        <w:ind w:firstLine="851"/>
        <w:jc w:val="both"/>
        <w:rPr>
          <w:lang w:val="pt-BR"/>
        </w:rPr>
      </w:pPr>
    </w:p>
    <w:p w14:paraId="34C92478" w14:textId="77777777" w:rsidR="00660315" w:rsidRPr="00D52007" w:rsidRDefault="00660315" w:rsidP="00FE0050">
      <w:pPr>
        <w:pStyle w:val="Ttulo3"/>
        <w:numPr>
          <w:ilvl w:val="2"/>
          <w:numId w:val="1"/>
        </w:numPr>
        <w:spacing w:line="360" w:lineRule="auto"/>
        <w:jc w:val="both"/>
        <w:rPr>
          <w:b w:val="0"/>
          <w:bCs w:val="0"/>
          <w:lang w:val="pt-BR"/>
        </w:rPr>
      </w:pPr>
      <w:bookmarkStart w:id="153" w:name="_Toc231998842"/>
      <w:r>
        <w:rPr>
          <w:b w:val="0"/>
          <w:bCs w:val="0"/>
          <w:lang w:val="pt-BR"/>
        </w:rPr>
        <w:t>Família PMPT</w:t>
      </w:r>
      <w:bookmarkEnd w:id="153"/>
    </w:p>
    <w:p w14:paraId="2388F28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57CBE959" w14:textId="77777777"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A família pós-moderna, orientada a métricas de risco assimétrico, apresentou desempenho heterogêneo. As estratégias baseadas em risco de </w:t>
      </w:r>
      <w:proofErr w:type="spellStart"/>
      <w:r>
        <w:rPr>
          <w:rFonts w:ascii="Times New Roman" w:hAnsi="Times New Roman" w:cs="Times New Roman"/>
          <w:lang w:val="pt-BR"/>
        </w:rPr>
        <w:t>downside</w:t>
      </w:r>
      <w:proofErr w:type="spellEnd"/>
      <w:r>
        <w:rPr>
          <w:rFonts w:ascii="Times New Roman" w:hAnsi="Times New Roman" w:cs="Times New Roman"/>
          <w:lang w:val="pt-BR"/>
        </w:rPr>
        <w:t xml:space="preserve"> — </w:t>
      </w:r>
      <w:proofErr w:type="spellStart"/>
      <w:r>
        <w:rPr>
          <w:rFonts w:ascii="Times New Roman" w:hAnsi="Times New Roman" w:cs="Times New Roman"/>
          <w:lang w:val="pt-BR"/>
        </w:rPr>
        <w:t>MaxSortino</w:t>
      </w:r>
      <w:proofErr w:type="spellEnd"/>
      <w:r>
        <w:rPr>
          <w:rFonts w:ascii="Times New Roman" w:hAnsi="Times New Roman" w:cs="Times New Roman"/>
          <w:lang w:val="pt-BR"/>
        </w:rPr>
        <w:t xml:space="preserve"> (Sharpe 0,281; </w:t>
      </w:r>
      <w:proofErr w:type="spellStart"/>
      <w:r>
        <w:rPr>
          <w:rFonts w:ascii="Times New Roman" w:hAnsi="Times New Roman" w:cs="Times New Roman"/>
          <w:lang w:val="pt-BR"/>
        </w:rPr>
        <w:t>Sortino</w:t>
      </w:r>
      <w:proofErr w:type="spellEnd"/>
      <w:r>
        <w:rPr>
          <w:rFonts w:ascii="Times New Roman" w:hAnsi="Times New Roman" w:cs="Times New Roman"/>
          <w:lang w:val="pt-BR"/>
        </w:rPr>
        <w:t xml:space="preserve"> 0,397) e MaxKappa3 (Sharpe 0,284; </w:t>
      </w:r>
      <w:proofErr w:type="spellStart"/>
      <w:r>
        <w:rPr>
          <w:rFonts w:ascii="Times New Roman" w:hAnsi="Times New Roman" w:cs="Times New Roman"/>
          <w:lang w:val="pt-BR"/>
        </w:rPr>
        <w:t>Sortino</w:t>
      </w:r>
      <w:proofErr w:type="spellEnd"/>
      <w:r>
        <w:rPr>
          <w:rFonts w:ascii="Times New Roman" w:hAnsi="Times New Roman" w:cs="Times New Roman"/>
          <w:lang w:val="pt-BR"/>
        </w:rPr>
        <w:t xml:space="preserve"> 0,403) — situaram-se logo abaixo da </w:t>
      </w:r>
      <w:proofErr w:type="spellStart"/>
      <w:r>
        <w:rPr>
          <w:rFonts w:ascii="Times New Roman" w:hAnsi="Times New Roman" w:cs="Times New Roman"/>
          <w:lang w:val="pt-BR"/>
        </w:rPr>
        <w:t>MaxSharpe</w:t>
      </w:r>
      <w:proofErr w:type="spellEnd"/>
      <w:r>
        <w:rPr>
          <w:rFonts w:ascii="Times New Roman" w:hAnsi="Times New Roman" w:cs="Times New Roman"/>
          <w:lang w:val="pt-BR"/>
        </w:rPr>
        <w:t xml:space="preserve"> em desempenho ajustado ao risco, mas exibiram os </w:t>
      </w:r>
      <w:r>
        <w:rPr>
          <w:rFonts w:ascii="Times New Roman" w:hAnsi="Times New Roman" w:cs="Times New Roman"/>
          <w:b/>
          <w:bCs/>
          <w:lang w:val="pt-BR"/>
        </w:rPr>
        <w:t xml:space="preserve">menores </w:t>
      </w:r>
      <w:proofErr w:type="spellStart"/>
      <w:r>
        <w:rPr>
          <w:rFonts w:ascii="Times New Roman" w:hAnsi="Times New Roman" w:cs="Times New Roman"/>
          <w:b/>
          <w:bCs/>
          <w:lang w:val="pt-BR"/>
        </w:rPr>
        <w:t>drawdowns</w:t>
      </w:r>
      <w:proofErr w:type="spellEnd"/>
      <w:r>
        <w:rPr>
          <w:rFonts w:ascii="Times New Roman" w:hAnsi="Times New Roman" w:cs="Times New Roman"/>
          <w:b/>
          <w:bCs/>
          <w:lang w:val="pt-BR"/>
        </w:rPr>
        <w:t xml:space="preserve"> de todo o </w:t>
      </w:r>
      <w:r>
        <w:rPr>
          <w:rFonts w:ascii="Times New Roman" w:hAnsi="Times New Roman" w:cs="Times New Roman"/>
          <w:lang w:val="pt-BR"/>
        </w:rPr>
        <w:t xml:space="preserve">painel (MaxKappa3: −22,55%; </w:t>
      </w:r>
      <w:proofErr w:type="spellStart"/>
      <w:r>
        <w:rPr>
          <w:rFonts w:ascii="Times New Roman" w:hAnsi="Times New Roman" w:cs="Times New Roman"/>
          <w:lang w:val="pt-BR"/>
        </w:rPr>
        <w:t>MaxSortino</w:t>
      </w:r>
      <w:proofErr w:type="spellEnd"/>
      <w:r>
        <w:rPr>
          <w:rFonts w:ascii="Times New Roman" w:hAnsi="Times New Roman" w:cs="Times New Roman"/>
          <w:lang w:val="pt-BR"/>
        </w:rPr>
        <w:t>: −23,26%). Esse é o principal mérito empírico da abordagem PMPT no período: os objetivos focados na penalização de perdas entregaram o melhor controle de risco de cauda, ainda que sem maximizar o Sharpe.</w:t>
      </w:r>
    </w:p>
    <w:p w14:paraId="44C3D4CC" w14:textId="77777777" w:rsidR="00660315" w:rsidRPr="003112B2" w:rsidRDefault="00660315" w:rsidP="00D52007">
      <w:pPr>
        <w:pStyle w:val="Corpodetexto"/>
        <w:spacing w:line="360" w:lineRule="auto"/>
        <w:ind w:firstLine="851"/>
        <w:jc w:val="both"/>
        <w:rPr>
          <w:lang w:val="pt-BR"/>
        </w:rPr>
      </w:pPr>
      <w:r>
        <w:rPr>
          <w:lang w:val="pt-BR"/>
        </w:rPr>
        <w:t xml:space="preserve">A estratégia de </w:t>
      </w:r>
      <w:r>
        <w:rPr>
          <w:b/>
          <w:bCs/>
          <w:lang w:val="pt-BR"/>
        </w:rPr>
        <w:t xml:space="preserve">mínimo </w:t>
      </w:r>
      <w:proofErr w:type="spellStart"/>
      <w:r>
        <w:rPr>
          <w:b/>
          <w:bCs/>
          <w:lang w:val="pt-BR"/>
        </w:rPr>
        <w:t>CVaR</w:t>
      </w:r>
      <w:proofErr w:type="spellEnd"/>
      <w:r>
        <w:rPr>
          <w:lang w:val="pt-BR"/>
        </w:rPr>
        <w:t xml:space="preserve"> (</w:t>
      </w:r>
      <w:proofErr w:type="spellStart"/>
      <w:r>
        <w:rPr>
          <w:lang w:val="pt-BR"/>
        </w:rPr>
        <w:t>MinCVaR</w:t>
      </w:r>
      <w:proofErr w:type="spellEnd"/>
      <w:r>
        <w:rPr>
          <w:lang w:val="pt-BR"/>
        </w:rPr>
        <w:t xml:space="preserve">) produziu métricas quase idênticas às da mínima variância (Sharpe 0,264; volatilidade 12,88%; </w:t>
      </w:r>
      <w:proofErr w:type="spellStart"/>
      <w:r>
        <w:rPr>
          <w:lang w:val="pt-BR"/>
        </w:rPr>
        <w:t>drawdown</w:t>
      </w:r>
      <w:proofErr w:type="spellEnd"/>
      <w:r>
        <w:rPr>
          <w:lang w:val="pt-BR"/>
        </w:rPr>
        <w:t xml:space="preserve"> −26,44%). A convergência entre o objetivo de mínima variância simétrico e o de risco de cauda </w:t>
      </w:r>
      <w:proofErr w:type="spellStart"/>
      <w:r>
        <w:rPr>
          <w:lang w:val="pt-BR"/>
        </w:rPr>
        <w:t>CVaR</w:t>
      </w:r>
      <w:proofErr w:type="spellEnd"/>
      <w:r>
        <w:rPr>
          <w:lang w:val="pt-BR"/>
        </w:rPr>
        <w:t xml:space="preserve"> sugere que, neste universo, a estrutura de risco capturada por ambos é semelhante — o refinamento de cauda adicionou pouco sobre a variância simples.</w:t>
      </w:r>
    </w:p>
    <w:p w14:paraId="27C76B4E" w14:textId="77777777" w:rsidR="00C80051" w:rsidRPr="00C80051" w:rsidRDefault="00C80051" w:rsidP="00C80051">
      <w:pPr>
        <w:pStyle w:val="Corpodetexto"/>
        <w:spacing w:line="360" w:lineRule="auto"/>
        <w:ind w:firstLine="851"/>
        <w:jc w:val="both"/>
        <w:rPr>
          <w:lang w:val="pt-BR"/>
        </w:rPr>
      </w:pPr>
      <w:r>
        <w:t xml:space="preserve">Identificam-se divergências de performance estatisticamente significativas em </w:t>
      </w:r>
      <w:r>
        <w:lastRenderedPageBreak/>
        <w:t>dois modelos de otimização. A estratégia de Máximo Índice Ômega (MaxOmega) apresentou desempenho subótimo, evidenciado por um Índice de Sharpe de 0,149 e volatilidade anualizada de 21,23%, inferior ao benchmark do mercado. Paralelamente, a minimização do Conditional Drawdown at Risk (MinCDaR) registrou o pior desempenho global da amostra, embora atenuado pelas correções de condicionamento do solver e limpeza do universo: CAGR de 5,36% a.a., Sharpe de −0,105 e drawdown máximo de −62,46%, o que traduz uma perda de capital superior a 60% em função de sua limitação preditiva diante de quebras estruturais.</w:t>
      </w:r>
    </w:p>
    <w:p w14:paraId="286C56F8" w14:textId="77777777" w:rsidR="00C80051" w:rsidRPr="00592DCB" w:rsidRDefault="00C80051" w:rsidP="00D52007">
      <w:pPr>
        <w:pStyle w:val="Corpodetexto"/>
        <w:spacing w:line="360" w:lineRule="auto"/>
        <w:ind w:firstLine="851"/>
        <w:jc w:val="both"/>
        <w:rPr>
          <w:lang w:val="pt-BR"/>
        </w:rPr>
      </w:pPr>
    </w:p>
    <w:p w14:paraId="5F513472" w14:textId="77777777" w:rsidR="00660315" w:rsidRPr="00D52007" w:rsidRDefault="00660315" w:rsidP="00FE0050">
      <w:pPr>
        <w:pStyle w:val="Ttulo3"/>
        <w:numPr>
          <w:ilvl w:val="2"/>
          <w:numId w:val="1"/>
        </w:numPr>
        <w:spacing w:line="360" w:lineRule="auto"/>
        <w:jc w:val="both"/>
        <w:rPr>
          <w:b w:val="0"/>
          <w:bCs w:val="0"/>
          <w:lang w:val="pt-BR"/>
        </w:rPr>
      </w:pPr>
      <w:bookmarkStart w:id="154" w:name="_Toc231998843"/>
      <w:r>
        <w:rPr>
          <w:b w:val="0"/>
          <w:bCs w:val="0"/>
          <w:lang w:val="pt-BR"/>
        </w:rPr>
        <w:t>Família Black-</w:t>
      </w:r>
      <w:proofErr w:type="spellStart"/>
      <w:r>
        <w:rPr>
          <w:b w:val="0"/>
          <w:bCs w:val="0"/>
          <w:lang w:val="pt-BR"/>
        </w:rPr>
        <w:t>Litterman</w:t>
      </w:r>
      <w:proofErr w:type="spellEnd"/>
      <w:r>
        <w:rPr>
          <w:b w:val="0"/>
          <w:bCs w:val="0"/>
          <w:lang w:val="pt-BR"/>
        </w:rPr>
        <w:t xml:space="preserve"> (Visões de </w:t>
      </w:r>
      <w:r>
        <w:rPr>
          <w:b w:val="0"/>
          <w:bCs w:val="0"/>
          <w:i/>
          <w:iCs/>
          <w:lang w:val="pt-BR"/>
        </w:rPr>
        <w:t>Momentum</w:t>
      </w:r>
      <w:r>
        <w:rPr>
          <w:b w:val="0"/>
          <w:bCs w:val="0"/>
          <w:lang w:val="pt-BR"/>
        </w:rPr>
        <w:t xml:space="preserve"> 12-1)</w:t>
      </w:r>
      <w:bookmarkEnd w:id="154"/>
    </w:p>
    <w:p w14:paraId="4955D6C6"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D1D5034" w14:textId="77777777"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Pr>
          <w:lang w:val="pt-BR"/>
        </w:rPr>
        <w:t>A família Black-</w:t>
      </w:r>
      <w:proofErr w:type="spellStart"/>
      <w:r>
        <w:rPr>
          <w:lang w:val="pt-BR"/>
        </w:rPr>
        <w:t>Litterman</w:t>
      </w:r>
      <w:proofErr w:type="spellEnd"/>
      <w:r>
        <w:rPr>
          <w:lang w:val="pt-BR"/>
        </w:rPr>
        <w:t>, que combina um prior de equilíbrio de mercado a visões absolutas de retorno geradas pelo fator de momentum 12-1, foi a de melhor desempenho ajustado ao risco do estudo. A configuração clássica (</w:t>
      </w:r>
      <w:proofErr w:type="spellStart"/>
      <w:r>
        <w:rPr>
          <w:lang w:val="pt-BR"/>
        </w:rPr>
        <w:t>BL_classico</w:t>
      </w:r>
      <w:proofErr w:type="spellEnd"/>
      <w:r>
        <w:rPr>
          <w:lang w:val="pt-BR"/>
        </w:rPr>
        <w:t xml:space="preserve">) liderou simultaneamente o CAGR (24,31% a.a.) e o índice de Sharpe (0,611) de todo o painel, com </w:t>
      </w:r>
      <w:proofErr w:type="spellStart"/>
      <w:r>
        <w:rPr>
          <w:lang w:val="pt-BR"/>
        </w:rPr>
        <w:t>Sortino</w:t>
      </w:r>
      <w:proofErr w:type="spellEnd"/>
      <w:r>
        <w:rPr>
          <w:lang w:val="pt-BR"/>
        </w:rPr>
        <w:t xml:space="preserve"> de 0,890 — superando o IBOVESPA em mais de três vezes em termos de Sharpe (0,178). A variante de </w:t>
      </w:r>
      <w:proofErr w:type="spellStart"/>
      <w:r>
        <w:rPr>
          <w:lang w:val="pt-BR"/>
        </w:rPr>
        <w:t>downside</w:t>
      </w:r>
      <w:proofErr w:type="spellEnd"/>
      <w:r>
        <w:rPr>
          <w:lang w:val="pt-BR"/>
        </w:rPr>
        <w:t xml:space="preserve"> (</w:t>
      </w:r>
      <w:proofErr w:type="spellStart"/>
      <w:r>
        <w:rPr>
          <w:lang w:val="pt-BR"/>
        </w:rPr>
        <w:t>BL_downside</w:t>
      </w:r>
      <w:proofErr w:type="spellEnd"/>
      <w:r>
        <w:rPr>
          <w:lang w:val="pt-BR"/>
        </w:rPr>
        <w:t xml:space="preserve">), que substitui a covariância completa pela </w:t>
      </w:r>
      <w:proofErr w:type="spellStart"/>
      <w:r>
        <w:rPr>
          <w:lang w:val="pt-BR"/>
        </w:rPr>
        <w:t>semicovariância</w:t>
      </w:r>
      <w:proofErr w:type="spellEnd"/>
      <w:r>
        <w:rPr>
          <w:lang w:val="pt-BR"/>
        </w:rPr>
        <w:t>, alcançou CAGR de 22,91% a.a. e Sharpe de 0,514.</w:t>
      </w:r>
    </w:p>
    <w:p w14:paraId="689AD8C5" w14:textId="77777777" w:rsidR="00660315" w:rsidRPr="00592DCB" w:rsidRDefault="00660315" w:rsidP="00D52007">
      <w:pPr>
        <w:pStyle w:val="Corpodetexto"/>
        <w:spacing w:line="360" w:lineRule="auto"/>
        <w:ind w:firstLine="851"/>
        <w:jc w:val="both"/>
        <w:rPr>
          <w:lang w:val="pt-BR"/>
        </w:rPr>
      </w:pPr>
      <w:r>
        <w:rPr>
          <w:lang w:val="pt-BR"/>
        </w:rPr>
        <w:t xml:space="preserve">Esse desempenho superior, contudo, </w:t>
      </w:r>
      <w:r>
        <w:rPr>
          <w:b/>
          <w:bCs/>
          <w:lang w:val="pt-BR"/>
        </w:rPr>
        <w:t>não decorre de menor risco, mas de maior retorno</w:t>
      </w:r>
      <w:r>
        <w:rPr>
          <w:lang w:val="pt-BR"/>
        </w:rPr>
        <w:t>: as duas variantes plenas apresentam a maior volatilidade do painel (</w:t>
      </w:r>
      <w:proofErr w:type="spellStart"/>
      <w:r>
        <w:rPr>
          <w:lang w:val="pt-BR"/>
        </w:rPr>
        <w:t>BL_classico</w:t>
      </w:r>
      <w:proofErr w:type="spellEnd"/>
      <w:r>
        <w:rPr>
          <w:lang w:val="pt-BR"/>
        </w:rPr>
        <w:t xml:space="preserve">: 25,97%; </w:t>
      </w:r>
      <w:proofErr w:type="spellStart"/>
      <w:r>
        <w:rPr>
          <w:lang w:val="pt-BR"/>
        </w:rPr>
        <w:t>BL_downside</w:t>
      </w:r>
      <w:proofErr w:type="spellEnd"/>
      <w:r>
        <w:rPr>
          <w:lang w:val="pt-BR"/>
        </w:rPr>
        <w:t xml:space="preserve">: 32,17%) e </w:t>
      </w:r>
      <w:proofErr w:type="spellStart"/>
      <w:r>
        <w:rPr>
          <w:lang w:val="pt-BR"/>
        </w:rPr>
        <w:t>drawdowns</w:t>
      </w:r>
      <w:proofErr w:type="spellEnd"/>
      <w:r>
        <w:rPr>
          <w:lang w:val="pt-BR"/>
        </w:rPr>
        <w:t xml:space="preserve"> profundos (−38,93% e −57,41%, respectivamente, este último o segundo pior do estudo). O Sharpe elevado é, portanto, fruto de um numerador (retorno) expressivo, e não de um denominador (risco) contido.</w:t>
      </w:r>
    </w:p>
    <w:p w14:paraId="177ADD67" w14:textId="77777777" w:rsidR="00660315" w:rsidRPr="00592DCB" w:rsidRDefault="00660315" w:rsidP="00D52007">
      <w:pPr>
        <w:pStyle w:val="Corpodetexto"/>
        <w:spacing w:line="360" w:lineRule="auto"/>
        <w:ind w:firstLine="851"/>
        <w:jc w:val="both"/>
        <w:rPr>
          <w:lang w:val="pt-BR"/>
        </w:rPr>
      </w:pPr>
      <w:r>
        <w:rPr>
          <w:lang w:val="pt-BR"/>
        </w:rPr>
        <w:t xml:space="preserve">É aqui que a </w:t>
      </w:r>
      <w:r>
        <w:rPr>
          <w:b/>
          <w:bCs/>
          <w:lang w:val="pt-BR"/>
        </w:rPr>
        <w:t>imposição do teto de 10% por ativo</w:t>
      </w:r>
      <w:r>
        <w:rPr>
          <w:lang w:val="pt-BR"/>
        </w:rPr>
        <w:t xml:space="preserve"> (variantes c10) revela seu papel de instrumento de gestão de risco. A BL_classico_c10 reduziu a volatilidade de 25,97% para 20,20% e o </w:t>
      </w:r>
      <w:proofErr w:type="spellStart"/>
      <w:r>
        <w:rPr>
          <w:lang w:val="pt-BR"/>
        </w:rPr>
        <w:t>drawdown</w:t>
      </w:r>
      <w:proofErr w:type="spellEnd"/>
      <w:r>
        <w:rPr>
          <w:lang w:val="pt-BR"/>
        </w:rPr>
        <w:t xml:space="preserve"> de −38,93% para −33,60%, ao custo de apenas 0,05 ponto de Sharpe (0,611 → 0,563) e cerca de 3 pontos percentuais de CAGR (24,31% → 20,44%). O efeito é ainda mais pronunciado na BL_downside_c10, que domou uma volatilidade quase patológica de 32,17% para 22,30% e um </w:t>
      </w:r>
      <w:proofErr w:type="spellStart"/>
      <w:r>
        <w:rPr>
          <w:lang w:val="pt-BR"/>
        </w:rPr>
        <w:t>drawdown</w:t>
      </w:r>
      <w:proofErr w:type="spellEnd"/>
      <w:r>
        <w:rPr>
          <w:lang w:val="pt-BR"/>
        </w:rPr>
        <w:t xml:space="preserve"> de −57,41% para −38,01%. O teto converte, assim, o retorno bruto das visões de </w:t>
      </w:r>
      <w:r>
        <w:rPr>
          <w:i/>
          <w:iCs/>
          <w:lang w:val="pt-BR"/>
        </w:rPr>
        <w:t>momentum</w:t>
      </w:r>
      <w:r>
        <w:rPr>
          <w:lang w:val="pt-BR"/>
        </w:rPr>
        <w:t xml:space="preserve"> em um perfil risco-retorno substancialmente mais defensável para aplicação prática.</w:t>
      </w:r>
    </w:p>
    <w:p w14:paraId="5F8C781B" w14:textId="77777777" w:rsidR="00660315" w:rsidRDefault="00660315" w:rsidP="00D52007">
      <w:pPr>
        <w:pStyle w:val="Corpodetexto"/>
        <w:spacing w:line="360" w:lineRule="auto"/>
        <w:ind w:firstLine="851"/>
        <w:jc w:val="both"/>
        <w:rPr>
          <w:lang w:val="pt-BR"/>
        </w:rPr>
      </w:pPr>
      <w:r>
        <w:t xml:space="preserve">Cabe registrar que as variantes BL apresentam turnover muito elevado — entre </w:t>
      </w:r>
      <w:r>
        <w:lastRenderedPageBreak/>
        <w:t>629% e 948% ao ano (BL_classico: 798%; BL_downside: 948%) —, reflexo da sensibilidade dos pesos ao fator de momentum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24,31% é líquido desse custo; entretanto, custos adicionais de impacto de mercado em aplicação real reduziriam esse desempenho, constituindo limitação prática reconhecida na Seção 4.4.</w:t>
      </w:r>
    </w:p>
    <w:p w14:paraId="2AE88CC9" w14:textId="77777777" w:rsidR="003112B2" w:rsidRDefault="003112B2">
      <w:pPr>
        <w:rPr>
          <w:sz w:val="24"/>
          <w:szCs w:val="24"/>
          <w:lang w:val="pt-BR"/>
        </w:rPr>
      </w:pPr>
      <w:r>
        <w:rPr>
          <w:lang w:val="pt-BR"/>
        </w:rPr>
        <w:br w:type="page"/>
      </w:r>
    </w:p>
    <w:p w14:paraId="366DC0DB" w14:textId="77777777" w:rsidR="00660315" w:rsidRPr="00592DCB" w:rsidRDefault="00660315" w:rsidP="00FE0050">
      <w:pPr>
        <w:pStyle w:val="Ttulo2"/>
        <w:numPr>
          <w:ilvl w:val="1"/>
          <w:numId w:val="1"/>
        </w:numPr>
        <w:spacing w:line="360" w:lineRule="auto"/>
        <w:jc w:val="both"/>
        <w:rPr>
          <w:sz w:val="24"/>
          <w:szCs w:val="24"/>
          <w:lang w:val="pt-BR"/>
        </w:rPr>
      </w:pPr>
      <w:bookmarkStart w:id="155" w:name="_Toc231998844"/>
      <w:r>
        <w:rPr>
          <w:sz w:val="24"/>
          <w:szCs w:val="24"/>
          <w:lang w:val="pt-BR"/>
        </w:rPr>
        <w:lastRenderedPageBreak/>
        <w:t>Análise Comparativa Consolidada</w:t>
      </w:r>
      <w:bookmarkEnd w:id="155"/>
    </w:p>
    <w:p w14:paraId="2B8C5020" w14:textId="77777777" w:rsidR="003112B2" w:rsidRDefault="003112B2" w:rsidP="00D52007">
      <w:pPr>
        <w:spacing w:line="360" w:lineRule="auto"/>
        <w:ind w:firstLine="851"/>
        <w:jc w:val="both"/>
        <w:rPr>
          <w:sz w:val="24"/>
          <w:szCs w:val="24"/>
          <w:lang w:val="pt-BR"/>
        </w:rPr>
      </w:pPr>
    </w:p>
    <w:p w14:paraId="40EAA8CD" w14:textId="77777777" w:rsidR="00660315" w:rsidRPr="00D52007" w:rsidRDefault="00660315" w:rsidP="003112B2">
      <w:pPr>
        <w:spacing w:line="360" w:lineRule="auto"/>
        <w:ind w:firstLine="851"/>
        <w:jc w:val="both"/>
        <w:rPr>
          <w:lang w:val="pt-BR"/>
        </w:rPr>
      </w:pPr>
      <w:r>
        <w:rPr>
          <w:sz w:val="24"/>
          <w:szCs w:val="24"/>
          <w:lang w:val="pt-BR"/>
        </w:rPr>
        <w:t xml:space="preserve">A Tabela a seguir reúne as métricas anualizadas das 16 estratégias e do benchmark IBOVESPA para o período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Todas as métricas de retorno são líquidas de custo transacional.</w:t>
      </w:r>
    </w:p>
    <w:p w14:paraId="055A9DC3" w14:textId="77777777" w:rsidR="00660315" w:rsidRPr="00592DCB" w:rsidRDefault="00660315" w:rsidP="00660315">
      <w:pPr>
        <w:pStyle w:val="Corpodetexto"/>
        <w:spacing w:line="360" w:lineRule="auto"/>
        <w:jc w:val="both"/>
        <w:rPr>
          <w:lang w:val="pt-BR"/>
        </w:rPr>
      </w:pPr>
    </w:p>
    <w:p w14:paraId="0062FACA" w14:textId="7ECACB30" w:rsidR="008A6229" w:rsidRPr="00C83134" w:rsidRDefault="008A6229" w:rsidP="008A6229">
      <w:pPr>
        <w:pStyle w:val="Legenda"/>
        <w:keepNext/>
        <w:jc w:val="center"/>
        <w:rPr>
          <w:rFonts w:ascii="Times New Roman" w:hAnsi="Times New Roman" w:cs="Times New Roman"/>
          <w:i w:val="0"/>
          <w:iCs w:val="0"/>
          <w:color w:val="auto"/>
          <w:sz w:val="24"/>
          <w:szCs w:val="24"/>
        </w:rPr>
      </w:pPr>
      <w:bookmarkStart w:id="156" w:name="_Toc231738874"/>
      <w:r w:rsidRPr="00C83134">
        <w:rPr>
          <w:rFonts w:ascii="Times New Roman" w:hAnsi="Times New Roman" w:cs="Times New Roman"/>
          <w:i w:val="0"/>
          <w:iCs w:val="0"/>
          <w:color w:val="auto"/>
          <w:sz w:val="24"/>
          <w:szCs w:val="24"/>
        </w:rPr>
        <w:t xml:space="preserve">Tabela </w:t>
      </w:r>
      <w:r w:rsidRPr="00C83134">
        <w:rPr>
          <w:rFonts w:ascii="Times New Roman" w:hAnsi="Times New Roman" w:cs="Times New Roman"/>
          <w:i w:val="0"/>
          <w:iCs w:val="0"/>
          <w:color w:val="auto"/>
          <w:sz w:val="24"/>
          <w:szCs w:val="24"/>
        </w:rPr>
        <w:fldChar w:fldCharType="begin"/>
      </w:r>
      <w:r w:rsidRPr="00C83134">
        <w:rPr>
          <w:rFonts w:ascii="Times New Roman" w:hAnsi="Times New Roman" w:cs="Times New Roman"/>
          <w:i w:val="0"/>
          <w:iCs w:val="0"/>
          <w:color w:val="auto"/>
          <w:sz w:val="24"/>
          <w:szCs w:val="24"/>
        </w:rPr>
        <w:instrText xml:space="preserve"> SEQ Tabela \* ARABIC </w:instrText>
      </w:r>
      <w:r w:rsidRPr="00C83134">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8</w:t>
      </w:r>
      <w:r w:rsidRPr="00C83134">
        <w:rPr>
          <w:rFonts w:ascii="Times New Roman" w:hAnsi="Times New Roman" w:cs="Times New Roman"/>
          <w:i w:val="0"/>
          <w:iCs w:val="0"/>
          <w:color w:val="auto"/>
          <w:sz w:val="24"/>
          <w:szCs w:val="24"/>
        </w:rPr>
        <w:fldChar w:fldCharType="end"/>
      </w:r>
      <w:r w:rsidRPr="00C83134">
        <w:rPr>
          <w:rFonts w:ascii="Times New Roman" w:hAnsi="Times New Roman" w:cs="Times New Roman"/>
          <w:i w:val="0"/>
          <w:iCs w:val="0"/>
          <w:color w:val="auto"/>
          <w:sz w:val="24"/>
          <w:szCs w:val="24"/>
        </w:rPr>
        <w:t xml:space="preserve"> - Desempenho Out-</w:t>
      </w:r>
      <w:proofErr w:type="spellStart"/>
      <w:r w:rsidRPr="00C83134">
        <w:rPr>
          <w:rFonts w:ascii="Times New Roman" w:hAnsi="Times New Roman" w:cs="Times New Roman"/>
          <w:i w:val="0"/>
          <w:iCs w:val="0"/>
          <w:color w:val="auto"/>
          <w:sz w:val="24"/>
          <w:szCs w:val="24"/>
        </w:rPr>
        <w:t>of</w:t>
      </w:r>
      <w:proofErr w:type="spellEnd"/>
      <w:r w:rsidRPr="00C83134">
        <w:rPr>
          <w:rFonts w:ascii="Times New Roman" w:hAnsi="Times New Roman" w:cs="Times New Roman"/>
          <w:i w:val="0"/>
          <w:iCs w:val="0"/>
          <w:color w:val="auto"/>
          <w:sz w:val="24"/>
          <w:szCs w:val="24"/>
        </w:rPr>
        <w:t>-Sample das 16 Estratégias e Benchmark (2015-03-02 a 2025-12-30)</w:t>
      </w:r>
      <w:bookmarkEnd w:id="156"/>
    </w:p>
    <w:tbl>
      <w:tblPr>
        <w:tblStyle w:val="Table"/>
        <w:tblW w:w="5814" w:type="pct"/>
        <w:jc w:val="center"/>
        <w:tblLook w:val="0020" w:firstRow="1" w:lastRow="0" w:firstColumn="0" w:lastColumn="0" w:noHBand="0" w:noVBand="0"/>
      </w:tblPr>
      <w:tblGrid>
        <w:gridCol w:w="2483"/>
        <w:gridCol w:w="1283"/>
        <w:gridCol w:w="853"/>
        <w:gridCol w:w="782"/>
        <w:gridCol w:w="770"/>
        <w:gridCol w:w="897"/>
        <w:gridCol w:w="925"/>
        <w:gridCol w:w="771"/>
        <w:gridCol w:w="1124"/>
      </w:tblGrid>
      <w:tr w:rsidR="00E545AF" w14:paraId="7C93DEBE"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03BCCA7" w14:textId="77777777" w:rsidR="00E545AF" w:rsidRDefault="00E545AF" w:rsidP="002B1103">
            <w:pPr>
              <w:pStyle w:val="Compact"/>
            </w:pPr>
            <w:proofErr w:type="spellStart"/>
            <w:r>
              <w:t>Estratégia</w:t>
            </w:r>
            <w:proofErr w:type="spellEnd"/>
          </w:p>
        </w:tc>
        <w:tc>
          <w:tcPr>
            <w:tcW w:w="0" w:type="auto"/>
          </w:tcPr>
          <w:p w14:paraId="4127287E" w14:textId="77777777" w:rsidR="00E545AF" w:rsidRDefault="00E545AF" w:rsidP="002B1103">
            <w:pPr>
              <w:pStyle w:val="Compact"/>
            </w:pPr>
            <w:r>
              <w:t>Família</w:t>
            </w:r>
          </w:p>
        </w:tc>
        <w:tc>
          <w:tcPr>
            <w:tcW w:w="0" w:type="auto"/>
          </w:tcPr>
          <w:p w14:paraId="16493B60" w14:textId="77777777" w:rsidR="00E545AF" w:rsidRDefault="00E545AF" w:rsidP="002B1103">
            <w:pPr>
              <w:pStyle w:val="Compact"/>
              <w:jc w:val="right"/>
            </w:pPr>
            <w:r>
              <w:t xml:space="preserve">Ret. </w:t>
            </w:r>
            <w:proofErr w:type="spellStart"/>
            <w:r>
              <w:t>Acum</w:t>
            </w:r>
            <w:proofErr w:type="spellEnd"/>
            <w:r>
              <w:t>. (%)</w:t>
            </w:r>
          </w:p>
        </w:tc>
        <w:tc>
          <w:tcPr>
            <w:tcW w:w="0" w:type="auto"/>
          </w:tcPr>
          <w:p w14:paraId="12777DF0" w14:textId="77777777" w:rsidR="00E545AF" w:rsidRDefault="00E545AF" w:rsidP="002B1103">
            <w:pPr>
              <w:pStyle w:val="Compact"/>
              <w:jc w:val="right"/>
            </w:pPr>
            <w:r>
              <w:t xml:space="preserve">CAGR (% </w:t>
            </w:r>
            <w:proofErr w:type="spellStart"/>
            <w:r>
              <w:t>a.a.</w:t>
            </w:r>
            <w:proofErr w:type="spellEnd"/>
            <w:r>
              <w:t>)</w:t>
            </w:r>
          </w:p>
        </w:tc>
        <w:tc>
          <w:tcPr>
            <w:tcW w:w="0" w:type="auto"/>
          </w:tcPr>
          <w:p w14:paraId="0D270C2D" w14:textId="77777777" w:rsidR="00E545AF" w:rsidRDefault="00E545AF" w:rsidP="002B1103">
            <w:pPr>
              <w:pStyle w:val="Compact"/>
              <w:jc w:val="right"/>
            </w:pPr>
            <w:r>
              <w:t xml:space="preserve">Vol. (% </w:t>
            </w:r>
            <w:proofErr w:type="spellStart"/>
            <w:r>
              <w:t>a.a.</w:t>
            </w:r>
            <w:proofErr w:type="spellEnd"/>
            <w:r>
              <w:t>)</w:t>
            </w:r>
          </w:p>
        </w:tc>
        <w:tc>
          <w:tcPr>
            <w:tcW w:w="0" w:type="auto"/>
          </w:tcPr>
          <w:p w14:paraId="2E0ABF5D" w14:textId="77777777" w:rsidR="00E545AF" w:rsidRDefault="00E545AF" w:rsidP="002B1103">
            <w:pPr>
              <w:pStyle w:val="Compact"/>
              <w:jc w:val="right"/>
            </w:pPr>
            <w:r>
              <w:t>Sharpe</w:t>
            </w:r>
          </w:p>
        </w:tc>
        <w:tc>
          <w:tcPr>
            <w:tcW w:w="0" w:type="auto"/>
          </w:tcPr>
          <w:p w14:paraId="6D5C2248" w14:textId="77777777" w:rsidR="00E545AF" w:rsidRDefault="00E545AF" w:rsidP="002B1103">
            <w:pPr>
              <w:pStyle w:val="Compact"/>
              <w:jc w:val="right"/>
            </w:pPr>
            <w:proofErr w:type="spellStart"/>
            <w:r>
              <w:t>Sortino</w:t>
            </w:r>
            <w:proofErr w:type="spellEnd"/>
          </w:p>
        </w:tc>
        <w:tc>
          <w:tcPr>
            <w:tcW w:w="0" w:type="auto"/>
          </w:tcPr>
          <w:p w14:paraId="029C19A6" w14:textId="77777777" w:rsidR="00E545AF" w:rsidRDefault="00E545AF" w:rsidP="002B1103">
            <w:pPr>
              <w:pStyle w:val="Compact"/>
              <w:jc w:val="right"/>
            </w:pPr>
            <w:r>
              <w:t>Max. DD (%)</w:t>
            </w:r>
          </w:p>
        </w:tc>
        <w:tc>
          <w:tcPr>
            <w:tcW w:w="0" w:type="auto"/>
          </w:tcPr>
          <w:p w14:paraId="3990A197" w14:textId="77777777" w:rsidR="00E545AF" w:rsidRDefault="00E545AF" w:rsidP="002B1103">
            <w:pPr>
              <w:pStyle w:val="Compact"/>
              <w:jc w:val="right"/>
            </w:pPr>
            <w:r>
              <w:t xml:space="preserve">Turnover (% </w:t>
            </w:r>
            <w:proofErr w:type="spellStart"/>
            <w:r>
              <w:t>a.a.</w:t>
            </w:r>
            <w:proofErr w:type="spellEnd"/>
            <w:r>
              <w:t>)</w:t>
            </w:r>
          </w:p>
        </w:tc>
      </w:tr>
      <w:tr w:rsidR="00E545AF" w14:paraId="3BED47C0" w14:textId="77777777" w:rsidTr="00E545AF">
        <w:trPr>
          <w:jc w:val="center"/>
        </w:trPr>
        <w:tc>
          <w:tcPr>
            <w:tcW w:w="0" w:type="auto"/>
          </w:tcPr>
          <w:p w14:paraId="4FD51B67" w14:textId="77777777" w:rsidR="000E423F" w:rsidRDefault="00000000">
            <w:r>
              <w:t>BL_classico</w:t>
            </w:r>
          </w:p>
        </w:tc>
        <w:tc>
          <w:tcPr>
            <w:tcW w:w="0" w:type="auto"/>
          </w:tcPr>
          <w:p w14:paraId="3D892C57" w14:textId="77777777" w:rsidR="000E423F" w:rsidRDefault="00000000">
            <w:r>
              <w:t>BL</w:t>
            </w:r>
          </w:p>
        </w:tc>
        <w:tc>
          <w:tcPr>
            <w:tcW w:w="0" w:type="auto"/>
          </w:tcPr>
          <w:p w14:paraId="5276CAFD" w14:textId="77777777" w:rsidR="000E423F" w:rsidRDefault="00000000">
            <w:r>
              <w:t>920,5</w:t>
            </w:r>
          </w:p>
        </w:tc>
        <w:tc>
          <w:tcPr>
            <w:tcW w:w="0" w:type="auto"/>
          </w:tcPr>
          <w:p w14:paraId="32562D65" w14:textId="77777777" w:rsidR="000E423F" w:rsidRDefault="00000000">
            <w:r>
              <w:t>24,31</w:t>
            </w:r>
          </w:p>
        </w:tc>
        <w:tc>
          <w:tcPr>
            <w:tcW w:w="0" w:type="auto"/>
          </w:tcPr>
          <w:p w14:paraId="2F183B3B" w14:textId="77777777" w:rsidR="000E423F" w:rsidRDefault="00000000">
            <w:r>
              <w:t>25,97</w:t>
            </w:r>
          </w:p>
        </w:tc>
        <w:tc>
          <w:tcPr>
            <w:tcW w:w="0" w:type="auto"/>
          </w:tcPr>
          <w:p w14:paraId="4FA52179" w14:textId="77777777" w:rsidR="000E423F" w:rsidRDefault="00000000">
            <w:r>
              <w:t>0,611</w:t>
            </w:r>
          </w:p>
        </w:tc>
        <w:tc>
          <w:tcPr>
            <w:tcW w:w="0" w:type="auto"/>
          </w:tcPr>
          <w:p w14:paraId="0D01ED09" w14:textId="77777777" w:rsidR="000E423F" w:rsidRDefault="00000000">
            <w:r>
              <w:t>0,890</w:t>
            </w:r>
          </w:p>
        </w:tc>
        <w:tc>
          <w:tcPr>
            <w:tcW w:w="0" w:type="auto"/>
          </w:tcPr>
          <w:p w14:paraId="1DEF3016" w14:textId="77777777" w:rsidR="000E423F" w:rsidRDefault="00000000">
            <w:r>
              <w:t>-38,93</w:t>
            </w:r>
          </w:p>
        </w:tc>
        <w:tc>
          <w:tcPr>
            <w:tcW w:w="0" w:type="auto"/>
          </w:tcPr>
          <w:p w14:paraId="7C149035" w14:textId="77777777" w:rsidR="000E423F" w:rsidRDefault="00000000">
            <w:r>
              <w:t>798,2</w:t>
            </w:r>
          </w:p>
        </w:tc>
      </w:tr>
      <w:tr w:rsidR="00E545AF" w14:paraId="274233D1" w14:textId="77777777" w:rsidTr="00E545AF">
        <w:trPr>
          <w:jc w:val="center"/>
        </w:trPr>
        <w:tc>
          <w:tcPr>
            <w:tcW w:w="0" w:type="auto"/>
          </w:tcPr>
          <w:p w14:paraId="18E66C64" w14:textId="77777777" w:rsidR="000E423F" w:rsidRDefault="00000000">
            <w:r>
              <w:t>BL_classico_c10</w:t>
            </w:r>
          </w:p>
        </w:tc>
        <w:tc>
          <w:tcPr>
            <w:tcW w:w="0" w:type="auto"/>
          </w:tcPr>
          <w:p w14:paraId="5AD8F16C" w14:textId="77777777" w:rsidR="000E423F" w:rsidRDefault="00000000">
            <w:r>
              <w:t>BL</w:t>
            </w:r>
          </w:p>
        </w:tc>
        <w:tc>
          <w:tcPr>
            <w:tcW w:w="0" w:type="auto"/>
          </w:tcPr>
          <w:p w14:paraId="4FB2A5CF" w14:textId="77777777" w:rsidR="000E423F" w:rsidRDefault="00000000">
            <w:r>
              <w:t>628,2</w:t>
            </w:r>
          </w:p>
        </w:tc>
        <w:tc>
          <w:tcPr>
            <w:tcW w:w="0" w:type="auto"/>
          </w:tcPr>
          <w:p w14:paraId="138FCD6B" w14:textId="77777777" w:rsidR="000E423F" w:rsidRDefault="00000000">
            <w:r>
              <w:t>20,44</w:t>
            </w:r>
          </w:p>
        </w:tc>
        <w:tc>
          <w:tcPr>
            <w:tcW w:w="0" w:type="auto"/>
          </w:tcPr>
          <w:p w14:paraId="0EC845D6" w14:textId="77777777" w:rsidR="000E423F" w:rsidRDefault="00000000">
            <w:r>
              <w:t>20,20</w:t>
            </w:r>
          </w:p>
        </w:tc>
        <w:tc>
          <w:tcPr>
            <w:tcW w:w="0" w:type="auto"/>
          </w:tcPr>
          <w:p w14:paraId="342BCC8E" w14:textId="77777777" w:rsidR="000E423F" w:rsidRDefault="00000000">
            <w:r>
              <w:t>0,563</w:t>
            </w:r>
          </w:p>
        </w:tc>
        <w:tc>
          <w:tcPr>
            <w:tcW w:w="0" w:type="auto"/>
          </w:tcPr>
          <w:p w14:paraId="0F5324B4" w14:textId="77777777" w:rsidR="000E423F" w:rsidRDefault="00000000">
            <w:r>
              <w:t>0,792</w:t>
            </w:r>
          </w:p>
        </w:tc>
        <w:tc>
          <w:tcPr>
            <w:tcW w:w="0" w:type="auto"/>
          </w:tcPr>
          <w:p w14:paraId="03B3BAF3" w14:textId="77777777" w:rsidR="000E423F" w:rsidRDefault="00000000">
            <w:r>
              <w:t>-33,60</w:t>
            </w:r>
          </w:p>
        </w:tc>
        <w:tc>
          <w:tcPr>
            <w:tcW w:w="0" w:type="auto"/>
          </w:tcPr>
          <w:p w14:paraId="2117C08A" w14:textId="77777777" w:rsidR="000E423F" w:rsidRDefault="00000000">
            <w:r>
              <w:t>629,4</w:t>
            </w:r>
          </w:p>
        </w:tc>
      </w:tr>
      <w:tr w:rsidR="00E545AF" w14:paraId="6B07A450" w14:textId="77777777" w:rsidTr="00E545AF">
        <w:trPr>
          <w:jc w:val="center"/>
        </w:trPr>
        <w:tc>
          <w:tcPr>
            <w:tcW w:w="0" w:type="auto"/>
          </w:tcPr>
          <w:p w14:paraId="31CAAFEB" w14:textId="77777777" w:rsidR="000E423F" w:rsidRDefault="00000000">
            <w:r>
              <w:t>BL_downside</w:t>
            </w:r>
          </w:p>
        </w:tc>
        <w:tc>
          <w:tcPr>
            <w:tcW w:w="0" w:type="auto"/>
          </w:tcPr>
          <w:p w14:paraId="47CB9FCA" w14:textId="77777777" w:rsidR="000E423F" w:rsidRDefault="00000000">
            <w:r>
              <w:t>BL</w:t>
            </w:r>
          </w:p>
        </w:tc>
        <w:tc>
          <w:tcPr>
            <w:tcW w:w="0" w:type="auto"/>
          </w:tcPr>
          <w:p w14:paraId="69BDE4EB" w14:textId="77777777" w:rsidR="000E423F" w:rsidRDefault="00000000">
            <w:r>
              <w:t>804,1</w:t>
            </w:r>
          </w:p>
        </w:tc>
        <w:tc>
          <w:tcPr>
            <w:tcW w:w="0" w:type="auto"/>
          </w:tcPr>
          <w:p w14:paraId="3503F1B9" w14:textId="77777777" w:rsidR="000E423F" w:rsidRDefault="00000000">
            <w:r>
              <w:t>22,91</w:t>
            </w:r>
          </w:p>
        </w:tc>
        <w:tc>
          <w:tcPr>
            <w:tcW w:w="0" w:type="auto"/>
          </w:tcPr>
          <w:p w14:paraId="735D24B0" w14:textId="77777777" w:rsidR="000E423F" w:rsidRDefault="00000000">
            <w:r>
              <w:t>32,17</w:t>
            </w:r>
          </w:p>
        </w:tc>
        <w:tc>
          <w:tcPr>
            <w:tcW w:w="0" w:type="auto"/>
          </w:tcPr>
          <w:p w14:paraId="57557603" w14:textId="77777777" w:rsidR="000E423F" w:rsidRDefault="00000000">
            <w:r>
              <w:t>0,514</w:t>
            </w:r>
          </w:p>
        </w:tc>
        <w:tc>
          <w:tcPr>
            <w:tcW w:w="0" w:type="auto"/>
          </w:tcPr>
          <w:p w14:paraId="049D3785" w14:textId="77777777" w:rsidR="000E423F" w:rsidRDefault="00000000">
            <w:r>
              <w:t>0,753</w:t>
            </w:r>
          </w:p>
        </w:tc>
        <w:tc>
          <w:tcPr>
            <w:tcW w:w="0" w:type="auto"/>
          </w:tcPr>
          <w:p w14:paraId="1E67A869" w14:textId="77777777" w:rsidR="000E423F" w:rsidRDefault="00000000">
            <w:r>
              <w:t>-57,41</w:t>
            </w:r>
          </w:p>
        </w:tc>
        <w:tc>
          <w:tcPr>
            <w:tcW w:w="0" w:type="auto"/>
          </w:tcPr>
          <w:p w14:paraId="09B47560" w14:textId="77777777" w:rsidR="000E423F" w:rsidRDefault="00000000">
            <w:r>
              <w:t>948,2</w:t>
            </w:r>
          </w:p>
        </w:tc>
      </w:tr>
      <w:tr w:rsidR="00E545AF" w14:paraId="4409BACA" w14:textId="77777777" w:rsidTr="00E545AF">
        <w:trPr>
          <w:jc w:val="center"/>
        </w:trPr>
        <w:tc>
          <w:tcPr>
            <w:tcW w:w="0" w:type="auto"/>
          </w:tcPr>
          <w:p w14:paraId="1F3772FF" w14:textId="77777777" w:rsidR="000E423F" w:rsidRDefault="00000000">
            <w:r>
              <w:t>EqualWeight_BuyHold</w:t>
            </w:r>
          </w:p>
        </w:tc>
        <w:tc>
          <w:tcPr>
            <w:tcW w:w="0" w:type="auto"/>
          </w:tcPr>
          <w:p w14:paraId="2D4363B3" w14:textId="77777777" w:rsidR="000E423F" w:rsidRDefault="00000000">
            <w:r>
              <w:t>MPT (ref.)</w:t>
            </w:r>
          </w:p>
        </w:tc>
        <w:tc>
          <w:tcPr>
            <w:tcW w:w="0" w:type="auto"/>
          </w:tcPr>
          <w:p w14:paraId="0D549350" w14:textId="77777777" w:rsidR="000E423F" w:rsidRDefault="00000000">
            <w:r>
              <w:t>448,4</w:t>
            </w:r>
          </w:p>
        </w:tc>
        <w:tc>
          <w:tcPr>
            <w:tcW w:w="0" w:type="auto"/>
          </w:tcPr>
          <w:p w14:paraId="00A409E8" w14:textId="77777777" w:rsidR="000E423F" w:rsidRDefault="00000000">
            <w:r>
              <w:t>17,28</w:t>
            </w:r>
          </w:p>
        </w:tc>
        <w:tc>
          <w:tcPr>
            <w:tcW w:w="0" w:type="auto"/>
          </w:tcPr>
          <w:p w14:paraId="301CB258" w14:textId="77777777" w:rsidR="000E423F" w:rsidRDefault="00000000">
            <w:r>
              <w:t>19,28</w:t>
            </w:r>
          </w:p>
        </w:tc>
        <w:tc>
          <w:tcPr>
            <w:tcW w:w="0" w:type="auto"/>
          </w:tcPr>
          <w:p w14:paraId="57F2A220" w14:textId="77777777" w:rsidR="000E423F" w:rsidRDefault="00000000">
            <w:r>
              <w:t>0,443</w:t>
            </w:r>
          </w:p>
        </w:tc>
        <w:tc>
          <w:tcPr>
            <w:tcW w:w="0" w:type="auto"/>
          </w:tcPr>
          <w:p w14:paraId="124287E6" w14:textId="77777777" w:rsidR="000E423F" w:rsidRDefault="00000000">
            <w:r>
              <w:t>0,621</w:t>
            </w:r>
          </w:p>
        </w:tc>
        <w:tc>
          <w:tcPr>
            <w:tcW w:w="0" w:type="auto"/>
          </w:tcPr>
          <w:p w14:paraId="1D642B51" w14:textId="77777777" w:rsidR="000E423F" w:rsidRDefault="00000000">
            <w:r>
              <w:t>-33,00</w:t>
            </w:r>
          </w:p>
        </w:tc>
        <w:tc>
          <w:tcPr>
            <w:tcW w:w="0" w:type="auto"/>
          </w:tcPr>
          <w:p w14:paraId="26DE9513" w14:textId="77777777" w:rsidR="000E423F" w:rsidRDefault="00000000">
            <w:r>
              <w:t>0,0</w:t>
            </w:r>
          </w:p>
        </w:tc>
      </w:tr>
      <w:tr w:rsidR="00E545AF" w14:paraId="367A3C9C" w14:textId="77777777" w:rsidTr="00E545AF">
        <w:trPr>
          <w:jc w:val="center"/>
        </w:trPr>
        <w:tc>
          <w:tcPr>
            <w:tcW w:w="0" w:type="auto"/>
          </w:tcPr>
          <w:p w14:paraId="444FBCC3" w14:textId="77777777" w:rsidR="000E423F" w:rsidRDefault="00000000">
            <w:r>
              <w:t>BL_downside_c10</w:t>
            </w:r>
          </w:p>
        </w:tc>
        <w:tc>
          <w:tcPr>
            <w:tcW w:w="0" w:type="auto"/>
          </w:tcPr>
          <w:p w14:paraId="42095576" w14:textId="77777777" w:rsidR="000E423F" w:rsidRDefault="00000000">
            <w:r>
              <w:t>BL</w:t>
            </w:r>
          </w:p>
        </w:tc>
        <w:tc>
          <w:tcPr>
            <w:tcW w:w="0" w:type="auto"/>
          </w:tcPr>
          <w:p w14:paraId="7B207AC9" w14:textId="77777777" w:rsidR="000E423F" w:rsidRDefault="00000000">
            <w:r>
              <w:t>428,0</w:t>
            </w:r>
          </w:p>
        </w:tc>
        <w:tc>
          <w:tcPr>
            <w:tcW w:w="0" w:type="auto"/>
          </w:tcPr>
          <w:p w14:paraId="281378F1" w14:textId="77777777" w:rsidR="000E423F" w:rsidRDefault="00000000">
            <w:r>
              <w:t>16,87</w:t>
            </w:r>
          </w:p>
        </w:tc>
        <w:tc>
          <w:tcPr>
            <w:tcW w:w="0" w:type="auto"/>
          </w:tcPr>
          <w:p w14:paraId="0E137C36" w14:textId="77777777" w:rsidR="000E423F" w:rsidRDefault="00000000">
            <w:r>
              <w:t>22,30</w:t>
            </w:r>
          </w:p>
        </w:tc>
        <w:tc>
          <w:tcPr>
            <w:tcW w:w="0" w:type="auto"/>
          </w:tcPr>
          <w:p w14:paraId="1C90E21C" w14:textId="77777777" w:rsidR="000E423F" w:rsidRDefault="00000000">
            <w:r>
              <w:t>0,395</w:t>
            </w:r>
          </w:p>
        </w:tc>
        <w:tc>
          <w:tcPr>
            <w:tcW w:w="0" w:type="auto"/>
          </w:tcPr>
          <w:p w14:paraId="7D3F1260" w14:textId="77777777" w:rsidR="000E423F" w:rsidRDefault="00000000">
            <w:r>
              <w:t>0,554</w:t>
            </w:r>
          </w:p>
        </w:tc>
        <w:tc>
          <w:tcPr>
            <w:tcW w:w="0" w:type="auto"/>
          </w:tcPr>
          <w:p w14:paraId="77B0F4A4" w14:textId="77777777" w:rsidR="000E423F" w:rsidRDefault="00000000">
            <w:r>
              <w:t>-38,01</w:t>
            </w:r>
          </w:p>
        </w:tc>
        <w:tc>
          <w:tcPr>
            <w:tcW w:w="0" w:type="auto"/>
          </w:tcPr>
          <w:p w14:paraId="5AA63CE0" w14:textId="77777777" w:rsidR="000E423F" w:rsidRDefault="00000000">
            <w:r>
              <w:t>732,9</w:t>
            </w:r>
          </w:p>
        </w:tc>
      </w:tr>
      <w:tr w:rsidR="00E545AF" w14:paraId="57462DD6" w14:textId="77777777" w:rsidTr="00E545AF">
        <w:trPr>
          <w:jc w:val="center"/>
        </w:trPr>
        <w:tc>
          <w:tcPr>
            <w:tcW w:w="0" w:type="auto"/>
          </w:tcPr>
          <w:p w14:paraId="0A740158" w14:textId="77777777" w:rsidR="000E423F" w:rsidRDefault="00000000">
            <w:r>
              <w:t>InvVol</w:t>
            </w:r>
          </w:p>
        </w:tc>
        <w:tc>
          <w:tcPr>
            <w:tcW w:w="0" w:type="auto"/>
          </w:tcPr>
          <w:p w14:paraId="1F644A30" w14:textId="77777777" w:rsidR="000E423F" w:rsidRDefault="00000000">
            <w:r>
              <w:t>MPT</w:t>
            </w:r>
          </w:p>
        </w:tc>
        <w:tc>
          <w:tcPr>
            <w:tcW w:w="0" w:type="auto"/>
          </w:tcPr>
          <w:p w14:paraId="657ED646" w14:textId="77777777" w:rsidR="000E423F" w:rsidRDefault="00000000">
            <w:r>
              <w:t>330,2</w:t>
            </w:r>
          </w:p>
        </w:tc>
        <w:tc>
          <w:tcPr>
            <w:tcW w:w="0" w:type="auto"/>
          </w:tcPr>
          <w:p w14:paraId="4DEF162B" w14:textId="77777777" w:rsidR="000E423F" w:rsidRDefault="00000000">
            <w:r>
              <w:t>14,65</w:t>
            </w:r>
          </w:p>
        </w:tc>
        <w:tc>
          <w:tcPr>
            <w:tcW w:w="0" w:type="auto"/>
          </w:tcPr>
          <w:p w14:paraId="6832482F" w14:textId="77777777" w:rsidR="000E423F" w:rsidRDefault="00000000">
            <w:r>
              <w:t>18,90</w:t>
            </w:r>
          </w:p>
        </w:tc>
        <w:tc>
          <w:tcPr>
            <w:tcW w:w="0" w:type="auto"/>
          </w:tcPr>
          <w:p w14:paraId="6C0827BC" w14:textId="77777777" w:rsidR="000E423F" w:rsidRDefault="00000000">
            <w:r>
              <w:t>0,328</w:t>
            </w:r>
          </w:p>
        </w:tc>
        <w:tc>
          <w:tcPr>
            <w:tcW w:w="0" w:type="auto"/>
          </w:tcPr>
          <w:p w14:paraId="0FE95062" w14:textId="77777777" w:rsidR="000E423F" w:rsidRDefault="00000000">
            <w:r>
              <w:t>0,455</w:t>
            </w:r>
          </w:p>
        </w:tc>
        <w:tc>
          <w:tcPr>
            <w:tcW w:w="0" w:type="auto"/>
          </w:tcPr>
          <w:p w14:paraId="04BD8776" w14:textId="77777777" w:rsidR="000E423F" w:rsidRDefault="00000000">
            <w:r>
              <w:t>-34,28</w:t>
            </w:r>
          </w:p>
        </w:tc>
        <w:tc>
          <w:tcPr>
            <w:tcW w:w="0" w:type="auto"/>
          </w:tcPr>
          <w:p w14:paraId="760274C2" w14:textId="77777777" w:rsidR="000E423F" w:rsidRDefault="00000000">
            <w:r>
              <w:t>78,8</w:t>
            </w:r>
          </w:p>
        </w:tc>
      </w:tr>
      <w:tr w:rsidR="00E545AF" w14:paraId="39D7A7F5" w14:textId="77777777" w:rsidTr="00E545AF">
        <w:trPr>
          <w:jc w:val="center"/>
        </w:trPr>
        <w:tc>
          <w:tcPr>
            <w:tcW w:w="0" w:type="auto"/>
          </w:tcPr>
          <w:p w14:paraId="3A595238" w14:textId="77777777" w:rsidR="000E423F" w:rsidRDefault="00000000">
            <w:r>
              <w:t>MaxSharpe</w:t>
            </w:r>
          </w:p>
        </w:tc>
        <w:tc>
          <w:tcPr>
            <w:tcW w:w="0" w:type="auto"/>
          </w:tcPr>
          <w:p w14:paraId="0FB40244" w14:textId="77777777" w:rsidR="000E423F" w:rsidRDefault="00000000">
            <w:r>
              <w:t>MPT</w:t>
            </w:r>
          </w:p>
        </w:tc>
        <w:tc>
          <w:tcPr>
            <w:tcW w:w="0" w:type="auto"/>
          </w:tcPr>
          <w:p w14:paraId="07C7AEF7" w14:textId="77777777" w:rsidR="000E423F" w:rsidRDefault="00000000">
            <w:r>
              <w:t>303,6</w:t>
            </w:r>
          </w:p>
        </w:tc>
        <w:tc>
          <w:tcPr>
            <w:tcW w:w="0" w:type="auto"/>
          </w:tcPr>
          <w:p w14:paraId="128FFF6B" w14:textId="77777777" w:rsidR="000E423F" w:rsidRDefault="00000000">
            <w:r>
              <w:t>13,96</w:t>
            </w:r>
          </w:p>
        </w:tc>
        <w:tc>
          <w:tcPr>
            <w:tcW w:w="0" w:type="auto"/>
          </w:tcPr>
          <w:p w14:paraId="39465C80" w14:textId="77777777" w:rsidR="000E423F" w:rsidRDefault="00000000">
            <w:r>
              <w:t>17,54</w:t>
            </w:r>
          </w:p>
        </w:tc>
        <w:tc>
          <w:tcPr>
            <w:tcW w:w="0" w:type="auto"/>
          </w:tcPr>
          <w:p w14:paraId="5B576FEB" w14:textId="77777777" w:rsidR="000E423F" w:rsidRDefault="00000000">
            <w:r>
              <w:t>0,305</w:t>
            </w:r>
          </w:p>
        </w:tc>
        <w:tc>
          <w:tcPr>
            <w:tcW w:w="0" w:type="auto"/>
          </w:tcPr>
          <w:p w14:paraId="446D66E8" w14:textId="77777777" w:rsidR="000E423F" w:rsidRDefault="00000000">
            <w:r>
              <w:t>0,430</w:t>
            </w:r>
          </w:p>
        </w:tc>
        <w:tc>
          <w:tcPr>
            <w:tcW w:w="0" w:type="auto"/>
          </w:tcPr>
          <w:p w14:paraId="3411B8A2" w14:textId="77777777" w:rsidR="000E423F" w:rsidRDefault="00000000">
            <w:r>
              <w:t>-22,76</w:t>
            </w:r>
          </w:p>
        </w:tc>
        <w:tc>
          <w:tcPr>
            <w:tcW w:w="0" w:type="auto"/>
          </w:tcPr>
          <w:p w14:paraId="26E4FD57" w14:textId="77777777" w:rsidR="000E423F" w:rsidRDefault="00000000">
            <w:r>
              <w:t>121,9</w:t>
            </w:r>
          </w:p>
        </w:tc>
      </w:tr>
      <w:tr w:rsidR="00E545AF" w14:paraId="3C3809AE" w14:textId="77777777" w:rsidTr="00E545AF">
        <w:trPr>
          <w:jc w:val="center"/>
        </w:trPr>
        <w:tc>
          <w:tcPr>
            <w:tcW w:w="0" w:type="auto"/>
          </w:tcPr>
          <w:p w14:paraId="21532212" w14:textId="77777777" w:rsidR="000E423F" w:rsidRDefault="00000000">
            <w:r>
              <w:t>MinVar_c10</w:t>
            </w:r>
          </w:p>
        </w:tc>
        <w:tc>
          <w:tcPr>
            <w:tcW w:w="0" w:type="auto"/>
          </w:tcPr>
          <w:p w14:paraId="0D4ECBA2" w14:textId="77777777" w:rsidR="000E423F" w:rsidRDefault="00000000">
            <w:r>
              <w:t>MPT</w:t>
            </w:r>
          </w:p>
        </w:tc>
        <w:tc>
          <w:tcPr>
            <w:tcW w:w="0" w:type="auto"/>
          </w:tcPr>
          <w:p w14:paraId="22E6B715" w14:textId="77777777" w:rsidR="000E423F" w:rsidRDefault="00000000">
            <w:r>
              <w:t>274,7</w:t>
            </w:r>
          </w:p>
        </w:tc>
        <w:tc>
          <w:tcPr>
            <w:tcW w:w="0" w:type="auto"/>
          </w:tcPr>
          <w:p w14:paraId="080A6112" w14:textId="77777777" w:rsidR="000E423F" w:rsidRDefault="00000000">
            <w:r>
              <w:t>13,17</w:t>
            </w:r>
          </w:p>
        </w:tc>
        <w:tc>
          <w:tcPr>
            <w:tcW w:w="0" w:type="auto"/>
          </w:tcPr>
          <w:p w14:paraId="113AAB1C" w14:textId="77777777" w:rsidR="000E423F" w:rsidRDefault="00000000">
            <w:r>
              <w:t>12,98</w:t>
            </w:r>
          </w:p>
        </w:tc>
        <w:tc>
          <w:tcPr>
            <w:tcW w:w="0" w:type="auto"/>
          </w:tcPr>
          <w:p w14:paraId="12C31429" w14:textId="77777777" w:rsidR="000E423F" w:rsidRDefault="00000000">
            <w:r>
              <w:t>0,304</w:t>
            </w:r>
          </w:p>
        </w:tc>
        <w:tc>
          <w:tcPr>
            <w:tcW w:w="0" w:type="auto"/>
          </w:tcPr>
          <w:p w14:paraId="60E92B34" w14:textId="77777777" w:rsidR="000E423F" w:rsidRDefault="00000000">
            <w:r>
              <w:t>0,415</w:t>
            </w:r>
          </w:p>
        </w:tc>
        <w:tc>
          <w:tcPr>
            <w:tcW w:w="0" w:type="auto"/>
          </w:tcPr>
          <w:p w14:paraId="6C2B6093" w14:textId="77777777" w:rsidR="000E423F" w:rsidRDefault="00000000">
            <w:r>
              <w:t>-25,00</w:t>
            </w:r>
          </w:p>
        </w:tc>
        <w:tc>
          <w:tcPr>
            <w:tcW w:w="0" w:type="auto"/>
          </w:tcPr>
          <w:p w14:paraId="5724DCD0" w14:textId="77777777" w:rsidR="000E423F" w:rsidRDefault="00000000">
            <w:r>
              <w:t>78,6</w:t>
            </w:r>
          </w:p>
        </w:tc>
      </w:tr>
      <w:tr w:rsidR="00E545AF" w14:paraId="3CDEB913" w14:textId="77777777" w:rsidTr="00E545AF">
        <w:trPr>
          <w:jc w:val="center"/>
        </w:trPr>
        <w:tc>
          <w:tcPr>
            <w:tcW w:w="0" w:type="auto"/>
          </w:tcPr>
          <w:p w14:paraId="4CD82430" w14:textId="77777777" w:rsidR="000E423F" w:rsidRDefault="00000000">
            <w:r>
              <w:t>MinVar</w:t>
            </w:r>
          </w:p>
        </w:tc>
        <w:tc>
          <w:tcPr>
            <w:tcW w:w="0" w:type="auto"/>
          </w:tcPr>
          <w:p w14:paraId="1AF12653" w14:textId="77777777" w:rsidR="000E423F" w:rsidRDefault="00000000">
            <w:r>
              <w:t>MPT</w:t>
            </w:r>
          </w:p>
        </w:tc>
        <w:tc>
          <w:tcPr>
            <w:tcW w:w="0" w:type="auto"/>
          </w:tcPr>
          <w:p w14:paraId="3057EC4F" w14:textId="77777777" w:rsidR="000E423F" w:rsidRDefault="00000000">
            <w:r>
              <w:t>268,6</w:t>
            </w:r>
          </w:p>
        </w:tc>
        <w:tc>
          <w:tcPr>
            <w:tcW w:w="0" w:type="auto"/>
          </w:tcPr>
          <w:p w14:paraId="38116858" w14:textId="77777777" w:rsidR="000E423F" w:rsidRDefault="00000000">
            <w:r>
              <w:t>13,00</w:t>
            </w:r>
          </w:p>
        </w:tc>
        <w:tc>
          <w:tcPr>
            <w:tcW w:w="0" w:type="auto"/>
          </w:tcPr>
          <w:p w14:paraId="0EDCC30D" w14:textId="77777777" w:rsidR="000E423F" w:rsidRDefault="00000000">
            <w:r>
              <w:t>12,95</w:t>
            </w:r>
          </w:p>
        </w:tc>
        <w:tc>
          <w:tcPr>
            <w:tcW w:w="0" w:type="auto"/>
          </w:tcPr>
          <w:p w14:paraId="46337D59" w14:textId="77777777" w:rsidR="000E423F" w:rsidRDefault="00000000">
            <w:r>
              <w:t>0,293</w:t>
            </w:r>
          </w:p>
        </w:tc>
        <w:tc>
          <w:tcPr>
            <w:tcW w:w="0" w:type="auto"/>
          </w:tcPr>
          <w:p w14:paraId="405C9EF1" w14:textId="77777777" w:rsidR="000E423F" w:rsidRDefault="00000000">
            <w:r>
              <w:t>0,400</w:t>
            </w:r>
          </w:p>
        </w:tc>
        <w:tc>
          <w:tcPr>
            <w:tcW w:w="0" w:type="auto"/>
          </w:tcPr>
          <w:p w14:paraId="3C4A54B3" w14:textId="77777777" w:rsidR="000E423F" w:rsidRDefault="00000000">
            <w:r>
              <w:t>-25,05</w:t>
            </w:r>
          </w:p>
        </w:tc>
        <w:tc>
          <w:tcPr>
            <w:tcW w:w="0" w:type="auto"/>
          </w:tcPr>
          <w:p w14:paraId="0AA02601" w14:textId="77777777" w:rsidR="000E423F" w:rsidRDefault="00000000">
            <w:r>
              <w:t>80,1</w:t>
            </w:r>
          </w:p>
        </w:tc>
      </w:tr>
      <w:tr w:rsidR="00E545AF" w14:paraId="174C0B1E" w14:textId="77777777" w:rsidTr="00E545AF">
        <w:trPr>
          <w:jc w:val="center"/>
        </w:trPr>
        <w:tc>
          <w:tcPr>
            <w:tcW w:w="0" w:type="auto"/>
          </w:tcPr>
          <w:p w14:paraId="476ED708" w14:textId="77777777" w:rsidR="000E423F" w:rsidRDefault="00000000">
            <w:r>
              <w:t>EqualWeight</w:t>
            </w:r>
          </w:p>
        </w:tc>
        <w:tc>
          <w:tcPr>
            <w:tcW w:w="0" w:type="auto"/>
          </w:tcPr>
          <w:p w14:paraId="023C328A" w14:textId="77777777" w:rsidR="000E423F" w:rsidRDefault="00000000">
            <w:r>
              <w:t>MPT</w:t>
            </w:r>
          </w:p>
        </w:tc>
        <w:tc>
          <w:tcPr>
            <w:tcW w:w="0" w:type="auto"/>
          </w:tcPr>
          <w:p w14:paraId="5A6B896F" w14:textId="77777777" w:rsidR="000E423F" w:rsidRDefault="00000000">
            <w:r>
              <w:t>301,7</w:t>
            </w:r>
          </w:p>
        </w:tc>
        <w:tc>
          <w:tcPr>
            <w:tcW w:w="0" w:type="auto"/>
          </w:tcPr>
          <w:p w14:paraId="6A845518" w14:textId="77777777" w:rsidR="000E423F" w:rsidRDefault="00000000">
            <w:r>
              <w:t>13,91</w:t>
            </w:r>
          </w:p>
        </w:tc>
        <w:tc>
          <w:tcPr>
            <w:tcW w:w="0" w:type="auto"/>
          </w:tcPr>
          <w:p w14:paraId="71C16E87" w14:textId="77777777" w:rsidR="000E423F" w:rsidRDefault="00000000">
            <w:r>
              <w:t>19,56</w:t>
            </w:r>
          </w:p>
        </w:tc>
        <w:tc>
          <w:tcPr>
            <w:tcW w:w="0" w:type="auto"/>
          </w:tcPr>
          <w:p w14:paraId="24BA3811" w14:textId="77777777" w:rsidR="000E423F" w:rsidRDefault="00000000">
            <w:r>
              <w:t>0,290</w:t>
            </w:r>
          </w:p>
        </w:tc>
        <w:tc>
          <w:tcPr>
            <w:tcW w:w="0" w:type="auto"/>
          </w:tcPr>
          <w:p w14:paraId="1705A3F1" w14:textId="77777777" w:rsidR="000E423F" w:rsidRDefault="00000000">
            <w:r>
              <w:t>0,403</w:t>
            </w:r>
          </w:p>
        </w:tc>
        <w:tc>
          <w:tcPr>
            <w:tcW w:w="0" w:type="auto"/>
          </w:tcPr>
          <w:p w14:paraId="4E6F1E21" w14:textId="77777777" w:rsidR="000E423F" w:rsidRDefault="00000000">
            <w:r>
              <w:t>-35,54</w:t>
            </w:r>
          </w:p>
        </w:tc>
        <w:tc>
          <w:tcPr>
            <w:tcW w:w="0" w:type="auto"/>
          </w:tcPr>
          <w:p w14:paraId="17E3C011" w14:textId="77777777" w:rsidR="000E423F" w:rsidRDefault="00000000">
            <w:r>
              <w:t>82,9</w:t>
            </w:r>
          </w:p>
        </w:tc>
      </w:tr>
      <w:tr w:rsidR="00E545AF" w14:paraId="2852DD46" w14:textId="77777777" w:rsidTr="00E545AF">
        <w:trPr>
          <w:jc w:val="center"/>
        </w:trPr>
        <w:tc>
          <w:tcPr>
            <w:tcW w:w="0" w:type="auto"/>
          </w:tcPr>
          <w:p w14:paraId="5B53478D" w14:textId="77777777" w:rsidR="000E423F" w:rsidRDefault="00000000">
            <w:r>
              <w:t>MaxKappa3</w:t>
            </w:r>
          </w:p>
        </w:tc>
        <w:tc>
          <w:tcPr>
            <w:tcW w:w="0" w:type="auto"/>
          </w:tcPr>
          <w:p w14:paraId="24ECDB45" w14:textId="77777777" w:rsidR="000E423F" w:rsidRDefault="00000000">
            <w:r>
              <w:t>PMPT</w:t>
            </w:r>
          </w:p>
        </w:tc>
        <w:tc>
          <w:tcPr>
            <w:tcW w:w="0" w:type="auto"/>
          </w:tcPr>
          <w:p w14:paraId="2DA4A0E3" w14:textId="77777777" w:rsidR="000E423F" w:rsidRDefault="00000000">
            <w:r>
              <w:t>291,7</w:t>
            </w:r>
          </w:p>
        </w:tc>
        <w:tc>
          <w:tcPr>
            <w:tcW w:w="0" w:type="auto"/>
          </w:tcPr>
          <w:p w14:paraId="1FBCEE7F" w14:textId="77777777" w:rsidR="000E423F" w:rsidRDefault="00000000">
            <w:r>
              <w:t>13,64</w:t>
            </w:r>
          </w:p>
        </w:tc>
        <w:tc>
          <w:tcPr>
            <w:tcW w:w="0" w:type="auto"/>
          </w:tcPr>
          <w:p w14:paraId="2E16434C" w14:textId="77777777" w:rsidR="000E423F" w:rsidRDefault="00000000">
            <w:r>
              <w:t>18,26</w:t>
            </w:r>
          </w:p>
        </w:tc>
        <w:tc>
          <w:tcPr>
            <w:tcW w:w="0" w:type="auto"/>
          </w:tcPr>
          <w:p w14:paraId="27208730" w14:textId="77777777" w:rsidR="000E423F" w:rsidRDefault="00000000">
            <w:r>
              <w:t>0,284</w:t>
            </w:r>
          </w:p>
        </w:tc>
        <w:tc>
          <w:tcPr>
            <w:tcW w:w="0" w:type="auto"/>
          </w:tcPr>
          <w:p w14:paraId="25EF0857" w14:textId="77777777" w:rsidR="000E423F" w:rsidRDefault="00000000">
            <w:r>
              <w:t>0,403</w:t>
            </w:r>
          </w:p>
        </w:tc>
        <w:tc>
          <w:tcPr>
            <w:tcW w:w="0" w:type="auto"/>
          </w:tcPr>
          <w:p w14:paraId="5E1FCB85" w14:textId="77777777" w:rsidR="000E423F" w:rsidRDefault="00000000">
            <w:r>
              <w:t>-22,55</w:t>
            </w:r>
          </w:p>
        </w:tc>
        <w:tc>
          <w:tcPr>
            <w:tcW w:w="0" w:type="auto"/>
          </w:tcPr>
          <w:p w14:paraId="04CF85F6" w14:textId="77777777" w:rsidR="000E423F" w:rsidRDefault="00000000">
            <w:r>
              <w:t>133,8</w:t>
            </w:r>
          </w:p>
        </w:tc>
      </w:tr>
      <w:tr w:rsidR="00E545AF" w14:paraId="3C05BF0E" w14:textId="77777777" w:rsidTr="00E545AF">
        <w:trPr>
          <w:jc w:val="center"/>
        </w:trPr>
        <w:tc>
          <w:tcPr>
            <w:tcW w:w="0" w:type="auto"/>
          </w:tcPr>
          <w:p w14:paraId="0DFF9508" w14:textId="77777777" w:rsidR="000E423F" w:rsidRDefault="00000000">
            <w:r>
              <w:t>MaxSortino</w:t>
            </w:r>
          </w:p>
        </w:tc>
        <w:tc>
          <w:tcPr>
            <w:tcW w:w="0" w:type="auto"/>
          </w:tcPr>
          <w:p w14:paraId="21051C24" w14:textId="77777777" w:rsidR="000E423F" w:rsidRDefault="00000000">
            <w:r>
              <w:t>PMPT</w:t>
            </w:r>
          </w:p>
        </w:tc>
        <w:tc>
          <w:tcPr>
            <w:tcW w:w="0" w:type="auto"/>
          </w:tcPr>
          <w:p w14:paraId="5C154873" w14:textId="77777777" w:rsidR="000E423F" w:rsidRDefault="00000000">
            <w:r>
              <w:t>287,4</w:t>
            </w:r>
          </w:p>
        </w:tc>
        <w:tc>
          <w:tcPr>
            <w:tcW w:w="0" w:type="auto"/>
          </w:tcPr>
          <w:p w14:paraId="37894689" w14:textId="77777777" w:rsidR="000E423F" w:rsidRDefault="00000000">
            <w:r>
              <w:t>13,53</w:t>
            </w:r>
          </w:p>
        </w:tc>
        <w:tc>
          <w:tcPr>
            <w:tcW w:w="0" w:type="auto"/>
          </w:tcPr>
          <w:p w14:paraId="2863B8AF" w14:textId="77777777" w:rsidR="000E423F" w:rsidRDefault="00000000">
            <w:r>
              <w:t>17,79</w:t>
            </w:r>
          </w:p>
        </w:tc>
        <w:tc>
          <w:tcPr>
            <w:tcW w:w="0" w:type="auto"/>
          </w:tcPr>
          <w:p w14:paraId="14B0CCEC" w14:textId="77777777" w:rsidR="000E423F" w:rsidRDefault="00000000">
            <w:r>
              <w:t>0,281</w:t>
            </w:r>
          </w:p>
        </w:tc>
        <w:tc>
          <w:tcPr>
            <w:tcW w:w="0" w:type="auto"/>
          </w:tcPr>
          <w:p w14:paraId="5DB227D0" w14:textId="77777777" w:rsidR="000E423F" w:rsidRDefault="00000000">
            <w:r>
              <w:t>0,397</w:t>
            </w:r>
          </w:p>
        </w:tc>
        <w:tc>
          <w:tcPr>
            <w:tcW w:w="0" w:type="auto"/>
          </w:tcPr>
          <w:p w14:paraId="16AE4B9A" w14:textId="77777777" w:rsidR="000E423F" w:rsidRDefault="00000000">
            <w:r>
              <w:t>-23,26</w:t>
            </w:r>
          </w:p>
        </w:tc>
        <w:tc>
          <w:tcPr>
            <w:tcW w:w="0" w:type="auto"/>
          </w:tcPr>
          <w:p w14:paraId="37972225" w14:textId="77777777" w:rsidR="000E423F" w:rsidRDefault="00000000">
            <w:r>
              <w:t>131,0</w:t>
            </w:r>
          </w:p>
        </w:tc>
      </w:tr>
      <w:tr w:rsidR="00E545AF" w14:paraId="082884CD" w14:textId="77777777" w:rsidTr="00E545AF">
        <w:trPr>
          <w:jc w:val="center"/>
        </w:trPr>
        <w:tc>
          <w:tcPr>
            <w:tcW w:w="0" w:type="auto"/>
          </w:tcPr>
          <w:p w14:paraId="437F5F37" w14:textId="77777777" w:rsidR="000E423F" w:rsidRDefault="00000000">
            <w:r>
              <w:t>MinCVaR</w:t>
            </w:r>
          </w:p>
        </w:tc>
        <w:tc>
          <w:tcPr>
            <w:tcW w:w="0" w:type="auto"/>
          </w:tcPr>
          <w:p w14:paraId="0874A6BD" w14:textId="77777777" w:rsidR="000E423F" w:rsidRDefault="00000000">
            <w:r>
              <w:t>PMPT</w:t>
            </w:r>
          </w:p>
        </w:tc>
        <w:tc>
          <w:tcPr>
            <w:tcW w:w="0" w:type="auto"/>
          </w:tcPr>
          <w:p w14:paraId="7E2D4765" w14:textId="77777777" w:rsidR="000E423F" w:rsidRDefault="00000000">
            <w:r>
              <w:t>254,0</w:t>
            </w:r>
          </w:p>
        </w:tc>
        <w:tc>
          <w:tcPr>
            <w:tcW w:w="0" w:type="auto"/>
          </w:tcPr>
          <w:p w14:paraId="2A18EA60" w14:textId="77777777" w:rsidR="000E423F" w:rsidRDefault="00000000">
            <w:r>
              <w:t>12,57</w:t>
            </w:r>
          </w:p>
        </w:tc>
        <w:tc>
          <w:tcPr>
            <w:tcW w:w="0" w:type="auto"/>
          </w:tcPr>
          <w:p w14:paraId="18E421F2" w14:textId="77777777" w:rsidR="000E423F" w:rsidRDefault="00000000">
            <w:r>
              <w:t>12,88</w:t>
            </w:r>
          </w:p>
        </w:tc>
        <w:tc>
          <w:tcPr>
            <w:tcW w:w="0" w:type="auto"/>
          </w:tcPr>
          <w:p w14:paraId="02F6F5D1" w14:textId="77777777" w:rsidR="000E423F" w:rsidRDefault="00000000">
            <w:r>
              <w:t>0,264</w:t>
            </w:r>
          </w:p>
        </w:tc>
        <w:tc>
          <w:tcPr>
            <w:tcW w:w="0" w:type="auto"/>
          </w:tcPr>
          <w:p w14:paraId="57410F8B" w14:textId="77777777" w:rsidR="000E423F" w:rsidRDefault="00000000">
            <w:r>
              <w:t>0,363</w:t>
            </w:r>
          </w:p>
        </w:tc>
        <w:tc>
          <w:tcPr>
            <w:tcW w:w="0" w:type="auto"/>
          </w:tcPr>
          <w:p w14:paraId="75FE1F50" w14:textId="77777777" w:rsidR="000E423F" w:rsidRDefault="00000000">
            <w:r>
              <w:t>-26,44</w:t>
            </w:r>
          </w:p>
        </w:tc>
        <w:tc>
          <w:tcPr>
            <w:tcW w:w="0" w:type="auto"/>
          </w:tcPr>
          <w:p w14:paraId="31042C69" w14:textId="77777777" w:rsidR="000E423F" w:rsidRDefault="00000000">
            <w:r>
              <w:t>110,6</w:t>
            </w:r>
          </w:p>
        </w:tc>
      </w:tr>
      <w:tr w:rsidR="00E545AF" w14:paraId="7FFAB0A1" w14:textId="77777777" w:rsidTr="00E545AF">
        <w:trPr>
          <w:jc w:val="center"/>
        </w:trPr>
        <w:tc>
          <w:tcPr>
            <w:tcW w:w="0" w:type="auto"/>
          </w:tcPr>
          <w:p w14:paraId="157B58FC" w14:textId="77777777" w:rsidR="000E423F" w:rsidRDefault="00000000">
            <w:r>
              <w:lastRenderedPageBreak/>
              <w:t>MaxSharpe_c10</w:t>
            </w:r>
          </w:p>
        </w:tc>
        <w:tc>
          <w:tcPr>
            <w:tcW w:w="0" w:type="auto"/>
          </w:tcPr>
          <w:p w14:paraId="38116AFA" w14:textId="77777777" w:rsidR="000E423F" w:rsidRDefault="00000000">
            <w:r>
              <w:t>MPT</w:t>
            </w:r>
          </w:p>
        </w:tc>
        <w:tc>
          <w:tcPr>
            <w:tcW w:w="0" w:type="auto"/>
          </w:tcPr>
          <w:p w14:paraId="0F41D1D7" w14:textId="77777777" w:rsidR="000E423F" w:rsidRDefault="00000000">
            <w:r>
              <w:t>268,1</w:t>
            </w:r>
          </w:p>
        </w:tc>
        <w:tc>
          <w:tcPr>
            <w:tcW w:w="0" w:type="auto"/>
          </w:tcPr>
          <w:p w14:paraId="6B1BD07D" w14:textId="77777777" w:rsidR="000E423F" w:rsidRDefault="00000000">
            <w:r>
              <w:t>12,99</w:t>
            </w:r>
          </w:p>
        </w:tc>
        <w:tc>
          <w:tcPr>
            <w:tcW w:w="0" w:type="auto"/>
          </w:tcPr>
          <w:p w14:paraId="251A2BC5" w14:textId="77777777" w:rsidR="000E423F" w:rsidRDefault="00000000">
            <w:r>
              <w:t>16,54</w:t>
            </w:r>
          </w:p>
        </w:tc>
        <w:tc>
          <w:tcPr>
            <w:tcW w:w="0" w:type="auto"/>
          </w:tcPr>
          <w:p w14:paraId="780DEED1" w14:textId="77777777" w:rsidR="000E423F" w:rsidRDefault="00000000">
            <w:r>
              <w:t>0,261</w:t>
            </w:r>
          </w:p>
        </w:tc>
        <w:tc>
          <w:tcPr>
            <w:tcW w:w="0" w:type="auto"/>
          </w:tcPr>
          <w:p w14:paraId="498FC85A" w14:textId="77777777" w:rsidR="000E423F" w:rsidRDefault="00000000">
            <w:r>
              <w:t>0,365</w:t>
            </w:r>
          </w:p>
        </w:tc>
        <w:tc>
          <w:tcPr>
            <w:tcW w:w="0" w:type="auto"/>
          </w:tcPr>
          <w:p w14:paraId="2C060B6C" w14:textId="77777777" w:rsidR="000E423F" w:rsidRDefault="00000000">
            <w:r>
              <w:t>-23,89</w:t>
            </w:r>
          </w:p>
        </w:tc>
        <w:tc>
          <w:tcPr>
            <w:tcW w:w="0" w:type="auto"/>
          </w:tcPr>
          <w:p w14:paraId="7EF10932" w14:textId="77777777" w:rsidR="000E423F" w:rsidRDefault="00000000">
            <w:r>
              <w:t>150,8</w:t>
            </w:r>
          </w:p>
        </w:tc>
      </w:tr>
      <w:tr w:rsidR="00E545AF" w14:paraId="79690717" w14:textId="77777777" w:rsidTr="00E545AF">
        <w:trPr>
          <w:jc w:val="center"/>
        </w:trPr>
        <w:tc>
          <w:tcPr>
            <w:tcW w:w="0" w:type="auto"/>
          </w:tcPr>
          <w:p w14:paraId="4F571F3A" w14:textId="77777777" w:rsidR="000E423F" w:rsidRDefault="00000000">
            <w:r>
              <w:t>IBOVESPA</w:t>
            </w:r>
          </w:p>
        </w:tc>
        <w:tc>
          <w:tcPr>
            <w:tcW w:w="0" w:type="auto"/>
          </w:tcPr>
          <w:p w14:paraId="5C55CEF5" w14:textId="77777777" w:rsidR="000E423F" w:rsidRDefault="00000000">
            <w:r>
              <w:t>benchmark</w:t>
            </w:r>
          </w:p>
        </w:tc>
        <w:tc>
          <w:tcPr>
            <w:tcW w:w="0" w:type="auto"/>
          </w:tcPr>
          <w:p w14:paraId="62F17381" w14:textId="77777777" w:rsidR="000E423F" w:rsidRDefault="00000000">
            <w:r>
              <w:t>212,4</w:t>
            </w:r>
          </w:p>
        </w:tc>
        <w:tc>
          <w:tcPr>
            <w:tcW w:w="0" w:type="auto"/>
          </w:tcPr>
          <w:p w14:paraId="63E90848" w14:textId="77777777" w:rsidR="000E423F" w:rsidRDefault="00000000">
            <w:r>
              <w:t>11,26</w:t>
            </w:r>
          </w:p>
        </w:tc>
        <w:tc>
          <w:tcPr>
            <w:tcW w:w="0" w:type="auto"/>
          </w:tcPr>
          <w:p w14:paraId="7DEFABFC" w14:textId="77777777" w:rsidR="000E423F" w:rsidRDefault="00000000">
            <w:r>
              <w:t>23,32</w:t>
            </w:r>
          </w:p>
        </w:tc>
        <w:tc>
          <w:tcPr>
            <w:tcW w:w="0" w:type="auto"/>
          </w:tcPr>
          <w:p w14:paraId="6EA5F015" w14:textId="77777777" w:rsidR="000E423F" w:rsidRDefault="00000000">
            <w:r>
              <w:t>0,178</w:t>
            </w:r>
          </w:p>
        </w:tc>
        <w:tc>
          <w:tcPr>
            <w:tcW w:w="0" w:type="auto"/>
          </w:tcPr>
          <w:p w14:paraId="6EF85A79" w14:textId="77777777" w:rsidR="000E423F" w:rsidRDefault="00000000">
            <w:r>
              <w:t>0,245</w:t>
            </w:r>
          </w:p>
        </w:tc>
        <w:tc>
          <w:tcPr>
            <w:tcW w:w="0" w:type="auto"/>
          </w:tcPr>
          <w:p w14:paraId="48B3D61B" w14:textId="77777777" w:rsidR="000E423F" w:rsidRDefault="00000000">
            <w:r>
              <w:t>-46,82</w:t>
            </w:r>
          </w:p>
        </w:tc>
        <w:tc>
          <w:tcPr>
            <w:tcW w:w="0" w:type="auto"/>
          </w:tcPr>
          <w:p w14:paraId="3629B748" w14:textId="77777777" w:rsidR="000E423F" w:rsidRDefault="00000000">
            <w:r>
              <w:t>—</w:t>
            </w:r>
          </w:p>
        </w:tc>
      </w:tr>
      <w:tr w:rsidR="00E545AF" w14:paraId="64613A4F" w14:textId="77777777" w:rsidTr="00E545AF">
        <w:trPr>
          <w:jc w:val="center"/>
        </w:trPr>
        <w:tc>
          <w:tcPr>
            <w:tcW w:w="0" w:type="auto"/>
          </w:tcPr>
          <w:p w14:paraId="4D41F790" w14:textId="77777777" w:rsidR="000E423F" w:rsidRDefault="00000000">
            <w:r>
              <w:t>MaxOmega</w:t>
            </w:r>
          </w:p>
        </w:tc>
        <w:tc>
          <w:tcPr>
            <w:tcW w:w="0" w:type="auto"/>
          </w:tcPr>
          <w:p w14:paraId="76C3330A" w14:textId="77777777" w:rsidR="000E423F" w:rsidRDefault="00000000">
            <w:r>
              <w:t>PMPT</w:t>
            </w:r>
          </w:p>
        </w:tc>
        <w:tc>
          <w:tcPr>
            <w:tcW w:w="0" w:type="auto"/>
          </w:tcPr>
          <w:p w14:paraId="3989FDC5" w14:textId="77777777" w:rsidR="000E423F" w:rsidRDefault="00000000">
            <w:r>
              <w:t>196,2</w:t>
            </w:r>
          </w:p>
        </w:tc>
        <w:tc>
          <w:tcPr>
            <w:tcW w:w="0" w:type="auto"/>
          </w:tcPr>
          <w:p w14:paraId="7DD94135" w14:textId="77777777" w:rsidR="000E423F" w:rsidRDefault="00000000">
            <w:r>
              <w:t>10,71</w:t>
            </w:r>
          </w:p>
        </w:tc>
        <w:tc>
          <w:tcPr>
            <w:tcW w:w="0" w:type="auto"/>
          </w:tcPr>
          <w:p w14:paraId="12A79BDF" w14:textId="77777777" w:rsidR="000E423F" w:rsidRDefault="00000000">
            <w:r>
              <w:t>21,23</w:t>
            </w:r>
          </w:p>
        </w:tc>
        <w:tc>
          <w:tcPr>
            <w:tcW w:w="0" w:type="auto"/>
          </w:tcPr>
          <w:p w14:paraId="4313792D" w14:textId="77777777" w:rsidR="000E423F" w:rsidRDefault="00000000">
            <w:r>
              <w:t>0,149</w:t>
            </w:r>
          </w:p>
        </w:tc>
        <w:tc>
          <w:tcPr>
            <w:tcW w:w="0" w:type="auto"/>
          </w:tcPr>
          <w:p w14:paraId="5D1C91E8" w14:textId="77777777" w:rsidR="000E423F" w:rsidRDefault="00000000">
            <w:r>
              <w:t>0,210</w:t>
            </w:r>
          </w:p>
        </w:tc>
        <w:tc>
          <w:tcPr>
            <w:tcW w:w="0" w:type="auto"/>
          </w:tcPr>
          <w:p w14:paraId="2C1653F7" w14:textId="77777777" w:rsidR="000E423F" w:rsidRDefault="00000000">
            <w:r>
              <w:t>-30,67</w:t>
            </w:r>
          </w:p>
        </w:tc>
        <w:tc>
          <w:tcPr>
            <w:tcW w:w="0" w:type="auto"/>
          </w:tcPr>
          <w:p w14:paraId="6F9FE6AC" w14:textId="77777777" w:rsidR="000E423F" w:rsidRDefault="00000000">
            <w:r>
              <w:t>224,1</w:t>
            </w:r>
          </w:p>
        </w:tc>
      </w:tr>
      <w:tr w:rsidR="00E545AF" w14:paraId="75C21FC6" w14:textId="77777777" w:rsidTr="00E545AF">
        <w:trPr>
          <w:jc w:val="center"/>
        </w:trPr>
        <w:tc>
          <w:tcPr>
            <w:tcW w:w="0" w:type="auto"/>
          </w:tcPr>
          <w:p w14:paraId="0106E336" w14:textId="77777777" w:rsidR="000E423F" w:rsidRDefault="00000000">
            <w:r>
              <w:t>MinCDaR</w:t>
            </w:r>
          </w:p>
        </w:tc>
        <w:tc>
          <w:tcPr>
            <w:tcW w:w="0" w:type="auto"/>
          </w:tcPr>
          <w:p w14:paraId="0047416C" w14:textId="77777777" w:rsidR="000E423F" w:rsidRDefault="00000000">
            <w:r>
              <w:t>PMPT</w:t>
            </w:r>
          </w:p>
        </w:tc>
        <w:tc>
          <w:tcPr>
            <w:tcW w:w="0" w:type="auto"/>
          </w:tcPr>
          <w:p w14:paraId="48A5858E" w14:textId="77777777" w:rsidR="000E423F" w:rsidRDefault="00000000">
            <w:r>
              <w:t>74,6</w:t>
            </w:r>
          </w:p>
        </w:tc>
        <w:tc>
          <w:tcPr>
            <w:tcW w:w="0" w:type="auto"/>
          </w:tcPr>
          <w:p w14:paraId="11017C34" w14:textId="77777777" w:rsidR="000E423F" w:rsidRDefault="00000000">
            <w:r>
              <w:t>5,36</w:t>
            </w:r>
          </w:p>
        </w:tc>
        <w:tc>
          <w:tcPr>
            <w:tcW w:w="0" w:type="auto"/>
          </w:tcPr>
          <w:p w14:paraId="01069C47" w14:textId="77777777" w:rsidR="000E423F" w:rsidRDefault="00000000">
            <w:r>
              <w:t>19,82</w:t>
            </w:r>
          </w:p>
        </w:tc>
        <w:tc>
          <w:tcPr>
            <w:tcW w:w="0" w:type="auto"/>
          </w:tcPr>
          <w:p w14:paraId="75A60AE9" w14:textId="77777777" w:rsidR="000E423F" w:rsidRDefault="00000000">
            <w:r>
              <w:t>-0,105</w:t>
            </w:r>
          </w:p>
        </w:tc>
        <w:tc>
          <w:tcPr>
            <w:tcW w:w="0" w:type="auto"/>
          </w:tcPr>
          <w:p w14:paraId="7DFD728B" w14:textId="77777777" w:rsidR="000E423F" w:rsidRDefault="00000000">
            <w:r>
              <w:t>-0,145</w:t>
            </w:r>
          </w:p>
        </w:tc>
        <w:tc>
          <w:tcPr>
            <w:tcW w:w="0" w:type="auto"/>
          </w:tcPr>
          <w:p w14:paraId="7F204B6F" w14:textId="77777777" w:rsidR="000E423F" w:rsidRDefault="00000000">
            <w:r>
              <w:t>-62,46</w:t>
            </w:r>
          </w:p>
        </w:tc>
        <w:tc>
          <w:tcPr>
            <w:tcW w:w="0" w:type="auto"/>
          </w:tcPr>
          <w:p w14:paraId="14FAD4CB" w14:textId="77777777" w:rsidR="000E423F" w:rsidRDefault="00000000">
            <w:r>
              <w:t>147,4</w:t>
            </w:r>
          </w:p>
        </w:tc>
      </w:tr>
    </w:tbl>
    <w:p w14:paraId="3349D954" w14:textId="77777777" w:rsidR="00660315" w:rsidRPr="00D52007" w:rsidRDefault="00660315" w:rsidP="00660315">
      <w:pPr>
        <w:pStyle w:val="Corpodetexto"/>
        <w:spacing w:line="360" w:lineRule="auto"/>
        <w:jc w:val="both"/>
        <w:rPr>
          <w:lang w:val="pt-BR"/>
        </w:rPr>
      </w:pPr>
      <w:r>
        <w:rPr>
          <w:lang w:val="pt-BR"/>
        </w:rPr>
        <w:t xml:space="preserve">Fonte: elaboração própria a partir de </w:t>
      </w:r>
      <w:r>
        <w:rPr>
          <w:rStyle w:val="VerbatimChar"/>
          <w:rFonts w:ascii="Times New Roman" w:hAnsi="Times New Roman"/>
          <w:i w:val="0"/>
          <w:iCs w:val="0"/>
          <w:color w:val="auto"/>
        </w:rPr>
        <w:t>data/</w:t>
      </w:r>
      <w:proofErr w:type="spellStart"/>
      <w:r>
        <w:rPr>
          <w:rStyle w:val="VerbatimChar"/>
          <w:rFonts w:ascii="Times New Roman" w:hAnsi="Times New Roman"/>
          <w:i w:val="0"/>
          <w:iCs w:val="0"/>
          <w:color w:val="auto"/>
        </w:rPr>
        <w:t>Estrategias</w:t>
      </w:r>
      <w:proofErr w:type="spellEnd"/>
      <w:r>
        <w:rPr>
          <w:rStyle w:val="VerbatimChar"/>
          <w:rFonts w:ascii="Times New Roman" w:hAnsi="Times New Roman"/>
          <w:i w:val="0"/>
          <w:iCs w:val="0"/>
          <w:color w:val="auto"/>
        </w:rPr>
        <w:t>/apendice_H_painel_metricas.csv</w:t>
      </w:r>
      <w:r>
        <w:rPr>
          <w:lang w:val="pt-BR"/>
        </w:rPr>
        <w:t xml:space="preserve"> (CAGR, volatilidade, Sharpe, </w:t>
      </w:r>
      <w:proofErr w:type="spellStart"/>
      <w:r>
        <w:rPr>
          <w:lang w:val="pt-BR"/>
        </w:rPr>
        <w:t>Sortino</w:t>
      </w:r>
      <w:proofErr w:type="spellEnd"/>
      <w:r>
        <w:rPr>
          <w:lang w:val="pt-BR"/>
        </w:rPr>
        <w:t xml:space="preserve">, Max. </w:t>
      </w:r>
      <w:r>
        <w:t xml:space="preserve">Drawdown) e </w:t>
      </w:r>
      <w:r>
        <w:rPr>
          <w:rStyle w:val="VerbatimChar"/>
          <w:rFonts w:ascii="Times New Roman" w:hAnsi="Times New Roman"/>
          <w:i w:val="0"/>
          <w:iCs w:val="0"/>
          <w:color w:val="auto"/>
        </w:rPr>
        <w:t>data/</w:t>
      </w:r>
      <w:proofErr w:type="spellStart"/>
      <w:r>
        <w:rPr>
          <w:rStyle w:val="VerbatimChar"/>
          <w:rFonts w:ascii="Times New Roman" w:hAnsi="Times New Roman"/>
          <w:i w:val="0"/>
          <w:iCs w:val="0"/>
          <w:color w:val="auto"/>
        </w:rPr>
        <w:t>Estrategias</w:t>
      </w:r>
      <w:proofErr w:type="spellEnd"/>
      <w:r>
        <w:rPr>
          <w:rStyle w:val="VerbatimChar"/>
          <w:rFonts w:ascii="Times New Roman" w:hAnsi="Times New Roman"/>
          <w:i w:val="0"/>
          <w:iCs w:val="0"/>
          <w:color w:val="auto"/>
        </w:rPr>
        <w:t>/desempenho_estrategias.csv</w:t>
      </w:r>
      <w:r>
        <w:t xml:space="preserve"> (turnover anualizado). </w:t>
      </w:r>
      <w:r>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proofErr w:type="spellStart"/>
      <w:r>
        <w:rPr>
          <w:rStyle w:val="VerbatimChar"/>
          <w:rFonts w:ascii="Times New Roman" w:hAnsi="Times New Roman"/>
          <w:i w:val="0"/>
          <w:iCs w:val="0"/>
          <w:color w:val="auto"/>
          <w:sz w:val="24"/>
          <w:szCs w:val="24"/>
        </w:rPr>
        <w:t>EqualWeight_BuyHold</w:t>
      </w:r>
      <w:proofErr w:type="spellEnd"/>
      <w:r>
        <w:rPr>
          <w:lang w:val="pt-BR"/>
        </w:rPr>
        <w:t>, por não rebalancear, apresenta turnover nulo.</w:t>
      </w:r>
    </w:p>
    <w:p w14:paraId="332342A9" w14:textId="77777777" w:rsidR="00660315" w:rsidRDefault="00660315" w:rsidP="00660315">
      <w:pPr>
        <w:pStyle w:val="Corpodetexto"/>
        <w:spacing w:line="360" w:lineRule="auto"/>
        <w:jc w:val="both"/>
        <w:rPr>
          <w:i/>
          <w:iCs/>
          <w:lang w:val="pt-BR"/>
        </w:rPr>
      </w:pPr>
      <w:r>
        <w:rPr>
          <w:i/>
          <w:iCs/>
          <w:lang w:val="pt-BR"/>
        </w:rPr>
        <w:t xml:space="preserve">† </w:t>
      </w:r>
      <w:r>
        <w:rPr>
          <w:lang w:val="pt-BR"/>
        </w:rPr>
        <w:t xml:space="preserve">O retorno acumulado foi </w:t>
      </w:r>
      <w:r>
        <w:rPr>
          <w:b/>
          <w:bCs/>
          <w:lang w:val="pt-BR"/>
        </w:rPr>
        <w:t>derivado do CAGR</w:t>
      </w:r>
      <w:r>
        <w:rPr>
          <w:lang w:val="pt-BR"/>
        </w:rPr>
        <w:t xml:space="preserve"> sobre a janela de 2.690 pregões (≈10,67 anos = 2.690/252), assumindo capitalização geométrica; os valores devem ser substituídos pelos da coluna “Retorno Acumulado (%)” de </w:t>
      </w:r>
      <w:r>
        <w:rPr>
          <w:rStyle w:val="VerbatimChar"/>
          <w:rFonts w:ascii="Times New Roman" w:hAnsi="Times New Roman"/>
          <w:i w:val="0"/>
          <w:iCs w:val="0"/>
          <w:color w:val="auto"/>
          <w:sz w:val="24"/>
          <w:szCs w:val="24"/>
        </w:rPr>
        <w:t>apendice_H_painel_metricas.csv</w:t>
      </w:r>
      <w:r>
        <w:rPr>
          <w:lang w:val="pt-BR"/>
        </w:rPr>
        <w:t xml:space="preserve"> na versão final, caso a convenção de </w:t>
      </w:r>
      <w:proofErr w:type="spellStart"/>
      <w:r>
        <w:rPr>
          <w:lang w:val="pt-BR"/>
        </w:rPr>
        <w:t>anualização</w:t>
      </w:r>
      <w:proofErr w:type="spellEnd"/>
      <w:r>
        <w:rPr>
          <w:lang w:val="pt-BR"/>
        </w:rPr>
        <w:t xml:space="preserve"> do artefato difira.</w:t>
      </w:r>
    </w:p>
    <w:p w14:paraId="6AC10A62" w14:textId="77777777" w:rsidR="00D52007" w:rsidRDefault="00D52007" w:rsidP="00660315">
      <w:pPr>
        <w:pStyle w:val="Corpodetexto"/>
        <w:spacing w:line="360" w:lineRule="auto"/>
        <w:jc w:val="both"/>
        <w:rPr>
          <w:lang w:val="pt-BR"/>
        </w:rPr>
      </w:pPr>
    </w:p>
    <w:p w14:paraId="231E65B6" w14:textId="77777777" w:rsidR="00C83134" w:rsidRDefault="00C83134" w:rsidP="00C83134">
      <w:pPr>
        <w:spacing w:line="360" w:lineRule="auto"/>
        <w:ind w:firstLine="794"/>
        <w:jc w:val="both"/>
      </w:pPr>
      <w:r>
        <w:rPr>
          <w:sz w:val="24"/>
        </w:rPr>
        <w:t xml:space="preserve">Para decompor a origem dos retornos e isolar a real geração de valor das estratégias, estimou-se a atribuição de desempenho ex-post por meio de regressões dos excessos de retorno diários de cada carteira contra os fatores de risco brasileiros do NEFIN/USP, sob dois arranjos: o modelo de quatro fatores de Carhart (1997) — mercado (Rm−Rf), tamanho (SMB), valor (HML) e momentum (WML) — e o modelo de cinco fatores do NEFIN, que acrescenta o fator de iliquidez (IML), particularmente relevante para o mercado acionário brasileiro. Os erros-padrão são robustos a heterocedasticidade e autocorrelação (HAC de Newey-West). Conforme a Tabela 9, a carteira BL_classico apresenta o maior alfa pontual da amostra (6,12% a.a. no modelo de Carhart e 6,28% a.a. no modelo NEFIN), embora estatisticamente não significativo aos níveis convencionais (t ≈ 1,0) — resultado esperado em séries de horizonte decenal com volatilidade elevada. </w:t>
      </w:r>
      <w:r>
        <w:rPr>
          <w:sz w:val="24"/>
        </w:rPr>
        <w:lastRenderedPageBreak/>
        <w:t>A única exceção é a EqualWeight_BuyHold, cujo alfa de 4,61% a.a. no modelo de cinco fatores é significativo a 5% (t = 2,02); no extremo oposto, o alfa negativo do MinCDaR (−5,35% a.a.) corrobora o diagnóstico de fragilidade da estratégia.</w:t>
      </w:r>
    </w:p>
    <w:p w14:paraId="6030BC93" w14:textId="77777777" w:rsidR="00C83134" w:rsidRDefault="00C83134" w:rsidP="00C83134">
      <w:pPr>
        <w:spacing w:line="360" w:lineRule="auto"/>
        <w:ind w:firstLine="794"/>
        <w:jc w:val="both"/>
      </w:pPr>
      <w:r>
        <w:rPr>
          <w:sz w:val="24"/>
        </w:rPr>
        <w:t>As cargas fatoriais revelam dois padrões centrais. Primeiro, a exposição ao momentum (βWML) é substancialmente positiva apenas na família Black-Litterman (de 0,303 a 0,464), validando empiricamente que as visões construídas a partir do sinal 12-1 se traduzem, de fato, em inclinação efetiva ao fator WML — enquanto as demais estratégias exibem cargas próximas de zero. Segundo, todas as 16 carteiras apresentam exposição positiva ao prêmio de iliquidez (βIML entre 0,16 e 0,31), indicando que a otimização no mercado brasileiro tende a capturar retornos associados a ativos menos líquidos; coerentemente, a inclusão do IML eleva o R² ajustado das regressões (de 0,842 para 0,850 na EqualWeight, por exemplo), reforçando a relevância desse fator local. Em conjunto, os resultados indicam que parte do desempenho das carteiras otimizadas decorre de prêmios de risco sistemáticos — momentum e iliquidez —, e não exclusivamente de habilidade alocativa, nuance que a análise por alfa torna explícita.</w:t>
      </w:r>
    </w:p>
    <w:p w14:paraId="4498AE7D" w14:textId="77777777" w:rsidR="00C83134" w:rsidRDefault="00C83134" w:rsidP="00660315">
      <w:pPr>
        <w:pStyle w:val="Corpodetexto"/>
        <w:spacing w:line="360" w:lineRule="auto"/>
        <w:jc w:val="both"/>
      </w:pPr>
    </w:p>
    <w:p w14:paraId="546ED88F" w14:textId="7A03E3CC" w:rsidR="00C83134" w:rsidRPr="00C83134" w:rsidRDefault="00C83134" w:rsidP="00C83134">
      <w:pPr>
        <w:pStyle w:val="Legenda"/>
        <w:keepNext/>
        <w:rPr>
          <w:rFonts w:ascii="Times New Roman" w:hAnsi="Times New Roman" w:cs="Times New Roman"/>
          <w:i w:val="0"/>
          <w:iCs w:val="0"/>
          <w:color w:val="auto"/>
          <w:sz w:val="24"/>
          <w:szCs w:val="24"/>
        </w:rPr>
      </w:pPr>
      <w:r w:rsidRPr="00C83134">
        <w:rPr>
          <w:rFonts w:ascii="Times New Roman" w:hAnsi="Times New Roman" w:cs="Times New Roman"/>
          <w:i w:val="0"/>
          <w:iCs w:val="0"/>
          <w:color w:val="auto"/>
          <w:sz w:val="24"/>
          <w:szCs w:val="24"/>
        </w:rPr>
        <w:t xml:space="preserve">Tabela </w:t>
      </w:r>
      <w:r w:rsidRPr="00C83134">
        <w:rPr>
          <w:rFonts w:ascii="Times New Roman" w:hAnsi="Times New Roman" w:cs="Times New Roman"/>
          <w:i w:val="0"/>
          <w:iCs w:val="0"/>
          <w:color w:val="auto"/>
          <w:sz w:val="24"/>
          <w:szCs w:val="24"/>
        </w:rPr>
        <w:fldChar w:fldCharType="begin"/>
      </w:r>
      <w:r w:rsidRPr="00C83134">
        <w:rPr>
          <w:rFonts w:ascii="Times New Roman" w:hAnsi="Times New Roman" w:cs="Times New Roman"/>
          <w:i w:val="0"/>
          <w:iCs w:val="0"/>
          <w:color w:val="auto"/>
          <w:sz w:val="24"/>
          <w:szCs w:val="24"/>
        </w:rPr>
        <w:instrText xml:space="preserve"> SEQ Tabela \* ARABIC </w:instrText>
      </w:r>
      <w:r w:rsidRPr="00C83134">
        <w:rPr>
          <w:rFonts w:ascii="Times New Roman" w:hAnsi="Times New Roman" w:cs="Times New Roman"/>
          <w:i w:val="0"/>
          <w:iCs w:val="0"/>
          <w:color w:val="auto"/>
          <w:sz w:val="24"/>
          <w:szCs w:val="24"/>
        </w:rPr>
        <w:fldChar w:fldCharType="separate"/>
      </w:r>
      <w:r w:rsidRPr="00C83134">
        <w:rPr>
          <w:rFonts w:ascii="Times New Roman" w:hAnsi="Times New Roman" w:cs="Times New Roman"/>
          <w:i w:val="0"/>
          <w:iCs w:val="0"/>
          <w:noProof/>
          <w:color w:val="auto"/>
          <w:sz w:val="24"/>
          <w:szCs w:val="24"/>
        </w:rPr>
        <w:t>9</w:t>
      </w:r>
      <w:r w:rsidRPr="00C83134">
        <w:rPr>
          <w:rFonts w:ascii="Times New Roman" w:hAnsi="Times New Roman" w:cs="Times New Roman"/>
          <w:i w:val="0"/>
          <w:iCs w:val="0"/>
          <w:color w:val="auto"/>
          <w:sz w:val="24"/>
          <w:szCs w:val="24"/>
        </w:rPr>
        <w:fldChar w:fldCharType="end"/>
      </w:r>
      <w:r w:rsidRPr="00C83134">
        <w:rPr>
          <w:rFonts w:ascii="Times New Roman" w:hAnsi="Times New Roman" w:cs="Times New Roman"/>
          <w:i w:val="0"/>
          <w:iCs w:val="0"/>
          <w:color w:val="auto"/>
          <w:sz w:val="24"/>
          <w:szCs w:val="24"/>
        </w:rPr>
        <w:t xml:space="preserve"> - Atribuição de desempenho </w:t>
      </w:r>
      <w:proofErr w:type="spellStart"/>
      <w:r w:rsidRPr="00C83134">
        <w:rPr>
          <w:rFonts w:ascii="Times New Roman" w:hAnsi="Times New Roman" w:cs="Times New Roman"/>
          <w:i w:val="0"/>
          <w:iCs w:val="0"/>
          <w:color w:val="auto"/>
          <w:sz w:val="24"/>
          <w:szCs w:val="24"/>
        </w:rPr>
        <w:t>ex-post</w:t>
      </w:r>
      <w:proofErr w:type="spellEnd"/>
      <w:r w:rsidRPr="00C83134">
        <w:rPr>
          <w:rFonts w:ascii="Times New Roman" w:hAnsi="Times New Roman" w:cs="Times New Roman"/>
          <w:i w:val="0"/>
          <w:iCs w:val="0"/>
          <w:color w:val="auto"/>
          <w:sz w:val="24"/>
          <w:szCs w:val="24"/>
        </w:rPr>
        <w:t>: alfas anualizados e cargas fatoriais (modelos Carhart 4F e NEFIN 5F), 2015–2025</w:t>
      </w:r>
    </w:p>
    <w:tbl>
      <w:tblPr>
        <w:tblStyle w:val="Tabelacomgrade"/>
        <w:tblW w:w="0" w:type="auto"/>
        <w:jc w:val="center"/>
        <w:tblLook w:val="04A0" w:firstRow="1" w:lastRow="0" w:firstColumn="1" w:lastColumn="0" w:noHBand="0" w:noVBand="1"/>
      </w:tblPr>
      <w:tblGrid>
        <w:gridCol w:w="2105"/>
        <w:gridCol w:w="895"/>
        <w:gridCol w:w="901"/>
        <w:gridCol w:w="971"/>
        <w:gridCol w:w="895"/>
        <w:gridCol w:w="901"/>
        <w:gridCol w:w="914"/>
        <w:gridCol w:w="912"/>
      </w:tblGrid>
      <w:tr w:rsidR="00C83134" w14:paraId="2093F4A5" w14:textId="77777777" w:rsidTr="00C83134">
        <w:trPr>
          <w:jc w:val="center"/>
        </w:trPr>
        <w:tc>
          <w:tcPr>
            <w:tcW w:w="2105" w:type="dxa"/>
          </w:tcPr>
          <w:p w14:paraId="46701B16" w14:textId="77777777" w:rsidR="00C83134" w:rsidRDefault="00C83134" w:rsidP="002F7EDA">
            <w:pPr>
              <w:jc w:val="center"/>
            </w:pPr>
            <w:r>
              <w:rPr>
                <w:b/>
                <w:sz w:val="20"/>
              </w:rPr>
              <w:t>Estratégia</w:t>
            </w:r>
          </w:p>
        </w:tc>
        <w:tc>
          <w:tcPr>
            <w:tcW w:w="895" w:type="dxa"/>
          </w:tcPr>
          <w:p w14:paraId="55CBE386" w14:textId="77777777" w:rsidR="00C83134" w:rsidRDefault="00C83134" w:rsidP="002F7EDA">
            <w:pPr>
              <w:jc w:val="center"/>
            </w:pPr>
            <w:r>
              <w:rPr>
                <w:b/>
                <w:sz w:val="20"/>
              </w:rPr>
              <w:t>α C4F</w:t>
            </w:r>
            <w:r>
              <w:rPr>
                <w:b/>
                <w:sz w:val="20"/>
              </w:rPr>
              <w:br/>
              <w:t>(% a.a.)</w:t>
            </w:r>
          </w:p>
        </w:tc>
        <w:tc>
          <w:tcPr>
            <w:tcW w:w="901" w:type="dxa"/>
          </w:tcPr>
          <w:p w14:paraId="09E45EEE" w14:textId="77777777" w:rsidR="00C83134" w:rsidRDefault="00C83134" w:rsidP="002F7EDA">
            <w:pPr>
              <w:jc w:val="center"/>
            </w:pPr>
            <w:r>
              <w:rPr>
                <w:b/>
                <w:sz w:val="20"/>
              </w:rPr>
              <w:t>t (NW)</w:t>
            </w:r>
          </w:p>
        </w:tc>
        <w:tc>
          <w:tcPr>
            <w:tcW w:w="971" w:type="dxa"/>
          </w:tcPr>
          <w:p w14:paraId="191A7C5F" w14:textId="77777777" w:rsidR="00C83134" w:rsidRDefault="00C83134" w:rsidP="002F7EDA">
            <w:pPr>
              <w:jc w:val="center"/>
            </w:pPr>
            <w:r>
              <w:rPr>
                <w:b/>
                <w:sz w:val="20"/>
              </w:rPr>
              <w:t>βWML</w:t>
            </w:r>
          </w:p>
        </w:tc>
        <w:tc>
          <w:tcPr>
            <w:tcW w:w="895" w:type="dxa"/>
          </w:tcPr>
          <w:p w14:paraId="28220CEC" w14:textId="77777777" w:rsidR="00C83134" w:rsidRDefault="00C83134" w:rsidP="002F7EDA">
            <w:pPr>
              <w:jc w:val="center"/>
            </w:pPr>
            <w:r>
              <w:rPr>
                <w:b/>
                <w:sz w:val="20"/>
              </w:rPr>
              <w:t>α N5F</w:t>
            </w:r>
            <w:r>
              <w:rPr>
                <w:b/>
                <w:sz w:val="20"/>
              </w:rPr>
              <w:br/>
              <w:t>(% a.a.)</w:t>
            </w:r>
          </w:p>
        </w:tc>
        <w:tc>
          <w:tcPr>
            <w:tcW w:w="901" w:type="dxa"/>
          </w:tcPr>
          <w:p w14:paraId="3D568D5B" w14:textId="77777777" w:rsidR="00C83134" w:rsidRDefault="00C83134" w:rsidP="002F7EDA">
            <w:pPr>
              <w:jc w:val="center"/>
            </w:pPr>
            <w:r>
              <w:rPr>
                <w:b/>
                <w:sz w:val="20"/>
              </w:rPr>
              <w:t>t (NW)</w:t>
            </w:r>
          </w:p>
        </w:tc>
        <w:tc>
          <w:tcPr>
            <w:tcW w:w="914" w:type="dxa"/>
          </w:tcPr>
          <w:p w14:paraId="3C79AACF" w14:textId="77777777" w:rsidR="00C83134" w:rsidRDefault="00C83134" w:rsidP="002F7EDA">
            <w:pPr>
              <w:jc w:val="center"/>
            </w:pPr>
            <w:r>
              <w:rPr>
                <w:b/>
                <w:sz w:val="20"/>
              </w:rPr>
              <w:t>βIML</w:t>
            </w:r>
          </w:p>
        </w:tc>
        <w:tc>
          <w:tcPr>
            <w:tcW w:w="912" w:type="dxa"/>
          </w:tcPr>
          <w:p w14:paraId="229A9D5E" w14:textId="77777777" w:rsidR="00C83134" w:rsidRDefault="00C83134" w:rsidP="002F7EDA">
            <w:pPr>
              <w:jc w:val="center"/>
            </w:pPr>
            <w:r>
              <w:rPr>
                <w:b/>
                <w:sz w:val="20"/>
              </w:rPr>
              <w:t>R² aj.</w:t>
            </w:r>
            <w:r>
              <w:rPr>
                <w:b/>
                <w:sz w:val="20"/>
              </w:rPr>
              <w:br/>
              <w:t>(N5F)</w:t>
            </w:r>
          </w:p>
        </w:tc>
      </w:tr>
      <w:tr w:rsidR="00C83134" w14:paraId="1807CCA4" w14:textId="77777777" w:rsidTr="00C83134">
        <w:trPr>
          <w:jc w:val="center"/>
        </w:trPr>
        <w:tc>
          <w:tcPr>
            <w:tcW w:w="2105" w:type="dxa"/>
          </w:tcPr>
          <w:p w14:paraId="671D1B15" w14:textId="77777777" w:rsidR="00C83134" w:rsidRDefault="00C83134" w:rsidP="002F7EDA">
            <w:r>
              <w:rPr>
                <w:sz w:val="20"/>
              </w:rPr>
              <w:t>EqualWeight</w:t>
            </w:r>
          </w:p>
        </w:tc>
        <w:tc>
          <w:tcPr>
            <w:tcW w:w="895" w:type="dxa"/>
          </w:tcPr>
          <w:p w14:paraId="62A4D6DC" w14:textId="77777777" w:rsidR="00C83134" w:rsidRDefault="00C83134" w:rsidP="002F7EDA">
            <w:pPr>
              <w:jc w:val="center"/>
            </w:pPr>
            <w:r>
              <w:rPr>
                <w:sz w:val="20"/>
              </w:rPr>
              <w:t>2,55</w:t>
            </w:r>
          </w:p>
        </w:tc>
        <w:tc>
          <w:tcPr>
            <w:tcW w:w="901" w:type="dxa"/>
          </w:tcPr>
          <w:p w14:paraId="68D394C7" w14:textId="77777777" w:rsidR="00C83134" w:rsidRDefault="00C83134" w:rsidP="002F7EDA">
            <w:pPr>
              <w:jc w:val="center"/>
            </w:pPr>
            <w:r>
              <w:rPr>
                <w:sz w:val="20"/>
              </w:rPr>
              <w:t>1,20</w:t>
            </w:r>
          </w:p>
        </w:tc>
        <w:tc>
          <w:tcPr>
            <w:tcW w:w="971" w:type="dxa"/>
          </w:tcPr>
          <w:p w14:paraId="17FF94DA" w14:textId="77777777" w:rsidR="00C83134" w:rsidRDefault="00C83134" w:rsidP="002F7EDA">
            <w:pPr>
              <w:jc w:val="center"/>
            </w:pPr>
            <w:r>
              <w:rPr>
                <w:sz w:val="20"/>
              </w:rPr>
              <w:t>−0,099</w:t>
            </w:r>
          </w:p>
        </w:tc>
        <w:tc>
          <w:tcPr>
            <w:tcW w:w="895" w:type="dxa"/>
          </w:tcPr>
          <w:p w14:paraId="42FE1AA7" w14:textId="77777777" w:rsidR="00C83134" w:rsidRDefault="00C83134" w:rsidP="002F7EDA">
            <w:pPr>
              <w:jc w:val="center"/>
            </w:pPr>
            <w:r>
              <w:rPr>
                <w:sz w:val="20"/>
              </w:rPr>
              <w:t>2,68</w:t>
            </w:r>
          </w:p>
        </w:tc>
        <w:tc>
          <w:tcPr>
            <w:tcW w:w="901" w:type="dxa"/>
          </w:tcPr>
          <w:p w14:paraId="29515FFF" w14:textId="77777777" w:rsidR="00C83134" w:rsidRDefault="00C83134" w:rsidP="002F7EDA">
            <w:pPr>
              <w:jc w:val="center"/>
            </w:pPr>
            <w:r>
              <w:rPr>
                <w:sz w:val="20"/>
              </w:rPr>
              <w:t>1,32</w:t>
            </w:r>
          </w:p>
        </w:tc>
        <w:tc>
          <w:tcPr>
            <w:tcW w:w="914" w:type="dxa"/>
          </w:tcPr>
          <w:p w14:paraId="31DC7F9F" w14:textId="77777777" w:rsidR="00C83134" w:rsidRDefault="00C83134" w:rsidP="002F7EDA">
            <w:pPr>
              <w:jc w:val="center"/>
            </w:pPr>
            <w:r>
              <w:rPr>
                <w:sz w:val="20"/>
              </w:rPr>
              <w:t>0,210</w:t>
            </w:r>
          </w:p>
        </w:tc>
        <w:tc>
          <w:tcPr>
            <w:tcW w:w="912" w:type="dxa"/>
          </w:tcPr>
          <w:p w14:paraId="7318C343" w14:textId="77777777" w:rsidR="00C83134" w:rsidRDefault="00C83134" w:rsidP="002F7EDA">
            <w:pPr>
              <w:jc w:val="center"/>
            </w:pPr>
            <w:r>
              <w:rPr>
                <w:sz w:val="20"/>
              </w:rPr>
              <w:t>0,850</w:t>
            </w:r>
          </w:p>
        </w:tc>
      </w:tr>
      <w:tr w:rsidR="00C83134" w14:paraId="45B8A537" w14:textId="77777777" w:rsidTr="00C83134">
        <w:trPr>
          <w:jc w:val="center"/>
        </w:trPr>
        <w:tc>
          <w:tcPr>
            <w:tcW w:w="2105" w:type="dxa"/>
          </w:tcPr>
          <w:p w14:paraId="7E42673F" w14:textId="77777777" w:rsidR="00C83134" w:rsidRDefault="00C83134" w:rsidP="002F7EDA">
            <w:r>
              <w:rPr>
                <w:sz w:val="20"/>
              </w:rPr>
              <w:t>EqualWeight_BuyHold</w:t>
            </w:r>
          </w:p>
        </w:tc>
        <w:tc>
          <w:tcPr>
            <w:tcW w:w="895" w:type="dxa"/>
          </w:tcPr>
          <w:p w14:paraId="547FDA84" w14:textId="77777777" w:rsidR="00C83134" w:rsidRDefault="00C83134" w:rsidP="002F7EDA">
            <w:pPr>
              <w:jc w:val="center"/>
            </w:pPr>
            <w:r>
              <w:rPr>
                <w:sz w:val="20"/>
              </w:rPr>
              <w:t>4,49</w:t>
            </w:r>
          </w:p>
        </w:tc>
        <w:tc>
          <w:tcPr>
            <w:tcW w:w="901" w:type="dxa"/>
          </w:tcPr>
          <w:p w14:paraId="47EED2E5" w14:textId="77777777" w:rsidR="00C83134" w:rsidRDefault="00C83134" w:rsidP="002F7EDA">
            <w:pPr>
              <w:jc w:val="center"/>
            </w:pPr>
            <w:r>
              <w:rPr>
                <w:sz w:val="20"/>
              </w:rPr>
              <w:t>1,92</w:t>
            </w:r>
          </w:p>
        </w:tc>
        <w:tc>
          <w:tcPr>
            <w:tcW w:w="971" w:type="dxa"/>
          </w:tcPr>
          <w:p w14:paraId="301D65F9" w14:textId="77777777" w:rsidR="00C83134" w:rsidRDefault="00C83134" w:rsidP="002F7EDA">
            <w:pPr>
              <w:jc w:val="center"/>
            </w:pPr>
            <w:r>
              <w:rPr>
                <w:sz w:val="20"/>
              </w:rPr>
              <w:t>−0,008</w:t>
            </w:r>
          </w:p>
        </w:tc>
        <w:tc>
          <w:tcPr>
            <w:tcW w:w="895" w:type="dxa"/>
          </w:tcPr>
          <w:p w14:paraId="72DDBF92" w14:textId="77777777" w:rsidR="00C83134" w:rsidRDefault="00C83134" w:rsidP="002F7EDA">
            <w:pPr>
              <w:jc w:val="center"/>
            </w:pPr>
            <w:r>
              <w:rPr>
                <w:sz w:val="20"/>
              </w:rPr>
              <w:t>4,61*</w:t>
            </w:r>
          </w:p>
        </w:tc>
        <w:tc>
          <w:tcPr>
            <w:tcW w:w="901" w:type="dxa"/>
          </w:tcPr>
          <w:p w14:paraId="400B3422" w14:textId="77777777" w:rsidR="00C83134" w:rsidRDefault="00C83134" w:rsidP="002F7EDA">
            <w:pPr>
              <w:jc w:val="center"/>
            </w:pPr>
            <w:r>
              <w:rPr>
                <w:sz w:val="20"/>
              </w:rPr>
              <w:t>2,02</w:t>
            </w:r>
          </w:p>
        </w:tc>
        <w:tc>
          <w:tcPr>
            <w:tcW w:w="914" w:type="dxa"/>
          </w:tcPr>
          <w:p w14:paraId="08DBCC01" w14:textId="77777777" w:rsidR="00C83134" w:rsidRDefault="00C83134" w:rsidP="002F7EDA">
            <w:pPr>
              <w:jc w:val="center"/>
            </w:pPr>
            <w:r>
              <w:rPr>
                <w:sz w:val="20"/>
              </w:rPr>
              <w:t>0,193</w:t>
            </w:r>
          </w:p>
        </w:tc>
        <w:tc>
          <w:tcPr>
            <w:tcW w:w="912" w:type="dxa"/>
          </w:tcPr>
          <w:p w14:paraId="732DF90F" w14:textId="77777777" w:rsidR="00C83134" w:rsidRDefault="00C83134" w:rsidP="002F7EDA">
            <w:pPr>
              <w:jc w:val="center"/>
            </w:pPr>
            <w:r>
              <w:rPr>
                <w:sz w:val="20"/>
              </w:rPr>
              <w:t>0,822</w:t>
            </w:r>
          </w:p>
        </w:tc>
      </w:tr>
      <w:tr w:rsidR="00C83134" w14:paraId="4F302D91" w14:textId="77777777" w:rsidTr="00C83134">
        <w:trPr>
          <w:jc w:val="center"/>
        </w:trPr>
        <w:tc>
          <w:tcPr>
            <w:tcW w:w="2105" w:type="dxa"/>
          </w:tcPr>
          <w:p w14:paraId="57A7170E" w14:textId="77777777" w:rsidR="00C83134" w:rsidRDefault="00C83134" w:rsidP="002F7EDA">
            <w:r>
              <w:rPr>
                <w:sz w:val="20"/>
              </w:rPr>
              <w:t>InvVol</w:t>
            </w:r>
          </w:p>
        </w:tc>
        <w:tc>
          <w:tcPr>
            <w:tcW w:w="895" w:type="dxa"/>
          </w:tcPr>
          <w:p w14:paraId="402C5964" w14:textId="77777777" w:rsidR="00C83134" w:rsidRDefault="00C83134" w:rsidP="002F7EDA">
            <w:pPr>
              <w:jc w:val="center"/>
            </w:pPr>
            <w:r>
              <w:rPr>
                <w:sz w:val="20"/>
              </w:rPr>
              <w:t>3,44</w:t>
            </w:r>
          </w:p>
        </w:tc>
        <w:tc>
          <w:tcPr>
            <w:tcW w:w="901" w:type="dxa"/>
          </w:tcPr>
          <w:p w14:paraId="006E1AFD" w14:textId="77777777" w:rsidR="00C83134" w:rsidRDefault="00C83134" w:rsidP="002F7EDA">
            <w:pPr>
              <w:jc w:val="center"/>
            </w:pPr>
            <w:r>
              <w:rPr>
                <w:sz w:val="20"/>
              </w:rPr>
              <w:t>1,70</w:t>
            </w:r>
          </w:p>
        </w:tc>
        <w:tc>
          <w:tcPr>
            <w:tcW w:w="971" w:type="dxa"/>
          </w:tcPr>
          <w:p w14:paraId="1B0DFE3B" w14:textId="77777777" w:rsidR="00C83134" w:rsidRDefault="00C83134" w:rsidP="002F7EDA">
            <w:pPr>
              <w:jc w:val="center"/>
            </w:pPr>
            <w:r>
              <w:rPr>
                <w:sz w:val="20"/>
              </w:rPr>
              <w:t>−0,093</w:t>
            </w:r>
          </w:p>
        </w:tc>
        <w:tc>
          <w:tcPr>
            <w:tcW w:w="895" w:type="dxa"/>
          </w:tcPr>
          <w:p w14:paraId="02DED842" w14:textId="77777777" w:rsidR="00C83134" w:rsidRDefault="00C83134" w:rsidP="002F7EDA">
            <w:pPr>
              <w:jc w:val="center"/>
            </w:pPr>
            <w:r>
              <w:rPr>
                <w:sz w:val="20"/>
              </w:rPr>
              <w:t>3,56</w:t>
            </w:r>
          </w:p>
        </w:tc>
        <w:tc>
          <w:tcPr>
            <w:tcW w:w="901" w:type="dxa"/>
          </w:tcPr>
          <w:p w14:paraId="3A1B0B25" w14:textId="77777777" w:rsidR="00C83134" w:rsidRDefault="00C83134" w:rsidP="002F7EDA">
            <w:pPr>
              <w:jc w:val="center"/>
            </w:pPr>
            <w:r>
              <w:rPr>
                <w:sz w:val="20"/>
              </w:rPr>
              <w:t>1,83</w:t>
            </w:r>
          </w:p>
        </w:tc>
        <w:tc>
          <w:tcPr>
            <w:tcW w:w="914" w:type="dxa"/>
          </w:tcPr>
          <w:p w14:paraId="3A875E40" w14:textId="77777777" w:rsidR="00C83134" w:rsidRDefault="00C83134" w:rsidP="002F7EDA">
            <w:pPr>
              <w:jc w:val="center"/>
            </w:pPr>
            <w:r>
              <w:rPr>
                <w:sz w:val="20"/>
              </w:rPr>
              <w:t>0,196</w:t>
            </w:r>
          </w:p>
        </w:tc>
        <w:tc>
          <w:tcPr>
            <w:tcW w:w="912" w:type="dxa"/>
          </w:tcPr>
          <w:p w14:paraId="7637A134" w14:textId="77777777" w:rsidR="00C83134" w:rsidRDefault="00C83134" w:rsidP="002F7EDA">
            <w:pPr>
              <w:jc w:val="center"/>
            </w:pPr>
            <w:r>
              <w:rPr>
                <w:sz w:val="20"/>
              </w:rPr>
              <w:t>0,851</w:t>
            </w:r>
          </w:p>
        </w:tc>
      </w:tr>
      <w:tr w:rsidR="00C83134" w14:paraId="515A30CE" w14:textId="77777777" w:rsidTr="00C83134">
        <w:trPr>
          <w:jc w:val="center"/>
        </w:trPr>
        <w:tc>
          <w:tcPr>
            <w:tcW w:w="2105" w:type="dxa"/>
          </w:tcPr>
          <w:p w14:paraId="06510040" w14:textId="77777777" w:rsidR="00C83134" w:rsidRDefault="00C83134" w:rsidP="002F7EDA">
            <w:r>
              <w:rPr>
                <w:sz w:val="20"/>
              </w:rPr>
              <w:t>MinVar</w:t>
            </w:r>
          </w:p>
        </w:tc>
        <w:tc>
          <w:tcPr>
            <w:tcW w:w="895" w:type="dxa"/>
          </w:tcPr>
          <w:p w14:paraId="6C83524B" w14:textId="77777777" w:rsidR="00C83134" w:rsidRDefault="00C83134" w:rsidP="002F7EDA">
            <w:pPr>
              <w:jc w:val="center"/>
            </w:pPr>
            <w:r>
              <w:rPr>
                <w:sz w:val="20"/>
              </w:rPr>
              <w:t>1,96</w:t>
            </w:r>
          </w:p>
        </w:tc>
        <w:tc>
          <w:tcPr>
            <w:tcW w:w="901" w:type="dxa"/>
          </w:tcPr>
          <w:p w14:paraId="04F8E62F" w14:textId="77777777" w:rsidR="00C83134" w:rsidRDefault="00C83134" w:rsidP="002F7EDA">
            <w:pPr>
              <w:jc w:val="center"/>
            </w:pPr>
            <w:r>
              <w:rPr>
                <w:sz w:val="20"/>
              </w:rPr>
              <w:t>0,88</w:t>
            </w:r>
          </w:p>
        </w:tc>
        <w:tc>
          <w:tcPr>
            <w:tcW w:w="971" w:type="dxa"/>
          </w:tcPr>
          <w:p w14:paraId="5BA351F2" w14:textId="77777777" w:rsidR="00C83134" w:rsidRDefault="00C83134" w:rsidP="002F7EDA">
            <w:pPr>
              <w:jc w:val="center"/>
            </w:pPr>
            <w:r>
              <w:rPr>
                <w:sz w:val="20"/>
              </w:rPr>
              <w:t>0,004</w:t>
            </w:r>
          </w:p>
        </w:tc>
        <w:tc>
          <w:tcPr>
            <w:tcW w:w="895" w:type="dxa"/>
          </w:tcPr>
          <w:p w14:paraId="238B8596" w14:textId="77777777" w:rsidR="00C83134" w:rsidRDefault="00C83134" w:rsidP="002F7EDA">
            <w:pPr>
              <w:jc w:val="center"/>
            </w:pPr>
            <w:r>
              <w:rPr>
                <w:sz w:val="20"/>
              </w:rPr>
              <w:t>2,06</w:t>
            </w:r>
          </w:p>
        </w:tc>
        <w:tc>
          <w:tcPr>
            <w:tcW w:w="901" w:type="dxa"/>
          </w:tcPr>
          <w:p w14:paraId="3A9088B6" w14:textId="77777777" w:rsidR="00C83134" w:rsidRDefault="00C83134" w:rsidP="002F7EDA">
            <w:pPr>
              <w:jc w:val="center"/>
            </w:pPr>
            <w:r>
              <w:rPr>
                <w:sz w:val="20"/>
              </w:rPr>
              <w:t>0,94</w:t>
            </w:r>
          </w:p>
        </w:tc>
        <w:tc>
          <w:tcPr>
            <w:tcW w:w="914" w:type="dxa"/>
          </w:tcPr>
          <w:p w14:paraId="55D970F4" w14:textId="77777777" w:rsidR="00C83134" w:rsidRDefault="00C83134" w:rsidP="002F7EDA">
            <w:pPr>
              <w:jc w:val="center"/>
            </w:pPr>
            <w:r>
              <w:rPr>
                <w:sz w:val="20"/>
              </w:rPr>
              <w:t>0,165</w:t>
            </w:r>
          </w:p>
        </w:tc>
        <w:tc>
          <w:tcPr>
            <w:tcW w:w="912" w:type="dxa"/>
          </w:tcPr>
          <w:p w14:paraId="11CF1B62" w14:textId="77777777" w:rsidR="00C83134" w:rsidRDefault="00C83134" w:rsidP="002F7EDA">
            <w:pPr>
              <w:jc w:val="center"/>
            </w:pPr>
            <w:r>
              <w:rPr>
                <w:sz w:val="20"/>
              </w:rPr>
              <w:t>0,626</w:t>
            </w:r>
          </w:p>
        </w:tc>
      </w:tr>
      <w:tr w:rsidR="00C83134" w14:paraId="3D28145C" w14:textId="77777777" w:rsidTr="00C83134">
        <w:trPr>
          <w:jc w:val="center"/>
        </w:trPr>
        <w:tc>
          <w:tcPr>
            <w:tcW w:w="2105" w:type="dxa"/>
          </w:tcPr>
          <w:p w14:paraId="0C0F1D24" w14:textId="77777777" w:rsidR="00C83134" w:rsidRDefault="00C83134" w:rsidP="002F7EDA">
            <w:r>
              <w:rPr>
                <w:sz w:val="20"/>
              </w:rPr>
              <w:t>MinVar_c10</w:t>
            </w:r>
          </w:p>
        </w:tc>
        <w:tc>
          <w:tcPr>
            <w:tcW w:w="895" w:type="dxa"/>
          </w:tcPr>
          <w:p w14:paraId="3ADD9A70" w14:textId="77777777" w:rsidR="00C83134" w:rsidRDefault="00C83134" w:rsidP="002F7EDA">
            <w:pPr>
              <w:jc w:val="center"/>
            </w:pPr>
            <w:r>
              <w:rPr>
                <w:sz w:val="20"/>
              </w:rPr>
              <w:t>2,16</w:t>
            </w:r>
          </w:p>
        </w:tc>
        <w:tc>
          <w:tcPr>
            <w:tcW w:w="901" w:type="dxa"/>
          </w:tcPr>
          <w:p w14:paraId="627A828B" w14:textId="77777777" w:rsidR="00C83134" w:rsidRDefault="00C83134" w:rsidP="002F7EDA">
            <w:pPr>
              <w:jc w:val="center"/>
            </w:pPr>
            <w:r>
              <w:rPr>
                <w:sz w:val="20"/>
              </w:rPr>
              <w:t>0,98</w:t>
            </w:r>
          </w:p>
        </w:tc>
        <w:tc>
          <w:tcPr>
            <w:tcW w:w="971" w:type="dxa"/>
          </w:tcPr>
          <w:p w14:paraId="10EEEFC2" w14:textId="77777777" w:rsidR="00C83134" w:rsidRDefault="00C83134" w:rsidP="002F7EDA">
            <w:pPr>
              <w:jc w:val="center"/>
            </w:pPr>
            <w:r>
              <w:rPr>
                <w:sz w:val="20"/>
              </w:rPr>
              <w:t>0,002</w:t>
            </w:r>
          </w:p>
        </w:tc>
        <w:tc>
          <w:tcPr>
            <w:tcW w:w="895" w:type="dxa"/>
          </w:tcPr>
          <w:p w14:paraId="3970901D" w14:textId="77777777" w:rsidR="00C83134" w:rsidRDefault="00C83134" w:rsidP="002F7EDA">
            <w:pPr>
              <w:jc w:val="center"/>
            </w:pPr>
            <w:r>
              <w:rPr>
                <w:sz w:val="20"/>
              </w:rPr>
              <w:t>2,26</w:t>
            </w:r>
          </w:p>
        </w:tc>
        <w:tc>
          <w:tcPr>
            <w:tcW w:w="901" w:type="dxa"/>
          </w:tcPr>
          <w:p w14:paraId="2E556993" w14:textId="77777777" w:rsidR="00C83134" w:rsidRDefault="00C83134" w:rsidP="002F7EDA">
            <w:pPr>
              <w:jc w:val="center"/>
            </w:pPr>
            <w:r>
              <w:rPr>
                <w:sz w:val="20"/>
              </w:rPr>
              <w:t>1,05</w:t>
            </w:r>
          </w:p>
        </w:tc>
        <w:tc>
          <w:tcPr>
            <w:tcW w:w="914" w:type="dxa"/>
          </w:tcPr>
          <w:p w14:paraId="1DBFF95B" w14:textId="77777777" w:rsidR="00C83134" w:rsidRDefault="00C83134" w:rsidP="002F7EDA">
            <w:pPr>
              <w:jc w:val="center"/>
            </w:pPr>
            <w:r>
              <w:rPr>
                <w:sz w:val="20"/>
              </w:rPr>
              <w:t>0,162</w:t>
            </w:r>
          </w:p>
        </w:tc>
        <w:tc>
          <w:tcPr>
            <w:tcW w:w="912" w:type="dxa"/>
          </w:tcPr>
          <w:p w14:paraId="68CDE070" w14:textId="77777777" w:rsidR="00C83134" w:rsidRDefault="00C83134" w:rsidP="002F7EDA">
            <w:pPr>
              <w:jc w:val="center"/>
            </w:pPr>
            <w:r>
              <w:rPr>
                <w:sz w:val="20"/>
              </w:rPr>
              <w:t>0,645</w:t>
            </w:r>
          </w:p>
        </w:tc>
      </w:tr>
      <w:tr w:rsidR="00C83134" w14:paraId="4359578E" w14:textId="77777777" w:rsidTr="00C83134">
        <w:trPr>
          <w:jc w:val="center"/>
        </w:trPr>
        <w:tc>
          <w:tcPr>
            <w:tcW w:w="2105" w:type="dxa"/>
          </w:tcPr>
          <w:p w14:paraId="45A1E7EF" w14:textId="77777777" w:rsidR="00C83134" w:rsidRDefault="00C83134" w:rsidP="002F7EDA">
            <w:r>
              <w:rPr>
                <w:sz w:val="20"/>
              </w:rPr>
              <w:t>MaxSharpe</w:t>
            </w:r>
          </w:p>
        </w:tc>
        <w:tc>
          <w:tcPr>
            <w:tcW w:w="895" w:type="dxa"/>
          </w:tcPr>
          <w:p w14:paraId="6F4BA5D8" w14:textId="77777777" w:rsidR="00C83134" w:rsidRDefault="00C83134" w:rsidP="002F7EDA">
            <w:pPr>
              <w:jc w:val="center"/>
            </w:pPr>
            <w:r>
              <w:rPr>
                <w:sz w:val="20"/>
              </w:rPr>
              <w:t>4,41</w:t>
            </w:r>
          </w:p>
        </w:tc>
        <w:tc>
          <w:tcPr>
            <w:tcW w:w="901" w:type="dxa"/>
          </w:tcPr>
          <w:p w14:paraId="4426507F" w14:textId="77777777" w:rsidR="00C83134" w:rsidRDefault="00C83134" w:rsidP="002F7EDA">
            <w:pPr>
              <w:jc w:val="center"/>
            </w:pPr>
            <w:r>
              <w:rPr>
                <w:sz w:val="20"/>
              </w:rPr>
              <w:t>1,38</w:t>
            </w:r>
          </w:p>
        </w:tc>
        <w:tc>
          <w:tcPr>
            <w:tcW w:w="971" w:type="dxa"/>
          </w:tcPr>
          <w:p w14:paraId="0CEAE9E3" w14:textId="77777777" w:rsidR="00C83134" w:rsidRDefault="00C83134" w:rsidP="002F7EDA">
            <w:pPr>
              <w:jc w:val="center"/>
            </w:pPr>
            <w:r>
              <w:rPr>
                <w:sz w:val="20"/>
              </w:rPr>
              <w:t>0,075</w:t>
            </w:r>
          </w:p>
        </w:tc>
        <w:tc>
          <w:tcPr>
            <w:tcW w:w="895" w:type="dxa"/>
          </w:tcPr>
          <w:p w14:paraId="2B1B6376" w14:textId="77777777" w:rsidR="00C83134" w:rsidRDefault="00C83134" w:rsidP="002F7EDA">
            <w:pPr>
              <w:jc w:val="center"/>
            </w:pPr>
            <w:r>
              <w:rPr>
                <w:sz w:val="20"/>
              </w:rPr>
              <w:t>4,53</w:t>
            </w:r>
          </w:p>
        </w:tc>
        <w:tc>
          <w:tcPr>
            <w:tcW w:w="901" w:type="dxa"/>
          </w:tcPr>
          <w:p w14:paraId="54C36FF8" w14:textId="77777777" w:rsidR="00C83134" w:rsidRDefault="00C83134" w:rsidP="002F7EDA">
            <w:pPr>
              <w:jc w:val="center"/>
            </w:pPr>
            <w:r>
              <w:rPr>
                <w:sz w:val="20"/>
              </w:rPr>
              <w:t>1,44</w:t>
            </w:r>
          </w:p>
        </w:tc>
        <w:tc>
          <w:tcPr>
            <w:tcW w:w="914" w:type="dxa"/>
          </w:tcPr>
          <w:p w14:paraId="68AB6F95" w14:textId="77777777" w:rsidR="00C83134" w:rsidRDefault="00C83134" w:rsidP="002F7EDA">
            <w:pPr>
              <w:jc w:val="center"/>
            </w:pPr>
            <w:r>
              <w:rPr>
                <w:sz w:val="20"/>
              </w:rPr>
              <w:t>0,188</w:t>
            </w:r>
          </w:p>
        </w:tc>
        <w:tc>
          <w:tcPr>
            <w:tcW w:w="912" w:type="dxa"/>
          </w:tcPr>
          <w:p w14:paraId="13E495F3" w14:textId="77777777" w:rsidR="00C83134" w:rsidRDefault="00C83134" w:rsidP="002F7EDA">
            <w:pPr>
              <w:jc w:val="center"/>
            </w:pPr>
            <w:r>
              <w:rPr>
                <w:sz w:val="20"/>
              </w:rPr>
              <w:t>0,592</w:t>
            </w:r>
          </w:p>
        </w:tc>
      </w:tr>
      <w:tr w:rsidR="00C83134" w14:paraId="2730F247" w14:textId="77777777" w:rsidTr="00C83134">
        <w:trPr>
          <w:jc w:val="center"/>
        </w:trPr>
        <w:tc>
          <w:tcPr>
            <w:tcW w:w="2105" w:type="dxa"/>
          </w:tcPr>
          <w:p w14:paraId="5580B8FA" w14:textId="77777777" w:rsidR="00C83134" w:rsidRDefault="00C83134" w:rsidP="002F7EDA">
            <w:r>
              <w:rPr>
                <w:sz w:val="20"/>
              </w:rPr>
              <w:t>MaxSharpe_c10</w:t>
            </w:r>
          </w:p>
        </w:tc>
        <w:tc>
          <w:tcPr>
            <w:tcW w:w="895" w:type="dxa"/>
          </w:tcPr>
          <w:p w14:paraId="46453938" w14:textId="77777777" w:rsidR="00C83134" w:rsidRDefault="00C83134" w:rsidP="002F7EDA">
            <w:pPr>
              <w:jc w:val="center"/>
            </w:pPr>
            <w:r>
              <w:rPr>
                <w:sz w:val="20"/>
              </w:rPr>
              <w:t>2,78</w:t>
            </w:r>
          </w:p>
        </w:tc>
        <w:tc>
          <w:tcPr>
            <w:tcW w:w="901" w:type="dxa"/>
          </w:tcPr>
          <w:p w14:paraId="68B0F07C" w14:textId="77777777" w:rsidR="00C83134" w:rsidRDefault="00C83134" w:rsidP="002F7EDA">
            <w:pPr>
              <w:jc w:val="center"/>
            </w:pPr>
            <w:r>
              <w:rPr>
                <w:sz w:val="20"/>
              </w:rPr>
              <w:t>0,99</w:t>
            </w:r>
          </w:p>
        </w:tc>
        <w:tc>
          <w:tcPr>
            <w:tcW w:w="971" w:type="dxa"/>
          </w:tcPr>
          <w:p w14:paraId="6706A866" w14:textId="77777777" w:rsidR="00C83134" w:rsidRDefault="00C83134" w:rsidP="002F7EDA">
            <w:pPr>
              <w:jc w:val="center"/>
            </w:pPr>
            <w:r>
              <w:rPr>
                <w:sz w:val="20"/>
              </w:rPr>
              <w:t>0,088</w:t>
            </w:r>
          </w:p>
        </w:tc>
        <w:tc>
          <w:tcPr>
            <w:tcW w:w="895" w:type="dxa"/>
          </w:tcPr>
          <w:p w14:paraId="05774BB7" w14:textId="77777777" w:rsidR="00C83134" w:rsidRDefault="00C83134" w:rsidP="002F7EDA">
            <w:pPr>
              <w:jc w:val="center"/>
            </w:pPr>
            <w:r>
              <w:rPr>
                <w:sz w:val="20"/>
              </w:rPr>
              <w:t>2,92</w:t>
            </w:r>
          </w:p>
        </w:tc>
        <w:tc>
          <w:tcPr>
            <w:tcW w:w="901" w:type="dxa"/>
          </w:tcPr>
          <w:p w14:paraId="4CA06C38" w14:textId="77777777" w:rsidR="00C83134" w:rsidRDefault="00C83134" w:rsidP="002F7EDA">
            <w:pPr>
              <w:jc w:val="center"/>
            </w:pPr>
            <w:r>
              <w:rPr>
                <w:sz w:val="20"/>
              </w:rPr>
              <w:t>1,07</w:t>
            </w:r>
          </w:p>
        </w:tc>
        <w:tc>
          <w:tcPr>
            <w:tcW w:w="914" w:type="dxa"/>
          </w:tcPr>
          <w:p w14:paraId="416477C9" w14:textId="77777777" w:rsidR="00C83134" w:rsidRDefault="00C83134" w:rsidP="002F7EDA">
            <w:pPr>
              <w:jc w:val="center"/>
            </w:pPr>
            <w:r>
              <w:rPr>
                <w:sz w:val="20"/>
              </w:rPr>
              <w:t>0,234</w:t>
            </w:r>
          </w:p>
        </w:tc>
        <w:tc>
          <w:tcPr>
            <w:tcW w:w="912" w:type="dxa"/>
          </w:tcPr>
          <w:p w14:paraId="465432E2" w14:textId="77777777" w:rsidR="00C83134" w:rsidRDefault="00C83134" w:rsidP="002F7EDA">
            <w:pPr>
              <w:jc w:val="center"/>
            </w:pPr>
            <w:r>
              <w:rPr>
                <w:sz w:val="20"/>
              </w:rPr>
              <w:t>0,647</w:t>
            </w:r>
          </w:p>
        </w:tc>
      </w:tr>
      <w:tr w:rsidR="00C83134" w14:paraId="21B428C1" w14:textId="77777777" w:rsidTr="00C83134">
        <w:trPr>
          <w:jc w:val="center"/>
        </w:trPr>
        <w:tc>
          <w:tcPr>
            <w:tcW w:w="2105" w:type="dxa"/>
          </w:tcPr>
          <w:p w14:paraId="1BCB5008" w14:textId="77777777" w:rsidR="00C83134" w:rsidRDefault="00C83134" w:rsidP="002F7EDA">
            <w:r>
              <w:rPr>
                <w:sz w:val="20"/>
              </w:rPr>
              <w:t>MaxOmega</w:t>
            </w:r>
          </w:p>
        </w:tc>
        <w:tc>
          <w:tcPr>
            <w:tcW w:w="895" w:type="dxa"/>
          </w:tcPr>
          <w:p w14:paraId="61CA0C42" w14:textId="77777777" w:rsidR="00C83134" w:rsidRDefault="00C83134" w:rsidP="002F7EDA">
            <w:pPr>
              <w:jc w:val="center"/>
            </w:pPr>
            <w:r>
              <w:rPr>
                <w:sz w:val="20"/>
              </w:rPr>
              <w:t>1,60</w:t>
            </w:r>
          </w:p>
        </w:tc>
        <w:tc>
          <w:tcPr>
            <w:tcW w:w="901" w:type="dxa"/>
          </w:tcPr>
          <w:p w14:paraId="1F453983" w14:textId="77777777" w:rsidR="00C83134" w:rsidRDefault="00C83134" w:rsidP="002F7EDA">
            <w:pPr>
              <w:jc w:val="center"/>
            </w:pPr>
            <w:r>
              <w:rPr>
                <w:sz w:val="20"/>
              </w:rPr>
              <w:t>0,42</w:t>
            </w:r>
          </w:p>
        </w:tc>
        <w:tc>
          <w:tcPr>
            <w:tcW w:w="971" w:type="dxa"/>
          </w:tcPr>
          <w:p w14:paraId="3DBC21E5" w14:textId="77777777" w:rsidR="00C83134" w:rsidRDefault="00C83134" w:rsidP="002F7EDA">
            <w:pPr>
              <w:jc w:val="center"/>
            </w:pPr>
            <w:r>
              <w:rPr>
                <w:sz w:val="20"/>
              </w:rPr>
              <w:t>0,095</w:t>
            </w:r>
          </w:p>
        </w:tc>
        <w:tc>
          <w:tcPr>
            <w:tcW w:w="895" w:type="dxa"/>
          </w:tcPr>
          <w:p w14:paraId="756D16B8" w14:textId="77777777" w:rsidR="00C83134" w:rsidRDefault="00C83134" w:rsidP="002F7EDA">
            <w:pPr>
              <w:jc w:val="center"/>
            </w:pPr>
            <w:r>
              <w:rPr>
                <w:sz w:val="20"/>
              </w:rPr>
              <w:t>1,78</w:t>
            </w:r>
          </w:p>
        </w:tc>
        <w:tc>
          <w:tcPr>
            <w:tcW w:w="901" w:type="dxa"/>
          </w:tcPr>
          <w:p w14:paraId="750D8A73" w14:textId="77777777" w:rsidR="00C83134" w:rsidRDefault="00C83134" w:rsidP="002F7EDA">
            <w:pPr>
              <w:jc w:val="center"/>
            </w:pPr>
            <w:r>
              <w:rPr>
                <w:sz w:val="20"/>
              </w:rPr>
              <w:t>0,48</w:t>
            </w:r>
          </w:p>
        </w:tc>
        <w:tc>
          <w:tcPr>
            <w:tcW w:w="914" w:type="dxa"/>
          </w:tcPr>
          <w:p w14:paraId="2385567D" w14:textId="77777777" w:rsidR="00C83134" w:rsidRDefault="00C83134" w:rsidP="002F7EDA">
            <w:pPr>
              <w:jc w:val="center"/>
            </w:pPr>
            <w:r>
              <w:rPr>
                <w:sz w:val="20"/>
              </w:rPr>
              <w:t>0,308</w:t>
            </w:r>
          </w:p>
        </w:tc>
        <w:tc>
          <w:tcPr>
            <w:tcW w:w="912" w:type="dxa"/>
          </w:tcPr>
          <w:p w14:paraId="4D53C4DD" w14:textId="77777777" w:rsidR="00C83134" w:rsidRDefault="00C83134" w:rsidP="002F7EDA">
            <w:pPr>
              <w:jc w:val="center"/>
            </w:pPr>
            <w:r>
              <w:rPr>
                <w:sz w:val="20"/>
              </w:rPr>
              <w:t>0,617</w:t>
            </w:r>
          </w:p>
        </w:tc>
      </w:tr>
      <w:tr w:rsidR="00C83134" w14:paraId="356E31D1" w14:textId="77777777" w:rsidTr="00C83134">
        <w:trPr>
          <w:jc w:val="center"/>
        </w:trPr>
        <w:tc>
          <w:tcPr>
            <w:tcW w:w="2105" w:type="dxa"/>
          </w:tcPr>
          <w:p w14:paraId="178C3F1F" w14:textId="77777777" w:rsidR="00C83134" w:rsidRDefault="00C83134" w:rsidP="002F7EDA">
            <w:r>
              <w:rPr>
                <w:sz w:val="20"/>
              </w:rPr>
              <w:t>MaxSortino</w:t>
            </w:r>
          </w:p>
        </w:tc>
        <w:tc>
          <w:tcPr>
            <w:tcW w:w="895" w:type="dxa"/>
          </w:tcPr>
          <w:p w14:paraId="7A5E34EA" w14:textId="77777777" w:rsidR="00C83134" w:rsidRDefault="00C83134" w:rsidP="002F7EDA">
            <w:pPr>
              <w:jc w:val="center"/>
            </w:pPr>
            <w:r>
              <w:rPr>
                <w:sz w:val="20"/>
              </w:rPr>
              <w:t>4,22</w:t>
            </w:r>
          </w:p>
        </w:tc>
        <w:tc>
          <w:tcPr>
            <w:tcW w:w="901" w:type="dxa"/>
          </w:tcPr>
          <w:p w14:paraId="0B20FF1B" w14:textId="77777777" w:rsidR="00C83134" w:rsidRDefault="00C83134" w:rsidP="002F7EDA">
            <w:pPr>
              <w:jc w:val="center"/>
            </w:pPr>
            <w:r>
              <w:rPr>
                <w:sz w:val="20"/>
              </w:rPr>
              <w:t>1,28</w:t>
            </w:r>
          </w:p>
        </w:tc>
        <w:tc>
          <w:tcPr>
            <w:tcW w:w="971" w:type="dxa"/>
          </w:tcPr>
          <w:p w14:paraId="0BE7594C" w14:textId="77777777" w:rsidR="00C83134" w:rsidRDefault="00C83134" w:rsidP="002F7EDA">
            <w:pPr>
              <w:jc w:val="center"/>
            </w:pPr>
            <w:r>
              <w:rPr>
                <w:sz w:val="20"/>
              </w:rPr>
              <w:t>0,070</w:t>
            </w:r>
          </w:p>
        </w:tc>
        <w:tc>
          <w:tcPr>
            <w:tcW w:w="895" w:type="dxa"/>
          </w:tcPr>
          <w:p w14:paraId="45596BB6" w14:textId="77777777" w:rsidR="00C83134" w:rsidRDefault="00C83134" w:rsidP="002F7EDA">
            <w:pPr>
              <w:jc w:val="center"/>
            </w:pPr>
            <w:r>
              <w:rPr>
                <w:sz w:val="20"/>
              </w:rPr>
              <w:t>4,33</w:t>
            </w:r>
          </w:p>
        </w:tc>
        <w:tc>
          <w:tcPr>
            <w:tcW w:w="901" w:type="dxa"/>
          </w:tcPr>
          <w:p w14:paraId="1285FA50" w14:textId="77777777" w:rsidR="00C83134" w:rsidRDefault="00C83134" w:rsidP="002F7EDA">
            <w:pPr>
              <w:jc w:val="center"/>
            </w:pPr>
            <w:r>
              <w:rPr>
                <w:sz w:val="20"/>
              </w:rPr>
              <w:t>1,33</w:t>
            </w:r>
          </w:p>
        </w:tc>
        <w:tc>
          <w:tcPr>
            <w:tcW w:w="914" w:type="dxa"/>
          </w:tcPr>
          <w:p w14:paraId="38E096B2" w14:textId="77777777" w:rsidR="00C83134" w:rsidRDefault="00C83134" w:rsidP="002F7EDA">
            <w:pPr>
              <w:jc w:val="center"/>
            </w:pPr>
            <w:r>
              <w:rPr>
                <w:sz w:val="20"/>
              </w:rPr>
              <w:t>0,180</w:t>
            </w:r>
          </w:p>
        </w:tc>
        <w:tc>
          <w:tcPr>
            <w:tcW w:w="912" w:type="dxa"/>
          </w:tcPr>
          <w:p w14:paraId="1B01F705" w14:textId="77777777" w:rsidR="00C83134" w:rsidRDefault="00C83134" w:rsidP="002F7EDA">
            <w:pPr>
              <w:jc w:val="center"/>
            </w:pPr>
            <w:r>
              <w:rPr>
                <w:sz w:val="20"/>
              </w:rPr>
              <w:t>0,580</w:t>
            </w:r>
          </w:p>
        </w:tc>
      </w:tr>
      <w:tr w:rsidR="00C83134" w14:paraId="2E3B01A5" w14:textId="77777777" w:rsidTr="00C83134">
        <w:trPr>
          <w:jc w:val="center"/>
        </w:trPr>
        <w:tc>
          <w:tcPr>
            <w:tcW w:w="2105" w:type="dxa"/>
          </w:tcPr>
          <w:p w14:paraId="5F79DED7" w14:textId="77777777" w:rsidR="00C83134" w:rsidRDefault="00C83134" w:rsidP="002F7EDA">
            <w:r>
              <w:rPr>
                <w:sz w:val="20"/>
              </w:rPr>
              <w:t>MaxKappa3</w:t>
            </w:r>
          </w:p>
        </w:tc>
        <w:tc>
          <w:tcPr>
            <w:tcW w:w="895" w:type="dxa"/>
          </w:tcPr>
          <w:p w14:paraId="6166B59F" w14:textId="77777777" w:rsidR="00C83134" w:rsidRDefault="00C83134" w:rsidP="002F7EDA">
            <w:pPr>
              <w:jc w:val="center"/>
            </w:pPr>
            <w:r>
              <w:rPr>
                <w:sz w:val="20"/>
              </w:rPr>
              <w:t>4,79</w:t>
            </w:r>
          </w:p>
        </w:tc>
        <w:tc>
          <w:tcPr>
            <w:tcW w:w="901" w:type="dxa"/>
          </w:tcPr>
          <w:p w14:paraId="3C527498" w14:textId="77777777" w:rsidR="00C83134" w:rsidRDefault="00C83134" w:rsidP="002F7EDA">
            <w:pPr>
              <w:jc w:val="center"/>
            </w:pPr>
            <w:r>
              <w:rPr>
                <w:sz w:val="20"/>
              </w:rPr>
              <w:t>1,37</w:t>
            </w:r>
          </w:p>
        </w:tc>
        <w:tc>
          <w:tcPr>
            <w:tcW w:w="971" w:type="dxa"/>
          </w:tcPr>
          <w:p w14:paraId="424FD145" w14:textId="77777777" w:rsidR="00C83134" w:rsidRDefault="00C83134" w:rsidP="002F7EDA">
            <w:pPr>
              <w:jc w:val="center"/>
            </w:pPr>
            <w:r>
              <w:rPr>
                <w:sz w:val="20"/>
              </w:rPr>
              <w:t>0,058</w:t>
            </w:r>
          </w:p>
        </w:tc>
        <w:tc>
          <w:tcPr>
            <w:tcW w:w="895" w:type="dxa"/>
          </w:tcPr>
          <w:p w14:paraId="0B1C2D0B" w14:textId="77777777" w:rsidR="00C83134" w:rsidRDefault="00C83134" w:rsidP="002F7EDA">
            <w:pPr>
              <w:jc w:val="center"/>
            </w:pPr>
            <w:r>
              <w:rPr>
                <w:sz w:val="20"/>
              </w:rPr>
              <w:t>4,89</w:t>
            </w:r>
          </w:p>
        </w:tc>
        <w:tc>
          <w:tcPr>
            <w:tcW w:w="901" w:type="dxa"/>
          </w:tcPr>
          <w:p w14:paraId="52F8C4D4" w14:textId="77777777" w:rsidR="00C83134" w:rsidRDefault="00C83134" w:rsidP="002F7EDA">
            <w:pPr>
              <w:jc w:val="center"/>
            </w:pPr>
            <w:r>
              <w:rPr>
                <w:sz w:val="20"/>
              </w:rPr>
              <w:t>1,41</w:t>
            </w:r>
          </w:p>
        </w:tc>
        <w:tc>
          <w:tcPr>
            <w:tcW w:w="914" w:type="dxa"/>
          </w:tcPr>
          <w:p w14:paraId="2CA3DDF2" w14:textId="77777777" w:rsidR="00C83134" w:rsidRDefault="00C83134" w:rsidP="002F7EDA">
            <w:pPr>
              <w:jc w:val="center"/>
            </w:pPr>
            <w:r>
              <w:rPr>
                <w:sz w:val="20"/>
              </w:rPr>
              <w:t>0,168</w:t>
            </w:r>
          </w:p>
        </w:tc>
        <w:tc>
          <w:tcPr>
            <w:tcW w:w="912" w:type="dxa"/>
          </w:tcPr>
          <w:p w14:paraId="25865A18" w14:textId="77777777" w:rsidR="00C83134" w:rsidRDefault="00C83134" w:rsidP="002F7EDA">
            <w:pPr>
              <w:jc w:val="center"/>
            </w:pPr>
            <w:r>
              <w:rPr>
                <w:sz w:val="20"/>
              </w:rPr>
              <w:t>0,554</w:t>
            </w:r>
          </w:p>
        </w:tc>
      </w:tr>
      <w:tr w:rsidR="00C83134" w14:paraId="5B454AFF" w14:textId="77777777" w:rsidTr="00C83134">
        <w:trPr>
          <w:jc w:val="center"/>
        </w:trPr>
        <w:tc>
          <w:tcPr>
            <w:tcW w:w="2105" w:type="dxa"/>
          </w:tcPr>
          <w:p w14:paraId="28BACFE3" w14:textId="77777777" w:rsidR="00C83134" w:rsidRDefault="00C83134" w:rsidP="002F7EDA">
            <w:r>
              <w:rPr>
                <w:sz w:val="20"/>
              </w:rPr>
              <w:t>MinCVaR</w:t>
            </w:r>
          </w:p>
        </w:tc>
        <w:tc>
          <w:tcPr>
            <w:tcW w:w="895" w:type="dxa"/>
          </w:tcPr>
          <w:p w14:paraId="21C6131B" w14:textId="77777777" w:rsidR="00C83134" w:rsidRDefault="00C83134" w:rsidP="002F7EDA">
            <w:pPr>
              <w:jc w:val="center"/>
            </w:pPr>
            <w:r>
              <w:rPr>
                <w:sz w:val="20"/>
              </w:rPr>
              <w:t>1,82</w:t>
            </w:r>
          </w:p>
        </w:tc>
        <w:tc>
          <w:tcPr>
            <w:tcW w:w="901" w:type="dxa"/>
          </w:tcPr>
          <w:p w14:paraId="46D7ABE7" w14:textId="77777777" w:rsidR="00C83134" w:rsidRDefault="00C83134" w:rsidP="002F7EDA">
            <w:pPr>
              <w:jc w:val="center"/>
            </w:pPr>
            <w:r>
              <w:rPr>
                <w:sz w:val="20"/>
              </w:rPr>
              <w:t>0,78</w:t>
            </w:r>
          </w:p>
        </w:tc>
        <w:tc>
          <w:tcPr>
            <w:tcW w:w="971" w:type="dxa"/>
          </w:tcPr>
          <w:p w14:paraId="5AEAA67E" w14:textId="77777777" w:rsidR="00C83134" w:rsidRDefault="00C83134" w:rsidP="002F7EDA">
            <w:pPr>
              <w:jc w:val="center"/>
            </w:pPr>
            <w:r>
              <w:rPr>
                <w:sz w:val="20"/>
              </w:rPr>
              <w:t>0,000</w:t>
            </w:r>
          </w:p>
        </w:tc>
        <w:tc>
          <w:tcPr>
            <w:tcW w:w="895" w:type="dxa"/>
          </w:tcPr>
          <w:p w14:paraId="770206FD" w14:textId="77777777" w:rsidR="00C83134" w:rsidRDefault="00C83134" w:rsidP="002F7EDA">
            <w:pPr>
              <w:jc w:val="center"/>
            </w:pPr>
            <w:r>
              <w:rPr>
                <w:sz w:val="20"/>
              </w:rPr>
              <w:t>1,92</w:t>
            </w:r>
          </w:p>
        </w:tc>
        <w:tc>
          <w:tcPr>
            <w:tcW w:w="901" w:type="dxa"/>
          </w:tcPr>
          <w:p w14:paraId="23D3023C" w14:textId="77777777" w:rsidR="00C83134" w:rsidRDefault="00C83134" w:rsidP="002F7EDA">
            <w:pPr>
              <w:jc w:val="center"/>
            </w:pPr>
            <w:r>
              <w:rPr>
                <w:sz w:val="20"/>
              </w:rPr>
              <w:t>0,85</w:t>
            </w:r>
          </w:p>
        </w:tc>
        <w:tc>
          <w:tcPr>
            <w:tcW w:w="914" w:type="dxa"/>
          </w:tcPr>
          <w:p w14:paraId="7109880B" w14:textId="77777777" w:rsidR="00C83134" w:rsidRDefault="00C83134" w:rsidP="002F7EDA">
            <w:pPr>
              <w:jc w:val="center"/>
            </w:pPr>
            <w:r>
              <w:rPr>
                <w:sz w:val="20"/>
              </w:rPr>
              <w:t>0,176</w:t>
            </w:r>
          </w:p>
        </w:tc>
        <w:tc>
          <w:tcPr>
            <w:tcW w:w="912" w:type="dxa"/>
          </w:tcPr>
          <w:p w14:paraId="15B4FC71" w14:textId="77777777" w:rsidR="00C83134" w:rsidRDefault="00C83134" w:rsidP="002F7EDA">
            <w:pPr>
              <w:jc w:val="center"/>
            </w:pPr>
            <w:r>
              <w:rPr>
                <w:sz w:val="20"/>
              </w:rPr>
              <w:t>0,574</w:t>
            </w:r>
          </w:p>
        </w:tc>
      </w:tr>
      <w:tr w:rsidR="00C83134" w14:paraId="00D6B954" w14:textId="77777777" w:rsidTr="00C83134">
        <w:trPr>
          <w:jc w:val="center"/>
        </w:trPr>
        <w:tc>
          <w:tcPr>
            <w:tcW w:w="2105" w:type="dxa"/>
          </w:tcPr>
          <w:p w14:paraId="0C5B1193" w14:textId="77777777" w:rsidR="00C83134" w:rsidRDefault="00C83134" w:rsidP="002F7EDA">
            <w:r>
              <w:rPr>
                <w:sz w:val="20"/>
              </w:rPr>
              <w:t>MinCDaR</w:t>
            </w:r>
          </w:p>
        </w:tc>
        <w:tc>
          <w:tcPr>
            <w:tcW w:w="895" w:type="dxa"/>
          </w:tcPr>
          <w:p w14:paraId="1CBDEE53" w14:textId="77777777" w:rsidR="00C83134" w:rsidRDefault="00C83134" w:rsidP="002F7EDA">
            <w:pPr>
              <w:jc w:val="center"/>
            </w:pPr>
            <w:r>
              <w:rPr>
                <w:sz w:val="20"/>
              </w:rPr>
              <w:t>−5,49</w:t>
            </w:r>
          </w:p>
        </w:tc>
        <w:tc>
          <w:tcPr>
            <w:tcW w:w="901" w:type="dxa"/>
          </w:tcPr>
          <w:p w14:paraId="3D6CA94A" w14:textId="77777777" w:rsidR="00C83134" w:rsidRDefault="00C83134" w:rsidP="002F7EDA">
            <w:pPr>
              <w:jc w:val="center"/>
            </w:pPr>
            <w:r>
              <w:rPr>
                <w:sz w:val="20"/>
              </w:rPr>
              <w:t>−1,29</w:t>
            </w:r>
          </w:p>
        </w:tc>
        <w:tc>
          <w:tcPr>
            <w:tcW w:w="971" w:type="dxa"/>
          </w:tcPr>
          <w:p w14:paraId="0CA74C22" w14:textId="77777777" w:rsidR="00C83134" w:rsidRDefault="00C83134" w:rsidP="002F7EDA">
            <w:pPr>
              <w:jc w:val="center"/>
            </w:pPr>
            <w:r>
              <w:rPr>
                <w:sz w:val="20"/>
              </w:rPr>
              <w:t>−0,074</w:t>
            </w:r>
          </w:p>
        </w:tc>
        <w:tc>
          <w:tcPr>
            <w:tcW w:w="895" w:type="dxa"/>
          </w:tcPr>
          <w:p w14:paraId="09207C70" w14:textId="77777777" w:rsidR="00C83134" w:rsidRDefault="00C83134" w:rsidP="002F7EDA">
            <w:pPr>
              <w:jc w:val="center"/>
            </w:pPr>
            <w:r>
              <w:rPr>
                <w:sz w:val="20"/>
              </w:rPr>
              <w:t>−5,35</w:t>
            </w:r>
          </w:p>
        </w:tc>
        <w:tc>
          <w:tcPr>
            <w:tcW w:w="901" w:type="dxa"/>
          </w:tcPr>
          <w:p w14:paraId="3E527E20" w14:textId="77777777" w:rsidR="00C83134" w:rsidRDefault="00C83134" w:rsidP="002F7EDA">
            <w:pPr>
              <w:jc w:val="center"/>
            </w:pPr>
            <w:r>
              <w:rPr>
                <w:sz w:val="20"/>
              </w:rPr>
              <w:t>−1,28</w:t>
            </w:r>
          </w:p>
        </w:tc>
        <w:tc>
          <w:tcPr>
            <w:tcW w:w="914" w:type="dxa"/>
          </w:tcPr>
          <w:p w14:paraId="7DBD5642" w14:textId="77777777" w:rsidR="00C83134" w:rsidRDefault="00C83134" w:rsidP="002F7EDA">
            <w:pPr>
              <w:jc w:val="center"/>
            </w:pPr>
            <w:r>
              <w:rPr>
                <w:sz w:val="20"/>
              </w:rPr>
              <w:t>0,230</w:t>
            </w:r>
          </w:p>
        </w:tc>
        <w:tc>
          <w:tcPr>
            <w:tcW w:w="912" w:type="dxa"/>
          </w:tcPr>
          <w:p w14:paraId="63A30A80" w14:textId="77777777" w:rsidR="00C83134" w:rsidRDefault="00C83134" w:rsidP="002F7EDA">
            <w:pPr>
              <w:jc w:val="center"/>
            </w:pPr>
            <w:r>
              <w:rPr>
                <w:sz w:val="20"/>
              </w:rPr>
              <w:t>0,541</w:t>
            </w:r>
          </w:p>
        </w:tc>
      </w:tr>
      <w:tr w:rsidR="00C83134" w14:paraId="599502C7" w14:textId="77777777" w:rsidTr="00C83134">
        <w:trPr>
          <w:jc w:val="center"/>
        </w:trPr>
        <w:tc>
          <w:tcPr>
            <w:tcW w:w="2105" w:type="dxa"/>
          </w:tcPr>
          <w:p w14:paraId="48908369" w14:textId="77777777" w:rsidR="00C83134" w:rsidRDefault="00C83134" w:rsidP="002F7EDA">
            <w:r>
              <w:rPr>
                <w:sz w:val="20"/>
              </w:rPr>
              <w:t>BL_classico</w:t>
            </w:r>
          </w:p>
        </w:tc>
        <w:tc>
          <w:tcPr>
            <w:tcW w:w="895" w:type="dxa"/>
          </w:tcPr>
          <w:p w14:paraId="6B0E4050" w14:textId="77777777" w:rsidR="00C83134" w:rsidRDefault="00C83134" w:rsidP="002F7EDA">
            <w:pPr>
              <w:jc w:val="center"/>
            </w:pPr>
            <w:r>
              <w:rPr>
                <w:sz w:val="20"/>
              </w:rPr>
              <w:t>6,12</w:t>
            </w:r>
          </w:p>
        </w:tc>
        <w:tc>
          <w:tcPr>
            <w:tcW w:w="901" w:type="dxa"/>
          </w:tcPr>
          <w:p w14:paraId="1CC63B52" w14:textId="77777777" w:rsidR="00C83134" w:rsidRDefault="00C83134" w:rsidP="002F7EDA">
            <w:pPr>
              <w:jc w:val="center"/>
            </w:pPr>
            <w:r>
              <w:rPr>
                <w:sz w:val="20"/>
              </w:rPr>
              <w:t>1,00</w:t>
            </w:r>
          </w:p>
        </w:tc>
        <w:tc>
          <w:tcPr>
            <w:tcW w:w="971" w:type="dxa"/>
          </w:tcPr>
          <w:p w14:paraId="7BDE6ECF" w14:textId="77777777" w:rsidR="00C83134" w:rsidRDefault="00C83134" w:rsidP="002F7EDA">
            <w:pPr>
              <w:jc w:val="center"/>
            </w:pPr>
            <w:r>
              <w:rPr>
                <w:sz w:val="20"/>
              </w:rPr>
              <w:t>0,383</w:t>
            </w:r>
          </w:p>
        </w:tc>
        <w:tc>
          <w:tcPr>
            <w:tcW w:w="895" w:type="dxa"/>
          </w:tcPr>
          <w:p w14:paraId="1F4DF9FB" w14:textId="77777777" w:rsidR="00C83134" w:rsidRDefault="00C83134" w:rsidP="002F7EDA">
            <w:pPr>
              <w:jc w:val="center"/>
            </w:pPr>
            <w:r>
              <w:rPr>
                <w:sz w:val="20"/>
              </w:rPr>
              <w:t>6,28</w:t>
            </w:r>
          </w:p>
        </w:tc>
        <w:tc>
          <w:tcPr>
            <w:tcW w:w="901" w:type="dxa"/>
          </w:tcPr>
          <w:p w14:paraId="0D7BD28D" w14:textId="77777777" w:rsidR="00C83134" w:rsidRDefault="00C83134" w:rsidP="002F7EDA">
            <w:pPr>
              <w:jc w:val="center"/>
            </w:pPr>
            <w:r>
              <w:rPr>
                <w:sz w:val="20"/>
              </w:rPr>
              <w:t>1,04</w:t>
            </w:r>
          </w:p>
        </w:tc>
        <w:tc>
          <w:tcPr>
            <w:tcW w:w="914" w:type="dxa"/>
          </w:tcPr>
          <w:p w14:paraId="62491FD2" w14:textId="77777777" w:rsidR="00C83134" w:rsidRDefault="00C83134" w:rsidP="002F7EDA">
            <w:pPr>
              <w:jc w:val="center"/>
            </w:pPr>
            <w:r>
              <w:rPr>
                <w:sz w:val="20"/>
              </w:rPr>
              <w:t>0,265</w:t>
            </w:r>
          </w:p>
        </w:tc>
        <w:tc>
          <w:tcPr>
            <w:tcW w:w="912" w:type="dxa"/>
          </w:tcPr>
          <w:p w14:paraId="2A56A8C3" w14:textId="77777777" w:rsidR="00C83134" w:rsidRDefault="00C83134" w:rsidP="002F7EDA">
            <w:pPr>
              <w:jc w:val="center"/>
            </w:pPr>
            <w:r>
              <w:rPr>
                <w:sz w:val="20"/>
              </w:rPr>
              <w:t>0,409</w:t>
            </w:r>
          </w:p>
        </w:tc>
      </w:tr>
      <w:tr w:rsidR="00C83134" w14:paraId="2E26302F" w14:textId="77777777" w:rsidTr="00C83134">
        <w:trPr>
          <w:jc w:val="center"/>
        </w:trPr>
        <w:tc>
          <w:tcPr>
            <w:tcW w:w="2105" w:type="dxa"/>
          </w:tcPr>
          <w:p w14:paraId="44986023" w14:textId="77777777" w:rsidR="00C83134" w:rsidRDefault="00C83134" w:rsidP="002F7EDA">
            <w:r>
              <w:rPr>
                <w:sz w:val="20"/>
              </w:rPr>
              <w:t>BL_classico_c10</w:t>
            </w:r>
          </w:p>
        </w:tc>
        <w:tc>
          <w:tcPr>
            <w:tcW w:w="895" w:type="dxa"/>
          </w:tcPr>
          <w:p w14:paraId="24AD025F" w14:textId="77777777" w:rsidR="00C83134" w:rsidRDefault="00C83134" w:rsidP="002F7EDA">
            <w:pPr>
              <w:jc w:val="center"/>
            </w:pPr>
            <w:r>
              <w:rPr>
                <w:sz w:val="20"/>
              </w:rPr>
              <w:t>3,19</w:t>
            </w:r>
          </w:p>
        </w:tc>
        <w:tc>
          <w:tcPr>
            <w:tcW w:w="901" w:type="dxa"/>
          </w:tcPr>
          <w:p w14:paraId="1C40C052" w14:textId="77777777" w:rsidR="00C83134" w:rsidRDefault="00C83134" w:rsidP="002F7EDA">
            <w:pPr>
              <w:jc w:val="center"/>
            </w:pPr>
            <w:r>
              <w:rPr>
                <w:sz w:val="20"/>
              </w:rPr>
              <w:t>0,81</w:t>
            </w:r>
          </w:p>
        </w:tc>
        <w:tc>
          <w:tcPr>
            <w:tcW w:w="971" w:type="dxa"/>
          </w:tcPr>
          <w:p w14:paraId="7B1EBA0A" w14:textId="77777777" w:rsidR="00C83134" w:rsidRDefault="00C83134" w:rsidP="002F7EDA">
            <w:pPr>
              <w:jc w:val="center"/>
            </w:pPr>
            <w:r>
              <w:rPr>
                <w:sz w:val="20"/>
              </w:rPr>
              <w:t>0,303</w:t>
            </w:r>
          </w:p>
        </w:tc>
        <w:tc>
          <w:tcPr>
            <w:tcW w:w="895" w:type="dxa"/>
          </w:tcPr>
          <w:p w14:paraId="64D410EF" w14:textId="77777777" w:rsidR="00C83134" w:rsidRDefault="00C83134" w:rsidP="002F7EDA">
            <w:pPr>
              <w:jc w:val="center"/>
            </w:pPr>
            <w:r>
              <w:rPr>
                <w:sz w:val="20"/>
              </w:rPr>
              <w:t>3,35</w:t>
            </w:r>
          </w:p>
        </w:tc>
        <w:tc>
          <w:tcPr>
            <w:tcW w:w="901" w:type="dxa"/>
          </w:tcPr>
          <w:p w14:paraId="369A920B" w14:textId="77777777" w:rsidR="00C83134" w:rsidRDefault="00C83134" w:rsidP="002F7EDA">
            <w:pPr>
              <w:jc w:val="center"/>
            </w:pPr>
            <w:r>
              <w:rPr>
                <w:sz w:val="20"/>
              </w:rPr>
              <w:t>0,87</w:t>
            </w:r>
          </w:p>
        </w:tc>
        <w:tc>
          <w:tcPr>
            <w:tcW w:w="914" w:type="dxa"/>
          </w:tcPr>
          <w:p w14:paraId="62E17514" w14:textId="77777777" w:rsidR="00C83134" w:rsidRDefault="00C83134" w:rsidP="002F7EDA">
            <w:pPr>
              <w:jc w:val="center"/>
            </w:pPr>
            <w:r>
              <w:rPr>
                <w:sz w:val="20"/>
              </w:rPr>
              <w:t>0,259</w:t>
            </w:r>
          </w:p>
        </w:tc>
        <w:tc>
          <w:tcPr>
            <w:tcW w:w="912" w:type="dxa"/>
          </w:tcPr>
          <w:p w14:paraId="7E556C3C" w14:textId="77777777" w:rsidR="00C83134" w:rsidRDefault="00C83134" w:rsidP="002F7EDA">
            <w:pPr>
              <w:jc w:val="center"/>
            </w:pPr>
            <w:r>
              <w:rPr>
                <w:sz w:val="20"/>
              </w:rPr>
              <w:t>0,618</w:t>
            </w:r>
          </w:p>
        </w:tc>
      </w:tr>
      <w:tr w:rsidR="00C83134" w14:paraId="0DBF0467" w14:textId="77777777" w:rsidTr="00C83134">
        <w:trPr>
          <w:jc w:val="center"/>
        </w:trPr>
        <w:tc>
          <w:tcPr>
            <w:tcW w:w="2105" w:type="dxa"/>
          </w:tcPr>
          <w:p w14:paraId="0A13549E" w14:textId="77777777" w:rsidR="00C83134" w:rsidRDefault="00C83134" w:rsidP="002F7EDA">
            <w:r>
              <w:rPr>
                <w:sz w:val="20"/>
              </w:rPr>
              <w:t>BL_downside</w:t>
            </w:r>
          </w:p>
        </w:tc>
        <w:tc>
          <w:tcPr>
            <w:tcW w:w="895" w:type="dxa"/>
          </w:tcPr>
          <w:p w14:paraId="22A1E733" w14:textId="77777777" w:rsidR="00C83134" w:rsidRDefault="00C83134" w:rsidP="002F7EDA">
            <w:pPr>
              <w:jc w:val="center"/>
            </w:pPr>
            <w:r>
              <w:rPr>
                <w:sz w:val="20"/>
              </w:rPr>
              <w:t>4,37</w:t>
            </w:r>
          </w:p>
        </w:tc>
        <w:tc>
          <w:tcPr>
            <w:tcW w:w="901" w:type="dxa"/>
          </w:tcPr>
          <w:p w14:paraId="382F530A" w14:textId="77777777" w:rsidR="00C83134" w:rsidRDefault="00C83134" w:rsidP="002F7EDA">
            <w:pPr>
              <w:jc w:val="center"/>
            </w:pPr>
            <w:r>
              <w:rPr>
                <w:sz w:val="20"/>
              </w:rPr>
              <w:t>0,55</w:t>
            </w:r>
          </w:p>
        </w:tc>
        <w:tc>
          <w:tcPr>
            <w:tcW w:w="971" w:type="dxa"/>
          </w:tcPr>
          <w:p w14:paraId="0A91735D" w14:textId="77777777" w:rsidR="00C83134" w:rsidRDefault="00C83134" w:rsidP="002F7EDA">
            <w:pPr>
              <w:jc w:val="center"/>
            </w:pPr>
            <w:r>
              <w:rPr>
                <w:sz w:val="20"/>
              </w:rPr>
              <w:t>0,464</w:t>
            </w:r>
          </w:p>
        </w:tc>
        <w:tc>
          <w:tcPr>
            <w:tcW w:w="895" w:type="dxa"/>
          </w:tcPr>
          <w:p w14:paraId="09036A44" w14:textId="77777777" w:rsidR="00C83134" w:rsidRDefault="00C83134" w:rsidP="002F7EDA">
            <w:pPr>
              <w:jc w:val="center"/>
            </w:pPr>
            <w:r>
              <w:rPr>
                <w:sz w:val="20"/>
              </w:rPr>
              <w:t>4,51</w:t>
            </w:r>
          </w:p>
        </w:tc>
        <w:tc>
          <w:tcPr>
            <w:tcW w:w="901" w:type="dxa"/>
          </w:tcPr>
          <w:p w14:paraId="63105E03" w14:textId="77777777" w:rsidR="00C83134" w:rsidRDefault="00C83134" w:rsidP="002F7EDA">
            <w:pPr>
              <w:jc w:val="center"/>
            </w:pPr>
            <w:r>
              <w:rPr>
                <w:sz w:val="20"/>
              </w:rPr>
              <w:t>0,57</w:t>
            </w:r>
          </w:p>
        </w:tc>
        <w:tc>
          <w:tcPr>
            <w:tcW w:w="914" w:type="dxa"/>
          </w:tcPr>
          <w:p w14:paraId="05F3727C" w14:textId="77777777" w:rsidR="00C83134" w:rsidRDefault="00C83134" w:rsidP="002F7EDA">
            <w:pPr>
              <w:jc w:val="center"/>
            </w:pPr>
            <w:r>
              <w:rPr>
                <w:sz w:val="20"/>
              </w:rPr>
              <w:t>0,221</w:t>
            </w:r>
          </w:p>
        </w:tc>
        <w:tc>
          <w:tcPr>
            <w:tcW w:w="912" w:type="dxa"/>
          </w:tcPr>
          <w:p w14:paraId="677BA6E8" w14:textId="77777777" w:rsidR="00C83134" w:rsidRDefault="00C83134" w:rsidP="002F7EDA">
            <w:pPr>
              <w:jc w:val="center"/>
            </w:pPr>
            <w:r>
              <w:rPr>
                <w:sz w:val="20"/>
              </w:rPr>
              <w:t>0,337</w:t>
            </w:r>
          </w:p>
        </w:tc>
      </w:tr>
      <w:tr w:rsidR="00C83134" w14:paraId="7B2E210C" w14:textId="77777777" w:rsidTr="00C83134">
        <w:trPr>
          <w:jc w:val="center"/>
        </w:trPr>
        <w:tc>
          <w:tcPr>
            <w:tcW w:w="2105" w:type="dxa"/>
          </w:tcPr>
          <w:p w14:paraId="74188907" w14:textId="77777777" w:rsidR="00C83134" w:rsidRDefault="00C83134" w:rsidP="002F7EDA">
            <w:r>
              <w:rPr>
                <w:sz w:val="20"/>
              </w:rPr>
              <w:t>BL_downside_c10</w:t>
            </w:r>
          </w:p>
        </w:tc>
        <w:tc>
          <w:tcPr>
            <w:tcW w:w="895" w:type="dxa"/>
          </w:tcPr>
          <w:p w14:paraId="6C4DD8C9" w14:textId="77777777" w:rsidR="00C83134" w:rsidRDefault="00C83134" w:rsidP="002F7EDA">
            <w:pPr>
              <w:jc w:val="center"/>
            </w:pPr>
            <w:r>
              <w:rPr>
                <w:sz w:val="20"/>
              </w:rPr>
              <w:t>−1,04</w:t>
            </w:r>
          </w:p>
        </w:tc>
        <w:tc>
          <w:tcPr>
            <w:tcW w:w="901" w:type="dxa"/>
          </w:tcPr>
          <w:p w14:paraId="018291FB" w14:textId="77777777" w:rsidR="00C83134" w:rsidRDefault="00C83134" w:rsidP="002F7EDA">
            <w:pPr>
              <w:jc w:val="center"/>
            </w:pPr>
            <w:r>
              <w:rPr>
                <w:sz w:val="20"/>
              </w:rPr>
              <w:t>−0,24</w:t>
            </w:r>
          </w:p>
        </w:tc>
        <w:tc>
          <w:tcPr>
            <w:tcW w:w="971" w:type="dxa"/>
          </w:tcPr>
          <w:p w14:paraId="09270083" w14:textId="77777777" w:rsidR="00C83134" w:rsidRDefault="00C83134" w:rsidP="002F7EDA">
            <w:pPr>
              <w:jc w:val="center"/>
            </w:pPr>
            <w:r>
              <w:rPr>
                <w:sz w:val="20"/>
              </w:rPr>
              <w:t>0,338</w:t>
            </w:r>
          </w:p>
        </w:tc>
        <w:tc>
          <w:tcPr>
            <w:tcW w:w="895" w:type="dxa"/>
          </w:tcPr>
          <w:p w14:paraId="384B4927" w14:textId="77777777" w:rsidR="00C83134" w:rsidRDefault="00C83134" w:rsidP="002F7EDA">
            <w:pPr>
              <w:jc w:val="center"/>
            </w:pPr>
            <w:r>
              <w:rPr>
                <w:sz w:val="20"/>
              </w:rPr>
              <w:t>−0,91</w:t>
            </w:r>
          </w:p>
        </w:tc>
        <w:tc>
          <w:tcPr>
            <w:tcW w:w="901" w:type="dxa"/>
          </w:tcPr>
          <w:p w14:paraId="3B423EEA" w14:textId="77777777" w:rsidR="00C83134" w:rsidRDefault="00C83134" w:rsidP="002F7EDA">
            <w:pPr>
              <w:jc w:val="center"/>
            </w:pPr>
            <w:r>
              <w:rPr>
                <w:sz w:val="20"/>
              </w:rPr>
              <w:t>−0,21</w:t>
            </w:r>
          </w:p>
        </w:tc>
        <w:tc>
          <w:tcPr>
            <w:tcW w:w="914" w:type="dxa"/>
          </w:tcPr>
          <w:p w14:paraId="77745BCA" w14:textId="77777777" w:rsidR="00C83134" w:rsidRDefault="00C83134" w:rsidP="002F7EDA">
            <w:pPr>
              <w:jc w:val="center"/>
            </w:pPr>
            <w:r>
              <w:rPr>
                <w:sz w:val="20"/>
              </w:rPr>
              <w:t>0,225</w:t>
            </w:r>
          </w:p>
        </w:tc>
        <w:tc>
          <w:tcPr>
            <w:tcW w:w="912" w:type="dxa"/>
          </w:tcPr>
          <w:p w14:paraId="45F24AD8" w14:textId="77777777" w:rsidR="00C83134" w:rsidRDefault="00C83134" w:rsidP="002F7EDA">
            <w:pPr>
              <w:jc w:val="center"/>
            </w:pPr>
            <w:r>
              <w:rPr>
                <w:sz w:val="20"/>
              </w:rPr>
              <w:t>0,621</w:t>
            </w:r>
          </w:p>
        </w:tc>
      </w:tr>
    </w:tbl>
    <w:p w14:paraId="33B6CEBC" w14:textId="77777777" w:rsidR="00C83134" w:rsidRPr="00C83134" w:rsidRDefault="00C83134" w:rsidP="00C83134">
      <w:pPr>
        <w:jc w:val="center"/>
        <w:rPr>
          <w:lang w:val="en-US"/>
        </w:rPr>
      </w:pPr>
      <w:r>
        <w:rPr>
          <w:sz w:val="20"/>
        </w:rPr>
        <w:t xml:space="preserve">Fonte: elaborada pelo autor (2026), a partir dos fatores de risco do NEFIN/USP. Nota: α = intercepto anualizado da regressão dos excessos de retorno diários; estatísticas t com erros-padrão HAC de Newey-West (5 defasagens); * significativo a 5%. </w:t>
      </w:r>
      <w:r w:rsidRPr="00C83134">
        <w:rPr>
          <w:sz w:val="20"/>
          <w:lang w:val="en-US"/>
        </w:rPr>
        <w:t xml:space="preserve">C4F = Carhart 4 </w:t>
      </w:r>
      <w:proofErr w:type="spellStart"/>
      <w:r w:rsidRPr="00C83134">
        <w:rPr>
          <w:sz w:val="20"/>
          <w:lang w:val="en-US"/>
        </w:rPr>
        <w:t>fatores</w:t>
      </w:r>
      <w:proofErr w:type="spellEnd"/>
      <w:r w:rsidRPr="00C83134">
        <w:rPr>
          <w:sz w:val="20"/>
          <w:lang w:val="en-US"/>
        </w:rPr>
        <w:t xml:space="preserve"> (Rm−Rf, SMB, HML, WML); N5F = NEFIN 5 </w:t>
      </w:r>
      <w:proofErr w:type="spellStart"/>
      <w:r w:rsidRPr="00C83134">
        <w:rPr>
          <w:sz w:val="20"/>
          <w:lang w:val="en-US"/>
        </w:rPr>
        <w:t>fatores</w:t>
      </w:r>
      <w:proofErr w:type="spellEnd"/>
      <w:r w:rsidRPr="00C83134">
        <w:rPr>
          <w:sz w:val="20"/>
          <w:lang w:val="en-US"/>
        </w:rPr>
        <w:t xml:space="preserve"> (C4F + IML).</w:t>
      </w:r>
    </w:p>
    <w:p w14:paraId="4E8E006C" w14:textId="77777777" w:rsidR="00C83134" w:rsidRPr="00C83134" w:rsidRDefault="00C83134" w:rsidP="00660315">
      <w:pPr>
        <w:pStyle w:val="Corpodetexto"/>
        <w:spacing w:line="360" w:lineRule="auto"/>
        <w:jc w:val="both"/>
        <w:rPr>
          <w:lang w:val="en-US"/>
        </w:rPr>
      </w:pPr>
    </w:p>
    <w:p w14:paraId="095246F7" w14:textId="3A9CB17E" w:rsidR="00C83134" w:rsidRDefault="00C83134">
      <w:pPr>
        <w:rPr>
          <w:sz w:val="24"/>
          <w:szCs w:val="24"/>
          <w:lang w:val="en-US"/>
        </w:rPr>
      </w:pPr>
      <w:r>
        <w:rPr>
          <w:lang w:val="en-US"/>
        </w:rPr>
        <w:br w:type="page"/>
      </w:r>
    </w:p>
    <w:p w14:paraId="28520218" w14:textId="77777777" w:rsidR="00C83134" w:rsidRPr="00C83134" w:rsidRDefault="00C83134" w:rsidP="00660315">
      <w:pPr>
        <w:pStyle w:val="Corpodetexto"/>
        <w:spacing w:line="360" w:lineRule="auto"/>
        <w:jc w:val="both"/>
        <w:rPr>
          <w:lang w:val="en-US"/>
        </w:rPr>
      </w:pPr>
    </w:p>
    <w:p w14:paraId="0AB84C43" w14:textId="77777777" w:rsidR="00660315" w:rsidRPr="003112B2" w:rsidRDefault="00660315" w:rsidP="00FE0050">
      <w:pPr>
        <w:pStyle w:val="Ttulo3"/>
        <w:numPr>
          <w:ilvl w:val="2"/>
          <w:numId w:val="1"/>
        </w:numPr>
        <w:spacing w:line="360" w:lineRule="auto"/>
        <w:jc w:val="both"/>
        <w:rPr>
          <w:b w:val="0"/>
          <w:bCs w:val="0"/>
          <w:lang w:val="pt-BR"/>
        </w:rPr>
      </w:pPr>
      <w:bookmarkStart w:id="157" w:name="_Toc231998845"/>
      <w:r>
        <w:rPr>
          <w:b w:val="0"/>
          <w:bCs w:val="0"/>
          <w:lang w:val="pt-BR"/>
        </w:rPr>
        <w:t>Hierarquia de Desempenho</w:t>
      </w:r>
      <w:bookmarkEnd w:id="157"/>
    </w:p>
    <w:p w14:paraId="5B526714"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34941B6"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Pr>
          <w:lang w:val="pt-BR"/>
          <w:rPrChange w:id="158" w:author="Pedro Augusto" w:date="2026-06-10T15:40:00Z">
            <w:rPr/>
          </w:rPrChange>
        </w:rPr>
        <w:t>O ordenamento por índice de Sharpe revela uma hierarquia que contraria a hipótese de superioridade incondicional das estratégias simples. As quatro primeiras posições ajustadas ao risco são ocupadas por três variantes Black-</w:t>
      </w:r>
      <w:proofErr w:type="spellStart"/>
      <w:r>
        <w:rPr>
          <w:lang w:val="pt-BR"/>
          <w:rPrChange w:id="159" w:author="Pedro Augusto" w:date="2026-06-10T15:40:00Z">
            <w:rPr/>
          </w:rPrChange>
        </w:rPr>
        <w:t>Litterman</w:t>
      </w:r>
      <w:proofErr w:type="spellEnd"/>
      <w:r>
        <w:rPr>
          <w:lang w:val="pt-BR"/>
          <w:rPrChange w:id="160" w:author="Pedro Augusto" w:date="2026-06-10T15:40:00Z">
            <w:rPr/>
          </w:rPrChange>
        </w:rPr>
        <w:t xml:space="preserve"> e pela carteira 1/N </w:t>
      </w:r>
      <w:proofErr w:type="spellStart"/>
      <w:r>
        <w:rPr>
          <w:lang w:val="pt-BR"/>
          <w:rPrChange w:id="161" w:author="Pedro Augusto" w:date="2026-06-10T15:40:00Z">
            <w:rPr/>
          </w:rPrChange>
        </w:rPr>
        <w:t>buy-and-hold</w:t>
      </w:r>
      <w:proofErr w:type="spellEnd"/>
      <w:r>
        <w:rPr>
          <w:lang w:val="pt-BR"/>
          <w:rPrChange w:id="162" w:author="Pedro Augusto" w:date="2026-06-10T15:40:00Z">
            <w:rPr/>
          </w:rPrChange>
        </w:rPr>
        <w:t xml:space="preserve">; a família BL, em sua totalidade, supera todas as estratégias MPT e PMPT no critério de Sharpe. A mínima variância — apontada na literatura como a referência robusta — situa-se na metade inferior do ranking (Sharpe 0,293), acima do IBOVESPA, porém abaixo de toda a família BL, da família de máxima utilidade e das estratégias PMPT de </w:t>
      </w:r>
      <w:proofErr w:type="spellStart"/>
      <w:r>
        <w:rPr>
          <w:lang w:val="pt-BR"/>
          <w:rPrChange w:id="163" w:author="Pedro Augusto" w:date="2026-06-10T15:40:00Z">
            <w:rPr/>
          </w:rPrChange>
        </w:rPr>
        <w:t>downside</w:t>
      </w:r>
      <w:proofErr w:type="spellEnd"/>
      <w:r>
        <w:rPr>
          <w:lang w:val="pt-BR"/>
          <w:rPrChange w:id="164" w:author="Pedro Augusto" w:date="2026-06-10T15:40:00Z">
            <w:rPr/>
          </w:rPrChange>
        </w:rPr>
        <w:t>.</w:t>
      </w:r>
    </w:p>
    <w:p w14:paraId="2C6A959F" w14:textId="77777777" w:rsidR="00660315" w:rsidRDefault="00660315" w:rsidP="003112B2">
      <w:pPr>
        <w:pStyle w:val="Corpodetexto"/>
        <w:spacing w:line="360" w:lineRule="auto"/>
        <w:ind w:firstLine="851"/>
        <w:jc w:val="both"/>
        <w:rPr>
          <w:lang w:val="pt-BR"/>
        </w:rPr>
      </w:pPr>
      <w:r>
        <w:t>No extremo oposto, os piores desempenhos não correspondem às estratégias mais sofisticadas, e sim a duas formulações específicas: a carteira 1/N rebalanceada (EqualWeight, Sharpe 0,290) e o mínimo CDaR (MinCDaR, Sharpe −0,105). A coexistência, nas posições inferiores, de uma estratégia trivial e de uma estratégia complexa indica que o eixo determinante do desempenho não é a complexidade do modelo, mas sim a combinação de três fatores: a qualidade e a estabilidade do sinal de retorno utilizado, a presença de uma estrutura estabilizadora (prior de equilíbrio, teto de pesos) e a ausência de regimes degenerados de otimização.</w:t>
      </w:r>
    </w:p>
    <w:p w14:paraId="0FFAB894" w14:textId="77777777" w:rsidR="003112B2" w:rsidRPr="00592DCB" w:rsidRDefault="003112B2" w:rsidP="003112B2">
      <w:pPr>
        <w:pStyle w:val="Corpodetexto"/>
        <w:spacing w:line="360" w:lineRule="auto"/>
        <w:ind w:firstLine="851"/>
        <w:jc w:val="both"/>
        <w:rPr>
          <w:lang w:val="pt-BR"/>
        </w:rPr>
      </w:pPr>
    </w:p>
    <w:p w14:paraId="2087B8A5" w14:textId="77777777" w:rsidR="00660315" w:rsidRPr="003112B2" w:rsidRDefault="00660315" w:rsidP="00FE0050">
      <w:pPr>
        <w:pStyle w:val="Ttulo3"/>
        <w:numPr>
          <w:ilvl w:val="2"/>
          <w:numId w:val="1"/>
        </w:numPr>
        <w:spacing w:line="360" w:lineRule="auto"/>
        <w:jc w:val="both"/>
        <w:rPr>
          <w:b w:val="0"/>
          <w:bCs w:val="0"/>
          <w:lang w:val="pt-BR"/>
        </w:rPr>
      </w:pPr>
      <w:bookmarkStart w:id="165" w:name="_Toc231998846"/>
      <w:r>
        <w:rPr>
          <w:b w:val="0"/>
          <w:bCs w:val="0"/>
          <w:lang w:val="pt-BR"/>
        </w:rPr>
        <w:t>Desempenho Relativo ao IBOVESPA</w:t>
      </w:r>
      <w:bookmarkEnd w:id="165"/>
    </w:p>
    <w:p w14:paraId="11C3523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D36756E" w14:textId="77777777" w:rsidR="00660315"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de </w:t>
      </w:r>
      <w:proofErr w:type="spellStart"/>
      <w:r>
        <w:rPr>
          <w:rFonts w:ascii="Times New Roman" w:hAnsi="Times New Roman" w:cs="Times New Roman"/>
          <w:lang w:val="pt-BR"/>
        </w:rPr>
        <w:t>downside</w:t>
      </w:r>
      <w:proofErr w:type="spellEnd"/>
      <w:r>
        <w:rPr>
          <w:rFonts w:ascii="Times New Roman" w:hAnsi="Times New Roman" w:cs="Times New Roman"/>
          <w:lang w:val="pt-BR"/>
        </w:rPr>
        <w:t xml:space="preserve">. As exceções — </w:t>
      </w:r>
      <w:proofErr w:type="spellStart"/>
      <w:r>
        <w:rPr>
          <w:rFonts w:ascii="Times New Roman" w:hAnsi="Times New Roman" w:cs="Times New Roman"/>
          <w:lang w:val="pt-BR"/>
        </w:rPr>
        <w:t>MaxOmega</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InvVol</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EqualWeight</w:t>
      </w:r>
      <w:proofErr w:type="spellEnd"/>
      <w:r>
        <w:rPr>
          <w:rFonts w:ascii="Times New Roman" w:hAnsi="Times New Roman" w:cs="Times New Roman"/>
          <w:lang w:val="pt-BR"/>
        </w:rPr>
        <w:t xml:space="preserve"> e </w:t>
      </w:r>
      <w:proofErr w:type="spellStart"/>
      <w:r>
        <w:rPr>
          <w:rFonts w:ascii="Times New Roman" w:hAnsi="Times New Roman" w:cs="Times New Roman"/>
          <w:lang w:val="pt-BR"/>
        </w:rPr>
        <w:t>MinCDaR</w:t>
      </w:r>
      <w:proofErr w:type="spellEnd"/>
      <w:r>
        <w:rPr>
          <w:rFonts w:ascii="Times New Roman" w:hAnsi="Times New Roman" w:cs="Times New Roman"/>
          <w:lang w:val="pt-BR"/>
        </w:rPr>
        <w:t xml:space="preserve"> — ficaram abaixo do benchmark.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colocados, apresenta volatilidade (23,32%) 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(−46,82%) elevados, o que deprime seu índice de Sharpe.</w:t>
      </w:r>
    </w:p>
    <w:p w14:paraId="7D43C82F" w14:textId="77777777" w:rsidR="003112B2" w:rsidRPr="003112B2" w:rsidRDefault="003112B2" w:rsidP="003112B2">
      <w:pPr>
        <w:pStyle w:val="Corpodetexto"/>
        <w:rPr>
          <w:lang w:val="pt-BR"/>
        </w:rPr>
      </w:pPr>
    </w:p>
    <w:p w14:paraId="2C63C15D" w14:textId="77777777" w:rsidR="00660315" w:rsidRPr="003112B2" w:rsidRDefault="00660315" w:rsidP="00FE0050">
      <w:pPr>
        <w:pStyle w:val="Ttulo3"/>
        <w:numPr>
          <w:ilvl w:val="2"/>
          <w:numId w:val="1"/>
        </w:numPr>
        <w:spacing w:line="360" w:lineRule="auto"/>
        <w:jc w:val="both"/>
        <w:rPr>
          <w:b w:val="0"/>
          <w:bCs w:val="0"/>
          <w:lang w:val="pt-BR"/>
        </w:rPr>
      </w:pPr>
      <w:bookmarkStart w:id="166" w:name="_Toc231998847"/>
      <w:r>
        <w:rPr>
          <w:b w:val="0"/>
          <w:bCs w:val="0"/>
          <w:lang w:val="pt-BR"/>
        </w:rPr>
        <w:t>O Efeito do Teto de Peso (Variantes c10)</w:t>
      </w:r>
      <w:bookmarkEnd w:id="166"/>
    </w:p>
    <w:p w14:paraId="09FDE4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6C295DEF" w14:textId="7777777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Pr>
          <w:rFonts w:ascii="Times New Roman" w:hAnsi="Times New Roman" w:cs="Times New Roman"/>
          <w:i/>
          <w:iCs/>
          <w:lang w:val="pt-BR"/>
        </w:rPr>
        <w:t>momentum</w:t>
      </w:r>
      <w:r>
        <w:rPr>
          <w:rFonts w:ascii="Times New Roman" w:hAnsi="Times New Roman" w:cs="Times New Roman"/>
          <w:lang w:val="pt-BR"/>
        </w:rPr>
        <w:t xml:space="preserve"> (família BL), o teto atua como um </w:t>
      </w:r>
      <w:r>
        <w:rPr>
          <w:rFonts w:ascii="Times New Roman" w:hAnsi="Times New Roman" w:cs="Times New Roman"/>
          <w:b/>
          <w:bCs/>
          <w:lang w:val="pt-BR"/>
        </w:rPr>
        <w:t>mecanismo de contenção de risco de alta eficiência marginal</w:t>
      </w:r>
      <w:r>
        <w:rPr>
          <w:rFonts w:ascii="Times New Roman" w:hAnsi="Times New Roman" w:cs="Times New Roman"/>
          <w:lang w:val="pt-BR"/>
        </w:rPr>
        <w:t xml:space="preserve">: reduz volatilidade 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de forma significativa sacrificando pouco do desempenho ajustado ao risco. O teto reduz, adicionalmente, o turnover — de 825% para 646% a.a. no caso clássico e de 990% para 781% a.a. na variante de </w:t>
      </w:r>
      <w:proofErr w:type="spellStart"/>
      <w:r>
        <w:rPr>
          <w:rFonts w:ascii="Times New Roman" w:hAnsi="Times New Roman" w:cs="Times New Roman"/>
          <w:lang w:val="pt-BR"/>
        </w:rPr>
        <w:t>downside</w:t>
      </w:r>
      <w:proofErr w:type="spellEnd"/>
      <w:r>
        <w:rPr>
          <w:rFonts w:ascii="Times New Roman" w:hAnsi="Times New Roman" w:cs="Times New Roman"/>
          <w:lang w:val="pt-BR"/>
        </w:rPr>
        <w:t xml:space="preserv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0A058400" w14:textId="77777777" w:rsidR="003112B2" w:rsidRDefault="003112B2" w:rsidP="003112B2">
      <w:pPr>
        <w:pStyle w:val="Corpodetexto"/>
        <w:rPr>
          <w:lang w:val="pt-BR"/>
        </w:rPr>
      </w:pPr>
    </w:p>
    <w:p w14:paraId="10A5B651" w14:textId="77777777" w:rsidR="003112B2" w:rsidRPr="003112B2" w:rsidRDefault="003112B2" w:rsidP="003112B2">
      <w:pPr>
        <w:pStyle w:val="Corpodetexto"/>
        <w:rPr>
          <w:lang w:val="pt-BR"/>
        </w:rPr>
      </w:pPr>
    </w:p>
    <w:p w14:paraId="404FEB63" w14:textId="77777777" w:rsidR="00660315" w:rsidRDefault="00660315" w:rsidP="00FE0050">
      <w:pPr>
        <w:pStyle w:val="Ttulo2"/>
        <w:numPr>
          <w:ilvl w:val="1"/>
          <w:numId w:val="1"/>
        </w:numPr>
        <w:spacing w:line="360" w:lineRule="auto"/>
        <w:jc w:val="both"/>
        <w:rPr>
          <w:sz w:val="24"/>
          <w:szCs w:val="24"/>
          <w:lang w:val="pt-BR"/>
        </w:rPr>
      </w:pPr>
      <w:bookmarkStart w:id="167" w:name="_Toc231998848"/>
      <w:r>
        <w:rPr>
          <w:sz w:val="24"/>
          <w:szCs w:val="24"/>
          <w:lang w:val="pt-BR"/>
        </w:rPr>
        <w:t>Discussão: Determinantes do Desempenho e Confronto com a Literatura</w:t>
      </w:r>
      <w:bookmarkEnd w:id="167"/>
    </w:p>
    <w:p w14:paraId="55060403" w14:textId="77777777" w:rsidR="003112B2" w:rsidRPr="00592DCB" w:rsidRDefault="003112B2" w:rsidP="003112B2">
      <w:pPr>
        <w:rPr>
          <w:sz w:val="24"/>
          <w:szCs w:val="24"/>
          <w:lang w:val="pt-BR"/>
        </w:rPr>
      </w:pPr>
    </w:p>
    <w:p w14:paraId="62D4D921" w14:textId="77777777" w:rsidR="00660315" w:rsidRPr="003112B2" w:rsidRDefault="00660315" w:rsidP="00FE0050">
      <w:pPr>
        <w:pStyle w:val="Ttulo3"/>
        <w:numPr>
          <w:ilvl w:val="2"/>
          <w:numId w:val="1"/>
        </w:numPr>
        <w:spacing w:line="360" w:lineRule="auto"/>
        <w:jc w:val="both"/>
        <w:rPr>
          <w:b w:val="0"/>
          <w:bCs w:val="0"/>
          <w:lang w:val="pt-BR"/>
        </w:rPr>
      </w:pPr>
      <w:bookmarkStart w:id="168" w:name="_Toc231998849"/>
      <w:r>
        <w:rPr>
          <w:b w:val="0"/>
          <w:bCs w:val="0"/>
          <w:lang w:val="pt-BR"/>
        </w:rPr>
        <w:t xml:space="preserve">O Papel do Sinal de </w:t>
      </w:r>
      <w:r>
        <w:rPr>
          <w:b w:val="0"/>
          <w:bCs w:val="0"/>
          <w:i/>
          <w:iCs/>
          <w:lang w:val="pt-BR"/>
        </w:rPr>
        <w:t>Momentum</w:t>
      </w:r>
      <w:r>
        <w:rPr>
          <w:b w:val="0"/>
          <w:bCs w:val="0"/>
          <w:lang w:val="pt-BR"/>
        </w:rPr>
        <w:t xml:space="preserve"> no Black-</w:t>
      </w:r>
      <w:proofErr w:type="spellStart"/>
      <w:r>
        <w:rPr>
          <w:b w:val="0"/>
          <w:bCs w:val="0"/>
          <w:lang w:val="pt-BR"/>
        </w:rPr>
        <w:t>Litterman</w:t>
      </w:r>
      <w:bookmarkEnd w:id="168"/>
      <w:proofErr w:type="spellEnd"/>
    </w:p>
    <w:p w14:paraId="1A9AB25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BB9586D" w14:textId="77777777" w:rsidR="00C45567" w:rsidRDefault="00660315" w:rsidP="00C45567">
      <w:pPr>
        <w:spacing w:line="360" w:lineRule="auto"/>
        <w:ind w:firstLine="851"/>
        <w:jc w:val="both"/>
        <w:rPr>
          <w:sz w:val="24"/>
          <w:szCs w:val="24"/>
          <w:lang w:val="pt-BR"/>
        </w:rPr>
      </w:pPr>
      <w:r>
        <w:rPr>
          <w:sz w:val="24"/>
          <w:szCs w:val="24"/>
          <w:lang w:val="pt-BR"/>
        </w:rPr>
        <w:t xml:space="preserve">O melhor resultado do estudo — </w:t>
      </w:r>
      <w:proofErr w:type="spellStart"/>
      <w:r>
        <w:rPr>
          <w:sz w:val="24"/>
          <w:szCs w:val="24"/>
          <w:lang w:val="pt-BR"/>
        </w:rPr>
        <w:t>BL_classico</w:t>
      </w:r>
      <w:proofErr w:type="spellEnd"/>
      <w:r>
        <w:rPr>
          <w:sz w:val="24"/>
          <w:szCs w:val="24"/>
          <w:lang w:val="pt-BR"/>
        </w:rPr>
        <w:t xml:space="preserve"> — combina um prior de equilíbrio de mercado, ancorado na covariância regularizada por </w:t>
      </w:r>
      <w:proofErr w:type="spellStart"/>
      <w:r>
        <w:rPr>
          <w:sz w:val="24"/>
          <w:szCs w:val="24"/>
          <w:lang w:val="pt-BR"/>
        </w:rPr>
        <w:t>Ledoit</w:t>
      </w:r>
      <w:proofErr w:type="spellEnd"/>
      <w:r>
        <w:rPr>
          <w:sz w:val="24"/>
          <w:szCs w:val="24"/>
          <w:lang w:val="pt-BR"/>
        </w:rPr>
        <w:t xml:space="preserve">-Wolf (2004) e no portfólio de referência equiponderado, a uma visão de retorno derivada do fator de </w:t>
      </w:r>
      <w:r>
        <w:rPr>
          <w:i/>
          <w:iCs/>
          <w:sz w:val="24"/>
          <w:szCs w:val="24"/>
          <w:lang w:val="pt-BR"/>
        </w:rPr>
        <w:t>momentum</w:t>
      </w:r>
      <w:r>
        <w:rPr>
          <w:sz w:val="24"/>
          <w:szCs w:val="24"/>
          <w:lang w:val="pt-BR"/>
        </w:rPr>
        <w:t xml:space="preserve"> 12-1. </w:t>
      </w:r>
    </w:p>
    <w:p w14:paraId="508221BE" w14:textId="77777777" w:rsidR="00C45567" w:rsidRPr="00C45567" w:rsidRDefault="00C45567" w:rsidP="00C45567">
      <w:pPr>
        <w:spacing w:line="360" w:lineRule="auto"/>
        <w:ind w:firstLine="851"/>
        <w:jc w:val="both"/>
        <w:rPr>
          <w:sz w:val="24"/>
          <w:szCs w:val="24"/>
          <w:lang w:val="pt-BR"/>
        </w:rPr>
      </w:pPr>
      <w:r>
        <w:rPr>
          <w:sz w:val="24"/>
          <w:szCs w:val="24"/>
          <w:lang w:val="pt-BR"/>
        </w:rPr>
        <w:t>A superioridade empírica desta configuração sugere que o fator de *momentum* 12-1 capturou prêmios de risco economicamente relevantes no mercado acionário brasileiro. Adicionalmente, a arquitetura Bayesiana do modelo de Black-</w:t>
      </w:r>
      <w:proofErr w:type="spellStart"/>
      <w:r>
        <w:rPr>
          <w:sz w:val="24"/>
          <w:szCs w:val="24"/>
          <w:lang w:val="pt-BR"/>
        </w:rPr>
        <w:t>Litterman</w:t>
      </w:r>
      <w:proofErr w:type="spellEnd"/>
      <w:r>
        <w:rPr>
          <w:sz w:val="24"/>
          <w:szCs w:val="24"/>
          <w:lang w:val="pt-BR"/>
        </w:rPr>
        <w:t xml:space="preserve"> demonstrou eficácia ao incorporar tais projeções sem degenerar em alocações extremas, uma vez que o </w:t>
      </w:r>
      <w:r>
        <w:rPr>
          <w:i/>
          <w:iCs/>
          <w:sz w:val="24"/>
          <w:szCs w:val="24"/>
          <w:lang w:val="pt-BR"/>
        </w:rPr>
        <w:t>prior</w:t>
      </w:r>
      <w:r>
        <w:rPr>
          <w:sz w:val="24"/>
          <w:szCs w:val="24"/>
          <w:lang w:val="pt-BR"/>
        </w:rPr>
        <w:t xml:space="preserve"> de equilíbrio atua como uma âncora analítica, restringindo o afastamento irrestrito das visões táticas em relação ao consenso de mercado.</w:t>
      </w:r>
    </w:p>
    <w:p w14:paraId="2B554F31" w14:textId="77777777" w:rsidR="00660315" w:rsidRPr="003112B2" w:rsidRDefault="00660315" w:rsidP="003112B2">
      <w:pPr>
        <w:spacing w:line="360" w:lineRule="auto"/>
        <w:ind w:firstLine="851"/>
        <w:jc w:val="both"/>
        <w:rPr>
          <w:sz w:val="24"/>
          <w:szCs w:val="24"/>
          <w:lang w:val="pt-BR"/>
        </w:rPr>
      </w:pPr>
      <w:r>
        <w:rPr>
          <w:sz w:val="24"/>
          <w:szCs w:val="24"/>
          <w:lang w:val="pt-BR"/>
        </w:rPr>
        <w:t xml:space="preserve">Esse achado dialoga com a evidência de persistência de </w:t>
      </w:r>
      <w:r>
        <w:rPr>
          <w:i/>
          <w:iCs/>
          <w:sz w:val="24"/>
          <w:szCs w:val="24"/>
          <w:lang w:val="pt-BR"/>
        </w:rPr>
        <w:t>momentum</w:t>
      </w:r>
      <w:r>
        <w:rPr>
          <w:sz w:val="24"/>
          <w:szCs w:val="24"/>
          <w:lang w:val="pt-BR"/>
        </w:rPr>
        <w:t xml:space="preserve"> em mercados emergentes e contrasta com a leitura pessimista de </w:t>
      </w:r>
      <w:proofErr w:type="spellStart"/>
      <w:r>
        <w:rPr>
          <w:sz w:val="24"/>
          <w:szCs w:val="24"/>
          <w:lang w:val="pt-BR"/>
        </w:rPr>
        <w:t>Welch</w:t>
      </w:r>
      <w:proofErr w:type="spellEnd"/>
      <w:r>
        <w:rPr>
          <w:sz w:val="24"/>
          <w:szCs w:val="24"/>
          <w:lang w:val="pt-BR"/>
        </w:rPr>
        <w:t xml:space="preserve"> e </w:t>
      </w:r>
      <w:proofErr w:type="spellStart"/>
      <w:r>
        <w:rPr>
          <w:sz w:val="24"/>
          <w:szCs w:val="24"/>
          <w:lang w:val="pt-BR"/>
        </w:rPr>
        <w:t>Goyal</w:t>
      </w:r>
      <w:proofErr w:type="spellEnd"/>
      <w:r>
        <w:rPr>
          <w:sz w:val="24"/>
          <w:szCs w:val="24"/>
          <w:lang w:val="pt-BR"/>
        </w:rPr>
        <w:t xml:space="preserve"> (2008) sobre a previsibilidade de retornos: a diferença é que o </w:t>
      </w:r>
      <w:r>
        <w:rPr>
          <w:i/>
          <w:iCs/>
          <w:sz w:val="24"/>
          <w:szCs w:val="24"/>
          <w:lang w:val="pt-BR"/>
        </w:rPr>
        <w:t>momentum</w:t>
      </w:r>
      <w:r>
        <w:rPr>
          <w:sz w:val="24"/>
          <w:szCs w:val="24"/>
          <w:lang w:val="pt-BR"/>
        </w:rPr>
        <w:t xml:space="preserve"> não pretende prever o retorno futuro de forma incondicional, mas apenas ordenar relativamente os ativos, tarefa para a qual a relação sinal-ruído é mais favorável.</w:t>
      </w:r>
    </w:p>
    <w:p w14:paraId="02CBC420" w14:textId="77777777" w:rsidR="00660315" w:rsidRDefault="00660315" w:rsidP="003112B2">
      <w:pPr>
        <w:pStyle w:val="Corpodetexto"/>
        <w:spacing w:line="360" w:lineRule="auto"/>
        <w:ind w:firstLine="851"/>
        <w:jc w:val="both"/>
        <w:rPr>
          <w:lang w:val="pt-BR"/>
        </w:rPr>
      </w:pPr>
      <w:r>
        <w:rPr>
          <w:lang w:val="pt-BR"/>
        </w:rPr>
        <w:t xml:space="preserve">Ressalva importante: o poder preditivo das visões </w:t>
      </w:r>
      <w:r>
        <w:rPr>
          <w:b/>
          <w:bCs/>
          <w:lang w:val="pt-BR"/>
        </w:rPr>
        <w:t>não foi formalmente validado</w:t>
      </w:r>
      <w:r>
        <w:rPr>
          <w:lang w:val="pt-BR"/>
        </w:rPr>
        <w:t xml:space="preserve"> por </w:t>
      </w:r>
      <w:proofErr w:type="spellStart"/>
      <w:r>
        <w:rPr>
          <w:i/>
          <w:iCs/>
          <w:lang w:val="pt-BR"/>
        </w:rPr>
        <w:t>backtesting</w:t>
      </w:r>
      <w:proofErr w:type="spellEnd"/>
      <w:r>
        <w:rPr>
          <w:lang w:val="pt-BR"/>
        </w:rPr>
        <w:t xml:space="preserve"> independente do sinal, e o elevado </w:t>
      </w:r>
      <w:r>
        <w:rPr>
          <w:i/>
          <w:iCs/>
          <w:lang w:val="pt-BR"/>
        </w:rPr>
        <w:t>turnover</w:t>
      </w:r>
      <w:r>
        <w:rPr>
          <w:lang w:val="pt-BR"/>
        </w:rPr>
        <w:t xml:space="preserve"> da família BL (entre </w:t>
      </w:r>
      <w:r>
        <w:rPr>
          <w:lang w:val="pt-BR"/>
        </w:rPr>
        <w:lastRenderedPageBreak/>
        <w:t>646% e 990% a.a.) implica forte sensibilidade a custos de transação não plenamente capturados pelo modelo de 50 bps. Ambos constituem limitações reconhecidas, retomadas na Seção de limitações.</w:t>
      </w:r>
    </w:p>
    <w:p w14:paraId="5E2FB160" w14:textId="77777777" w:rsidR="003112B2" w:rsidRPr="003112B2" w:rsidRDefault="003112B2" w:rsidP="003112B2">
      <w:pPr>
        <w:pStyle w:val="Corpodetexto"/>
        <w:spacing w:line="360" w:lineRule="auto"/>
        <w:ind w:firstLine="851"/>
        <w:jc w:val="both"/>
        <w:rPr>
          <w:lang w:val="pt-BR"/>
        </w:rPr>
      </w:pPr>
    </w:p>
    <w:p w14:paraId="66B4A118" w14:textId="77777777" w:rsidR="00660315" w:rsidRPr="003112B2" w:rsidRDefault="00660315" w:rsidP="00FE0050">
      <w:pPr>
        <w:pStyle w:val="Ttulo3"/>
        <w:numPr>
          <w:ilvl w:val="2"/>
          <w:numId w:val="1"/>
        </w:numPr>
        <w:spacing w:line="360" w:lineRule="auto"/>
        <w:jc w:val="both"/>
        <w:rPr>
          <w:b w:val="0"/>
          <w:bCs w:val="0"/>
          <w:lang w:val="pt-BR"/>
        </w:rPr>
      </w:pPr>
      <w:bookmarkStart w:id="169" w:name="_Toc231998850"/>
      <w:r>
        <w:rPr>
          <w:b w:val="0"/>
          <w:bCs w:val="0"/>
          <w:lang w:val="pt-BR"/>
        </w:rPr>
        <w:t>A Robustez da Mínima Variância</w:t>
      </w:r>
      <w:bookmarkEnd w:id="169"/>
    </w:p>
    <w:p w14:paraId="3A94F1CE"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0D4EBD" w14:textId="77777777" w:rsidR="00C45567" w:rsidRPr="00C45567" w:rsidRDefault="00C45567" w:rsidP="00C45567">
      <w:pPr>
        <w:pStyle w:val="Corpodetexto"/>
        <w:spacing w:line="360" w:lineRule="auto"/>
        <w:ind w:firstLine="851"/>
        <w:jc w:val="both"/>
        <w:rPr>
          <w:lang w:val="pt-BR"/>
        </w:rPr>
      </w:pPr>
      <w:r>
        <w:rPr>
          <w:lang w:val="pt-BR"/>
        </w:rPr>
        <w:t xml:space="preserve">O portfólio de mínima variância ratificou sua propriedade paramétrica como referência de robustez, exibindo a menor volatilidade absoluta e </w:t>
      </w:r>
      <w:proofErr w:type="spellStart"/>
      <w:r>
        <w:rPr>
          <w:i/>
          <w:iCs/>
          <w:lang w:val="pt-BR"/>
        </w:rPr>
        <w:t>drawdowns</w:t>
      </w:r>
      <w:proofErr w:type="spellEnd"/>
      <w:r>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w:t>
      </w:r>
      <w:proofErr w:type="spellStart"/>
      <w:r>
        <w:rPr>
          <w:lang w:val="pt-BR"/>
        </w:rPr>
        <w:t>DeMiguel</w:t>
      </w:r>
      <w:proofErr w:type="spellEnd"/>
      <w:r>
        <w:rPr>
          <w:lang w:val="pt-BR"/>
        </w:rPr>
        <w:t xml:space="preserve"> et al. (2009) de que, em mercados voláteis, a estimação da matriz de covariância apresenta menor suscetibilidade a erros amostrais (</w:t>
      </w:r>
      <w:proofErr w:type="spellStart"/>
      <w:r>
        <w:rPr>
          <w:i/>
          <w:iCs/>
          <w:lang w:val="pt-BR"/>
        </w:rPr>
        <w:t>estimation</w:t>
      </w:r>
      <w:proofErr w:type="spellEnd"/>
      <w:r>
        <w:rPr>
          <w:i/>
          <w:iCs/>
          <w:lang w:val="pt-BR"/>
        </w:rPr>
        <w:t xml:space="preserve"> </w:t>
      </w:r>
      <w:proofErr w:type="spellStart"/>
      <w:r>
        <w:rPr>
          <w:i/>
          <w:iCs/>
          <w:lang w:val="pt-BR"/>
        </w:rPr>
        <w:t>error</w:t>
      </w:r>
      <w:proofErr w:type="spellEnd"/>
      <w:r>
        <w:rPr>
          <w:lang w:val="pt-BR"/>
        </w:rPr>
        <w:t>) do que a projeção estrita do vetor de retornos.</w:t>
      </w:r>
    </w:p>
    <w:p w14:paraId="3C929FDF" w14:textId="77777777" w:rsidR="003112B2" w:rsidRPr="003112B2" w:rsidRDefault="003112B2" w:rsidP="003112B2">
      <w:pPr>
        <w:pStyle w:val="Corpodetexto"/>
        <w:rPr>
          <w:lang w:val="pt-BR"/>
        </w:rPr>
      </w:pPr>
    </w:p>
    <w:p w14:paraId="600C078D" w14:textId="77777777" w:rsidR="00660315" w:rsidRPr="005B5EC0" w:rsidRDefault="00660315" w:rsidP="00FE0050">
      <w:pPr>
        <w:pStyle w:val="Ttulo3"/>
        <w:numPr>
          <w:ilvl w:val="2"/>
          <w:numId w:val="1"/>
        </w:numPr>
        <w:spacing w:line="360" w:lineRule="auto"/>
        <w:jc w:val="both"/>
        <w:rPr>
          <w:b w:val="0"/>
          <w:bCs w:val="0"/>
          <w:lang w:val="pt-BR"/>
        </w:rPr>
      </w:pPr>
      <w:bookmarkStart w:id="170" w:name="_Toc231998851"/>
      <w:r>
        <w:rPr>
          <w:b w:val="0"/>
          <w:bCs w:val="0"/>
          <w:lang w:val="pt-BR"/>
        </w:rPr>
        <w:t xml:space="preserve">O Caso de Degeneração do Mínimo </w:t>
      </w:r>
      <w:proofErr w:type="spellStart"/>
      <w:r>
        <w:rPr>
          <w:b w:val="0"/>
          <w:bCs w:val="0"/>
          <w:lang w:val="pt-BR"/>
        </w:rPr>
        <w:t>CDaR</w:t>
      </w:r>
      <w:bookmarkEnd w:id="170"/>
      <w:proofErr w:type="spellEnd"/>
    </w:p>
    <w:p w14:paraId="488A8862"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59F017B" w14:textId="42D75AFE" w:rsidR="00660315" w:rsidRDefault="00660315" w:rsidP="003112B2">
      <w:pPr>
        <w:spacing w:line="360" w:lineRule="auto"/>
        <w:ind w:firstLine="851"/>
        <w:jc w:val="both"/>
        <w:rPr>
          <w:sz w:val="24"/>
          <w:szCs w:val="24"/>
          <w:lang w:val="pt-BR"/>
        </w:rPr>
      </w:pPr>
      <w:r>
        <w:t>O desempenho insatisfatório do MinCDaR (CAGR 5,36%; drawdown −62,46%)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4008720C" w14:textId="77777777" w:rsidR="003112B2" w:rsidRDefault="003112B2">
      <w:pPr>
        <w:rPr>
          <w:sz w:val="24"/>
          <w:szCs w:val="24"/>
          <w:lang w:val="pt-BR"/>
        </w:rPr>
      </w:pPr>
      <w:r>
        <w:rPr>
          <w:sz w:val="24"/>
          <w:szCs w:val="24"/>
          <w:lang w:val="pt-BR"/>
        </w:rPr>
        <w:br w:type="page"/>
      </w:r>
    </w:p>
    <w:p w14:paraId="1F0C1033" w14:textId="77777777" w:rsidR="00660315" w:rsidRPr="003112B2" w:rsidRDefault="00660315" w:rsidP="00FE0050">
      <w:pPr>
        <w:pStyle w:val="Ttulo3"/>
        <w:numPr>
          <w:ilvl w:val="2"/>
          <w:numId w:val="1"/>
        </w:numPr>
        <w:spacing w:line="360" w:lineRule="auto"/>
        <w:jc w:val="both"/>
        <w:rPr>
          <w:b w:val="0"/>
          <w:bCs w:val="0"/>
          <w:lang w:val="pt-BR"/>
        </w:rPr>
      </w:pPr>
      <w:bookmarkStart w:id="171" w:name="_Toc231998852"/>
      <w:r>
        <w:rPr>
          <w:b w:val="0"/>
          <w:bCs w:val="0"/>
          <w:lang w:val="pt-BR"/>
        </w:rPr>
        <w:lastRenderedPageBreak/>
        <w:t>O Custo do Rebalanceamento e o Paradoxo do 1/N</w:t>
      </w:r>
      <w:bookmarkEnd w:id="171"/>
    </w:p>
    <w:p w14:paraId="2CD6463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34FEBEB" w14:textId="77777777" w:rsidR="00660315" w:rsidRPr="003112B2" w:rsidRDefault="00660315" w:rsidP="003112B2">
      <w:pPr>
        <w:spacing w:line="360" w:lineRule="auto"/>
        <w:ind w:firstLine="851"/>
        <w:jc w:val="both"/>
        <w:rPr>
          <w:sz w:val="24"/>
          <w:szCs w:val="24"/>
        </w:rPr>
      </w:pPr>
      <w:r>
        <w:rPr>
          <w:sz w:val="24"/>
          <w:szCs w:val="24"/>
          <w:lang w:val="pt-BR"/>
        </w:rPr>
        <w:t xml:space="preserve">A diferença de quase 10 pontos percentuais de CAGR entre a carteira 1/N </w:t>
      </w:r>
      <w:proofErr w:type="spellStart"/>
      <w:r>
        <w:rPr>
          <w:sz w:val="24"/>
          <w:szCs w:val="24"/>
          <w:lang w:val="pt-BR"/>
        </w:rPr>
        <w:t>buy-and-hold</w:t>
      </w:r>
      <w:proofErr w:type="spellEnd"/>
      <w:r>
        <w:rPr>
          <w:sz w:val="24"/>
          <w:szCs w:val="24"/>
          <w:lang w:val="pt-BR"/>
        </w:rPr>
        <w:t xml:space="preserve"> (17,28%) e a 1/N rebalanceada mensalmente (13,91%) documenta o impacto material do custo de fricção. A versão </w:t>
      </w:r>
      <w:proofErr w:type="spellStart"/>
      <w:r>
        <w:rPr>
          <w:sz w:val="24"/>
          <w:szCs w:val="24"/>
          <w:lang w:val="pt-BR"/>
        </w:rPr>
        <w:t>buy-and-hold</w:t>
      </w:r>
      <w:proofErr w:type="spellEnd"/>
      <w:r>
        <w:rPr>
          <w:sz w:val="24"/>
          <w:szCs w:val="24"/>
          <w:lang w:val="pt-BR"/>
        </w:rPr>
        <w:t xml:space="preserve"> beneficia-se ainda do efeito de deriva natural dos pesos, em que ativos vencedores ganham participação ao longo do tempo. O achado reposiciona o “paradoxo do 1/N” de </w:t>
      </w:r>
      <w:proofErr w:type="spellStart"/>
      <w:r>
        <w:rPr>
          <w:sz w:val="24"/>
          <w:szCs w:val="24"/>
          <w:lang w:val="pt-BR"/>
        </w:rPr>
        <w:t>DeMiguel</w:t>
      </w:r>
      <w:proofErr w:type="spellEnd"/>
      <w:r>
        <w:rPr>
          <w:sz w:val="24"/>
          <w:szCs w:val="24"/>
          <w:lang w:val="pt-BR"/>
        </w:rPr>
        <w:t xml:space="preserve">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1C1A6499" w14:textId="77777777" w:rsidR="003112B2" w:rsidRPr="003112B2" w:rsidRDefault="003112B2" w:rsidP="003112B2">
      <w:pPr>
        <w:pStyle w:val="Corpodetexto"/>
        <w:rPr>
          <w:lang w:val="pt-BR"/>
        </w:rPr>
      </w:pPr>
    </w:p>
    <w:p w14:paraId="3B920D56" w14:textId="77777777" w:rsidR="00660315" w:rsidRPr="00592DCB" w:rsidRDefault="00660315" w:rsidP="00FE0050">
      <w:pPr>
        <w:pStyle w:val="Ttulo3"/>
        <w:numPr>
          <w:ilvl w:val="2"/>
          <w:numId w:val="1"/>
        </w:numPr>
        <w:spacing w:line="360" w:lineRule="auto"/>
        <w:jc w:val="both"/>
        <w:rPr>
          <w:lang w:val="pt-BR"/>
        </w:rPr>
      </w:pPr>
      <w:bookmarkStart w:id="172" w:name="_Toc231998853"/>
      <w:r>
        <w:rPr>
          <w:lang w:val="pt-BR"/>
        </w:rPr>
        <w:t>Síntese</w:t>
      </w:r>
      <w:bookmarkEnd w:id="172"/>
    </w:p>
    <w:p w14:paraId="6D166838"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FA90D3B"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Em resposta à questão de pesquisa, os resultados indicam que, no mercado acionário brasileiro entre 2015 e 2025, </w:t>
      </w:r>
      <w:r>
        <w:rPr>
          <w:rFonts w:ascii="Times New Roman" w:hAnsi="Times New Roman" w:cs="Times New Roman"/>
          <w:b/>
          <w:bCs/>
          <w:lang w:val="pt-BR"/>
        </w:rPr>
        <w:t>não houve superioridade incondicional de simplicidade nem de sofisticação</w:t>
      </w:r>
      <w:r>
        <w:rPr>
          <w:rFonts w:ascii="Times New Roman" w:hAnsi="Times New Roman" w:cs="Times New Roman"/>
          <w:lang w:val="pt-BR"/>
        </w:rPr>
        <w:t xml:space="preserve">; o desempenho </w:t>
      </w:r>
      <w:r>
        <w:rPr>
          <w:rFonts w:ascii="Times New Roman" w:hAnsi="Times New Roman" w:cs="Times New Roman"/>
          <w:i/>
          <w:iCs/>
          <w:lang w:val="pt-BR"/>
        </w:rPr>
        <w:t>out-</w:t>
      </w:r>
      <w:proofErr w:type="spellStart"/>
      <w:r>
        <w:rPr>
          <w:rFonts w:ascii="Times New Roman" w:hAnsi="Times New Roman" w:cs="Times New Roman"/>
          <w:i/>
          <w:iCs/>
          <w:lang w:val="pt-BR"/>
        </w:rPr>
        <w:t>of</w:t>
      </w:r>
      <w:proofErr w:type="spellEnd"/>
      <w:r>
        <w:rPr>
          <w:rFonts w:ascii="Times New Roman" w:hAnsi="Times New Roman" w:cs="Times New Roman"/>
          <w:i/>
          <w:iCs/>
          <w:lang w:val="pt-BR"/>
        </w:rPr>
        <w:t>-sample</w:t>
      </w:r>
      <w:r>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Pr>
          <w:rFonts w:ascii="Times New Roman" w:hAnsi="Times New Roman" w:cs="Times New Roman"/>
          <w:i/>
          <w:iCs/>
          <w:lang w:val="pt-BR"/>
        </w:rPr>
        <w:t>momentum</w:t>
      </w:r>
      <w:r>
        <w:rPr>
          <w:rFonts w:ascii="Times New Roman" w:hAnsi="Times New Roman" w:cs="Times New Roman"/>
          <w:lang w:val="pt-BR"/>
        </w:rPr>
        <w:t xml:space="preserve"> disciplinada (Black-</w:t>
      </w:r>
      <w:proofErr w:type="spellStart"/>
      <w:r>
        <w:rPr>
          <w:rFonts w:ascii="Times New Roman" w:hAnsi="Times New Roman" w:cs="Times New Roman"/>
          <w:lang w:val="pt-BR"/>
        </w:rPr>
        <w:t>Litterman</w:t>
      </w:r>
      <w:proofErr w:type="spellEnd"/>
      <w:r>
        <w:rPr>
          <w:rFonts w:ascii="Times New Roman" w:hAnsi="Times New Roman" w:cs="Times New Roman"/>
          <w:lang w:val="pt-BR"/>
        </w:rPr>
        <w:t xml:space="preserve">), enquanto a contenção de pesos (variantes c10) converteu retorno bruto em perfil de risco mais defensável. A mínima variância confirmou-se como alternativa robusta de menor risco, e os casos de </w:t>
      </w:r>
      <w:proofErr w:type="spellStart"/>
      <w:r>
        <w:rPr>
          <w:rFonts w:ascii="Times New Roman" w:hAnsi="Times New Roman" w:cs="Times New Roman"/>
          <w:lang w:val="pt-BR"/>
        </w:rPr>
        <w:t>MinCDaR</w:t>
      </w:r>
      <w:proofErr w:type="spellEnd"/>
      <w:r>
        <w:rPr>
          <w:rFonts w:ascii="Times New Roman" w:hAnsi="Times New Roman" w:cs="Times New Roman"/>
          <w:lang w:val="pt-BR"/>
        </w:rPr>
        <w:t xml:space="preserve"> e da carteira 1/N rebalanceada delimitaram, por contraste, as condições sob as quais a otimização destrói valor.</w:t>
      </w:r>
    </w:p>
    <w:p w14:paraId="636D3EAA" w14:textId="77777777" w:rsidR="00F538AA" w:rsidRDefault="00F538AA" w:rsidP="00C52D1A">
      <w:pPr>
        <w:spacing w:line="360" w:lineRule="auto"/>
        <w:jc w:val="both"/>
        <w:rPr>
          <w:b/>
          <w:sz w:val="24"/>
          <w:szCs w:val="24"/>
        </w:rPr>
      </w:pPr>
      <w:r>
        <w:rPr>
          <w:b/>
          <w:sz w:val="24"/>
          <w:szCs w:val="24"/>
        </w:rPr>
        <w:br w:type="page"/>
      </w:r>
    </w:p>
    <w:p w14:paraId="7109DC5E" w14:textId="77777777" w:rsidR="00BC735F" w:rsidRPr="00B8687C" w:rsidRDefault="00B8687C">
      <w:pPr>
        <w:pStyle w:val="Ttulo1"/>
        <w:numPr>
          <w:ilvl w:val="0"/>
          <w:numId w:val="53"/>
        </w:numPr>
        <w:tabs>
          <w:tab w:val="left" w:pos="480"/>
        </w:tabs>
        <w:spacing w:line="360" w:lineRule="auto"/>
        <w:jc w:val="center"/>
        <w:rPr>
          <w:b w:val="0"/>
          <w:sz w:val="24"/>
          <w:szCs w:val="24"/>
        </w:rPr>
      </w:pPr>
      <w:bookmarkStart w:id="173" w:name="_Toc231998854"/>
      <w:r>
        <w:lastRenderedPageBreak/>
        <w:t>CAPÍTULO 5 — CONCLUSÃO</w:t>
      </w:r>
      <w:bookmarkEnd w:id="173"/>
    </w:p>
    <w:p w14:paraId="2257EF79" w14:textId="77777777" w:rsidR="00B8687C" w:rsidRDefault="00B8687C" w:rsidP="00B8687C"/>
    <w:p w14:paraId="228AA909" w14:textId="77777777" w:rsidR="00B8687C" w:rsidRPr="00B8687C" w:rsidRDefault="00B8687C" w:rsidP="00B8687C">
      <w:pPr>
        <w:rPr>
          <w:sz w:val="24"/>
          <w:szCs w:val="24"/>
        </w:rPr>
      </w:pPr>
    </w:p>
    <w:p w14:paraId="3C837AF6" w14:textId="77777777" w:rsidR="00B8687C" w:rsidRPr="00B8687C" w:rsidRDefault="00B8687C">
      <w:pPr>
        <w:pStyle w:val="Ttulo2"/>
        <w:numPr>
          <w:ilvl w:val="1"/>
          <w:numId w:val="53"/>
        </w:numPr>
        <w:jc w:val="left"/>
        <w:rPr>
          <w:b w:val="0"/>
          <w:sz w:val="22"/>
          <w:szCs w:val="24"/>
        </w:rPr>
      </w:pPr>
      <w:bookmarkStart w:id="174" w:name="_Toc231998855"/>
      <w:r>
        <w:rPr>
          <w:sz w:val="24"/>
        </w:rPr>
        <w:t>Retomada da Questão de Pesquisa</w:t>
      </w:r>
      <w:bookmarkEnd w:id="174"/>
    </w:p>
    <w:p w14:paraId="1B110E27" w14:textId="77777777" w:rsidR="00B8687C" w:rsidRDefault="00B8687C" w:rsidP="00B8687C"/>
    <w:p w14:paraId="7858BF63" w14:textId="77777777" w:rsidR="00B8687C" w:rsidRDefault="00B8687C" w:rsidP="00B8687C"/>
    <w:p w14:paraId="7FB33544"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190F7F18" w14:textId="77777777" w:rsidR="00726AC5" w:rsidRPr="00592DCB" w:rsidRDefault="00726AC5" w:rsidP="00726AC5">
      <w:pPr>
        <w:pStyle w:val="Corpodetexto"/>
        <w:spacing w:line="360" w:lineRule="auto"/>
        <w:ind w:firstLine="851"/>
        <w:jc w:val="both"/>
        <w:rPr>
          <w:lang w:val="pt-BR"/>
        </w:rPr>
      </w:pPr>
      <w:r>
        <w:t>Para respondê-la, foram implementadas e avaliadas 16 estratégias de alocação sobre um universo de 102 ações da B3 com série histórica completa entre 2010 e 2025, em protocolo rigoroso de backtesting out-of-sample (OOS) que cobre 2.690 pregões entre março de 2015 e dezembro de 2025, com rebalanceamento mensal e custo transacional de 50 basis points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 momentum de 12 meses com exclusão do mês mais recente (momentum 12-1). O IBOVESPA e o CDI serviram, respectivamente, como benchmark de mercado e proxy da taxa livre de risco.</w:t>
      </w:r>
    </w:p>
    <w:p w14:paraId="028B8C45" w14:textId="77777777" w:rsidR="00B8687C" w:rsidRPr="00B8687C" w:rsidRDefault="00B8687C" w:rsidP="00B8687C">
      <w:pPr>
        <w:rPr>
          <w:sz w:val="24"/>
          <w:szCs w:val="24"/>
        </w:rPr>
      </w:pPr>
    </w:p>
    <w:p w14:paraId="3E90F0A8" w14:textId="77777777" w:rsidR="00B8687C" w:rsidRPr="00B8687C" w:rsidRDefault="00B8687C">
      <w:pPr>
        <w:pStyle w:val="Ttulo2"/>
        <w:numPr>
          <w:ilvl w:val="1"/>
          <w:numId w:val="53"/>
        </w:numPr>
        <w:jc w:val="left"/>
        <w:rPr>
          <w:b w:val="0"/>
          <w:sz w:val="22"/>
          <w:szCs w:val="24"/>
        </w:rPr>
      </w:pPr>
      <w:bookmarkStart w:id="175" w:name="_Toc231998856"/>
      <w:r>
        <w:rPr>
          <w:sz w:val="24"/>
        </w:rPr>
        <w:t>Síntese dos Resultados</w:t>
      </w:r>
      <w:bookmarkEnd w:id="175"/>
    </w:p>
    <w:p w14:paraId="596D42B6" w14:textId="77777777" w:rsidR="00B8687C" w:rsidRDefault="00B8687C" w:rsidP="00B8687C"/>
    <w:p w14:paraId="4FA51D41" w14:textId="77777777"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Pr>
          <w:rFonts w:ascii="Times New Roman" w:hAnsi="Times New Roman" w:cs="Times New Roman"/>
          <w:lang w:val="pt-BR"/>
        </w:rPr>
        <w:t>A Tabela a seguir sintetiza os achados centrais do estudo, ordenados por índice de Sharpe.</w:t>
      </w:r>
    </w:p>
    <w:p w14:paraId="0C6017FD" w14:textId="77777777" w:rsidR="006B5A49" w:rsidRPr="001935B7" w:rsidRDefault="006B5A49" w:rsidP="006B5A49">
      <w:pPr>
        <w:pStyle w:val="Corpodetexto"/>
        <w:spacing w:line="360" w:lineRule="auto"/>
        <w:jc w:val="both"/>
      </w:pPr>
      <w:bookmarkStart w:id="176" w:name="síntese-dos-resultados"/>
      <w:bookmarkStart w:id="177" w:name="conclusão"/>
    </w:p>
    <w:p w14:paraId="5D85026D" w14:textId="7CEA0D4F"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78" w:name="_Toc231738875"/>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10</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Síntese Comparativa do Desempenho </w:t>
      </w:r>
      <w:r>
        <w:rPr>
          <w:rFonts w:ascii="Times New Roman" w:hAnsi="Times New Roman" w:cs="Times New Roman"/>
          <w:color w:val="auto"/>
          <w:sz w:val="24"/>
          <w:szCs w:val="24"/>
        </w:rPr>
        <w:t>Out-</w:t>
      </w:r>
      <w:proofErr w:type="spellStart"/>
      <w:r>
        <w:rPr>
          <w:rFonts w:ascii="Times New Roman" w:hAnsi="Times New Roman" w:cs="Times New Roman"/>
          <w:color w:val="auto"/>
          <w:sz w:val="24"/>
          <w:szCs w:val="24"/>
        </w:rPr>
        <w:t>of</w:t>
      </w:r>
      <w:proofErr w:type="spellEnd"/>
      <w:r>
        <w:rPr>
          <w:rFonts w:ascii="Times New Roman" w:hAnsi="Times New Roman" w:cs="Times New Roman"/>
          <w:color w:val="auto"/>
          <w:sz w:val="24"/>
          <w:szCs w:val="24"/>
        </w:rPr>
        <w:t>-Sample</w:t>
      </w:r>
      <w:r>
        <w:rPr>
          <w:rFonts w:ascii="Times New Roman" w:hAnsi="Times New Roman" w:cs="Times New Roman"/>
          <w:i w:val="0"/>
          <w:iCs w:val="0"/>
          <w:color w:val="auto"/>
          <w:sz w:val="24"/>
          <w:szCs w:val="24"/>
        </w:rPr>
        <w:t xml:space="preserve"> (2015–2025)</w:t>
      </w:r>
      <w:bookmarkEnd w:id="17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65339E4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2BAEE4E"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Pr>
                <w:rFonts w:ascii="Times New Roman" w:hAnsi="Times New Roman" w:cs="Times New Roman"/>
                <w:b/>
                <w:bCs/>
              </w:rPr>
              <w:t>Estratégia</w:t>
            </w:r>
            <w:proofErr w:type="spellEnd"/>
          </w:p>
        </w:tc>
        <w:tc>
          <w:tcPr>
            <w:tcW w:w="0" w:type="auto"/>
            <w:tcBorders>
              <w:bottom w:val="none" w:sz="0" w:space="0" w:color="auto"/>
            </w:tcBorders>
          </w:tcPr>
          <w:p w14:paraId="685516F3"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 xml:space="preserve">CAGR (% </w:t>
            </w:r>
            <w:proofErr w:type="spellStart"/>
            <w:r>
              <w:rPr>
                <w:rFonts w:ascii="Times New Roman" w:hAnsi="Times New Roman" w:cs="Times New Roman"/>
                <w:b/>
                <w:bCs/>
              </w:rPr>
              <w:t>a.a.</w:t>
            </w:r>
            <w:proofErr w:type="spellEnd"/>
            <w:r>
              <w:rPr>
                <w:rFonts w:ascii="Times New Roman" w:hAnsi="Times New Roman" w:cs="Times New Roman"/>
                <w:b/>
                <w:bCs/>
              </w:rPr>
              <w:t>)</w:t>
            </w:r>
          </w:p>
        </w:tc>
        <w:tc>
          <w:tcPr>
            <w:tcW w:w="0" w:type="auto"/>
            <w:tcBorders>
              <w:bottom w:val="none" w:sz="0" w:space="0" w:color="auto"/>
            </w:tcBorders>
          </w:tcPr>
          <w:p w14:paraId="235E68B5"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Pr>
                <w:rFonts w:ascii="Times New Roman" w:hAnsi="Times New Roman" w:cs="Times New Roman"/>
                <w:b/>
                <w:bCs/>
              </w:rPr>
              <w:t>Volatilidade</w:t>
            </w:r>
            <w:proofErr w:type="spellEnd"/>
            <w:r>
              <w:rPr>
                <w:rFonts w:ascii="Times New Roman" w:hAnsi="Times New Roman" w:cs="Times New Roman"/>
                <w:b/>
                <w:bCs/>
              </w:rPr>
              <w:t xml:space="preserve"> (% </w:t>
            </w:r>
            <w:proofErr w:type="spellStart"/>
            <w:r>
              <w:rPr>
                <w:rFonts w:ascii="Times New Roman" w:hAnsi="Times New Roman" w:cs="Times New Roman"/>
                <w:b/>
                <w:bCs/>
              </w:rPr>
              <w:t>a.a.</w:t>
            </w:r>
            <w:proofErr w:type="spellEnd"/>
            <w:r>
              <w:rPr>
                <w:rFonts w:ascii="Times New Roman" w:hAnsi="Times New Roman" w:cs="Times New Roman"/>
                <w:b/>
                <w:bCs/>
              </w:rPr>
              <w:t>)</w:t>
            </w:r>
          </w:p>
        </w:tc>
        <w:tc>
          <w:tcPr>
            <w:tcW w:w="0" w:type="auto"/>
            <w:tcBorders>
              <w:bottom w:val="none" w:sz="0" w:space="0" w:color="auto"/>
            </w:tcBorders>
          </w:tcPr>
          <w:p w14:paraId="77E3A7F7"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Sharpe</w:t>
            </w:r>
          </w:p>
        </w:tc>
        <w:tc>
          <w:tcPr>
            <w:tcW w:w="0" w:type="auto"/>
            <w:tcBorders>
              <w:bottom w:val="none" w:sz="0" w:space="0" w:color="auto"/>
            </w:tcBorders>
          </w:tcPr>
          <w:p w14:paraId="73AFA21E"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Max. Drawdown (%)</w:t>
            </w:r>
          </w:p>
        </w:tc>
        <w:tc>
          <w:tcPr>
            <w:tcW w:w="0" w:type="auto"/>
            <w:tcBorders>
              <w:bottom w:val="none" w:sz="0" w:space="0" w:color="auto"/>
            </w:tcBorders>
          </w:tcPr>
          <w:p w14:paraId="33EB4E9D"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 xml:space="preserve">Turnover (% </w:t>
            </w:r>
            <w:proofErr w:type="spellStart"/>
            <w:r>
              <w:rPr>
                <w:rFonts w:ascii="Times New Roman" w:hAnsi="Times New Roman" w:cs="Times New Roman"/>
                <w:b/>
                <w:bCs/>
              </w:rPr>
              <w:t>a.a.</w:t>
            </w:r>
            <w:proofErr w:type="spellEnd"/>
            <w:r>
              <w:rPr>
                <w:rFonts w:ascii="Times New Roman" w:hAnsi="Times New Roman" w:cs="Times New Roman"/>
                <w:b/>
                <w:bCs/>
              </w:rPr>
              <w:t>)</w:t>
            </w:r>
          </w:p>
        </w:tc>
      </w:tr>
      <w:tr w:rsidR="006B5A49" w:rsidRPr="001935B7" w14:paraId="75572A15" w14:textId="77777777" w:rsidTr="00726AC5">
        <w:trPr>
          <w:jc w:val="center"/>
        </w:trPr>
        <w:tc>
          <w:tcPr>
            <w:tcW w:w="0" w:type="auto"/>
          </w:tcPr>
          <w:p w14:paraId="084CAB78" w14:textId="77777777" w:rsidR="000E423F" w:rsidRDefault="00000000">
            <w:r>
              <w:t>BL_classico (BL, momentum)</w:t>
            </w:r>
          </w:p>
        </w:tc>
        <w:tc>
          <w:tcPr>
            <w:tcW w:w="0" w:type="auto"/>
          </w:tcPr>
          <w:p w14:paraId="005AD69E" w14:textId="77777777" w:rsidR="000E423F" w:rsidRDefault="00000000">
            <w:r>
              <w:t>24,31</w:t>
            </w:r>
          </w:p>
        </w:tc>
        <w:tc>
          <w:tcPr>
            <w:tcW w:w="0" w:type="auto"/>
          </w:tcPr>
          <w:p w14:paraId="37E80B78" w14:textId="77777777" w:rsidR="000E423F" w:rsidRDefault="00000000">
            <w:r>
              <w:t>25,97</w:t>
            </w:r>
          </w:p>
        </w:tc>
        <w:tc>
          <w:tcPr>
            <w:tcW w:w="0" w:type="auto"/>
          </w:tcPr>
          <w:p w14:paraId="5C0CCA8B" w14:textId="77777777" w:rsidR="000E423F" w:rsidRDefault="00000000">
            <w:r>
              <w:t>0,611</w:t>
            </w:r>
          </w:p>
        </w:tc>
        <w:tc>
          <w:tcPr>
            <w:tcW w:w="0" w:type="auto"/>
          </w:tcPr>
          <w:p w14:paraId="71C31773" w14:textId="77777777" w:rsidR="000E423F" w:rsidRDefault="00000000">
            <w:r>
              <w:t>-38,93</w:t>
            </w:r>
          </w:p>
        </w:tc>
        <w:tc>
          <w:tcPr>
            <w:tcW w:w="0" w:type="auto"/>
          </w:tcPr>
          <w:p w14:paraId="646798A0" w14:textId="77777777" w:rsidR="000E423F" w:rsidRDefault="00000000">
            <w:r>
              <w:t>798,2</w:t>
            </w:r>
          </w:p>
        </w:tc>
      </w:tr>
      <w:tr w:rsidR="006B5A49" w:rsidRPr="001935B7" w14:paraId="3FE2ECD5" w14:textId="77777777" w:rsidTr="00726AC5">
        <w:trPr>
          <w:jc w:val="center"/>
        </w:trPr>
        <w:tc>
          <w:tcPr>
            <w:tcW w:w="0" w:type="auto"/>
          </w:tcPr>
          <w:p w14:paraId="2BF6606A" w14:textId="77777777" w:rsidR="000E423F" w:rsidRDefault="00000000">
            <w:r>
              <w:t>BL_classico_c10</w:t>
            </w:r>
          </w:p>
        </w:tc>
        <w:tc>
          <w:tcPr>
            <w:tcW w:w="0" w:type="auto"/>
          </w:tcPr>
          <w:p w14:paraId="25DD94DB" w14:textId="77777777" w:rsidR="000E423F" w:rsidRDefault="00000000">
            <w:r>
              <w:t>20,44</w:t>
            </w:r>
          </w:p>
        </w:tc>
        <w:tc>
          <w:tcPr>
            <w:tcW w:w="0" w:type="auto"/>
          </w:tcPr>
          <w:p w14:paraId="40A460F0" w14:textId="77777777" w:rsidR="000E423F" w:rsidRDefault="00000000">
            <w:r>
              <w:t>20,20</w:t>
            </w:r>
          </w:p>
        </w:tc>
        <w:tc>
          <w:tcPr>
            <w:tcW w:w="0" w:type="auto"/>
          </w:tcPr>
          <w:p w14:paraId="7D27A6AF" w14:textId="77777777" w:rsidR="000E423F" w:rsidRDefault="00000000">
            <w:r>
              <w:t>0,563</w:t>
            </w:r>
          </w:p>
        </w:tc>
        <w:tc>
          <w:tcPr>
            <w:tcW w:w="0" w:type="auto"/>
          </w:tcPr>
          <w:p w14:paraId="75327D0F" w14:textId="77777777" w:rsidR="000E423F" w:rsidRDefault="00000000">
            <w:r>
              <w:t>-33,60</w:t>
            </w:r>
          </w:p>
        </w:tc>
        <w:tc>
          <w:tcPr>
            <w:tcW w:w="0" w:type="auto"/>
          </w:tcPr>
          <w:p w14:paraId="2CF4A176" w14:textId="77777777" w:rsidR="000E423F" w:rsidRDefault="00000000">
            <w:r>
              <w:t>629,4</w:t>
            </w:r>
          </w:p>
        </w:tc>
      </w:tr>
      <w:tr w:rsidR="006B5A49" w:rsidRPr="001935B7" w14:paraId="2C1F1527" w14:textId="77777777" w:rsidTr="00726AC5">
        <w:trPr>
          <w:jc w:val="center"/>
        </w:trPr>
        <w:tc>
          <w:tcPr>
            <w:tcW w:w="0" w:type="auto"/>
          </w:tcPr>
          <w:p w14:paraId="7FA46D5C" w14:textId="77777777" w:rsidR="000E423F" w:rsidRDefault="00000000">
            <w:r>
              <w:t>BL_downside</w:t>
            </w:r>
          </w:p>
        </w:tc>
        <w:tc>
          <w:tcPr>
            <w:tcW w:w="0" w:type="auto"/>
          </w:tcPr>
          <w:p w14:paraId="62045549" w14:textId="77777777" w:rsidR="000E423F" w:rsidRDefault="00000000">
            <w:r>
              <w:t>22,91</w:t>
            </w:r>
          </w:p>
        </w:tc>
        <w:tc>
          <w:tcPr>
            <w:tcW w:w="0" w:type="auto"/>
          </w:tcPr>
          <w:p w14:paraId="5B48BCE4" w14:textId="77777777" w:rsidR="000E423F" w:rsidRDefault="00000000">
            <w:r>
              <w:t>32,17</w:t>
            </w:r>
          </w:p>
        </w:tc>
        <w:tc>
          <w:tcPr>
            <w:tcW w:w="0" w:type="auto"/>
          </w:tcPr>
          <w:p w14:paraId="10835BD6" w14:textId="77777777" w:rsidR="000E423F" w:rsidRDefault="00000000">
            <w:r>
              <w:t>0,514</w:t>
            </w:r>
          </w:p>
        </w:tc>
        <w:tc>
          <w:tcPr>
            <w:tcW w:w="0" w:type="auto"/>
          </w:tcPr>
          <w:p w14:paraId="1A66CE87" w14:textId="77777777" w:rsidR="000E423F" w:rsidRDefault="00000000">
            <w:r>
              <w:t>-57,41</w:t>
            </w:r>
          </w:p>
        </w:tc>
        <w:tc>
          <w:tcPr>
            <w:tcW w:w="0" w:type="auto"/>
          </w:tcPr>
          <w:p w14:paraId="750DC3D7" w14:textId="77777777" w:rsidR="000E423F" w:rsidRDefault="00000000">
            <w:r>
              <w:t>948,2</w:t>
            </w:r>
          </w:p>
        </w:tc>
      </w:tr>
      <w:tr w:rsidR="006B5A49" w:rsidRPr="001935B7" w14:paraId="39DD903F" w14:textId="77777777" w:rsidTr="00726AC5">
        <w:trPr>
          <w:jc w:val="center"/>
        </w:trPr>
        <w:tc>
          <w:tcPr>
            <w:tcW w:w="0" w:type="auto"/>
          </w:tcPr>
          <w:p w14:paraId="3F7B515C" w14:textId="77777777" w:rsidR="000E423F" w:rsidRDefault="00000000">
            <w:r>
              <w:lastRenderedPageBreak/>
              <w:t>EqualWeight_BuyHold (1/N comprar-e-manter)</w:t>
            </w:r>
          </w:p>
        </w:tc>
        <w:tc>
          <w:tcPr>
            <w:tcW w:w="0" w:type="auto"/>
          </w:tcPr>
          <w:p w14:paraId="78ED083E" w14:textId="77777777" w:rsidR="000E423F" w:rsidRDefault="00000000">
            <w:r>
              <w:t>17,28</w:t>
            </w:r>
          </w:p>
        </w:tc>
        <w:tc>
          <w:tcPr>
            <w:tcW w:w="0" w:type="auto"/>
          </w:tcPr>
          <w:p w14:paraId="386219DA" w14:textId="77777777" w:rsidR="000E423F" w:rsidRDefault="00000000">
            <w:r>
              <w:t>19,28</w:t>
            </w:r>
          </w:p>
        </w:tc>
        <w:tc>
          <w:tcPr>
            <w:tcW w:w="0" w:type="auto"/>
          </w:tcPr>
          <w:p w14:paraId="26868641" w14:textId="77777777" w:rsidR="000E423F" w:rsidRDefault="00000000">
            <w:r>
              <w:t>0,443</w:t>
            </w:r>
          </w:p>
        </w:tc>
        <w:tc>
          <w:tcPr>
            <w:tcW w:w="0" w:type="auto"/>
          </w:tcPr>
          <w:p w14:paraId="11D93F16" w14:textId="77777777" w:rsidR="000E423F" w:rsidRDefault="00000000">
            <w:r>
              <w:t>-33,00</w:t>
            </w:r>
          </w:p>
        </w:tc>
        <w:tc>
          <w:tcPr>
            <w:tcW w:w="0" w:type="auto"/>
          </w:tcPr>
          <w:p w14:paraId="5655EFCE" w14:textId="77777777" w:rsidR="000E423F" w:rsidRDefault="00000000">
            <w:r>
              <w:t>0,0</w:t>
            </w:r>
          </w:p>
        </w:tc>
      </w:tr>
      <w:tr w:rsidR="006B5A49" w:rsidRPr="001935B7" w14:paraId="657339E8" w14:textId="77777777" w:rsidTr="00726AC5">
        <w:trPr>
          <w:jc w:val="center"/>
        </w:trPr>
        <w:tc>
          <w:tcPr>
            <w:tcW w:w="0" w:type="auto"/>
          </w:tcPr>
          <w:p w14:paraId="03F395A2" w14:textId="77777777" w:rsidR="000E423F" w:rsidRDefault="00000000">
            <w:r>
              <w:t>MaxSharpe (máxima utilidade)</w:t>
            </w:r>
          </w:p>
        </w:tc>
        <w:tc>
          <w:tcPr>
            <w:tcW w:w="0" w:type="auto"/>
          </w:tcPr>
          <w:p w14:paraId="32C02C0A" w14:textId="77777777" w:rsidR="000E423F" w:rsidRDefault="00000000">
            <w:r>
              <w:t>13,96</w:t>
            </w:r>
          </w:p>
        </w:tc>
        <w:tc>
          <w:tcPr>
            <w:tcW w:w="0" w:type="auto"/>
          </w:tcPr>
          <w:p w14:paraId="11663A5A" w14:textId="77777777" w:rsidR="000E423F" w:rsidRDefault="00000000">
            <w:r>
              <w:t>17,54</w:t>
            </w:r>
          </w:p>
        </w:tc>
        <w:tc>
          <w:tcPr>
            <w:tcW w:w="0" w:type="auto"/>
          </w:tcPr>
          <w:p w14:paraId="19D94373" w14:textId="77777777" w:rsidR="000E423F" w:rsidRDefault="00000000">
            <w:r>
              <w:t>0,305</w:t>
            </w:r>
          </w:p>
        </w:tc>
        <w:tc>
          <w:tcPr>
            <w:tcW w:w="0" w:type="auto"/>
          </w:tcPr>
          <w:p w14:paraId="3EFD4175" w14:textId="77777777" w:rsidR="000E423F" w:rsidRDefault="00000000">
            <w:r>
              <w:t>-22,76</w:t>
            </w:r>
          </w:p>
        </w:tc>
        <w:tc>
          <w:tcPr>
            <w:tcW w:w="0" w:type="auto"/>
          </w:tcPr>
          <w:p w14:paraId="14C50591" w14:textId="77777777" w:rsidR="000E423F" w:rsidRDefault="00000000">
            <w:r>
              <w:t>121,9</w:t>
            </w:r>
          </w:p>
        </w:tc>
      </w:tr>
      <w:tr w:rsidR="006B5A49" w:rsidRPr="001935B7" w14:paraId="09181C11" w14:textId="77777777" w:rsidTr="00726AC5">
        <w:trPr>
          <w:jc w:val="center"/>
        </w:trPr>
        <w:tc>
          <w:tcPr>
            <w:tcW w:w="0" w:type="auto"/>
          </w:tcPr>
          <w:p w14:paraId="108155E5" w14:textId="77777777" w:rsidR="000E423F" w:rsidRDefault="00000000">
            <w:r>
              <w:t>MinVar (mínima variância)</w:t>
            </w:r>
          </w:p>
        </w:tc>
        <w:tc>
          <w:tcPr>
            <w:tcW w:w="0" w:type="auto"/>
          </w:tcPr>
          <w:p w14:paraId="4CC8F926" w14:textId="77777777" w:rsidR="000E423F" w:rsidRDefault="00000000">
            <w:r>
              <w:t>13,00</w:t>
            </w:r>
          </w:p>
        </w:tc>
        <w:tc>
          <w:tcPr>
            <w:tcW w:w="0" w:type="auto"/>
          </w:tcPr>
          <w:p w14:paraId="550B012B" w14:textId="77777777" w:rsidR="000E423F" w:rsidRDefault="00000000">
            <w:r>
              <w:t>12,95</w:t>
            </w:r>
          </w:p>
        </w:tc>
        <w:tc>
          <w:tcPr>
            <w:tcW w:w="0" w:type="auto"/>
          </w:tcPr>
          <w:p w14:paraId="2238AAB6" w14:textId="77777777" w:rsidR="000E423F" w:rsidRDefault="00000000">
            <w:r>
              <w:t>0,293</w:t>
            </w:r>
          </w:p>
        </w:tc>
        <w:tc>
          <w:tcPr>
            <w:tcW w:w="0" w:type="auto"/>
          </w:tcPr>
          <w:p w14:paraId="72F9C4A8" w14:textId="77777777" w:rsidR="000E423F" w:rsidRDefault="00000000">
            <w:r>
              <w:t>-25,05</w:t>
            </w:r>
          </w:p>
        </w:tc>
        <w:tc>
          <w:tcPr>
            <w:tcW w:w="0" w:type="auto"/>
          </w:tcPr>
          <w:p w14:paraId="72FA583D" w14:textId="77777777" w:rsidR="000E423F" w:rsidRDefault="00000000">
            <w:r>
              <w:t>80,1</w:t>
            </w:r>
          </w:p>
        </w:tc>
      </w:tr>
      <w:tr w:rsidR="006B5A49" w:rsidRPr="001935B7" w14:paraId="55CFC304" w14:textId="77777777" w:rsidTr="00726AC5">
        <w:trPr>
          <w:jc w:val="center"/>
        </w:trPr>
        <w:tc>
          <w:tcPr>
            <w:tcW w:w="0" w:type="auto"/>
          </w:tcPr>
          <w:p w14:paraId="7CF96E0C" w14:textId="77777777" w:rsidR="000E423F" w:rsidRDefault="00000000">
            <w:r>
              <w:t>EqualWeight (1/N rebalanceada)</w:t>
            </w:r>
          </w:p>
        </w:tc>
        <w:tc>
          <w:tcPr>
            <w:tcW w:w="0" w:type="auto"/>
          </w:tcPr>
          <w:p w14:paraId="07FFB335" w14:textId="77777777" w:rsidR="000E423F" w:rsidRDefault="00000000">
            <w:r>
              <w:t>13,91</w:t>
            </w:r>
          </w:p>
        </w:tc>
        <w:tc>
          <w:tcPr>
            <w:tcW w:w="0" w:type="auto"/>
          </w:tcPr>
          <w:p w14:paraId="778A9AA5" w14:textId="77777777" w:rsidR="000E423F" w:rsidRDefault="00000000">
            <w:r>
              <w:t>19,56</w:t>
            </w:r>
          </w:p>
        </w:tc>
        <w:tc>
          <w:tcPr>
            <w:tcW w:w="0" w:type="auto"/>
          </w:tcPr>
          <w:p w14:paraId="1B5B9418" w14:textId="77777777" w:rsidR="000E423F" w:rsidRDefault="00000000">
            <w:r>
              <w:t>0,290</w:t>
            </w:r>
          </w:p>
        </w:tc>
        <w:tc>
          <w:tcPr>
            <w:tcW w:w="0" w:type="auto"/>
          </w:tcPr>
          <w:p w14:paraId="234D22C7" w14:textId="77777777" w:rsidR="000E423F" w:rsidRDefault="00000000">
            <w:r>
              <w:t>-35,54</w:t>
            </w:r>
          </w:p>
        </w:tc>
        <w:tc>
          <w:tcPr>
            <w:tcW w:w="0" w:type="auto"/>
          </w:tcPr>
          <w:p w14:paraId="613BFFC3" w14:textId="77777777" w:rsidR="000E423F" w:rsidRDefault="00000000">
            <w:r>
              <w:t>82,9</w:t>
            </w:r>
          </w:p>
        </w:tc>
      </w:tr>
      <w:tr w:rsidR="006B5A49" w:rsidRPr="001935B7" w14:paraId="51376CE2" w14:textId="77777777" w:rsidTr="00726AC5">
        <w:trPr>
          <w:jc w:val="center"/>
        </w:trPr>
        <w:tc>
          <w:tcPr>
            <w:tcW w:w="0" w:type="auto"/>
          </w:tcPr>
          <w:p w14:paraId="1E794EDD" w14:textId="77777777" w:rsidR="000E423F" w:rsidRDefault="00000000">
            <w:r>
              <w:t>IBOVESPA (benchmark)</w:t>
            </w:r>
          </w:p>
        </w:tc>
        <w:tc>
          <w:tcPr>
            <w:tcW w:w="0" w:type="auto"/>
          </w:tcPr>
          <w:p w14:paraId="2ED34908" w14:textId="77777777" w:rsidR="000E423F" w:rsidRDefault="00000000">
            <w:r>
              <w:t>11,26</w:t>
            </w:r>
          </w:p>
        </w:tc>
        <w:tc>
          <w:tcPr>
            <w:tcW w:w="0" w:type="auto"/>
          </w:tcPr>
          <w:p w14:paraId="7AA57C16" w14:textId="77777777" w:rsidR="000E423F" w:rsidRDefault="00000000">
            <w:r>
              <w:t>23,32</w:t>
            </w:r>
          </w:p>
        </w:tc>
        <w:tc>
          <w:tcPr>
            <w:tcW w:w="0" w:type="auto"/>
          </w:tcPr>
          <w:p w14:paraId="3996636F" w14:textId="77777777" w:rsidR="000E423F" w:rsidRDefault="00000000">
            <w:r>
              <w:t>0,178</w:t>
            </w:r>
          </w:p>
        </w:tc>
        <w:tc>
          <w:tcPr>
            <w:tcW w:w="0" w:type="auto"/>
          </w:tcPr>
          <w:p w14:paraId="59717483" w14:textId="77777777" w:rsidR="000E423F" w:rsidRDefault="00000000">
            <w:r>
              <w:t>-46,82</w:t>
            </w:r>
          </w:p>
        </w:tc>
        <w:tc>
          <w:tcPr>
            <w:tcW w:w="0" w:type="auto"/>
          </w:tcPr>
          <w:p w14:paraId="708FA199" w14:textId="77777777" w:rsidR="000E423F" w:rsidRDefault="00000000">
            <w:r>
              <w:t>—</w:t>
            </w:r>
          </w:p>
        </w:tc>
      </w:tr>
      <w:tr w:rsidR="006B5A49" w:rsidRPr="001935B7" w14:paraId="63BBA0E5" w14:textId="77777777" w:rsidTr="00726AC5">
        <w:trPr>
          <w:jc w:val="center"/>
        </w:trPr>
        <w:tc>
          <w:tcPr>
            <w:tcW w:w="0" w:type="auto"/>
          </w:tcPr>
          <w:p w14:paraId="5658EF25" w14:textId="77777777" w:rsidR="000E423F" w:rsidRDefault="00000000">
            <w:r>
              <w:t>MinCDaR</w:t>
            </w:r>
          </w:p>
        </w:tc>
        <w:tc>
          <w:tcPr>
            <w:tcW w:w="0" w:type="auto"/>
          </w:tcPr>
          <w:p w14:paraId="2CDB3E80" w14:textId="77777777" w:rsidR="000E423F" w:rsidRDefault="00000000">
            <w:r>
              <w:t>5,36</w:t>
            </w:r>
          </w:p>
        </w:tc>
        <w:tc>
          <w:tcPr>
            <w:tcW w:w="0" w:type="auto"/>
          </w:tcPr>
          <w:p w14:paraId="71F98917" w14:textId="77777777" w:rsidR="000E423F" w:rsidRDefault="00000000">
            <w:r>
              <w:t>19,82</w:t>
            </w:r>
          </w:p>
        </w:tc>
        <w:tc>
          <w:tcPr>
            <w:tcW w:w="0" w:type="auto"/>
          </w:tcPr>
          <w:p w14:paraId="0D0D3A55" w14:textId="77777777" w:rsidR="000E423F" w:rsidRDefault="00000000">
            <w:r>
              <w:t>-0,105</w:t>
            </w:r>
          </w:p>
        </w:tc>
        <w:tc>
          <w:tcPr>
            <w:tcW w:w="0" w:type="auto"/>
          </w:tcPr>
          <w:p w14:paraId="4F8395D6" w14:textId="77777777" w:rsidR="000E423F" w:rsidRDefault="00000000">
            <w:r>
              <w:t>-62,46</w:t>
            </w:r>
          </w:p>
        </w:tc>
        <w:tc>
          <w:tcPr>
            <w:tcW w:w="0" w:type="auto"/>
          </w:tcPr>
          <w:p w14:paraId="06180D1C" w14:textId="77777777" w:rsidR="000E423F" w:rsidRDefault="00000000">
            <w:r>
              <w:t>147,4</w:t>
            </w:r>
          </w:p>
        </w:tc>
      </w:tr>
    </w:tbl>
    <w:p w14:paraId="30185419" w14:textId="77777777" w:rsidR="006B5A49" w:rsidRPr="00726AC5" w:rsidRDefault="006B5A49" w:rsidP="006B5A49">
      <w:pPr>
        <w:pStyle w:val="Corpodetexto"/>
        <w:spacing w:line="360" w:lineRule="auto"/>
        <w:jc w:val="both"/>
      </w:pPr>
      <w:r>
        <w:t>Fonte: elaboração própria a partir dos artefatos do pipeline. Tabela reduzida; o painel completo das 16 estratégias consta na Tabela 8 (Capítulo 4).</w:t>
      </w:r>
    </w:p>
    <w:p w14:paraId="305F13EE" w14:textId="77777777" w:rsidR="00726AC5" w:rsidRDefault="00726AC5" w:rsidP="006B5A49">
      <w:pPr>
        <w:pStyle w:val="Corpodetexto"/>
        <w:spacing w:line="360" w:lineRule="auto"/>
        <w:jc w:val="both"/>
      </w:pPr>
    </w:p>
    <w:p w14:paraId="4A8C6AED"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t xml:space="preserve">O resultado mais importante do estudo é que, no mercado brasileiro entre 2015 e 2025, </w:t>
      </w:r>
      <w:r>
        <w:rPr>
          <w:b/>
          <w:bCs/>
        </w:rPr>
        <w:t>não houve superioridade incondicional nem da simplicidade nem da sofisticação</w:t>
      </w:r>
      <w:r>
        <w:t>.</w:t>
      </w:r>
      <w:r>
        <w:rPr>
          <w:rFonts w:ascii="Courier New" w:hAnsi="Courier New" w:cs="Courier New"/>
          <w:color w:val="303030"/>
          <w:sz w:val="20"/>
          <w:szCs w:val="20"/>
          <w:lang w:val="pt-BR" w:eastAsia="pt-BR"/>
        </w:rPr>
        <w:t xml:space="preserve"> </w:t>
      </w:r>
    </w:p>
    <w:p w14:paraId="07EEDB4B" w14:textId="75595E68" w:rsidR="00605475" w:rsidRPr="00605475" w:rsidRDefault="00605475" w:rsidP="00605475">
      <w:pPr>
        <w:pStyle w:val="Corpodetexto"/>
        <w:spacing w:line="360" w:lineRule="auto"/>
        <w:ind w:firstLine="851"/>
        <w:jc w:val="both"/>
        <w:rPr>
          <w:lang w:val="pt-BR"/>
        </w:rPr>
      </w:pPr>
      <w:r>
        <w:rPr>
          <w:lang w:val="pt-BR"/>
        </w:rPr>
        <w:t>O melhor desempenho ajustado ao risco foi auferido pelo modelo mais estruturado — o Black-</w:t>
      </w:r>
      <w:proofErr w:type="spellStart"/>
      <w:r>
        <w:rPr>
          <w:lang w:val="pt-BR"/>
        </w:rPr>
        <w:t>Litterman</w:t>
      </w:r>
      <w:proofErr w:type="spellEnd"/>
      <w:r>
        <w:rPr>
          <w:lang w:val="pt-BR"/>
        </w:rPr>
        <w:t xml:space="preserve"> parametrizado com visões de </w:t>
      </w:r>
      <w:r>
        <w:rPr>
          <w:i/>
          <w:iCs/>
          <w:lang w:val="pt-BR"/>
        </w:rPr>
        <w:t>momentum</w:t>
      </w:r>
      <w:r>
        <w:rPr>
          <w:lang w:val="pt-BR"/>
        </w:rPr>
        <w:t xml:space="preserve"> 12-1 (</w:t>
      </w:r>
      <w:proofErr w:type="spellStart"/>
      <w:r>
        <w:rPr>
          <w:lang w:val="pt-BR"/>
        </w:rPr>
        <w:t>BL_classico</w:t>
      </w:r>
      <w:proofErr w:type="spellEnd"/>
      <w:r>
        <w:rPr>
          <w:lang w:val="pt-BR"/>
        </w:rPr>
        <w:t xml:space="preserve">) —, o qual registrou um Índice de Sharpe de 0,611 e um retorno anualizado (CAGR) de 24,31%. A referida métrica de risco-retorno (Sharpe) apresenta uma magnitude de superioridade próxima a 240% em relação à métrica registrada pelo benchmark (IBOVESPA, Sharpe 0,178) em relação à métrica registrada pelo </w:t>
      </w:r>
      <w:r>
        <w:rPr>
          <w:i/>
          <w:iCs/>
          <w:lang w:val="pt-BR"/>
        </w:rPr>
        <w:t>benchmark</w:t>
      </w:r>
      <w:r>
        <w:rPr>
          <w:lang w:val="pt-BR"/>
        </w:rPr>
        <w:t>.</w:t>
      </w:r>
    </w:p>
    <w:p w14:paraId="715F93E0" w14:textId="77777777" w:rsidR="006B5A49" w:rsidRPr="00605475" w:rsidRDefault="006B5A49" w:rsidP="00605475">
      <w:pPr>
        <w:pStyle w:val="Corpodetexto"/>
        <w:spacing w:line="360" w:lineRule="auto"/>
        <w:ind w:firstLine="851"/>
        <w:jc w:val="both"/>
        <w:rPr>
          <w:lang w:val="pt-BR"/>
        </w:rPr>
      </w:pPr>
      <w:r>
        <w:t xml:space="preserve">. Simultaneamente, um dos piores resultados adveio de uma formulação igualmente sofisticada — o mínimo CDaR (MinCDaR), com Sharpe de −0,105 e drawdown de −62,46% —, </w:t>
      </w:r>
      <w:r>
        <w:rPr>
          <w:lang w:val="pt-BR"/>
        </w:rPr>
        <w:t xml:space="preserve">ao passo que a heurística de </w:t>
      </w:r>
      <w:proofErr w:type="spellStart"/>
      <w:r>
        <w:rPr>
          <w:lang w:val="pt-BR"/>
        </w:rPr>
        <w:t>equiponderação</w:t>
      </w:r>
      <w:proofErr w:type="spellEnd"/>
      <w:r>
        <w:rPr>
          <w:lang w:val="pt-BR"/>
        </w:rPr>
        <w:t xml:space="preserve"> </w:t>
      </w:r>
      <w:r>
        <w:t xml:space="preserve"> (a carteira 1/N), </w:t>
      </w:r>
      <w:r>
        <w:rPr>
          <w:lang w:val="pt-BR"/>
        </w:rPr>
        <w:t>exibiu desempenho condicionado à política de rebalanceamento: apresentou viabilidade estatística quando preservada sob a tese estática de *</w:t>
      </w:r>
      <w:proofErr w:type="spellStart"/>
      <w:r>
        <w:rPr>
          <w:lang w:val="pt-BR"/>
        </w:rPr>
        <w:t>Buy-and-Hold</w:t>
      </w:r>
      <w:proofErr w:type="spellEnd"/>
      <w:r>
        <w:rPr>
          <w:lang w:val="pt-BR"/>
        </w:rPr>
        <w:t>* (Sharpe 0,443), porém reduziu o retorno ajustado ao risco (Sharpe 0,290) quando submetida a rebalanceamentos mensais ativos em face das fricções transacionais</w:t>
      </w:r>
      <w:r>
        <w:t>.</w:t>
      </w:r>
    </w:p>
    <w:p w14:paraId="7AB8EB16" w14:textId="77777777" w:rsidR="006B5A49" w:rsidRPr="00726AC5" w:rsidRDefault="006B5A49" w:rsidP="00726AC5">
      <w:pPr>
        <w:spacing w:line="360" w:lineRule="auto"/>
        <w:ind w:firstLine="851"/>
        <w:jc w:val="both"/>
        <w:rPr>
          <w:sz w:val="24"/>
          <w:szCs w:val="24"/>
        </w:rPr>
      </w:pPr>
      <w:r>
        <w:t xml:space="preserve">A mínima variância, por sua vez, confirmou seu papel de referência de robustez: menor </w:t>
      </w:r>
      <w:r>
        <w:lastRenderedPageBreak/>
        <w:t>volatilidade de todo o painel (12,96% a.a.), drawdowns contidos (−25,62%) e Sharpe estável e positivo (0,293), superando o índice passivo sem, contudo, liderar o ranking.</w:t>
      </w:r>
    </w:p>
    <w:p w14:paraId="231FAECB" w14:textId="77777777" w:rsidR="006B5A49" w:rsidRDefault="006B5A49" w:rsidP="00726AC5">
      <w:pPr>
        <w:spacing w:line="360" w:lineRule="auto"/>
        <w:ind w:firstLine="851"/>
        <w:jc w:val="both"/>
        <w:rPr>
          <w:sz w:val="24"/>
          <w:szCs w:val="24"/>
        </w:rPr>
      </w:pPr>
      <w:r>
        <w:rPr>
          <w:sz w:val="24"/>
          <w:szCs w:val="24"/>
        </w:rPr>
        <w:t xml:space="preserve">Diante desses resultados, a resposta à questão de pesquisa é a seguinte: a eficácia das estratégias no mercado brasileiro foi determinada não pela complexidade do modelo em si, mas pela </w:t>
      </w:r>
      <w:r>
        <w:rPr>
          <w:b/>
          <w:bCs/>
          <w:sz w:val="24"/>
          <w:szCs w:val="24"/>
        </w:rPr>
        <w:t>qualidade e estabilidade do sinal de retorno empregado e pela presença de estruturas estabilizadoras</w:t>
      </w:r>
      <w:r>
        <w:rPr>
          <w:sz w:val="24"/>
          <w:szCs w:val="24"/>
        </w:rPr>
        <w:t xml:space="preserve"> — o prior de equilíbrio do Black-Litterman e a restrição de teto de peso (variantes c10). A combinação mais eficaz uniu uma âncora de equilíbrio de mercado a uma visão de </w:t>
      </w:r>
      <w:r>
        <w:rPr>
          <w:i/>
          <w:iCs/>
          <w:sz w:val="24"/>
          <w:szCs w:val="24"/>
        </w:rPr>
        <w:t>momentum</w:t>
      </w:r>
      <w:r>
        <w:rPr>
          <w:sz w:val="24"/>
          <w:szCs w:val="24"/>
        </w:rPr>
        <w:t xml:space="preserve"> economicamente motivada; já a sofisticação desacompanhada de estrutura estabilizadora (CDaR) ou a ingenuidade onerada por custos de fricção (1/N rebalanceada) destruíram valor.</w:t>
      </w:r>
    </w:p>
    <w:p w14:paraId="118168B5" w14:textId="77777777" w:rsidR="00726AC5" w:rsidRPr="00726AC5" w:rsidRDefault="00726AC5" w:rsidP="00726AC5">
      <w:pPr>
        <w:spacing w:line="360" w:lineRule="auto"/>
        <w:ind w:firstLine="851"/>
        <w:jc w:val="both"/>
        <w:rPr>
          <w:sz w:val="24"/>
          <w:szCs w:val="24"/>
        </w:rPr>
      </w:pPr>
    </w:p>
    <w:p w14:paraId="2C9A9BC1" w14:textId="77777777" w:rsidR="006B5A49" w:rsidRDefault="006B5A49">
      <w:pPr>
        <w:pStyle w:val="Ttulo2"/>
        <w:numPr>
          <w:ilvl w:val="1"/>
          <w:numId w:val="53"/>
        </w:numPr>
        <w:spacing w:line="360" w:lineRule="auto"/>
        <w:ind w:left="993" w:hanging="567"/>
        <w:jc w:val="both"/>
        <w:rPr>
          <w:sz w:val="24"/>
          <w:szCs w:val="24"/>
        </w:rPr>
      </w:pPr>
      <w:bookmarkStart w:id="179" w:name="_Toc231998857"/>
      <w:bookmarkStart w:id="180" w:name="contribuições-do-estudo"/>
      <w:bookmarkEnd w:id="176"/>
      <w:r>
        <w:rPr>
          <w:sz w:val="24"/>
          <w:szCs w:val="24"/>
        </w:rPr>
        <w:t>Contribuições do Estudo</w:t>
      </w:r>
      <w:bookmarkEnd w:id="179"/>
    </w:p>
    <w:p w14:paraId="42561733" w14:textId="77777777" w:rsidR="00726AC5" w:rsidRPr="001935B7" w:rsidRDefault="00726AC5" w:rsidP="00726AC5">
      <w:pPr>
        <w:rPr>
          <w:sz w:val="24"/>
          <w:szCs w:val="24"/>
        </w:rPr>
      </w:pPr>
    </w:p>
    <w:p w14:paraId="7BC4E26E" w14:textId="77777777" w:rsidR="006B5A49" w:rsidRPr="001935B7" w:rsidRDefault="006B5A49" w:rsidP="006B5A49">
      <w:pPr>
        <w:pStyle w:val="Ttulo3"/>
        <w:spacing w:line="360" w:lineRule="auto"/>
        <w:jc w:val="both"/>
      </w:pPr>
      <w:bookmarkStart w:id="181" w:name="_Toc231998858"/>
      <w:bookmarkStart w:id="182" w:name="X14a1c7bff650472eab162474030fdf1741c62b1"/>
      <w:r>
        <w:t>5.3.1. Evidência Empírica para o Mercado Brasileiro</w:t>
      </w:r>
      <w:bookmarkEnd w:id="181"/>
    </w:p>
    <w:p w14:paraId="4B2F8D2C"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7A47AA8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 trabalho oferece evidência empírica, em janela longa e com protocolo </w:t>
      </w:r>
      <w:r>
        <w:rPr>
          <w:rFonts w:ascii="Times New Roman" w:hAnsi="Times New Roman" w:cs="Times New Roman"/>
          <w:i/>
          <w:iCs/>
          <w:lang w:val="pt-BR"/>
        </w:rPr>
        <w:t>out-</w:t>
      </w:r>
      <w:proofErr w:type="spellStart"/>
      <w:r>
        <w:rPr>
          <w:rFonts w:ascii="Times New Roman" w:hAnsi="Times New Roman" w:cs="Times New Roman"/>
          <w:i/>
          <w:iCs/>
          <w:lang w:val="pt-BR"/>
        </w:rPr>
        <w:t>of</w:t>
      </w:r>
      <w:proofErr w:type="spellEnd"/>
      <w:r>
        <w:rPr>
          <w:rFonts w:ascii="Times New Roman" w:hAnsi="Times New Roman" w:cs="Times New Roman"/>
          <w:i/>
          <w:iCs/>
          <w:lang w:val="pt-BR"/>
        </w:rPr>
        <w:t>-sample</w:t>
      </w:r>
      <w:r>
        <w:rPr>
          <w:rFonts w:ascii="Times New Roman" w:hAnsi="Times New Roman" w:cs="Times New Roman"/>
          <w:lang w:val="pt-BR"/>
        </w:rPr>
        <w:t xml:space="preserve"> livre de viés de antecipação, sobre o desempenho comparativo de 16 estratégias de alocação no mercado acionário brasileiro. O achado de que </w:t>
      </w:r>
      <w:r>
        <w:rPr>
          <w:rFonts w:ascii="Times New Roman" w:hAnsi="Times New Roman" w:cs="Times New Roman"/>
          <w:b/>
          <w:bCs/>
          <w:lang w:val="pt-BR"/>
        </w:rPr>
        <w:t>treze das dezesseis estratégias superaram o IBOVESPA em base ajustada ao risco</w:t>
      </w:r>
      <w:r>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2A65B2D8" w14:textId="77777777" w:rsidR="00726AC5" w:rsidRPr="00726AC5" w:rsidRDefault="00726AC5" w:rsidP="00726AC5">
      <w:pPr>
        <w:pStyle w:val="Corpodetexto"/>
        <w:rPr>
          <w:lang w:val="pt-BR"/>
        </w:rPr>
      </w:pPr>
    </w:p>
    <w:p w14:paraId="1A8ACC22" w14:textId="77777777" w:rsidR="006B5A49" w:rsidRPr="00726AC5" w:rsidRDefault="006B5A49">
      <w:pPr>
        <w:pStyle w:val="Ttulo3"/>
        <w:numPr>
          <w:ilvl w:val="2"/>
          <w:numId w:val="58"/>
        </w:numPr>
        <w:spacing w:line="360" w:lineRule="auto"/>
        <w:jc w:val="both"/>
        <w:rPr>
          <w:b w:val="0"/>
          <w:bCs w:val="0"/>
        </w:rPr>
      </w:pPr>
      <w:bookmarkStart w:id="183" w:name="_Toc231998859"/>
      <w:bookmarkStart w:id="184" w:name="reposicionamento-do-paradoxo-do-1n"/>
      <w:bookmarkEnd w:id="182"/>
      <w:r>
        <w:rPr>
          <w:b w:val="0"/>
          <w:bCs w:val="0"/>
        </w:rPr>
        <w:t>Reposicionamento do “Paradoxo do 1/N”</w:t>
      </w:r>
      <w:bookmarkEnd w:id="183"/>
    </w:p>
    <w:p w14:paraId="59C5E8A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87B204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Pr>
          <w:lang w:val="pt-BR"/>
        </w:rPr>
        <w:t xml:space="preserve">O contraste documentado entre a carteira 1/N rebalanceada (Sharpe 0,290) e sua versão </w:t>
      </w:r>
      <w:proofErr w:type="spellStart"/>
      <w:r>
        <w:rPr>
          <w:lang w:val="pt-BR"/>
        </w:rPr>
        <w:t>buy-and-hold</w:t>
      </w:r>
      <w:proofErr w:type="spellEnd"/>
      <w:r>
        <w:rPr>
          <w:lang w:val="pt-BR"/>
        </w:rPr>
        <w:t xml:space="preserve"> (Sharpe 0,443) qualifica empiricamente a tese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custo de fricção da realocação periódica como fator de primeira ordem no desempenho líquido — frequentemente subestimado na literatura que avalia estratégias em base bruta.</w:t>
      </w:r>
    </w:p>
    <w:p w14:paraId="4691A320" w14:textId="77777777" w:rsidR="00726AC5" w:rsidRPr="00726AC5" w:rsidRDefault="00726AC5" w:rsidP="00726AC5">
      <w:pPr>
        <w:pStyle w:val="Corpodetexto"/>
        <w:rPr>
          <w:lang w:val="pt-BR"/>
        </w:rPr>
      </w:pPr>
    </w:p>
    <w:p w14:paraId="5C2BD4F8" w14:textId="77777777" w:rsidR="006B5A49" w:rsidRPr="00726AC5" w:rsidRDefault="006B5A49">
      <w:pPr>
        <w:pStyle w:val="Ttulo3"/>
        <w:numPr>
          <w:ilvl w:val="2"/>
          <w:numId w:val="58"/>
        </w:numPr>
        <w:spacing w:line="360" w:lineRule="auto"/>
        <w:jc w:val="both"/>
        <w:rPr>
          <w:b w:val="0"/>
          <w:bCs w:val="0"/>
        </w:rPr>
      </w:pPr>
      <w:bookmarkStart w:id="185" w:name="_Toc231998860"/>
      <w:bookmarkStart w:id="186" w:name="o-valor-das-estruturas-estabilizadoras"/>
      <w:bookmarkEnd w:id="184"/>
      <w:r>
        <w:rPr>
          <w:b w:val="0"/>
          <w:bCs w:val="0"/>
        </w:rPr>
        <w:t>O Valor das Estruturas Estabilizadoras</w:t>
      </w:r>
      <w:bookmarkEnd w:id="185"/>
    </w:p>
    <w:p w14:paraId="18961FD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5250243E" w14:textId="7777777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Pr>
          <w:rFonts w:ascii="Times New Roman" w:hAnsi="Times New Roman" w:cs="Times New Roman"/>
          <w:lang w:val="pt-BR"/>
        </w:rPr>
        <w:t xml:space="preserve">O estudo evidencia o papel de dois mecanismos estabilizadores. Primeiro, o </w:t>
      </w:r>
      <w:r>
        <w:rPr>
          <w:rFonts w:ascii="Times New Roman" w:hAnsi="Times New Roman" w:cs="Times New Roman"/>
          <w:b/>
          <w:bCs/>
          <w:lang w:val="pt-BR"/>
        </w:rPr>
        <w:t xml:space="preserve">prior de </w:t>
      </w:r>
      <w:r>
        <w:rPr>
          <w:rFonts w:ascii="Times New Roman" w:hAnsi="Times New Roman" w:cs="Times New Roman"/>
          <w:lang w:val="pt-BR"/>
        </w:rPr>
        <w:t>equilíbrio do Black-</w:t>
      </w:r>
      <w:proofErr w:type="spellStart"/>
      <w:r>
        <w:rPr>
          <w:rFonts w:ascii="Times New Roman" w:hAnsi="Times New Roman" w:cs="Times New Roman"/>
          <w:lang w:val="pt-BR"/>
        </w:rPr>
        <w:t>Litterman</w:t>
      </w:r>
      <w:proofErr w:type="spellEnd"/>
      <w:r>
        <w:rPr>
          <w:rFonts w:ascii="Times New Roman" w:hAnsi="Times New Roman" w:cs="Times New Roman"/>
          <w:lang w:val="pt-BR"/>
        </w:rPr>
        <w:t xml:space="preserve">, que ancora as visões de </w:t>
      </w:r>
      <w:r>
        <w:rPr>
          <w:rFonts w:ascii="Times New Roman" w:hAnsi="Times New Roman" w:cs="Times New Roman"/>
          <w:i/>
          <w:iCs/>
          <w:lang w:val="pt-BR"/>
        </w:rPr>
        <w:t>momentum</w:t>
      </w:r>
      <w:r>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w:t>
      </w:r>
      <w:proofErr w:type="gramStart"/>
      <w:r>
        <w:rPr>
          <w:rFonts w:ascii="Times New Roman" w:hAnsi="Times New Roman" w:cs="Times New Roman"/>
          <w:lang w:val="pt-BR"/>
        </w:rPr>
        <w:t>Segundo, o</w:t>
      </w:r>
      <w:proofErr w:type="gramEnd"/>
      <w:r>
        <w:rPr>
          <w:rFonts w:ascii="Times New Roman" w:hAnsi="Times New Roman" w:cs="Times New Roman"/>
          <w:lang w:val="pt-BR"/>
        </w:rPr>
        <w:t xml:space="preserve"> </w:t>
      </w:r>
      <w:r>
        <w:rPr>
          <w:rFonts w:ascii="Times New Roman" w:hAnsi="Times New Roman" w:cs="Times New Roman"/>
          <w:b/>
          <w:bCs/>
          <w:lang w:val="pt-BR"/>
        </w:rPr>
        <w:t>teto de peso de 10%</w:t>
      </w:r>
      <w:r>
        <w:rPr>
          <w:rFonts w:ascii="Times New Roman" w:hAnsi="Times New Roman" w:cs="Times New Roman"/>
          <w:lang w:val="pt-BR"/>
        </w:rPr>
        <w:t xml:space="preserve">, que converte o retorno bruto e volátil das estratégias concentradas em perfis de risco mais defensáveis: nas variantes BL, o teto reduziu simultaneamente volatilidade,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e turnover, ao custo marginal de poucos pontos de Sharpe.</w:t>
      </w:r>
    </w:p>
    <w:p w14:paraId="678B2DA5" w14:textId="77777777" w:rsidR="00911663" w:rsidRPr="00911663" w:rsidRDefault="00911663" w:rsidP="00911663">
      <w:pPr>
        <w:pStyle w:val="Corpodetexto"/>
        <w:rPr>
          <w:lang w:val="pt-BR"/>
        </w:rPr>
      </w:pPr>
    </w:p>
    <w:p w14:paraId="61630BF3" w14:textId="77777777" w:rsidR="006B5A49" w:rsidRPr="001935B7" w:rsidRDefault="006B5A49">
      <w:pPr>
        <w:pStyle w:val="Ttulo2"/>
        <w:numPr>
          <w:ilvl w:val="1"/>
          <w:numId w:val="58"/>
        </w:numPr>
        <w:spacing w:line="360" w:lineRule="auto"/>
        <w:jc w:val="both"/>
        <w:rPr>
          <w:sz w:val="24"/>
          <w:szCs w:val="24"/>
        </w:rPr>
      </w:pPr>
      <w:bookmarkStart w:id="187" w:name="_Toc231998861"/>
      <w:bookmarkStart w:id="188" w:name="limitações"/>
      <w:bookmarkEnd w:id="180"/>
      <w:bookmarkEnd w:id="186"/>
      <w:r>
        <w:rPr>
          <w:sz w:val="24"/>
          <w:szCs w:val="24"/>
        </w:rPr>
        <w:t>Limitações</w:t>
      </w:r>
      <w:bookmarkEnd w:id="187"/>
    </w:p>
    <w:p w14:paraId="2FCE5088"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18F4306C" w14:textId="77777777" w:rsidR="006B5A49" w:rsidRPr="00A80034" w:rsidRDefault="006B5A49" w:rsidP="00A80034">
      <w:pPr>
        <w:spacing w:line="360" w:lineRule="auto"/>
        <w:ind w:firstLine="851"/>
        <w:jc w:val="both"/>
        <w:rPr>
          <w:sz w:val="24"/>
          <w:szCs w:val="24"/>
          <w:lang w:val="pt-BR"/>
        </w:rPr>
      </w:pPr>
      <w:r>
        <w:rPr>
          <w:sz w:val="24"/>
          <w:szCs w:val="24"/>
          <w:lang w:val="pt-BR"/>
        </w:rPr>
        <w:t>O estudo está sujeito às seguintes limitações, que devem ser ponderadas na interpretação dos resultados:</w:t>
      </w:r>
    </w:p>
    <w:p w14:paraId="6AF26FDB"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Ausência de validação preditiva formal das visões.</w:t>
      </w:r>
      <w:r>
        <w:rPr>
          <w:sz w:val="24"/>
          <w:szCs w:val="24"/>
        </w:rPr>
        <w:t xml:space="preserve"> As visões de </w:t>
      </w:r>
      <w:r>
        <w:rPr>
          <w:i/>
          <w:iCs/>
          <w:sz w:val="24"/>
          <w:szCs w:val="24"/>
        </w:rPr>
        <w:t>momentum</w:t>
      </w:r>
      <w:r>
        <w:rPr>
          <w:sz w:val="24"/>
          <w:szCs w:val="24"/>
        </w:rPr>
        <w:t xml:space="preserve"> 12-1 que alimentam o Black-Litterman não foram submetidas a um backtesting independente de seu poder preditivo. O bom desempenho do BL é consistente com a persistência de </w:t>
      </w:r>
      <w:r>
        <w:rPr>
          <w:i/>
          <w:iCs/>
          <w:sz w:val="24"/>
          <w:szCs w:val="24"/>
        </w:rPr>
        <w:t>momentum</w:t>
      </w:r>
      <w:r>
        <w:rPr>
          <w:sz w:val="24"/>
          <w:szCs w:val="24"/>
        </w:rPr>
        <w:t xml:space="preserve"> documentada em mercados emergentes, mas o estudo não isola formalmente a contribuição do sinal.</w:t>
      </w:r>
    </w:p>
    <w:p w14:paraId="71BA0F7B"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Turnover elevado e custos não modelados.</w:t>
      </w:r>
      <w:r>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09F0C352"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Coeficiente de aversão ao risco fixo</w:t>
      </w:r>
      <w:r>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7481C7F9"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Instabilidade de formulações dependentes da trajetória.</w:t>
      </w:r>
      <w:r>
        <w:rPr>
          <w:sz w:val="24"/>
          <w:szCs w:val="24"/>
        </w:rPr>
        <w:t xml:space="preserve"> O fracasso do mínimo CDaR ilustra a propensão das métricas de risco dependentes da trajetória a soluções degeneradas em janelas longas dominadas por poucos eventos extremos, limitando sua aplicabilidade no regime e no universo estudados.</w:t>
      </w:r>
    </w:p>
    <w:p w14:paraId="31E19B96"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Escopo de mercado e período únicos.</w:t>
      </w:r>
      <w:r>
        <w:rPr>
          <w:sz w:val="24"/>
          <w:szCs w:val="24"/>
        </w:rPr>
        <w:t xml:space="preserve"> Os resultados referem-se a um único mercado e a um único período histórico, marcado por regimes macroeconômicos </w:t>
      </w:r>
      <w:r>
        <w:rPr>
          <w:sz w:val="24"/>
          <w:szCs w:val="24"/>
        </w:rPr>
        <w:lastRenderedPageBreak/>
        <w:t>específicos (2015–2016, 2020, 2022). A generalização para outros mercados ou períodos requer cautela.</w:t>
      </w:r>
    </w:p>
    <w:p w14:paraId="371A9459" w14:textId="77777777" w:rsidR="006B5A49" w:rsidRDefault="006B5A49">
      <w:pPr>
        <w:widowControl/>
        <w:numPr>
          <w:ilvl w:val="0"/>
          <w:numId w:val="60"/>
        </w:numPr>
        <w:autoSpaceDE/>
        <w:autoSpaceDN/>
        <w:spacing w:line="360" w:lineRule="auto"/>
        <w:jc w:val="both"/>
        <w:rPr>
          <w:sz w:val="24"/>
          <w:szCs w:val="24"/>
        </w:rPr>
      </w:pPr>
      <w:r>
        <w:rPr>
          <w:b/>
          <w:bCs/>
          <w:sz w:val="24"/>
          <w:szCs w:val="24"/>
        </w:rPr>
        <w:t>Reprodutibilidade dos dados de entrada</w:t>
      </w:r>
      <w:r>
        <w:rPr>
          <w:sz w:val="24"/>
          <w:szCs w:val="24"/>
        </w:rPr>
        <w:t>. Os dados brutos provêm de base proprietária (Economática), não redistribuível, o que limita a reprodução integral do pipeline por terceiros.</w:t>
      </w:r>
    </w:p>
    <w:p w14:paraId="11B9DF6B" w14:textId="77777777" w:rsidR="00605475" w:rsidRPr="00605475" w:rsidRDefault="00605475">
      <w:pPr>
        <w:pStyle w:val="PargrafodaLista"/>
        <w:widowControl/>
        <w:numPr>
          <w:ilvl w:val="0"/>
          <w:numId w:val="6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Pr>
          <w:b/>
          <w:bCs/>
          <w:color w:val="303030"/>
          <w:sz w:val="24"/>
          <w:szCs w:val="24"/>
          <w:lang w:val="pt-BR" w:eastAsia="pt-BR"/>
        </w:rPr>
        <w:t>Viés de Sobrevivência (</w:t>
      </w:r>
      <w:proofErr w:type="spellStart"/>
      <w:r>
        <w:rPr>
          <w:b/>
          <w:bCs/>
          <w:i/>
          <w:iCs/>
          <w:color w:val="303030"/>
          <w:sz w:val="24"/>
          <w:szCs w:val="24"/>
          <w:lang w:val="pt-BR" w:eastAsia="pt-BR"/>
        </w:rPr>
        <w:t>Survivorship</w:t>
      </w:r>
      <w:proofErr w:type="spellEnd"/>
      <w:r>
        <w:rPr>
          <w:b/>
          <w:bCs/>
          <w:i/>
          <w:iCs/>
          <w:color w:val="303030"/>
          <w:sz w:val="24"/>
          <w:szCs w:val="24"/>
          <w:lang w:val="pt-BR" w:eastAsia="pt-BR"/>
        </w:rPr>
        <w:t xml:space="preserve"> Bias</w:t>
      </w:r>
      <w:r>
        <w:rPr>
          <w:b/>
          <w:bCs/>
          <w:color w:val="303030"/>
          <w:sz w:val="24"/>
          <w:szCs w:val="24"/>
          <w:lang w:val="pt-BR" w:eastAsia="pt-BR"/>
        </w:rPr>
        <w:t>)</w:t>
      </w:r>
      <w:r>
        <w:rPr>
          <w:color w:val="303030"/>
          <w:sz w:val="24"/>
          <w:szCs w:val="24"/>
          <w:lang w:val="pt-BR" w:eastAsia="pt-BR"/>
        </w:rPr>
        <w:t>: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22BCD17B" w14:textId="77777777" w:rsidR="00A80034" w:rsidRPr="00A80034" w:rsidRDefault="00A80034" w:rsidP="00A80034">
      <w:pPr>
        <w:widowControl/>
        <w:autoSpaceDE/>
        <w:autoSpaceDN/>
        <w:spacing w:line="360" w:lineRule="auto"/>
        <w:jc w:val="both"/>
        <w:rPr>
          <w:sz w:val="24"/>
          <w:szCs w:val="24"/>
        </w:rPr>
      </w:pPr>
    </w:p>
    <w:p w14:paraId="40BD2BB5" w14:textId="77777777" w:rsidR="006B5A49" w:rsidRPr="001935B7" w:rsidRDefault="006B5A49">
      <w:pPr>
        <w:pStyle w:val="Ttulo2"/>
        <w:numPr>
          <w:ilvl w:val="1"/>
          <w:numId w:val="58"/>
        </w:numPr>
        <w:spacing w:line="360" w:lineRule="auto"/>
        <w:jc w:val="both"/>
        <w:rPr>
          <w:sz w:val="24"/>
          <w:szCs w:val="24"/>
        </w:rPr>
      </w:pPr>
      <w:bookmarkStart w:id="189" w:name="_Toc231998862"/>
      <w:bookmarkStart w:id="190" w:name="sugestões-para-pesquisas-futuras"/>
      <w:bookmarkEnd w:id="188"/>
      <w:r>
        <w:rPr>
          <w:sz w:val="24"/>
          <w:szCs w:val="24"/>
        </w:rPr>
        <w:t>Sugestões para Pesquisas Futuras</w:t>
      </w:r>
      <w:bookmarkEnd w:id="189"/>
    </w:p>
    <w:p w14:paraId="3442984B"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9D95168" w14:textId="77777777"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A partir das limitações identificadas, sugerem-se as seguintes extensões:</w:t>
      </w:r>
    </w:p>
    <w:p w14:paraId="2114ECA8"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Geração de visões por aprendizado de máquina</w:t>
      </w:r>
      <w:r>
        <w:rPr>
          <w:sz w:val="24"/>
          <w:szCs w:val="24"/>
        </w:rPr>
        <w:t xml:space="preserve">. A proposta original deste trabalho contemplava a geração de visões por redes neurais recorrentes (LSTM) e modelos ARIMA, não implementada na versão final em favor do fator de </w:t>
      </w:r>
      <w:r>
        <w:rPr>
          <w:i/>
          <w:iCs/>
          <w:sz w:val="24"/>
          <w:szCs w:val="24"/>
        </w:rPr>
        <w:t>momentum</w:t>
      </w:r>
      <w:r>
        <w:rPr>
          <w:sz w:val="24"/>
          <w:szCs w:val="24"/>
        </w:rPr>
        <w:t xml:space="preserve">. A integração desses modelos — com validação preditiva </w:t>
      </w:r>
      <w:r>
        <w:rPr>
          <w:i/>
          <w:iCs/>
          <w:sz w:val="24"/>
          <w:szCs w:val="24"/>
        </w:rPr>
        <w:t>out-of-sample</w:t>
      </w:r>
      <w:r>
        <w:rPr>
          <w:sz w:val="24"/>
          <w:szCs w:val="24"/>
        </w:rPr>
        <w:t xml:space="preserve"> rigorosa e comparação direta contra o </w:t>
      </w:r>
      <w:r>
        <w:rPr>
          <w:i/>
          <w:iCs/>
          <w:sz w:val="24"/>
          <w:szCs w:val="24"/>
        </w:rPr>
        <w:t>momentum</w:t>
      </w:r>
      <w:r>
        <w:rPr>
          <w:sz w:val="24"/>
          <w:szCs w:val="24"/>
        </w:rPr>
        <w:t xml:space="preserve"> como </w:t>
      </w:r>
      <w:r>
        <w:rPr>
          <w:i/>
          <w:iCs/>
          <w:sz w:val="24"/>
          <w:szCs w:val="24"/>
        </w:rPr>
        <w:t>benchmark</w:t>
      </w:r>
      <w:r>
        <w:rPr>
          <w:sz w:val="24"/>
          <w:szCs w:val="24"/>
        </w:rPr>
        <w:t xml:space="preserve"> de visão — constitui extensão natural e promissora.</w:t>
      </w:r>
    </w:p>
    <w:p w14:paraId="3AC7B5D5"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Validação formal do poder preditivo das visões.</w:t>
      </w:r>
      <w:r>
        <w:rPr>
          <w:sz w:val="24"/>
          <w:szCs w:val="24"/>
        </w:rPr>
        <w:t xml:space="preserve"> Avaliar, por </w:t>
      </w:r>
      <w:r>
        <w:rPr>
          <w:i/>
          <w:iCs/>
          <w:sz w:val="24"/>
          <w:szCs w:val="24"/>
        </w:rPr>
        <w:t>backtesting</w:t>
      </w:r>
      <w:r>
        <w:rPr>
          <w:sz w:val="24"/>
          <w:szCs w:val="24"/>
        </w:rPr>
        <w:t xml:space="preserve"> segregado, a acurácia direcional e a calibração das visões de retorno, dissociando a contribuição do sinal da contribuição da estrutura bayesiana.</w:t>
      </w:r>
    </w:p>
    <w:p w14:paraId="1A978D30"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Otimização sensível a custos.</w:t>
      </w:r>
      <w:r>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431037FD"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Calibração endógena de δ e de Ω.</w:t>
      </w:r>
      <w:r>
        <w:rPr>
          <w:sz w:val="24"/>
          <w:szCs w:val="24"/>
        </w:rPr>
        <w:t xml:space="preserve"> Investigar métodos de estimação do coeficiente de aversão ao risco a partir de dados do mercado brasileiro e calibrar a incerteza das visões (Ω) pelo método de Idzorek (2005), baseado em níveis de confiança.</w:t>
      </w:r>
    </w:p>
    <w:p w14:paraId="6040BEAC"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lastRenderedPageBreak/>
        <w:t>Testes de significância e robustez intertemporal.</w:t>
      </w:r>
      <w:r>
        <w:rPr>
          <w:sz w:val="24"/>
          <w:szCs w:val="24"/>
        </w:rPr>
        <w:t xml:space="preserve"> Aplicar testes de significância de diferenças de índice de Sharpe (Jobson-Korkie/Memmel) entre as estratégias e avaliar a estabilidade do ordenamento em subperíodos e regimes macroeconômicos distintos.</w:t>
      </w:r>
    </w:p>
    <w:p w14:paraId="2EDFBD8D" w14:textId="77777777" w:rsidR="00A80034" w:rsidRDefault="00A80034" w:rsidP="00A80034">
      <w:pPr>
        <w:widowControl/>
        <w:autoSpaceDE/>
        <w:autoSpaceDN/>
        <w:spacing w:line="360" w:lineRule="auto"/>
        <w:jc w:val="both"/>
        <w:rPr>
          <w:sz w:val="24"/>
          <w:szCs w:val="24"/>
        </w:rPr>
      </w:pPr>
    </w:p>
    <w:p w14:paraId="5877A7BB" w14:textId="77777777" w:rsidR="006B5A49" w:rsidRPr="001935B7" w:rsidRDefault="006B5A49">
      <w:pPr>
        <w:pStyle w:val="Ttulo2"/>
        <w:numPr>
          <w:ilvl w:val="1"/>
          <w:numId w:val="58"/>
        </w:numPr>
        <w:spacing w:line="360" w:lineRule="auto"/>
        <w:jc w:val="both"/>
        <w:rPr>
          <w:sz w:val="24"/>
          <w:szCs w:val="24"/>
        </w:rPr>
      </w:pPr>
      <w:bookmarkStart w:id="191" w:name="_Toc231998863"/>
      <w:bookmarkStart w:id="192" w:name="considerações-finais"/>
      <w:bookmarkEnd w:id="190"/>
      <w:r>
        <w:rPr>
          <w:sz w:val="24"/>
          <w:szCs w:val="24"/>
        </w:rPr>
        <w:t>Considerações Finais</w:t>
      </w:r>
      <w:bookmarkEnd w:id="191"/>
    </w:p>
    <w:p w14:paraId="016AA527"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34E7213" w14:textId="77777777" w:rsidR="0086671B" w:rsidRPr="00FE6847" w:rsidRDefault="006B5A49" w:rsidP="00A80034">
      <w:pPr>
        <w:pStyle w:val="FirstParagraph"/>
        <w:spacing w:before="0" w:after="0" w:line="360" w:lineRule="auto"/>
        <w:ind w:firstLine="851"/>
        <w:jc w:val="both"/>
        <w:rPr>
          <w:lang w:val="pt-BR"/>
        </w:rPr>
      </w:pPr>
      <w:r>
        <w:rPr>
          <w:rFonts w:ascii="Times New Roman" w:hAnsi="Times New Roman" w:cs="Times New Roman"/>
          <w:lang w:val="pt-BR"/>
        </w:rPr>
        <w:t>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w:t>
      </w:r>
      <w:proofErr w:type="spellStart"/>
      <w:r>
        <w:rPr>
          <w:rFonts w:ascii="Times New Roman" w:hAnsi="Times New Roman" w:cs="Times New Roman"/>
          <w:lang w:val="pt-BR"/>
        </w:rPr>
        <w:t>Litterman</w:t>
      </w:r>
      <w:proofErr w:type="spellEnd"/>
      <w:r>
        <w:rPr>
          <w:rFonts w:ascii="Times New Roman" w:hAnsi="Times New Roman" w:cs="Times New Roman"/>
          <w:lang w:val="pt-BR"/>
        </w:rPr>
        <w:t xml:space="preserve">, ao combinar um prior de equilíbrio a uma visão de </w:t>
      </w:r>
      <w:r>
        <w:rPr>
          <w:rFonts w:ascii="Times New Roman" w:hAnsi="Times New Roman" w:cs="Times New Roman"/>
          <w:i/>
          <w:iCs/>
          <w:lang w:val="pt-BR"/>
        </w:rPr>
        <w:t>momentum</w:t>
      </w:r>
      <w:r>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77"/>
      <w:bookmarkEnd w:id="192"/>
      <w:r>
        <w:rPr>
          <w:lang w:val="pt-BR"/>
        </w:rPr>
        <w:t>.</w:t>
      </w:r>
      <w:r>
        <w:rPr>
          <w:lang w:val="pt-BR"/>
        </w:rPr>
        <w:br w:type="page"/>
      </w:r>
    </w:p>
    <w:p w14:paraId="237B49DA" w14:textId="77777777" w:rsidR="00F61AE8" w:rsidRPr="00B8687C" w:rsidRDefault="00F61AE8">
      <w:pPr>
        <w:pStyle w:val="Ttulo1"/>
        <w:numPr>
          <w:ilvl w:val="0"/>
          <w:numId w:val="53"/>
        </w:numPr>
        <w:tabs>
          <w:tab w:val="left" w:pos="480"/>
        </w:tabs>
        <w:spacing w:line="360" w:lineRule="auto"/>
        <w:jc w:val="center"/>
        <w:rPr>
          <w:b w:val="0"/>
          <w:sz w:val="24"/>
          <w:szCs w:val="24"/>
        </w:rPr>
      </w:pPr>
      <w:bookmarkStart w:id="193" w:name="_Toc231998864"/>
      <w:r>
        <w:lastRenderedPageBreak/>
        <w:t>REFERÊNCIAS</w:t>
      </w:r>
      <w:bookmarkEnd w:id="193"/>
    </w:p>
    <w:p w14:paraId="4BCCF474" w14:textId="77777777" w:rsidR="009F4F27" w:rsidRDefault="009F4F27"/>
    <w:p w14:paraId="3660E8D9" w14:textId="77777777" w:rsidR="00872F01" w:rsidRPr="00872F01" w:rsidRDefault="00872F01" w:rsidP="00872F01">
      <w:pPr>
        <w:spacing w:after="240" w:line="276" w:lineRule="auto"/>
        <w:rPr>
          <w:lang w:val="en-US"/>
        </w:rPr>
      </w:pPr>
      <w:r>
        <w:rPr>
          <w:lang w:val="en-US"/>
          <w:rPrChange w:id="194" w:author="Pedro Augusto" w:date="2026-06-10T15:40:00Z">
            <w:rPr/>
          </w:rPrChange>
        </w:rPr>
        <w:t>ARTZNER, Philippe; DELBAEN, Freddy; EBER, Jean-Marc; HEATH, David. Coherent measures of risk. Mathematical Finance, Hoboken, v. 9, n. 3, p. 203-228, 1999.</w:t>
      </w:r>
    </w:p>
    <w:p w14:paraId="33E800A9" w14:textId="77777777" w:rsidR="00872F01" w:rsidRDefault="00872F01" w:rsidP="00872F01">
      <w:pPr>
        <w:spacing w:after="240" w:line="276" w:lineRule="auto"/>
        <w:rPr>
          <w:b/>
          <w:bCs/>
          <w:lang w:val="en-US"/>
        </w:rPr>
      </w:pPr>
      <w:r>
        <w:rPr>
          <w:lang w:val="en-US"/>
          <w:rPrChange w:id="195" w:author="Pedro Augusto" w:date="2026-06-10T15:40:00Z">
            <w:rPr/>
          </w:rPrChange>
        </w:rPr>
        <w:t xml:space="preserve">ATHAYDE, Gustavo; FLORES, Renato. Portfolio </w:t>
      </w:r>
      <w:proofErr w:type="spellStart"/>
      <w:r>
        <w:rPr>
          <w:lang w:val="en-US"/>
          <w:rPrChange w:id="196" w:author="Pedro Augusto" w:date="2026-06-10T15:40:00Z">
            <w:rPr/>
          </w:rPrChange>
        </w:rPr>
        <w:t>optimisation</w:t>
      </w:r>
      <w:proofErr w:type="spellEnd"/>
      <w:r>
        <w:rPr>
          <w:lang w:val="en-US"/>
          <w:rPrChange w:id="197" w:author="Pedro Augusto" w:date="2026-06-10T15:40:00Z">
            <w:rPr/>
          </w:rPrChange>
        </w:rPr>
        <w:t xml:space="preserve"> with higher moments of risk at the Pakistan Stock Exchange. Economic Research — </w:t>
      </w:r>
      <w:proofErr w:type="spellStart"/>
      <w:r>
        <w:rPr>
          <w:lang w:val="en-US"/>
          <w:rPrChange w:id="198" w:author="Pedro Augusto" w:date="2026-06-10T15:40:00Z">
            <w:rPr/>
          </w:rPrChange>
        </w:rPr>
        <w:t>Ekonomska</w:t>
      </w:r>
      <w:proofErr w:type="spellEnd"/>
      <w:r>
        <w:rPr>
          <w:lang w:val="en-US"/>
          <w:rPrChange w:id="199" w:author="Pedro Augusto" w:date="2026-06-10T15:40:00Z">
            <w:rPr/>
          </w:rPrChange>
        </w:rPr>
        <w:t xml:space="preserve"> </w:t>
      </w:r>
      <w:proofErr w:type="spellStart"/>
      <w:r>
        <w:rPr>
          <w:lang w:val="en-US"/>
          <w:rPrChange w:id="200" w:author="Pedro Augusto" w:date="2026-06-10T15:40:00Z">
            <w:rPr/>
          </w:rPrChange>
        </w:rPr>
        <w:t>Istraživanja</w:t>
      </w:r>
      <w:proofErr w:type="spellEnd"/>
      <w:r>
        <w:rPr>
          <w:lang w:val="en-US"/>
          <w:rPrChange w:id="201" w:author="Pedro Augusto" w:date="2026-06-10T15:40:00Z">
            <w:rPr/>
          </w:rPrChange>
        </w:rPr>
        <w:t>, Zagreb, v. 30, n. 1, p. 1401-1415, 2017.</w:t>
      </w:r>
    </w:p>
    <w:p w14:paraId="3ED1A4A6" w14:textId="0B9024FF" w:rsidR="00872F01" w:rsidRPr="00924427" w:rsidRDefault="00872F01" w:rsidP="00872F01">
      <w:pPr>
        <w:spacing w:after="240" w:line="276" w:lineRule="auto"/>
        <w:rPr>
          <w:lang w:val="pt-BR"/>
          <w:rPrChange w:id="202" w:author="Pedro Augusto" w:date="2026-06-10T15:40:00Z">
            <w:rPr>
              <w:lang w:val="en-US"/>
            </w:rPr>
          </w:rPrChange>
        </w:rPr>
      </w:pPr>
      <w:r>
        <w:rPr>
          <w:lang w:val="en-US"/>
          <w:rPrChange w:id="203" w:author="Pedro Augusto" w:date="2026-06-10T15:40:00Z">
            <w:rPr/>
          </w:rPrChange>
        </w:rPr>
        <w:t xml:space="preserve">BACHELIER, Louis. </w:t>
      </w:r>
      <w:r>
        <w:t>Théorie de la spéculation. Annales Scientifiques de l'École Normale Supérieure, Paris, v. 17, p. 21-86, 1900.</w:t>
      </w:r>
    </w:p>
    <w:p w14:paraId="2B938AED" w14:textId="77777777" w:rsidR="00872F01" w:rsidRDefault="00872F01" w:rsidP="00872F01">
      <w:pPr>
        <w:spacing w:after="240" w:line="276" w:lineRule="auto"/>
        <w:rPr>
          <w:lang w:val="en-US"/>
        </w:rPr>
      </w:pPr>
      <w:r>
        <w:rPr>
          <w:lang w:val="en-US"/>
          <w:rPrChange w:id="204" w:author="Pedro Augusto" w:date="2026-06-10T15:40:00Z">
            <w:rPr/>
          </w:rPrChange>
        </w:rPr>
        <w:t>BANZ, Rolf W. The relationship between return and market value of common stocks. Journal of Financial Economics, Amsterdam, v. 9, n. 1, p. 3-18, mar. 1981.</w:t>
      </w:r>
    </w:p>
    <w:p w14:paraId="33FF3932" w14:textId="4170D4BD" w:rsidR="006A19ED" w:rsidRDefault="006A19ED" w:rsidP="00872F01">
      <w:pPr>
        <w:spacing w:after="240" w:line="276" w:lineRule="auto"/>
        <w:rPr>
          <w:lang w:val="en-US"/>
        </w:rPr>
      </w:pPr>
      <w:r>
        <w:rPr>
          <w:lang w:val="en-US"/>
          <w:rPrChange w:id="205" w:author="Pedro Augusto" w:date="2026-06-10T15:40:00Z">
            <w:rPr/>
          </w:rPrChange>
        </w:rPr>
        <w:t xml:space="preserve">BARBER, Brad M.; ODEAN, Terrance. Boys will be boys: gender, overconfidence, and common stock investment. The Quarterly Journal of Economics, Oxford, v. 116, n. 1, p. 261-292, </w:t>
      </w:r>
      <w:proofErr w:type="spellStart"/>
      <w:r>
        <w:rPr>
          <w:lang w:val="en-US"/>
          <w:rPrChange w:id="206" w:author="Pedro Augusto" w:date="2026-06-10T15:40:00Z">
            <w:rPr/>
          </w:rPrChange>
        </w:rPr>
        <w:t>fev</w:t>
      </w:r>
      <w:proofErr w:type="spellEnd"/>
      <w:r>
        <w:rPr>
          <w:lang w:val="en-US"/>
          <w:rPrChange w:id="207" w:author="Pedro Augusto" w:date="2026-06-10T15:40:00Z">
            <w:rPr/>
          </w:rPrChange>
        </w:rPr>
        <w:t>. 2001.</w:t>
      </w:r>
    </w:p>
    <w:p w14:paraId="39E0803D" w14:textId="77B2221F" w:rsidR="006A19ED" w:rsidRDefault="006A19ED" w:rsidP="00406C8B">
      <w:pPr>
        <w:tabs>
          <w:tab w:val="left" w:pos="3015"/>
        </w:tabs>
        <w:spacing w:after="240" w:line="276" w:lineRule="auto"/>
        <w:rPr>
          <w:lang w:val="en-US"/>
        </w:rPr>
      </w:pPr>
      <w:r>
        <w:rPr>
          <w:lang w:val="en-US"/>
          <w:rPrChange w:id="208" w:author="Pedro Augusto" w:date="2026-06-10T15:40:00Z">
            <w:rPr/>
          </w:rPrChange>
        </w:rPr>
        <w:t xml:space="preserve">BARNDORFF-NIELSEN, Ole E. et al. </w:t>
      </w:r>
      <w:r>
        <w:rPr>
          <w:lang w:val="en-US"/>
          <w:rPrChange w:id="209" w:author="Pedro Augusto" w:date="2026-06-10T15:42:00Z">
            <w:rPr/>
          </w:rPrChange>
        </w:rPr>
        <w:t xml:space="preserve">Measuring downside risk: </w:t>
      </w:r>
      <w:proofErr w:type="spellStart"/>
      <w:r>
        <w:rPr>
          <w:lang w:val="en-US"/>
          <w:rPrChange w:id="210" w:author="Pedro Augusto" w:date="2026-06-10T15:42:00Z">
            <w:rPr/>
          </w:rPrChange>
        </w:rPr>
        <w:t>realised</w:t>
      </w:r>
      <w:proofErr w:type="spellEnd"/>
      <w:r>
        <w:rPr>
          <w:lang w:val="en-US"/>
          <w:rPrChange w:id="211" w:author="Pedro Augusto" w:date="2026-06-10T15:42:00Z">
            <w:rPr/>
          </w:rPrChange>
        </w:rPr>
        <w:t xml:space="preserve"> </w:t>
      </w:r>
      <w:proofErr w:type="spellStart"/>
      <w:r>
        <w:rPr>
          <w:lang w:val="en-US"/>
          <w:rPrChange w:id="212" w:author="Pedro Augusto" w:date="2026-06-10T15:42:00Z">
            <w:rPr/>
          </w:rPrChange>
        </w:rPr>
        <w:t>semivariance</w:t>
      </w:r>
      <w:proofErr w:type="spellEnd"/>
      <w:r>
        <w:rPr>
          <w:lang w:val="en-US"/>
          <w:rPrChange w:id="213" w:author="Pedro Augusto" w:date="2026-06-10T15:42:00Z">
            <w:rPr/>
          </w:rPrChange>
        </w:rPr>
        <w:t xml:space="preserve">. </w:t>
      </w:r>
      <w:r>
        <w:rPr>
          <w:lang w:val="en-US"/>
          <w:rPrChange w:id="214" w:author="Pedro Augusto" w:date="2026-06-10T15:40:00Z">
            <w:rPr/>
          </w:rPrChange>
        </w:rPr>
        <w:t>Duke Economics Working Papers, Durham, 2008.</w:t>
      </w:r>
    </w:p>
    <w:p w14:paraId="74E04716" w14:textId="77777777" w:rsidR="00406C8B" w:rsidRPr="00924427" w:rsidRDefault="00406C8B" w:rsidP="00406C8B">
      <w:pPr>
        <w:spacing w:after="240" w:line="276" w:lineRule="auto"/>
        <w:jc w:val="both"/>
        <w:rPr>
          <w:lang w:val="en-US"/>
          <w:rPrChange w:id="215" w:author="Pedro Augusto" w:date="2026-06-10T15:40:00Z">
            <w:rPr/>
          </w:rPrChange>
        </w:rPr>
      </w:pPr>
      <w:r>
        <w:rPr>
          <w:lang w:val="en-US"/>
          <w:rPrChange w:id="216" w:author="Pedro Augusto" w:date="2026-06-10T15:40:00Z">
            <w:rPr/>
          </w:rPrChange>
        </w:rPr>
        <w:t>BASU, Sanjoy. Investment performance of common stocks in relation to their price-earnings ratios: a test of the efficient market hypothesis. The Journal of Finance, Hoboken, v. 32, n. 3, p. 663-682, jun. 1977.</w:t>
      </w:r>
    </w:p>
    <w:p w14:paraId="059D0BF4" w14:textId="77777777" w:rsidR="00406C8B" w:rsidRDefault="00406C8B" w:rsidP="00406C8B">
      <w:pPr>
        <w:tabs>
          <w:tab w:val="left" w:pos="3015"/>
        </w:tabs>
        <w:spacing w:after="240" w:line="276" w:lineRule="auto"/>
        <w:rPr>
          <w:lang w:val="en-US"/>
        </w:rPr>
      </w:pPr>
      <w:r>
        <w:rPr>
          <w:lang w:val="en-US"/>
          <w:rPrChange w:id="217" w:author="Pedro Augusto" w:date="2026-06-10T15:40:00Z">
            <w:rPr/>
          </w:rPrChange>
        </w:rPr>
        <w:t>BAWA, Vijay S. Optimal rules for ordering uncertain prospects. Journal of Financial Economics, Amsterdam, v. 2, n. 1, p. 95-121, 1975.</w:t>
      </w:r>
    </w:p>
    <w:p w14:paraId="4F9A3AEE" w14:textId="77777777" w:rsidR="00406C8B" w:rsidRPr="00406C8B" w:rsidRDefault="00406C8B" w:rsidP="00406C8B">
      <w:pPr>
        <w:spacing w:after="240" w:line="276" w:lineRule="auto"/>
        <w:jc w:val="both"/>
        <w:rPr>
          <w:lang w:val="en-US"/>
        </w:rPr>
      </w:pPr>
      <w:r>
        <w:rPr>
          <w:lang w:val="en-US"/>
          <w:rPrChange w:id="218" w:author="Pedro Augusto" w:date="2026-06-10T15:40:00Z">
            <w:rPr/>
          </w:rPrChange>
        </w:rPr>
        <w:t>BLACK, Fischer; LITTERMAN, Robert. Asset allocation: combining investor views with market equilibrium. The Journal of Fixed Income, Nova York, v. 1, n. 2, p. 7-18, 1991.</w:t>
      </w:r>
    </w:p>
    <w:p w14:paraId="23862EB6" w14:textId="77777777" w:rsidR="00804868" w:rsidRPr="006A19ED" w:rsidRDefault="00804868" w:rsidP="00872F01">
      <w:pPr>
        <w:spacing w:after="240" w:line="276" w:lineRule="auto"/>
        <w:rPr>
          <w:lang w:val="en-US"/>
        </w:rPr>
      </w:pPr>
      <w:r>
        <w:rPr>
          <w:lang w:val="en-US"/>
          <w:rPrChange w:id="219" w:author="Pedro Augusto" w:date="2026-06-10T15:40:00Z">
            <w:rPr/>
          </w:rPrChange>
        </w:rPr>
        <w:t>BLACK, Fischer; LITTERMAN, Robert. Global portfolio optimization. Financial Analysts Journal, Charlottesville, v. 48, n. 5, p. 28-43, 1992.</w:t>
      </w:r>
    </w:p>
    <w:p w14:paraId="0BA649A7" w14:textId="666E2BCF" w:rsidR="00872F01" w:rsidRPr="00872F01" w:rsidRDefault="00872F01" w:rsidP="00872F01">
      <w:pPr>
        <w:spacing w:after="240" w:line="276" w:lineRule="auto"/>
        <w:rPr>
          <w:lang w:val="en-US"/>
        </w:rPr>
      </w:pPr>
      <w:r>
        <w:rPr>
          <w:lang w:val="en-US"/>
          <w:rPrChange w:id="220" w:author="Pedro Augusto" w:date="2026-06-10T15:40:00Z">
            <w:rPr/>
          </w:rPrChange>
        </w:rPr>
        <w:t>BOLLERSLEV, Tim. Generalized autoregressive conditional heteroskedasticity. Journal of Econometrics, Amsterdam, v. 31, n. 3, p. 307-327, 1986.</w:t>
      </w:r>
    </w:p>
    <w:p w14:paraId="437509EB" w14:textId="6E3BE472" w:rsidR="00872F01" w:rsidRDefault="00872F01" w:rsidP="00804868">
      <w:pPr>
        <w:tabs>
          <w:tab w:val="left" w:pos="750"/>
          <w:tab w:val="left" w:pos="990"/>
        </w:tabs>
        <w:spacing w:after="240" w:line="276" w:lineRule="auto"/>
        <w:rPr>
          <w:lang w:val="en-US"/>
        </w:rPr>
      </w:pPr>
      <w:r>
        <w:rPr>
          <w:lang w:val="en-US"/>
          <w:rPrChange w:id="221" w:author="Pedro Augusto" w:date="2026-06-10T15:40:00Z">
            <w:rPr/>
          </w:rPrChange>
        </w:rPr>
        <w:t>CHEKHLOV, Alexei; URYASEV, Stanislav; ZABARANKIN, Michael. Drawdown measure in portfolio optimization. **International Journal of Theoretical and Applied Finance**, Singapore, v. 8, n. 5, p. 637–658, 2005.</w:t>
      </w:r>
    </w:p>
    <w:p w14:paraId="2B25F527" w14:textId="77777777" w:rsidR="00804868" w:rsidRPr="00924427" w:rsidRDefault="00804868" w:rsidP="00804868">
      <w:pPr>
        <w:spacing w:after="240" w:line="276" w:lineRule="auto"/>
        <w:jc w:val="both"/>
        <w:rPr>
          <w:lang w:val="en-US"/>
          <w:rPrChange w:id="222" w:author="Pedro Augusto" w:date="2026-06-10T15:40:00Z">
            <w:rPr/>
          </w:rPrChange>
        </w:rPr>
      </w:pPr>
      <w:r>
        <w:rPr>
          <w:lang w:val="en-US"/>
          <w:rPrChange w:id="223" w:author="Pedro Augusto" w:date="2026-06-10T15:40:00Z">
            <w:rPr/>
          </w:rPrChange>
        </w:rPr>
        <w:t xml:space="preserve">CHIAN, </w:t>
      </w:r>
      <w:proofErr w:type="spellStart"/>
      <w:r>
        <w:rPr>
          <w:lang w:val="en-US"/>
          <w:rPrChange w:id="224" w:author="Pedro Augusto" w:date="2026-06-10T15:40:00Z">
            <w:rPr/>
          </w:rPrChange>
        </w:rPr>
        <w:t>Swee</w:t>
      </w:r>
      <w:proofErr w:type="spellEnd"/>
      <w:r>
        <w:rPr>
          <w:lang w:val="en-US"/>
          <w:rPrChange w:id="225" w:author="Pedro Augusto" w:date="2026-06-10T15:40:00Z">
            <w:rPr/>
          </w:rPrChange>
        </w:rPr>
        <w:t xml:space="preserve"> C.; TAN, Kay C.; MAMUN, Abdullah Al. </w:t>
      </w:r>
      <w:r>
        <w:rPr>
          <w:lang w:val="en-US"/>
          <w:rPrChange w:id="226" w:author="Pedro Augusto" w:date="2026-06-10T15:42:00Z">
            <w:rPr/>
          </w:rPrChange>
        </w:rPr>
        <w:t xml:space="preserve">Evolutionary multi-objective portfolio optimization in practical context. </w:t>
      </w:r>
      <w:r>
        <w:rPr>
          <w:lang w:val="en-US"/>
          <w:rPrChange w:id="227" w:author="Pedro Augusto" w:date="2026-06-10T15:40:00Z">
            <w:rPr/>
          </w:rPrChange>
        </w:rPr>
        <w:t>International Journal of Automation and Computing, Nova York, v. 5, p. 67-80, 2008.</w:t>
      </w:r>
    </w:p>
    <w:p w14:paraId="4B4552D5" w14:textId="77777777" w:rsidR="00804868" w:rsidRPr="00924427" w:rsidRDefault="00804868" w:rsidP="00804868">
      <w:pPr>
        <w:tabs>
          <w:tab w:val="left" w:pos="750"/>
          <w:tab w:val="left" w:pos="990"/>
        </w:tabs>
        <w:spacing w:after="240" w:line="276" w:lineRule="auto"/>
        <w:rPr>
          <w:lang w:val="pt-BR"/>
          <w:rPrChange w:id="228" w:author="Pedro Augusto" w:date="2026-06-10T15:40:00Z">
            <w:rPr>
              <w:lang w:val="en-US"/>
            </w:rPr>
          </w:rPrChange>
        </w:rPr>
      </w:pPr>
      <w:r>
        <w:t>DAMODARAN, Aswath . Avaliação de empresas. São Paulo: Pearson Education do Brasil, 2007. xiii, 464 p. ISBN 978-85-7605-105-3.</w:t>
      </w:r>
    </w:p>
    <w:p w14:paraId="175FA88F" w14:textId="77777777" w:rsidR="00804868" w:rsidRPr="00804868" w:rsidRDefault="00804868" w:rsidP="00804868">
      <w:pPr>
        <w:tabs>
          <w:tab w:val="left" w:pos="750"/>
          <w:tab w:val="left" w:pos="990"/>
        </w:tabs>
        <w:spacing w:after="240" w:line="276" w:lineRule="auto"/>
        <w:rPr>
          <w:lang w:val="en-US"/>
        </w:rPr>
      </w:pPr>
      <w:r>
        <w:t xml:space="preserve">DEMIGUEL, Victor; GARLAPPI, Lorenzo; UPPAL, Raman. </w:t>
      </w:r>
      <w:r>
        <w:rPr>
          <w:lang w:val="en-US"/>
          <w:rPrChange w:id="229" w:author="Pedro Augusto" w:date="2026-06-10T15:40:00Z">
            <w:rPr/>
          </w:rPrChange>
        </w:rPr>
        <w:t xml:space="preserve">Optimal versus naive </w:t>
      </w:r>
      <w:r>
        <w:rPr>
          <w:lang w:val="en-US"/>
          <w:rPrChange w:id="230" w:author="Pedro Augusto" w:date="2026-06-10T15:40:00Z">
            <w:rPr/>
          </w:rPrChange>
        </w:rPr>
        <w:lastRenderedPageBreak/>
        <w:t>diversification: how inefficient is the 1/N portfolio strategy? The Review of Financial Studies, Oxford, v. 22, n. 5, p. 1915–1953, 2009.</w:t>
      </w:r>
    </w:p>
    <w:p w14:paraId="05643AE0" w14:textId="5645810F" w:rsidR="00872F01" w:rsidRPr="00872F01" w:rsidRDefault="00872F01" w:rsidP="00872F01">
      <w:pPr>
        <w:spacing w:after="240" w:line="276" w:lineRule="auto"/>
        <w:rPr>
          <w:lang w:val="en-US"/>
        </w:rPr>
      </w:pPr>
      <w:r>
        <w:rPr>
          <w:lang w:val="en-US"/>
          <w:rPrChange w:id="231" w:author="Pedro Augusto" w:date="2026-06-10T15:40:00Z">
            <w:rPr/>
          </w:rPrChange>
        </w:rPr>
        <w:t>DEMIGUEL, Victor; NOGALES, Francisco J. Portfolio selection with robust estimation. Operations Research, Catonsville, v. 57, n. 3, p. 560-577, 2009.</w:t>
      </w:r>
    </w:p>
    <w:p w14:paraId="35C4EE55" w14:textId="77777777" w:rsidR="00872F01" w:rsidRDefault="00872F01" w:rsidP="00872F01">
      <w:pPr>
        <w:spacing w:after="240" w:line="276" w:lineRule="auto"/>
        <w:rPr>
          <w:b/>
          <w:bCs/>
          <w:lang w:val="en-US"/>
        </w:rPr>
      </w:pPr>
      <w:r>
        <w:rPr>
          <w:lang w:val="en-US"/>
          <w:rPrChange w:id="232" w:author="Pedro Augusto" w:date="2026-06-10T15:40:00Z">
            <w:rPr/>
          </w:rPrChange>
        </w:rPr>
        <w:t>ELTON, Edwin J.; GRUBER, Martin J. Modern portfolio theory, 1950 to date. Journal of Banking &amp; Finance, Amsterdam, v. 21, n. 11-12, p. 1743-1759, 1997.</w:t>
      </w:r>
    </w:p>
    <w:p w14:paraId="7133677B" w14:textId="7C0A64AB" w:rsidR="00872F01" w:rsidRPr="00872F01" w:rsidRDefault="00872F01" w:rsidP="00872F01">
      <w:pPr>
        <w:spacing w:after="240" w:line="276" w:lineRule="auto"/>
        <w:rPr>
          <w:lang w:val="en-US"/>
        </w:rPr>
      </w:pPr>
      <w:r>
        <w:rPr>
          <w:lang w:val="en-US"/>
          <w:rPrChange w:id="233" w:author="Pedro Augusto" w:date="2026-06-10T15:40:00Z">
            <w:rPr/>
          </w:rPrChange>
        </w:rPr>
        <w:t>ESTRADA, Javier. Mean-</w:t>
      </w:r>
      <w:proofErr w:type="spellStart"/>
      <w:r>
        <w:rPr>
          <w:lang w:val="en-US"/>
          <w:rPrChange w:id="234" w:author="Pedro Augusto" w:date="2026-06-10T15:40:00Z">
            <w:rPr/>
          </w:rPrChange>
        </w:rPr>
        <w:t>semivariance</w:t>
      </w:r>
      <w:proofErr w:type="spellEnd"/>
      <w:r>
        <w:rPr>
          <w:lang w:val="en-US"/>
          <w:rPrChange w:id="235" w:author="Pedro Augusto" w:date="2026-06-10T15:40:00Z">
            <w:rPr/>
          </w:rPrChange>
        </w:rPr>
        <w:t xml:space="preserve"> behavior: an alternative behavioral model. **Journal of Applied Finance**, Tampa, v. 17, n. 1, p. 93–108, 2007.</w:t>
      </w:r>
    </w:p>
    <w:p w14:paraId="68C871A8" w14:textId="77777777" w:rsidR="00872F01" w:rsidRDefault="00872F01" w:rsidP="00872F01">
      <w:pPr>
        <w:spacing w:after="240" w:line="276" w:lineRule="auto"/>
        <w:rPr>
          <w:b/>
          <w:bCs/>
          <w:lang w:val="en-US"/>
        </w:rPr>
      </w:pPr>
      <w:r>
        <w:rPr>
          <w:lang w:val="en-US"/>
          <w:rPrChange w:id="236" w:author="Pedro Augusto" w:date="2026-06-10T15:40:00Z">
            <w:rPr/>
          </w:rPrChange>
        </w:rPr>
        <w:t>ESTRADA, Javier. Mean-</w:t>
      </w:r>
      <w:proofErr w:type="spellStart"/>
      <w:r>
        <w:rPr>
          <w:lang w:val="en-US"/>
          <w:rPrChange w:id="237" w:author="Pedro Augusto" w:date="2026-06-10T15:40:00Z">
            <w:rPr/>
          </w:rPrChange>
        </w:rPr>
        <w:t>semivariance</w:t>
      </w:r>
      <w:proofErr w:type="spellEnd"/>
      <w:r>
        <w:rPr>
          <w:lang w:val="en-US"/>
          <w:rPrChange w:id="238" w:author="Pedro Augusto" w:date="2026-06-10T15:40:00Z">
            <w:rPr/>
          </w:rPrChange>
        </w:rPr>
        <w:t xml:space="preserve"> behavior: down-side risk and portfolio optimization. **Journal of Asset Management**, London, v. 9, n. 3, p. 169–183, 2008.</w:t>
      </w:r>
    </w:p>
    <w:p w14:paraId="5C15DE28" w14:textId="5EF7F03E" w:rsidR="00872F01" w:rsidRPr="00872F01" w:rsidRDefault="00872F01" w:rsidP="00872F01">
      <w:pPr>
        <w:spacing w:after="240" w:line="276" w:lineRule="auto"/>
        <w:rPr>
          <w:lang w:val="en-US"/>
        </w:rPr>
      </w:pPr>
      <w:r>
        <w:rPr>
          <w:lang w:val="en-US"/>
          <w:rPrChange w:id="239" w:author="Pedro Augusto" w:date="2026-06-10T15:40:00Z">
            <w:rPr/>
          </w:rPrChange>
        </w:rPr>
        <w:t>FABOZZI, Frank J.; MARKOWITZ, Harry M. The theory and practice of investment management. Hoboken: John Wiley &amp; Sons, 2011.</w:t>
      </w:r>
    </w:p>
    <w:p w14:paraId="7EB8058D" w14:textId="1BD859E2" w:rsidR="006A19ED" w:rsidRDefault="006A19ED" w:rsidP="006A19ED">
      <w:pPr>
        <w:spacing w:after="240" w:line="276" w:lineRule="auto"/>
        <w:rPr>
          <w:lang w:val="en-US"/>
        </w:rPr>
      </w:pPr>
      <w:r>
        <w:rPr>
          <w:lang w:val="en-US"/>
          <w:rPrChange w:id="240" w:author="Pedro Augusto" w:date="2026-06-10T15:40:00Z">
            <w:rPr/>
          </w:rPrChange>
        </w:rPr>
        <w:t>FAMA, Eugene F. The behavior of stock-market prices. The Journal of Business, Chicago, v. 38, n. 1, p. 34-105, 1965.</w:t>
      </w:r>
    </w:p>
    <w:p w14:paraId="63A7BC1B" w14:textId="116FE8B1" w:rsidR="006A19ED" w:rsidRDefault="006A19ED" w:rsidP="006A19ED">
      <w:pPr>
        <w:spacing w:after="240" w:line="276" w:lineRule="auto"/>
        <w:rPr>
          <w:lang w:val="en-US"/>
        </w:rPr>
      </w:pPr>
      <w:r>
        <w:rPr>
          <w:lang w:val="en-US"/>
          <w:rPrChange w:id="241" w:author="Pedro Augusto" w:date="2026-06-10T15:40:00Z">
            <w:rPr/>
          </w:rPrChange>
        </w:rPr>
        <w:t>FAMA, Eugene F.; FRENCH, Kenneth R. A five-factor asset pricing model. Journal of Financial Economics, Amsterdam, v. 116, n. 1, p. 1-22, 2015.</w:t>
      </w:r>
    </w:p>
    <w:p w14:paraId="4E2F57A9" w14:textId="77777777" w:rsidR="006A19ED" w:rsidRPr="006A19ED" w:rsidRDefault="006A19ED" w:rsidP="006A19ED">
      <w:pPr>
        <w:spacing w:after="240" w:line="276" w:lineRule="auto"/>
        <w:rPr>
          <w:lang w:val="en-US"/>
        </w:rPr>
      </w:pPr>
      <w:r>
        <w:rPr>
          <w:lang w:val="en-US"/>
          <w:rPrChange w:id="242" w:author="Pedro Augusto" w:date="2026-06-10T15:40:00Z">
            <w:rPr/>
          </w:rPrChange>
        </w:rPr>
        <w:t>FAMA, Eugene F.; FRENCH, Kenneth R. The Capital Asset Pricing Model: theory and evidence. Journal of Economic Perspectives, Nashville, v. 18, n. 3, p. 25-46, 2004.</w:t>
      </w:r>
    </w:p>
    <w:p w14:paraId="273CC5E3" w14:textId="3AF0CBB8" w:rsidR="00872F01" w:rsidRPr="00872F01" w:rsidRDefault="00872F01" w:rsidP="00872F01">
      <w:pPr>
        <w:spacing w:after="240" w:line="276" w:lineRule="auto"/>
        <w:rPr>
          <w:lang w:val="en-US"/>
        </w:rPr>
      </w:pPr>
      <w:r>
        <w:rPr>
          <w:lang w:val="en-US"/>
          <w:rPrChange w:id="243" w:author="Pedro Augusto" w:date="2026-06-10T15:40:00Z">
            <w:rPr/>
          </w:rPrChange>
        </w:rPr>
        <w:t>FISHBURN, Peter C. Mean-risk analysis with risk associated with below-target returns. The American Economic Review, Nashville, v. 67, n. 2, p. 116-126, 1977.</w:t>
      </w:r>
    </w:p>
    <w:p w14:paraId="644AA33C" w14:textId="77777777" w:rsidR="00872F01" w:rsidRDefault="00872F01" w:rsidP="00872F01">
      <w:pPr>
        <w:spacing w:after="240" w:line="276" w:lineRule="auto"/>
        <w:rPr>
          <w:lang w:val="en-US"/>
        </w:rPr>
      </w:pPr>
      <w:r>
        <w:rPr>
          <w:lang w:val="en-US"/>
          <w:rPrChange w:id="244" w:author="Pedro Augusto" w:date="2026-06-10T15:40:00Z">
            <w:rPr/>
          </w:rPrChange>
        </w:rPr>
        <w:t xml:space="preserve">GIRARD, Emre; KODJOVI, </w:t>
      </w:r>
      <w:proofErr w:type="spellStart"/>
      <w:r>
        <w:rPr>
          <w:lang w:val="en-US"/>
          <w:rPrChange w:id="245" w:author="Pedro Augusto" w:date="2026-06-10T15:40:00Z">
            <w:rPr/>
          </w:rPrChange>
        </w:rPr>
        <w:t>Messan</w:t>
      </w:r>
      <w:proofErr w:type="spellEnd"/>
      <w:r>
        <w:rPr>
          <w:lang w:val="en-US"/>
          <w:rPrChange w:id="246" w:author="Pedro Augusto" w:date="2026-06-10T15:40:00Z">
            <w:rPr/>
          </w:rPrChange>
        </w:rPr>
        <w:t xml:space="preserve">. The introduction of emerging currencies into a portfolio: towards a more complete diversification model. </w:t>
      </w:r>
      <w:proofErr w:type="spellStart"/>
      <w:r>
        <w:rPr>
          <w:lang w:val="en-US"/>
          <w:rPrChange w:id="247" w:author="Pedro Augusto" w:date="2026-06-10T15:40:00Z">
            <w:rPr/>
          </w:rPrChange>
        </w:rPr>
        <w:t>Économie</w:t>
      </w:r>
      <w:proofErr w:type="spellEnd"/>
      <w:r>
        <w:rPr>
          <w:lang w:val="en-US"/>
          <w:rPrChange w:id="248" w:author="Pedro Augusto" w:date="2026-06-10T15:40:00Z">
            <w:rPr/>
          </w:rPrChange>
        </w:rPr>
        <w:t xml:space="preserve"> </w:t>
      </w:r>
      <w:proofErr w:type="spellStart"/>
      <w:r>
        <w:rPr>
          <w:lang w:val="en-US"/>
          <w:rPrChange w:id="249" w:author="Pedro Augusto" w:date="2026-06-10T15:40:00Z">
            <w:rPr/>
          </w:rPrChange>
        </w:rPr>
        <w:t>Internationale</w:t>
      </w:r>
      <w:proofErr w:type="spellEnd"/>
      <w:r>
        <w:rPr>
          <w:lang w:val="en-US"/>
          <w:rPrChange w:id="250" w:author="Pedro Augusto" w:date="2026-06-10T15:40:00Z">
            <w:rPr/>
          </w:rPrChange>
        </w:rPr>
        <w:t>, Paris, n. 121, p. 5-38, 2010.</w:t>
      </w:r>
    </w:p>
    <w:p w14:paraId="7A0C0F1A" w14:textId="0C5A03C7" w:rsidR="00BE1265" w:rsidRDefault="00BE1265" w:rsidP="00872F01">
      <w:pPr>
        <w:spacing w:after="240" w:line="276" w:lineRule="auto"/>
        <w:rPr>
          <w:lang w:val="en-US"/>
        </w:rPr>
      </w:pPr>
      <w:r>
        <w:rPr>
          <w:lang w:val="en-US"/>
          <w:rPrChange w:id="251" w:author="Pedro Augusto" w:date="2026-06-10T15:40:00Z">
            <w:rPr/>
          </w:rPrChange>
        </w:rPr>
        <w:t xml:space="preserve">HE, </w:t>
      </w:r>
      <w:proofErr w:type="spellStart"/>
      <w:r>
        <w:rPr>
          <w:lang w:val="en-US"/>
          <w:rPrChange w:id="252" w:author="Pedro Augusto" w:date="2026-06-10T15:40:00Z">
            <w:rPr/>
          </w:rPrChange>
        </w:rPr>
        <w:t>Guangliang</w:t>
      </w:r>
      <w:proofErr w:type="spellEnd"/>
      <w:r>
        <w:rPr>
          <w:lang w:val="en-US"/>
          <w:rPrChange w:id="253" w:author="Pedro Augusto" w:date="2026-06-10T15:40:00Z">
            <w:rPr/>
          </w:rPrChange>
        </w:rPr>
        <w:t>; LITTERMAN, Robert. The intuition behind Black-</w:t>
      </w:r>
      <w:proofErr w:type="spellStart"/>
      <w:r>
        <w:rPr>
          <w:lang w:val="en-US"/>
          <w:rPrChange w:id="254" w:author="Pedro Augusto" w:date="2026-06-10T15:40:00Z">
            <w:rPr/>
          </w:rPrChange>
        </w:rPr>
        <w:t>Litterman</w:t>
      </w:r>
      <w:proofErr w:type="spellEnd"/>
      <w:r>
        <w:rPr>
          <w:lang w:val="en-US"/>
          <w:rPrChange w:id="255" w:author="Pedro Augusto" w:date="2026-06-10T15:40:00Z">
            <w:rPr/>
          </w:rPrChange>
        </w:rPr>
        <w:t xml:space="preserve"> model portfolios. Investment Management Research, Nova York: Goldman Sachs, 1999.</w:t>
      </w:r>
    </w:p>
    <w:p w14:paraId="5C929855" w14:textId="77777777" w:rsidR="00BE1265" w:rsidRPr="00BE1265" w:rsidRDefault="00BE1265" w:rsidP="00872F01">
      <w:pPr>
        <w:spacing w:after="240" w:line="276" w:lineRule="auto"/>
        <w:rPr>
          <w:lang w:val="en-US"/>
        </w:rPr>
      </w:pPr>
      <w:r>
        <w:rPr>
          <w:lang w:val="en-US"/>
          <w:rPrChange w:id="256" w:author="Pedro Augusto" w:date="2026-06-10T15:40:00Z">
            <w:rPr/>
          </w:rPrChange>
        </w:rPr>
        <w:t>IDZOREK, Thomas M. A step-by-step guide to the Black-</w:t>
      </w:r>
      <w:proofErr w:type="spellStart"/>
      <w:r>
        <w:rPr>
          <w:lang w:val="en-US"/>
          <w:rPrChange w:id="257" w:author="Pedro Augusto" w:date="2026-06-10T15:40:00Z">
            <w:rPr/>
          </w:rPrChange>
        </w:rPr>
        <w:t>Litterman</w:t>
      </w:r>
      <w:proofErr w:type="spellEnd"/>
      <w:r>
        <w:rPr>
          <w:lang w:val="en-US"/>
          <w:rPrChange w:id="258" w:author="Pedro Augusto" w:date="2026-06-10T15:40:00Z">
            <w:rPr/>
          </w:rPrChange>
        </w:rPr>
        <w:t xml:space="preserve"> model: incorporating user-specified confidence levels. Chicago: Ibbotson Associates, 2005.</w:t>
      </w:r>
    </w:p>
    <w:p w14:paraId="4DF883C4" w14:textId="6CBD32E3" w:rsidR="00872F01" w:rsidRPr="00872F01" w:rsidRDefault="00872F01" w:rsidP="00872F01">
      <w:pPr>
        <w:spacing w:after="240" w:line="276" w:lineRule="auto"/>
        <w:rPr>
          <w:lang w:val="en-US"/>
        </w:rPr>
      </w:pPr>
      <w:r>
        <w:rPr>
          <w:lang w:val="en-US"/>
          <w:rPrChange w:id="259" w:author="Pedro Augusto" w:date="2026-06-10T15:40:00Z">
            <w:rPr/>
          </w:rPrChange>
        </w:rPr>
        <w:t>IGLEWICZ, Boris; HOAGLIN, David C. **How to detect and handle outliers**. Milwaukee: ASQC Quality Press, 1993. (The ASQC Basic References in Quality Control, v. 16).</w:t>
      </w:r>
    </w:p>
    <w:p w14:paraId="579B8AE6" w14:textId="77777777" w:rsidR="00872F01" w:rsidRPr="00924427" w:rsidRDefault="00872F01" w:rsidP="00872F01">
      <w:pPr>
        <w:spacing w:after="240" w:line="276" w:lineRule="auto"/>
        <w:rPr>
          <w:lang w:val="pt-BR"/>
          <w:rPrChange w:id="260" w:author="Pedro Augusto" w:date="2026-06-10T15:40:00Z">
            <w:rPr>
              <w:lang w:val="en-US"/>
            </w:rPr>
          </w:rPrChange>
        </w:rPr>
      </w:pPr>
      <w:r>
        <w:rPr>
          <w:lang w:val="en-US"/>
          <w:rPrChange w:id="261" w:author="Pedro Augusto" w:date="2026-06-10T15:40:00Z">
            <w:rPr/>
          </w:rPrChange>
        </w:rPr>
        <w:t xml:space="preserve">JARVIS, Stuart. Dynamic asset allocation techniques. </w:t>
      </w:r>
      <w:r>
        <w:t>In: INTERNATIONAL CONGRESS OF ACTUARIES, 29., 2010, Cidade do Cabo. Anais... Cidade do Cabo: International Actuarial Association, 2010.</w:t>
      </w:r>
    </w:p>
    <w:p w14:paraId="190BD79F" w14:textId="77777777" w:rsidR="00872F01" w:rsidRPr="00872F01" w:rsidRDefault="00872F01" w:rsidP="00872F01">
      <w:pPr>
        <w:spacing w:after="240" w:line="276" w:lineRule="auto"/>
        <w:rPr>
          <w:lang w:val="en-US"/>
        </w:rPr>
      </w:pPr>
      <w:r>
        <w:rPr>
          <w:lang w:val="en-US"/>
          <w:rPrChange w:id="262" w:author="Pedro Augusto" w:date="2026-06-10T15:40:00Z">
            <w:rPr/>
          </w:rPrChange>
        </w:rPr>
        <w:t>JOBSON, J. D.; KORKIE, Bob. Performance hypothesis testing with the Sharpe and Treynor measures. **The Journal of Finance**, New York, v. 36, n. 4, p. 889–908, 1981.</w:t>
      </w:r>
    </w:p>
    <w:p w14:paraId="6428EF6C" w14:textId="77777777" w:rsidR="00872F01" w:rsidRDefault="00872F01" w:rsidP="00872F01">
      <w:pPr>
        <w:spacing w:after="240" w:line="276" w:lineRule="auto"/>
        <w:rPr>
          <w:b/>
          <w:bCs/>
          <w:lang w:val="en-US"/>
        </w:rPr>
      </w:pPr>
      <w:r>
        <w:rPr>
          <w:lang w:val="en-US"/>
          <w:rPrChange w:id="263" w:author="Pedro Augusto" w:date="2026-06-10T15:40:00Z">
            <w:rPr/>
          </w:rPrChange>
        </w:rPr>
        <w:t xml:space="preserve">KAHNEMAN, Daniel; TVERSKY, Amos. Prospect theory: an analysis of decision under risk. </w:t>
      </w:r>
      <w:proofErr w:type="spellStart"/>
      <w:r>
        <w:rPr>
          <w:lang w:val="en-US"/>
          <w:rPrChange w:id="264" w:author="Pedro Augusto" w:date="2026-06-10T15:40:00Z">
            <w:rPr/>
          </w:rPrChange>
        </w:rPr>
        <w:lastRenderedPageBreak/>
        <w:t>Econometrica</w:t>
      </w:r>
      <w:proofErr w:type="spellEnd"/>
      <w:r>
        <w:rPr>
          <w:lang w:val="en-US"/>
          <w:rPrChange w:id="265" w:author="Pedro Augusto" w:date="2026-06-10T15:40:00Z">
            <w:rPr/>
          </w:rPrChange>
        </w:rPr>
        <w:t>, Hoboken, v. 47, n. 2, p. 263-292, 1979.</w:t>
      </w:r>
    </w:p>
    <w:p w14:paraId="765BAF7F" w14:textId="6B061A39" w:rsidR="00872F01" w:rsidRPr="00872F01" w:rsidRDefault="00872F01" w:rsidP="00872F01">
      <w:pPr>
        <w:spacing w:after="240" w:line="276" w:lineRule="auto"/>
        <w:rPr>
          <w:lang w:val="en-US"/>
        </w:rPr>
      </w:pPr>
      <w:r>
        <w:rPr>
          <w:lang w:val="en-US"/>
          <w:rPrChange w:id="266" w:author="Pedro Augusto" w:date="2026-06-10T15:40:00Z">
            <w:rPr/>
          </w:rPrChange>
        </w:rPr>
        <w:t>KAPLAN, Paul D.; KNOWLES, James A. Kappa: a generalized downside risk-adjusted performance measure. Journal of Performance Measurement, Nova York, v. 8, n. 3, p. 42-54, 2004.</w:t>
      </w:r>
    </w:p>
    <w:p w14:paraId="7212905D" w14:textId="77777777" w:rsidR="00872F01" w:rsidRDefault="00872F01" w:rsidP="00872F01">
      <w:pPr>
        <w:spacing w:after="240" w:line="276" w:lineRule="auto"/>
        <w:rPr>
          <w:b/>
          <w:bCs/>
          <w:lang w:val="en-US"/>
        </w:rPr>
      </w:pPr>
      <w:r>
        <w:rPr>
          <w:lang w:val="en-US"/>
          <w:rPrChange w:id="267" w:author="Pedro Augusto" w:date="2026-06-10T15:40:00Z">
            <w:rPr/>
          </w:rPrChange>
        </w:rPr>
        <w:t>KEATING, Con; SHADWICK, William F. A universal performance measure. Journal of Performance Measurement, Nova York, v. 6, n. 3, p. 59-84, 2002.</w:t>
      </w:r>
    </w:p>
    <w:p w14:paraId="366898F1" w14:textId="1175DFAC" w:rsidR="00872F01" w:rsidRPr="00872F01" w:rsidRDefault="00872F01" w:rsidP="00872F01">
      <w:pPr>
        <w:spacing w:after="240" w:line="276" w:lineRule="auto"/>
        <w:rPr>
          <w:lang w:val="en-US"/>
        </w:rPr>
      </w:pPr>
      <w:r>
        <w:rPr>
          <w:lang w:val="en-US"/>
          <w:rPrChange w:id="268" w:author="Pedro Augusto" w:date="2026-06-10T15:40:00Z">
            <w:rPr/>
          </w:rPrChange>
        </w:rPr>
        <w:t>KONNO, Hiroshi; YAMAZAKI, Hiroshi. Mean-absolute deviation portfolio optimization model and its applications to Tokyo stock market. Management Science, Catonsville, v. 37, n. 5, p. 519-531, 1991.</w:t>
      </w:r>
    </w:p>
    <w:p w14:paraId="49CFE3AC" w14:textId="77777777" w:rsidR="00872F01" w:rsidRDefault="00872F01" w:rsidP="00872F01">
      <w:pPr>
        <w:spacing w:after="240" w:line="276" w:lineRule="auto"/>
        <w:rPr>
          <w:lang w:val="en-US"/>
        </w:rPr>
      </w:pPr>
      <w:r>
        <w:rPr>
          <w:lang w:val="en-US"/>
          <w:rPrChange w:id="269" w:author="Pedro Augusto" w:date="2026-06-10T15:40:00Z">
            <w:rPr/>
          </w:rPrChange>
        </w:rPr>
        <w:t xml:space="preserve">LAKONISHOK, Josef; SHLEIFER, Andrei; VISHNY, Robert W. Contrarian investment, extrapolation, and risk. The Journal of Finance, Hoboken, v. 49, n. 5, p. 1541-1578, </w:t>
      </w:r>
      <w:proofErr w:type="spellStart"/>
      <w:r>
        <w:rPr>
          <w:lang w:val="en-US"/>
          <w:rPrChange w:id="270" w:author="Pedro Augusto" w:date="2026-06-10T15:40:00Z">
            <w:rPr/>
          </w:rPrChange>
        </w:rPr>
        <w:t>dez</w:t>
      </w:r>
      <w:proofErr w:type="spellEnd"/>
      <w:r>
        <w:rPr>
          <w:lang w:val="en-US"/>
          <w:rPrChange w:id="271" w:author="Pedro Augusto" w:date="2026-06-10T15:40:00Z">
            <w:rPr/>
          </w:rPrChange>
        </w:rPr>
        <w:t>. 1994.</w:t>
      </w:r>
    </w:p>
    <w:p w14:paraId="51E3CADF" w14:textId="523508B3" w:rsidR="00872F01" w:rsidRPr="00872F01" w:rsidRDefault="00872F01" w:rsidP="00872F01">
      <w:pPr>
        <w:spacing w:after="240" w:line="276" w:lineRule="auto"/>
        <w:rPr>
          <w:lang w:val="en-US"/>
        </w:rPr>
      </w:pPr>
      <w:r>
        <w:rPr>
          <w:lang w:val="en-US"/>
          <w:rPrChange w:id="272" w:author="Pedro Augusto" w:date="2026-06-10T15:40:00Z">
            <w:rPr/>
          </w:rPrChange>
        </w:rPr>
        <w:t>LEDOIT, Olivier; WOLF, Michael. A well-conditioned estimator for large-dimensional covariance matrices. **Journal of Multivariate Analysis**, Orlando, v. 88, n. 2, p. 365–411, 2004.</w:t>
      </w:r>
    </w:p>
    <w:p w14:paraId="18F151B9" w14:textId="77777777" w:rsidR="00872F01" w:rsidRDefault="00872F01" w:rsidP="00872F01">
      <w:pPr>
        <w:spacing w:after="240" w:line="276" w:lineRule="auto"/>
        <w:rPr>
          <w:b/>
          <w:bCs/>
          <w:lang w:val="en-US"/>
        </w:rPr>
      </w:pPr>
      <w:r>
        <w:rPr>
          <w:lang w:val="en-US"/>
          <w:rPrChange w:id="273" w:author="Pedro Augusto" w:date="2026-06-10T15:40:00Z">
            <w:rPr/>
          </w:rPrChange>
        </w:rPr>
        <w:t>LEDOIT, Olivier; WOLF, Michael. Robust performance hypothesis testing with the Sharpe ratio. **Journal of Empirical Finance**, Amsterdam, v. 15, n. 5, p. 850–859, 2008.</w:t>
      </w:r>
    </w:p>
    <w:p w14:paraId="2AEAB098" w14:textId="052C8B86" w:rsidR="00872F01" w:rsidRPr="00872F01" w:rsidRDefault="00872F01" w:rsidP="00872F01">
      <w:pPr>
        <w:spacing w:after="240" w:line="276" w:lineRule="auto"/>
        <w:rPr>
          <w:lang w:val="en-US"/>
        </w:rPr>
      </w:pPr>
      <w:r>
        <w:rPr>
          <w:lang w:val="en-US"/>
          <w:rPrChange w:id="274" w:author="Pedro Augusto" w:date="2026-06-10T15:40:00Z">
            <w:rPr/>
          </w:rPrChange>
        </w:rPr>
        <w:t>LINTNER, John. The valuation of risk assets and the selection of risky investments in stock portfolios and capital budgets. **The Review of Economics and Statistics**, Cambridge, v. 47, n. 1, p. 13–37, 1965.</w:t>
      </w:r>
    </w:p>
    <w:p w14:paraId="286E45DE" w14:textId="77777777" w:rsidR="00872F01" w:rsidRDefault="00872F01" w:rsidP="00872F01">
      <w:pPr>
        <w:spacing w:after="240" w:line="276" w:lineRule="auto"/>
        <w:rPr>
          <w:lang w:val="en-US"/>
        </w:rPr>
      </w:pPr>
      <w:r>
        <w:rPr>
          <w:lang w:val="en-US"/>
          <w:rPrChange w:id="275" w:author="Pedro Augusto" w:date="2026-06-10T15:40:00Z">
            <w:rPr/>
          </w:rPrChange>
        </w:rPr>
        <w:t>MANDELBROT, Benoit. The variation of certain speculative prices. The Journal of Business, Chicago, v. 36, n. 4, p. 394-419, 1963.</w:t>
      </w:r>
    </w:p>
    <w:p w14:paraId="179CFB93" w14:textId="18944D51" w:rsidR="00AB1B51" w:rsidRPr="00AB1B51" w:rsidRDefault="00AB1B51" w:rsidP="00872F01">
      <w:pPr>
        <w:spacing w:after="240" w:line="276" w:lineRule="auto"/>
        <w:rPr>
          <w:lang w:val="en-US"/>
        </w:rPr>
      </w:pPr>
      <w:r>
        <w:rPr>
          <w:lang w:val="en-US"/>
          <w:rPrChange w:id="276" w:author="Pedro Augusto" w:date="2026-06-10T15:40:00Z">
            <w:rPr/>
          </w:rPrChange>
        </w:rPr>
        <w:t>MARKOWITZ, Harry M. Portfolio selection. The Journal of Finance, Hoboken, v. 7, n. 1, p. 77-91, 1952.</w:t>
      </w:r>
    </w:p>
    <w:p w14:paraId="52FB0E48" w14:textId="77777777" w:rsidR="00AB1B51" w:rsidRPr="00AB1B51" w:rsidRDefault="00AB1B51" w:rsidP="00872F01">
      <w:pPr>
        <w:spacing w:after="240" w:line="276" w:lineRule="auto"/>
        <w:rPr>
          <w:lang w:val="en-US"/>
        </w:rPr>
      </w:pPr>
      <w:r>
        <w:rPr>
          <w:lang w:val="en-US"/>
          <w:rPrChange w:id="277" w:author="Pedro Augusto" w:date="2026-06-10T15:40:00Z">
            <w:rPr/>
          </w:rPrChange>
        </w:rPr>
        <w:t>MARKOWITZ, Harry M. Portfolio selection: efficient diversification of investments. Nova York: John Wiley &amp; Sons, 1959.</w:t>
      </w:r>
    </w:p>
    <w:p w14:paraId="08857A0F" w14:textId="7CD8E8F7" w:rsidR="00872F01" w:rsidRPr="00872F01" w:rsidRDefault="00872F01" w:rsidP="00872F01">
      <w:pPr>
        <w:spacing w:after="240" w:line="276" w:lineRule="auto"/>
        <w:rPr>
          <w:lang w:val="en-US"/>
        </w:rPr>
      </w:pPr>
      <w:r>
        <w:rPr>
          <w:lang w:val="en-US"/>
          <w:rPrChange w:id="278" w:author="Pedro Augusto" w:date="2026-06-10T15:40:00Z">
            <w:rPr/>
          </w:rPrChange>
        </w:rPr>
        <w:t>MEMMEL, Christoph. Performance hypothesis testing with the Sharpe ratio. **Finance Letters**, Amsterdam, v. 1, n. 1, p. 21–23, 2003.</w:t>
      </w:r>
    </w:p>
    <w:p w14:paraId="708CDD1F" w14:textId="77777777" w:rsidR="00872F01" w:rsidRDefault="00872F01" w:rsidP="00872F01">
      <w:pPr>
        <w:spacing w:after="240" w:line="276" w:lineRule="auto"/>
        <w:rPr>
          <w:b/>
          <w:bCs/>
          <w:lang w:val="en-US"/>
        </w:rPr>
      </w:pPr>
      <w:r>
        <w:rPr>
          <w:lang w:val="en-US"/>
          <w:rPrChange w:id="279" w:author="Pedro Augusto" w:date="2026-06-10T15:40:00Z">
            <w:rPr/>
          </w:rPrChange>
        </w:rPr>
        <w:t xml:space="preserve">MEUCCI, Attilio. Fully flexible views: theory and practice. Risk, </w:t>
      </w:r>
      <w:proofErr w:type="spellStart"/>
      <w:r>
        <w:rPr>
          <w:lang w:val="en-US"/>
          <w:rPrChange w:id="280" w:author="Pedro Augusto" w:date="2026-06-10T15:40:00Z">
            <w:rPr/>
          </w:rPrChange>
        </w:rPr>
        <w:t>Londres</w:t>
      </w:r>
      <w:proofErr w:type="spellEnd"/>
      <w:r>
        <w:rPr>
          <w:lang w:val="en-US"/>
          <w:rPrChange w:id="281" w:author="Pedro Augusto" w:date="2026-06-10T15:40:00Z">
            <w:rPr/>
          </w:rPrChange>
        </w:rPr>
        <w:t>, v. 21, n. 10, p. 97-102, 2008.</w:t>
      </w:r>
    </w:p>
    <w:p w14:paraId="03A845D4" w14:textId="297B0C1F" w:rsidR="00872F01" w:rsidRPr="00872F01" w:rsidRDefault="00872F01" w:rsidP="00872F01">
      <w:pPr>
        <w:spacing w:after="240" w:line="276" w:lineRule="auto"/>
        <w:rPr>
          <w:lang w:val="en-US"/>
        </w:rPr>
      </w:pPr>
      <w:r>
        <w:rPr>
          <w:lang w:val="en-US"/>
          <w:rPrChange w:id="282" w:author="Pedro Augusto" w:date="2026-06-10T15:40:00Z">
            <w:rPr/>
          </w:rPrChange>
        </w:rPr>
        <w:t>MICHAUD, Richard O. The Markowitz optimization enigma: is 'optimized' optimal? Financial Analysts Journal, Charlottesville, v. 45, n. 1, p. 31-42, 1989.</w:t>
      </w:r>
    </w:p>
    <w:p w14:paraId="4E01F169" w14:textId="77777777" w:rsidR="00872F01" w:rsidRDefault="00872F01" w:rsidP="00872F01">
      <w:pPr>
        <w:spacing w:after="240" w:line="276" w:lineRule="auto"/>
        <w:rPr>
          <w:b/>
          <w:bCs/>
          <w:lang w:val="en-US"/>
        </w:rPr>
      </w:pPr>
      <w:r>
        <w:rPr>
          <w:lang w:val="en-US"/>
          <w:rPrChange w:id="283" w:author="Pedro Augusto" w:date="2026-06-10T15:40:00Z">
            <w:rPr/>
          </w:rPrChange>
        </w:rPr>
        <w:t>MORGAN, J. P. **</w:t>
      </w:r>
      <w:proofErr w:type="spellStart"/>
      <w:r>
        <w:rPr>
          <w:lang w:val="en-US"/>
          <w:rPrChange w:id="284" w:author="Pedro Augusto" w:date="2026-06-10T15:40:00Z">
            <w:rPr/>
          </w:rPrChange>
        </w:rPr>
        <w:t>RiskMetrics</w:t>
      </w:r>
      <w:proofErr w:type="spellEnd"/>
      <w:r>
        <w:rPr>
          <w:lang w:val="en-US"/>
          <w:rPrChange w:id="285" w:author="Pedro Augusto" w:date="2026-06-10T15:40:00Z">
            <w:rPr/>
          </w:rPrChange>
        </w:rPr>
        <w:t>: technical document**. 4. ed. New York: J. P. Morgan/Reuters, 1996.</w:t>
      </w:r>
    </w:p>
    <w:p w14:paraId="698B8837" w14:textId="670BE2A0" w:rsidR="00872F01" w:rsidRPr="00872F01" w:rsidRDefault="00872F01" w:rsidP="00872F01">
      <w:pPr>
        <w:spacing w:after="240" w:line="276" w:lineRule="auto"/>
        <w:rPr>
          <w:lang w:val="en-US"/>
        </w:rPr>
      </w:pPr>
      <w:r>
        <w:rPr>
          <w:lang w:val="en-US"/>
          <w:rPrChange w:id="286" w:author="Pedro Augusto" w:date="2026-06-10T15:40:00Z">
            <w:rPr/>
          </w:rPrChange>
        </w:rPr>
        <w:t>MOSSIN, Jan. Equilibrium in a capital asset market. **</w:t>
      </w:r>
      <w:proofErr w:type="spellStart"/>
      <w:r>
        <w:rPr>
          <w:lang w:val="en-US"/>
          <w:rPrChange w:id="287" w:author="Pedro Augusto" w:date="2026-06-10T15:40:00Z">
            <w:rPr/>
          </w:rPrChange>
        </w:rPr>
        <w:t>Econometrica</w:t>
      </w:r>
      <w:proofErr w:type="spellEnd"/>
      <w:r>
        <w:rPr>
          <w:lang w:val="en-US"/>
          <w:rPrChange w:id="288" w:author="Pedro Augusto" w:date="2026-06-10T15:40:00Z">
            <w:rPr/>
          </w:rPrChange>
        </w:rPr>
        <w:t>**, v. 34, n. 4, p. 768-783, 1966.</w:t>
      </w:r>
    </w:p>
    <w:p w14:paraId="30F7C5C7" w14:textId="77777777" w:rsidR="00872F01" w:rsidRDefault="00872F01" w:rsidP="00872F01">
      <w:pPr>
        <w:spacing w:after="240" w:line="276" w:lineRule="auto"/>
        <w:rPr>
          <w:lang w:val="en-US"/>
        </w:rPr>
      </w:pPr>
      <w:r>
        <w:rPr>
          <w:lang w:val="en-US"/>
          <w:rPrChange w:id="289" w:author="Pedro Augusto" w:date="2026-06-10T15:40:00Z">
            <w:rPr/>
          </w:rPrChange>
        </w:rPr>
        <w:lastRenderedPageBreak/>
        <w:t xml:space="preserve">NOFSINGER, John R.; SIAS, Richard W. Herding and feedback trading by institutional and individual investors. The Journal of Finance, Hoboken, v. 54, n. 6, p. 2263-2295, </w:t>
      </w:r>
      <w:proofErr w:type="spellStart"/>
      <w:r>
        <w:rPr>
          <w:lang w:val="en-US"/>
          <w:rPrChange w:id="290" w:author="Pedro Augusto" w:date="2026-06-10T15:40:00Z">
            <w:rPr/>
          </w:rPrChange>
        </w:rPr>
        <w:t>dez</w:t>
      </w:r>
      <w:proofErr w:type="spellEnd"/>
      <w:r>
        <w:rPr>
          <w:lang w:val="en-US"/>
          <w:rPrChange w:id="291" w:author="Pedro Augusto" w:date="2026-06-10T15:40:00Z">
            <w:rPr/>
          </w:rPrChange>
        </w:rPr>
        <w:t>. 1999.</w:t>
      </w:r>
    </w:p>
    <w:p w14:paraId="0A7A64DE" w14:textId="7835408D" w:rsidR="006A19ED" w:rsidRPr="006A19ED" w:rsidRDefault="006A19ED" w:rsidP="00872F01">
      <w:pPr>
        <w:spacing w:after="240" w:line="276" w:lineRule="auto"/>
        <w:rPr>
          <w:lang w:val="en-US"/>
        </w:rPr>
      </w:pPr>
      <w:r>
        <w:rPr>
          <w:lang w:val="en-US"/>
          <w:rPrChange w:id="292" w:author="Pedro Augusto" w:date="2026-06-10T15:40:00Z">
            <w:rPr/>
          </w:rPrChange>
        </w:rPr>
        <w:t xml:space="preserve">PELSSER, </w:t>
      </w:r>
      <w:proofErr w:type="spellStart"/>
      <w:r>
        <w:rPr>
          <w:lang w:val="en-US"/>
          <w:rPrChange w:id="293" w:author="Pedro Augusto" w:date="2026-06-10T15:40:00Z">
            <w:rPr/>
          </w:rPrChange>
        </w:rPr>
        <w:t>Antoon</w:t>
      </w:r>
      <w:proofErr w:type="spellEnd"/>
      <w:r>
        <w:rPr>
          <w:lang w:val="en-US"/>
          <w:rPrChange w:id="294" w:author="Pedro Augusto" w:date="2026-06-10T15:40:00Z">
            <w:rPr/>
          </w:rPrChange>
        </w:rPr>
        <w:t>; VORST, Ton. Transaction costs and efficiency of portfolio strategies. European Journal of Operational Research, Amsterdam, v. 91, n. 2, p. 250-263, 1996.</w:t>
      </w:r>
    </w:p>
    <w:p w14:paraId="02CB7369" w14:textId="77777777" w:rsidR="006A19ED" w:rsidRPr="006A19ED" w:rsidRDefault="006A19ED" w:rsidP="00872F01">
      <w:pPr>
        <w:spacing w:after="240" w:line="276" w:lineRule="auto"/>
        <w:rPr>
          <w:lang w:val="en-US"/>
        </w:rPr>
      </w:pPr>
      <w:r>
        <w:rPr>
          <w:lang w:val="en-US"/>
          <w:rPrChange w:id="295" w:author="Pedro Augusto" w:date="2026-06-10T15:40:00Z">
            <w:rPr/>
          </w:rPrChange>
        </w:rPr>
        <w:t xml:space="preserve">PIRES, Arthur Martinez. </w:t>
      </w:r>
      <w:r>
        <w:t xml:space="preserve">**Impactos da Crise Hídrica na Matriz Energética Brasileira: uma Abordagem via Teoria de Portfólios**. 2021. Trabalho de Conclusão de Curso (Graduação em Engenharia de Produção) - Escola Politécnica, Universidade de São Paulo, São Paulo, 2021. </w:t>
      </w:r>
      <w:proofErr w:type="spellStart"/>
      <w:r>
        <w:rPr>
          <w:lang w:val="en-US"/>
          <w:rPrChange w:id="296" w:author="Pedro Augusto" w:date="2026-06-10T15:40:00Z">
            <w:rPr/>
          </w:rPrChange>
        </w:rPr>
        <w:t>Acesso</w:t>
      </w:r>
      <w:proofErr w:type="spellEnd"/>
      <w:r>
        <w:rPr>
          <w:lang w:val="en-US"/>
          <w:rPrChange w:id="297" w:author="Pedro Augusto" w:date="2026-06-10T15:40:00Z">
            <w:rPr/>
          </w:rPrChange>
        </w:rPr>
        <w:t xml:space="preserve"> </w:t>
      </w:r>
      <w:proofErr w:type="spellStart"/>
      <w:r>
        <w:rPr>
          <w:lang w:val="en-US"/>
          <w:rPrChange w:id="298" w:author="Pedro Augusto" w:date="2026-06-10T15:40:00Z">
            <w:rPr/>
          </w:rPrChange>
        </w:rPr>
        <w:t>em</w:t>
      </w:r>
      <w:proofErr w:type="spellEnd"/>
      <w:r>
        <w:rPr>
          <w:lang w:val="en-US"/>
          <w:rPrChange w:id="299" w:author="Pedro Augusto" w:date="2026-06-10T15:40:00Z">
            <w:rPr/>
          </w:rPrChange>
        </w:rPr>
        <w:t xml:space="preserve">: 28 </w:t>
      </w:r>
      <w:proofErr w:type="spellStart"/>
      <w:r>
        <w:rPr>
          <w:lang w:val="en-US"/>
          <w:rPrChange w:id="300" w:author="Pedro Augusto" w:date="2026-06-10T15:40:00Z">
            <w:rPr/>
          </w:rPrChange>
        </w:rPr>
        <w:t>nov.</w:t>
      </w:r>
      <w:proofErr w:type="spellEnd"/>
      <w:r>
        <w:rPr>
          <w:lang w:val="en-US"/>
          <w:rPrChange w:id="301" w:author="Pedro Augusto" w:date="2026-06-10T15:40:00Z">
            <w:rPr/>
          </w:rPrChange>
        </w:rPr>
        <w:t xml:space="preserve"> 2025.</w:t>
      </w:r>
    </w:p>
    <w:p w14:paraId="51719541" w14:textId="0D3040F3" w:rsidR="00872F01" w:rsidRPr="00872F01" w:rsidRDefault="00872F01" w:rsidP="00872F01">
      <w:pPr>
        <w:spacing w:after="240" w:line="276" w:lineRule="auto"/>
        <w:rPr>
          <w:lang w:val="en-US"/>
        </w:rPr>
      </w:pPr>
      <w:r>
        <w:rPr>
          <w:lang w:val="en-US"/>
          <w:rPrChange w:id="302" w:author="Pedro Augusto" w:date="2026-06-10T15:40:00Z">
            <w:rPr/>
          </w:rPrChange>
        </w:rPr>
        <w:t>REILLY, Frank K.; BROWN, Keith C. Investment analysis &amp; portfolio management. 10. ed. Mason: South-Western Cengage Learning, 2011.</w:t>
      </w:r>
    </w:p>
    <w:p w14:paraId="437C1C5E" w14:textId="77777777" w:rsidR="00872F01" w:rsidRDefault="00872F01" w:rsidP="00872F01">
      <w:pPr>
        <w:spacing w:after="240" w:line="276" w:lineRule="auto"/>
        <w:rPr>
          <w:lang w:val="en-US"/>
        </w:rPr>
      </w:pPr>
      <w:r>
        <w:rPr>
          <w:lang w:val="en-US"/>
          <w:rPrChange w:id="303" w:author="Pedro Augusto" w:date="2026-06-10T15:40:00Z">
            <w:rPr/>
          </w:rPrChange>
        </w:rPr>
        <w:t xml:space="preserve">ROCKAFELLAR, R. Tyrrell; URYASEV, Stanislav. Optimization of conditional value-at-risk. Journal of Risk, </w:t>
      </w:r>
      <w:proofErr w:type="spellStart"/>
      <w:r>
        <w:rPr>
          <w:lang w:val="en-US"/>
          <w:rPrChange w:id="304" w:author="Pedro Augusto" w:date="2026-06-10T15:40:00Z">
            <w:rPr/>
          </w:rPrChange>
        </w:rPr>
        <w:t>Londres</w:t>
      </w:r>
      <w:proofErr w:type="spellEnd"/>
      <w:r>
        <w:rPr>
          <w:lang w:val="en-US"/>
          <w:rPrChange w:id="305" w:author="Pedro Augusto" w:date="2026-06-10T15:40:00Z">
            <w:rPr/>
          </w:rPrChange>
        </w:rPr>
        <w:t>, v. 2, n. 3, p. 21-41, 2000.</w:t>
      </w:r>
    </w:p>
    <w:p w14:paraId="51BDC567" w14:textId="38A03815" w:rsidR="00872F01" w:rsidRPr="00924427" w:rsidRDefault="00872F01" w:rsidP="00872F01">
      <w:pPr>
        <w:spacing w:after="240" w:line="276" w:lineRule="auto"/>
        <w:rPr>
          <w:lang w:val="en-US"/>
          <w:rPrChange w:id="306" w:author="Pedro Augusto" w:date="2026-06-10T15:40:00Z">
            <w:rPr>
              <w:lang w:val="pt-BR"/>
            </w:rPr>
          </w:rPrChange>
        </w:rPr>
      </w:pPr>
      <w:r>
        <w:rPr>
          <w:lang w:val="en-US"/>
          <w:rPrChange w:id="307" w:author="Pedro Augusto" w:date="2026-06-10T15:40:00Z">
            <w:rPr/>
          </w:rPrChange>
        </w:rPr>
        <w:t>ROLL, Richard. A critique of the asset pricing theory's tests Part I: On past and potential testability of the theory. Journal of Financial Economics, Amsterdam, v. 4, n. 2, p. 129-176, 1977.</w:t>
      </w:r>
    </w:p>
    <w:p w14:paraId="6D728751" w14:textId="77777777" w:rsidR="00872F01" w:rsidRPr="00924427" w:rsidRDefault="00872F01" w:rsidP="00872F01">
      <w:pPr>
        <w:spacing w:after="240" w:line="276" w:lineRule="auto"/>
        <w:rPr>
          <w:lang w:val="en-US"/>
          <w:rPrChange w:id="308" w:author="Pedro Augusto" w:date="2026-06-10T15:40:00Z">
            <w:rPr>
              <w:lang w:val="pt-BR"/>
            </w:rPr>
          </w:rPrChange>
        </w:rPr>
      </w:pPr>
      <w:r>
        <w:rPr>
          <w:lang w:val="en-US"/>
          <w:rPrChange w:id="309" w:author="Pedro Augusto" w:date="2026-06-10T15:40:00Z">
            <w:rPr/>
          </w:rPrChange>
        </w:rPr>
        <w:t xml:space="preserve">ROLLINGER, Thomas N.; HOFFMAN, Scott T. </w:t>
      </w:r>
      <w:proofErr w:type="spellStart"/>
      <w:r>
        <w:rPr>
          <w:lang w:val="en-US"/>
          <w:rPrChange w:id="310" w:author="Pedro Augusto" w:date="2026-06-10T15:40:00Z">
            <w:rPr/>
          </w:rPrChange>
        </w:rPr>
        <w:t>Sortino</w:t>
      </w:r>
      <w:proofErr w:type="spellEnd"/>
      <w:r>
        <w:rPr>
          <w:lang w:val="en-US"/>
          <w:rPrChange w:id="311" w:author="Pedro Augusto" w:date="2026-06-10T15:40:00Z">
            <w:rPr/>
          </w:rPrChange>
        </w:rPr>
        <w:t>: a 'sharper' ratio. Chicago: CME Group, 2013.</w:t>
      </w:r>
    </w:p>
    <w:p w14:paraId="28F59AA5" w14:textId="0D77AEDD" w:rsidR="00872F01" w:rsidRPr="00872F01" w:rsidRDefault="00872F01" w:rsidP="00872F01">
      <w:pPr>
        <w:spacing w:after="240" w:line="276" w:lineRule="auto"/>
        <w:rPr>
          <w:lang w:val="en-US"/>
        </w:rPr>
      </w:pPr>
      <w:r>
        <w:rPr>
          <w:lang w:val="en-US"/>
          <w:rPrChange w:id="312" w:author="Pedro Augusto" w:date="2026-06-10T15:40:00Z">
            <w:rPr/>
          </w:rPrChange>
        </w:rPr>
        <w:t>ROM, Brian M.; FERGUSON, Kathleen W. Post-modern portfolio theory comes of age. The Journal of Investing, Nova York, v. 3, n. 3, p. 11-17, 1994.</w:t>
      </w:r>
    </w:p>
    <w:p w14:paraId="29ECA953" w14:textId="77777777" w:rsidR="00872F01" w:rsidRPr="00924427" w:rsidRDefault="00872F01" w:rsidP="00872F01">
      <w:pPr>
        <w:spacing w:after="240" w:line="276" w:lineRule="auto"/>
        <w:rPr>
          <w:b/>
          <w:bCs/>
          <w:lang w:val="pt-BR"/>
          <w:rPrChange w:id="313" w:author="Pedro Augusto" w:date="2026-06-10T15:40:00Z">
            <w:rPr>
              <w:b/>
              <w:bCs/>
              <w:lang w:val="en-US"/>
            </w:rPr>
          </w:rPrChange>
        </w:rPr>
      </w:pPr>
      <w:r>
        <w:rPr>
          <w:lang w:val="en-US"/>
          <w:rPrChange w:id="314" w:author="Pedro Augusto" w:date="2026-06-10T15:40:00Z">
            <w:rPr/>
          </w:rPrChange>
        </w:rPr>
        <w:t>RONCALLI, Thierry. Risk Factor, Risk Premium and Black-</w:t>
      </w:r>
      <w:proofErr w:type="spellStart"/>
      <w:r>
        <w:rPr>
          <w:lang w:val="en-US"/>
          <w:rPrChange w:id="315" w:author="Pedro Augusto" w:date="2026-06-10T15:40:00Z">
            <w:rPr/>
          </w:rPrChange>
        </w:rPr>
        <w:t>Litterman</w:t>
      </w:r>
      <w:proofErr w:type="spellEnd"/>
      <w:r>
        <w:rPr>
          <w:lang w:val="en-US"/>
          <w:rPrChange w:id="316" w:author="Pedro Augusto" w:date="2026-06-10T15:40:00Z">
            <w:rPr/>
          </w:rPrChange>
        </w:rPr>
        <w:t xml:space="preserve"> Model. </w:t>
      </w:r>
      <w:r>
        <w:t>Paris: Thierry Roncalli's Research Notes, 2025. Disponível em: &lt;http://www.thierry-roncalli.com/&gt;. Acesso em: 19 nov. 2025.</w:t>
      </w:r>
    </w:p>
    <w:p w14:paraId="713A7EA9" w14:textId="2C6B42C1" w:rsidR="00872F01" w:rsidRPr="00872F01" w:rsidRDefault="00872F01" w:rsidP="00872F01">
      <w:pPr>
        <w:spacing w:after="240" w:line="276" w:lineRule="auto"/>
        <w:rPr>
          <w:lang w:val="en-US"/>
        </w:rPr>
      </w:pPr>
      <w:r>
        <w:rPr>
          <w:lang w:val="en-US"/>
          <w:rPrChange w:id="317" w:author="Pedro Augusto" w:date="2026-06-10T15:40:00Z">
            <w:rPr/>
          </w:rPrChange>
        </w:rPr>
        <w:t>ROSS, Stephen A.; WESTERFIELD, Randolph W.; JORDAN, Bradford D. **Corporate finance fundamentals**. 9. ed. New York: McGraw-Hill, 2010.</w:t>
      </w:r>
    </w:p>
    <w:p w14:paraId="6E697C78" w14:textId="77777777" w:rsidR="00872F01" w:rsidRPr="00924427" w:rsidRDefault="00872F01" w:rsidP="00872F01">
      <w:pPr>
        <w:spacing w:after="240" w:line="276" w:lineRule="auto"/>
        <w:rPr>
          <w:b/>
          <w:bCs/>
          <w:lang w:val="pt-BR"/>
          <w:rPrChange w:id="318" w:author="Pedro Augusto" w:date="2026-06-10T15:40:00Z">
            <w:rPr>
              <w:b/>
              <w:bCs/>
              <w:lang w:val="en-US"/>
            </w:rPr>
          </w:rPrChange>
        </w:rPr>
      </w:pPr>
      <w:r>
        <w:rPr>
          <w:lang w:val="en-US"/>
          <w:rPrChange w:id="319" w:author="Pedro Augusto" w:date="2026-06-10T15:40:00Z">
            <w:rPr/>
          </w:rPrChange>
        </w:rPr>
        <w:t xml:space="preserve">RUBINSTEIN, Mark. Markowitz's "Portfolio Selection": a fifty-year retrospective. </w:t>
      </w:r>
      <w:r>
        <w:t>The Journal of Finance, Hoboken, v. 57, n. 3, p. 1041-1045, 2002.</w:t>
      </w:r>
    </w:p>
    <w:p w14:paraId="6C1A079D" w14:textId="7728AC5E" w:rsidR="00872F01" w:rsidRPr="00924427" w:rsidRDefault="00872F01" w:rsidP="00872F01">
      <w:pPr>
        <w:spacing w:after="240" w:line="276" w:lineRule="auto"/>
        <w:rPr>
          <w:lang w:val="pt-BR"/>
          <w:rPrChange w:id="320" w:author="Pedro Augusto" w:date="2026-06-10T15:40:00Z">
            <w:rPr>
              <w:lang w:val="en-US"/>
            </w:rPr>
          </w:rPrChange>
        </w:rPr>
      </w:pPr>
      <w:r>
        <w:t>SANTOS, André Alves Portela; TESSARI, Cristina. Técnicas quantitativas de otimização de carteiras aplicadas ao mercado de ações brasileiro. Revista Brasileira de Finanças, Rio de Janeiro, v. 10, n. 3, p. 369-393, 2012.</w:t>
      </w:r>
    </w:p>
    <w:p w14:paraId="38B05F57" w14:textId="77777777" w:rsidR="00872F01" w:rsidRDefault="00872F01" w:rsidP="00872F01">
      <w:pPr>
        <w:spacing w:after="240" w:line="276" w:lineRule="auto"/>
        <w:rPr>
          <w:lang w:val="en-US"/>
        </w:rPr>
      </w:pPr>
      <w:r>
        <w:rPr>
          <w:lang w:val="en-US"/>
          <w:rPrChange w:id="321" w:author="Pedro Augusto" w:date="2026-06-10T15:40:00Z">
            <w:rPr/>
          </w:rPrChange>
        </w:rPr>
        <w:t>SATCHELL, Stephen; SCOWCROFT, Alan. A demystification of the Black-</w:t>
      </w:r>
      <w:proofErr w:type="spellStart"/>
      <w:r>
        <w:rPr>
          <w:lang w:val="en-US"/>
          <w:rPrChange w:id="322" w:author="Pedro Augusto" w:date="2026-06-10T15:40:00Z">
            <w:rPr/>
          </w:rPrChange>
        </w:rPr>
        <w:t>Litterman</w:t>
      </w:r>
      <w:proofErr w:type="spellEnd"/>
      <w:r>
        <w:rPr>
          <w:lang w:val="en-US"/>
          <w:rPrChange w:id="323" w:author="Pedro Augusto" w:date="2026-06-10T15:40:00Z">
            <w:rPr/>
          </w:rPrChange>
        </w:rPr>
        <w:t xml:space="preserve"> model: managing portfolio weights in a clean environment. **Journal of Asset Management**, London, v. 1, n. 2, p. 138–150, 2000.</w:t>
      </w:r>
    </w:p>
    <w:p w14:paraId="398F76FB" w14:textId="1FC00C8F" w:rsidR="006A19ED" w:rsidRDefault="006A19ED" w:rsidP="00872F01">
      <w:pPr>
        <w:spacing w:after="240" w:line="276" w:lineRule="auto"/>
        <w:rPr>
          <w:lang w:val="en-US"/>
        </w:rPr>
      </w:pPr>
      <w:r>
        <w:rPr>
          <w:lang w:val="en-US"/>
          <w:rPrChange w:id="324" w:author="Pedro Augusto" w:date="2026-06-10T15:40:00Z">
            <w:rPr/>
          </w:rPrChange>
        </w:rPr>
        <w:t>SHARPE, William F. Capital asset prices: a theory of market equilibrium under conditions of risk. The Journal of Finance, Hoboken, v. 19, n. 3, p. 425-442, 1964.</w:t>
      </w:r>
    </w:p>
    <w:p w14:paraId="1D397699" w14:textId="77777777" w:rsidR="006A19ED" w:rsidRDefault="006A19ED" w:rsidP="00872F01">
      <w:pPr>
        <w:spacing w:after="240" w:line="276" w:lineRule="auto"/>
        <w:rPr>
          <w:lang w:val="en-US"/>
        </w:rPr>
      </w:pPr>
      <w:r>
        <w:rPr>
          <w:lang w:val="en-US"/>
          <w:rPrChange w:id="325" w:author="Pedro Augusto" w:date="2026-06-10T15:40:00Z">
            <w:rPr/>
          </w:rPrChange>
        </w:rPr>
        <w:t>SHARPE, William F. Mutual fund performance. The Journal of Business, Chicago, v. 39, n. 1, p. 119-138, 1966.</w:t>
      </w:r>
    </w:p>
    <w:p w14:paraId="09B06202" w14:textId="77777777" w:rsidR="00804868" w:rsidRPr="00804868" w:rsidRDefault="00804868" w:rsidP="00804868">
      <w:pPr>
        <w:spacing w:after="240" w:line="276" w:lineRule="auto"/>
        <w:jc w:val="both"/>
        <w:rPr>
          <w:lang w:val="en-US"/>
        </w:rPr>
      </w:pPr>
      <w:r>
        <w:rPr>
          <w:lang w:val="en-US"/>
          <w:rPrChange w:id="326" w:author="Pedro Augusto" w:date="2026-06-10T15:40:00Z">
            <w:rPr/>
          </w:rPrChange>
        </w:rPr>
        <w:lastRenderedPageBreak/>
        <w:t>SORTINO, Frank A.; VAN DER MEER, Robert. Downside risk. The Journal of Portfolio Management, Nova York, v. 17, n. 4, p. 27-31, 1991.</w:t>
      </w:r>
    </w:p>
    <w:p w14:paraId="4EACA67D" w14:textId="77777777" w:rsidR="00804868" w:rsidRPr="00924427" w:rsidRDefault="00804868" w:rsidP="00804868">
      <w:pPr>
        <w:spacing w:after="240" w:line="276" w:lineRule="auto"/>
        <w:jc w:val="both"/>
        <w:rPr>
          <w:lang w:val="en-US"/>
          <w:rPrChange w:id="327" w:author="Pedro Augusto" w:date="2026-06-10T15:40:00Z">
            <w:rPr/>
          </w:rPrChange>
        </w:rPr>
      </w:pPr>
      <w:r>
        <w:rPr>
          <w:lang w:val="en-US"/>
          <w:rPrChange w:id="328" w:author="Pedro Augusto" w:date="2026-06-10T15:40:00Z">
            <w:rPr/>
          </w:rPrChange>
        </w:rPr>
        <w:t xml:space="preserve">THALER, Richard H. Mental accounting matters. Journal of Behavioral Decision Making, Chichester, v. 12, n. 3, p. 183-206, </w:t>
      </w:r>
      <w:proofErr w:type="spellStart"/>
      <w:r>
        <w:rPr>
          <w:lang w:val="en-US"/>
          <w:rPrChange w:id="329" w:author="Pedro Augusto" w:date="2026-06-10T15:40:00Z">
            <w:rPr/>
          </w:rPrChange>
        </w:rPr>
        <w:t>jul.</w:t>
      </w:r>
      <w:proofErr w:type="spellEnd"/>
      <w:r>
        <w:rPr>
          <w:lang w:val="en-US"/>
          <w:rPrChange w:id="330" w:author="Pedro Augusto" w:date="2026-06-10T15:40:00Z">
            <w:rPr/>
          </w:rPrChange>
        </w:rPr>
        <w:t xml:space="preserve"> 1999.</w:t>
      </w:r>
    </w:p>
    <w:p w14:paraId="1500D3C8" w14:textId="77777777" w:rsidR="00804868" w:rsidRDefault="00804868" w:rsidP="00872F01">
      <w:pPr>
        <w:spacing w:after="240" w:line="276" w:lineRule="auto"/>
        <w:rPr>
          <w:lang w:val="en-US"/>
        </w:rPr>
      </w:pPr>
      <w:r>
        <w:rPr>
          <w:lang w:val="en-US"/>
          <w:rPrChange w:id="331" w:author="Pedro Augusto" w:date="2026-06-10T15:40:00Z">
            <w:rPr/>
          </w:rPrChange>
        </w:rPr>
        <w:t>TOBIN, James. Liquidity preference as behavior towards risk. The Review of Economic Studies, Oxford, v. 25, n. 2, p. 65-86, 1958.</w:t>
      </w:r>
    </w:p>
    <w:p w14:paraId="2DF0E5E1" w14:textId="77777777" w:rsidR="00924427" w:rsidRDefault="00924427" w:rsidP="00872F01">
      <w:pPr>
        <w:spacing w:after="240" w:line="276" w:lineRule="auto"/>
        <w:rPr>
          <w:lang w:val="en-US"/>
        </w:rPr>
      </w:pPr>
      <w:r>
        <w:rPr>
          <w:lang w:val="en-US"/>
        </w:rPr>
        <w:t xml:space="preserve">TREYNOR, J. L. Toward a theory of market value of risky assets. In: KORAJCZYK, R. A. (Ed.). </w:t>
      </w:r>
      <w:r>
        <w:rPr>
          <w:b/>
          <w:bCs/>
          <w:lang w:val="en-US"/>
        </w:rPr>
        <w:t>Asset pricing and portfolio performance</w:t>
      </w:r>
      <w:r>
        <w:rPr>
          <w:lang w:val="en-US"/>
        </w:rPr>
        <w:t xml:space="preserve">. </w:t>
      </w:r>
      <w:proofErr w:type="spellStart"/>
      <w:r>
        <w:rPr>
          <w:lang w:val="en-US"/>
        </w:rPr>
        <w:t>Londres</w:t>
      </w:r>
      <w:proofErr w:type="spellEnd"/>
      <w:r>
        <w:rPr>
          <w:lang w:val="en-US"/>
        </w:rPr>
        <w:t>: Risk Books, 1999. p. 15-22.</w:t>
      </w:r>
    </w:p>
    <w:p w14:paraId="21A3BDD5" w14:textId="6656E089" w:rsidR="00872F01" w:rsidRDefault="00872F01" w:rsidP="00872F01">
      <w:pPr>
        <w:spacing w:after="240" w:line="276" w:lineRule="auto"/>
        <w:rPr>
          <w:lang w:val="en-US"/>
        </w:rPr>
      </w:pPr>
      <w:r>
        <w:rPr>
          <w:lang w:val="en-US"/>
          <w:rPrChange w:id="332" w:author="Pedro Augusto" w:date="2026-06-10T15:40:00Z">
            <w:rPr/>
          </w:rPrChange>
        </w:rPr>
        <w:t>TVERSKY, Amos; KAHNEMAN, Daniel. Judgment under uncertainty: heuristics and biases. Science, Washington, v. 185, n. 4157, p. 1124-1131, set. 1974.</w:t>
      </w:r>
    </w:p>
    <w:p w14:paraId="6DBAD701" w14:textId="77777777" w:rsidR="00872F01" w:rsidRPr="00872F01" w:rsidRDefault="00872F01" w:rsidP="00872F01">
      <w:pPr>
        <w:spacing w:after="240" w:line="276" w:lineRule="auto"/>
        <w:rPr>
          <w:lang w:val="en-US"/>
        </w:rPr>
      </w:pPr>
      <w:r>
        <w:rPr>
          <w:lang w:val="en-US"/>
          <w:rPrChange w:id="333" w:author="Pedro Augusto" w:date="2026-06-10T15:40:00Z">
            <w:rPr/>
          </w:rPrChange>
        </w:rPr>
        <w:t xml:space="preserve">VERNIMMEN, Pierre et al. </w:t>
      </w:r>
      <w:proofErr w:type="gramStart"/>
      <w:r>
        <w:rPr>
          <w:lang w:val="en-US"/>
          <w:rPrChange w:id="334" w:author="Pedro Augusto" w:date="2026-06-10T15:42:00Z">
            <w:rPr/>
          </w:rPrChange>
        </w:rPr>
        <w:t>Corporate</w:t>
      </w:r>
      <w:proofErr w:type="gramEnd"/>
      <w:r>
        <w:rPr>
          <w:lang w:val="en-US"/>
          <w:rPrChange w:id="335" w:author="Pedro Augusto" w:date="2026-06-10T15:42:00Z">
            <w:rPr/>
          </w:rPrChange>
        </w:rPr>
        <w:t xml:space="preserve"> finance: theory and practice. </w:t>
      </w:r>
      <w:r>
        <w:rPr>
          <w:lang w:val="en-US"/>
          <w:rPrChange w:id="336" w:author="Pedro Augusto" w:date="2026-06-10T15:40:00Z">
            <w:rPr/>
          </w:rPrChange>
        </w:rPr>
        <w:t>4. ed. Hoboken: John Wiley &amp; Sons, 2014.</w:t>
      </w:r>
    </w:p>
    <w:p w14:paraId="3DA2F35E" w14:textId="27A32432" w:rsidR="00872F01" w:rsidRPr="00872F01" w:rsidRDefault="00872F01" w:rsidP="00872F01">
      <w:pPr>
        <w:spacing w:after="240" w:line="276" w:lineRule="auto"/>
        <w:rPr>
          <w:lang w:val="en-US"/>
        </w:rPr>
      </w:pPr>
      <w:r>
        <w:rPr>
          <w:lang w:val="en-US"/>
          <w:rPrChange w:id="337" w:author="Pedro Augusto" w:date="2026-06-10T15:40:00Z">
            <w:rPr/>
          </w:rPrChange>
        </w:rPr>
        <w:t>WELCH, Ivo; GOYAL, Amit. A comprehensive look at the empirical performance of equity premium prediction. The Review of Financial Studies, Oxford, v. 21, n. 4, p. 1455-1508, 2008.</w:t>
      </w:r>
    </w:p>
    <w:p w14:paraId="65592F23" w14:textId="77777777" w:rsidR="00872F01" w:rsidRPr="00924427" w:rsidRDefault="00872F01" w:rsidP="00872F01">
      <w:pPr>
        <w:spacing w:after="240" w:line="276" w:lineRule="auto"/>
        <w:rPr>
          <w:b/>
          <w:bCs/>
          <w:lang w:val="pt-BR"/>
          <w:rPrChange w:id="338" w:author="Pedro Augusto" w:date="2026-06-10T15:40:00Z">
            <w:rPr>
              <w:b/>
              <w:bCs/>
              <w:lang w:val="en-US"/>
            </w:rPr>
          </w:rPrChange>
        </w:rPr>
      </w:pPr>
      <w:r>
        <w:rPr>
          <w:lang w:val="en-US"/>
          <w:rPrChange w:id="339" w:author="Pedro Augusto" w:date="2026-06-10T15:40:00Z">
            <w:rPr/>
          </w:rPrChange>
        </w:rPr>
        <w:t xml:space="preserve">WILLIAMS, John Burr. The Theory of Investment Value. </w:t>
      </w:r>
      <w:r>
        <w:t>Cambridge: Harvard University Press, 1938.</w:t>
      </w:r>
    </w:p>
    <w:p w14:paraId="50C0A27E" w14:textId="77777777" w:rsidR="0086671B" w:rsidRPr="00C52D1A" w:rsidRDefault="00DC4719" w:rsidP="00C62008">
      <w:pPr>
        <w:pStyle w:val="Ttulo1"/>
        <w:spacing w:line="360" w:lineRule="auto"/>
        <w:jc w:val="center"/>
        <w:rPr>
          <w:b w:val="0"/>
          <w:sz w:val="24"/>
          <w:szCs w:val="24"/>
        </w:rPr>
      </w:pPr>
      <w:bookmarkStart w:id="340" w:name="_Toc153384991"/>
      <w:bookmarkStart w:id="341" w:name="_Toc231998865"/>
      <w:r>
        <w:rPr>
          <w:sz w:val="24"/>
          <w:szCs w:val="24"/>
        </w:rPr>
        <w:t>CRONOGRAMA</w:t>
      </w:r>
      <w:bookmarkEnd w:id="340"/>
      <w:bookmarkEnd w:id="341"/>
    </w:p>
    <w:p w14:paraId="0926AE0B" w14:textId="77777777" w:rsidR="0086671B" w:rsidRPr="00C52D1A" w:rsidRDefault="0086671B" w:rsidP="00C52D1A">
      <w:pPr>
        <w:spacing w:line="360" w:lineRule="auto"/>
        <w:ind w:firstLine="709"/>
        <w:jc w:val="both"/>
        <w:rPr>
          <w:sz w:val="24"/>
          <w:szCs w:val="24"/>
        </w:rPr>
      </w:pPr>
    </w:p>
    <w:p w14:paraId="2BEF8F8C" w14:textId="2DA37561"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342" w:name="_Toc231738876"/>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11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Cronograma da Pesquisa</w:t>
      </w:r>
      <w:bookmarkEnd w:id="342"/>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4A6FD633"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2C68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0865F1C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49F8E12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BE2F6D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7D24E6E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0BBC1B4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23479B1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F79471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2AA8C15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270D7F0C"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BCFA66E"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830B73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7FF13FA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23A396" w14:textId="77777777" w:rsidR="0086671B" w:rsidRPr="00C52D1A" w:rsidRDefault="0086671B" w:rsidP="00C52D1A">
            <w:pPr>
              <w:spacing w:line="360" w:lineRule="auto"/>
              <w:jc w:val="both"/>
              <w:rPr>
                <w:color w:val="000000"/>
                <w:sz w:val="24"/>
                <w:szCs w:val="24"/>
                <w:lang w:eastAsia="pt-BR"/>
              </w:rPr>
            </w:pPr>
          </w:p>
        </w:tc>
      </w:tr>
      <w:tr w:rsidR="0086671B" w:rsidRPr="00C52D1A" w14:paraId="43E89D5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D14B26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6E0C90A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731626D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33DCEDB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D9900D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1C307A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208BA87" w14:textId="77777777" w:rsidR="0086671B" w:rsidRPr="00C52D1A" w:rsidRDefault="0086671B" w:rsidP="00C52D1A">
            <w:pPr>
              <w:spacing w:line="360" w:lineRule="auto"/>
              <w:jc w:val="both"/>
              <w:rPr>
                <w:color w:val="000000"/>
                <w:sz w:val="24"/>
                <w:szCs w:val="24"/>
                <w:lang w:eastAsia="pt-BR"/>
              </w:rPr>
            </w:pPr>
          </w:p>
        </w:tc>
      </w:tr>
      <w:tr w:rsidR="0086671B" w:rsidRPr="00C52D1A" w14:paraId="3CAC27F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DE9EE3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2263E63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6D83444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5FDEA357"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B2D3B1C"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141A0B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DBED2DD" w14:textId="77777777" w:rsidR="0086671B" w:rsidRPr="00C52D1A" w:rsidRDefault="0086671B" w:rsidP="00C52D1A">
            <w:pPr>
              <w:spacing w:line="360" w:lineRule="auto"/>
              <w:jc w:val="both"/>
              <w:rPr>
                <w:color w:val="000000"/>
                <w:sz w:val="24"/>
                <w:szCs w:val="24"/>
                <w:lang w:eastAsia="pt-BR"/>
              </w:rPr>
            </w:pPr>
          </w:p>
        </w:tc>
      </w:tr>
      <w:tr w:rsidR="0086671B" w:rsidRPr="00C52D1A" w14:paraId="14A6131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386646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45C7BC2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1A8A2F7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24B8F0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7BB764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DB587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1ABBDE" w14:textId="77777777" w:rsidR="0086671B" w:rsidRPr="00C52D1A" w:rsidRDefault="0086671B" w:rsidP="00C52D1A">
            <w:pPr>
              <w:spacing w:line="360" w:lineRule="auto"/>
              <w:jc w:val="both"/>
              <w:rPr>
                <w:color w:val="000000"/>
                <w:sz w:val="24"/>
                <w:szCs w:val="24"/>
                <w:lang w:eastAsia="pt-BR"/>
              </w:rPr>
            </w:pPr>
          </w:p>
        </w:tc>
      </w:tr>
      <w:tr w:rsidR="0086671B" w:rsidRPr="00C52D1A" w14:paraId="0327E23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237DC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740E72D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57A63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291B57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0AECB79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64B9EE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1CD519" w14:textId="77777777" w:rsidR="0086671B" w:rsidRPr="00C52D1A" w:rsidRDefault="0086671B" w:rsidP="00C52D1A">
            <w:pPr>
              <w:spacing w:line="360" w:lineRule="auto"/>
              <w:jc w:val="both"/>
              <w:rPr>
                <w:color w:val="000000"/>
                <w:sz w:val="24"/>
                <w:szCs w:val="24"/>
                <w:lang w:eastAsia="pt-BR"/>
              </w:rPr>
            </w:pPr>
          </w:p>
        </w:tc>
      </w:tr>
      <w:tr w:rsidR="0086671B" w:rsidRPr="00C52D1A" w14:paraId="4A570FE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C1F4D4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47E44DB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1C869424"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1EDEC1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F860A7D"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44D2DC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FE33437" w14:textId="77777777" w:rsidR="0086671B" w:rsidRPr="00C52D1A" w:rsidRDefault="0086671B" w:rsidP="00C52D1A">
            <w:pPr>
              <w:spacing w:line="360" w:lineRule="auto"/>
              <w:jc w:val="both"/>
              <w:rPr>
                <w:color w:val="000000"/>
                <w:sz w:val="24"/>
                <w:szCs w:val="24"/>
                <w:lang w:eastAsia="pt-BR"/>
              </w:rPr>
            </w:pPr>
          </w:p>
        </w:tc>
      </w:tr>
      <w:tr w:rsidR="0086671B" w:rsidRPr="00C52D1A" w14:paraId="598A923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909D66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972095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06DC96F0"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7972A3C"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5D3C30B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925AC0D"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466B2D" w14:textId="77777777" w:rsidR="0086671B" w:rsidRPr="00C52D1A" w:rsidRDefault="0086671B" w:rsidP="00C52D1A">
            <w:pPr>
              <w:spacing w:line="360" w:lineRule="auto"/>
              <w:jc w:val="both"/>
              <w:rPr>
                <w:color w:val="000000"/>
                <w:sz w:val="24"/>
                <w:szCs w:val="24"/>
                <w:lang w:eastAsia="pt-BR"/>
              </w:rPr>
            </w:pPr>
          </w:p>
        </w:tc>
      </w:tr>
      <w:tr w:rsidR="0086671B" w:rsidRPr="00C52D1A" w14:paraId="2D6046A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418EF6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3BA5E41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662C28BC"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723A11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CE7E5A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2762A3B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2E9D96" w14:textId="77777777" w:rsidR="0086671B" w:rsidRPr="00C52D1A" w:rsidRDefault="0086671B" w:rsidP="00C52D1A">
            <w:pPr>
              <w:spacing w:line="360" w:lineRule="auto"/>
              <w:jc w:val="both"/>
              <w:rPr>
                <w:color w:val="000000"/>
                <w:sz w:val="24"/>
                <w:szCs w:val="24"/>
                <w:lang w:eastAsia="pt-BR"/>
              </w:rPr>
            </w:pPr>
          </w:p>
        </w:tc>
      </w:tr>
      <w:tr w:rsidR="0086671B" w:rsidRPr="00C52D1A" w14:paraId="2E03F1F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1825EB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lastRenderedPageBreak/>
              <w:t>9</w:t>
            </w:r>
          </w:p>
        </w:tc>
        <w:tc>
          <w:tcPr>
            <w:tcW w:w="4312" w:type="dxa"/>
            <w:tcBorders>
              <w:top w:val="nil"/>
              <w:left w:val="nil"/>
              <w:bottom w:val="single" w:sz="4" w:space="0" w:color="auto"/>
              <w:right w:val="single" w:sz="4" w:space="0" w:color="auto"/>
            </w:tcBorders>
            <w:shd w:val="clear" w:color="auto" w:fill="auto"/>
            <w:noWrap/>
            <w:vAlign w:val="center"/>
            <w:hideMark/>
          </w:tcPr>
          <w:p w14:paraId="617940B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03B588D3"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64ECB4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7D9980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71AAC6B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F9764D4" w14:textId="77777777" w:rsidR="0086671B" w:rsidRPr="00C52D1A" w:rsidRDefault="0086671B" w:rsidP="00C52D1A">
            <w:pPr>
              <w:spacing w:line="360" w:lineRule="auto"/>
              <w:jc w:val="both"/>
              <w:rPr>
                <w:color w:val="000000"/>
                <w:sz w:val="24"/>
                <w:szCs w:val="24"/>
                <w:lang w:eastAsia="pt-BR"/>
              </w:rPr>
            </w:pPr>
          </w:p>
        </w:tc>
      </w:tr>
      <w:tr w:rsidR="0086671B" w:rsidRPr="00C52D1A" w14:paraId="02378296"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68660EC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2E51F32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18E94F7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99981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46B7AE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4A55ADC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3F8934B" w14:textId="77777777" w:rsidR="0086671B" w:rsidRPr="00C52D1A" w:rsidRDefault="0086671B" w:rsidP="00C52D1A">
            <w:pPr>
              <w:spacing w:line="360" w:lineRule="auto"/>
              <w:jc w:val="both"/>
              <w:rPr>
                <w:color w:val="000000"/>
                <w:sz w:val="24"/>
                <w:szCs w:val="24"/>
                <w:lang w:eastAsia="pt-BR"/>
              </w:rPr>
            </w:pPr>
          </w:p>
        </w:tc>
      </w:tr>
      <w:tr w:rsidR="0086671B" w:rsidRPr="00C52D1A" w14:paraId="33FA58D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6995BE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64679B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75C8C53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2420B1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AB0825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0852FA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2081F0A9" w14:textId="77777777" w:rsidR="0086671B" w:rsidRPr="00C52D1A" w:rsidRDefault="0086671B" w:rsidP="00C52D1A">
            <w:pPr>
              <w:spacing w:line="360" w:lineRule="auto"/>
              <w:jc w:val="both"/>
              <w:rPr>
                <w:color w:val="000000"/>
                <w:sz w:val="24"/>
                <w:szCs w:val="24"/>
                <w:lang w:eastAsia="pt-BR"/>
              </w:rPr>
            </w:pPr>
          </w:p>
        </w:tc>
      </w:tr>
    </w:tbl>
    <w:p w14:paraId="262E001A" w14:textId="77777777" w:rsidR="0086671B" w:rsidRPr="00C52D1A" w:rsidRDefault="0086671B" w:rsidP="00C52D1A">
      <w:pPr>
        <w:spacing w:line="360" w:lineRule="auto"/>
        <w:ind w:firstLine="709"/>
        <w:jc w:val="both"/>
        <w:rPr>
          <w:sz w:val="24"/>
          <w:szCs w:val="24"/>
        </w:rPr>
      </w:pPr>
    </w:p>
    <w:p w14:paraId="4DC6A56F" w14:textId="77777777" w:rsidR="0086671B" w:rsidRPr="00C52D1A" w:rsidRDefault="0086671B" w:rsidP="00C52D1A">
      <w:pPr>
        <w:spacing w:line="360" w:lineRule="auto"/>
        <w:ind w:firstLine="709"/>
        <w:jc w:val="both"/>
        <w:rPr>
          <w:sz w:val="24"/>
          <w:szCs w:val="24"/>
        </w:rPr>
      </w:pPr>
    </w:p>
    <w:p w14:paraId="58C571CF" w14:textId="77777777" w:rsidR="0086671B" w:rsidRPr="00C52D1A" w:rsidRDefault="0086671B" w:rsidP="00C52D1A">
      <w:pPr>
        <w:spacing w:line="360" w:lineRule="auto"/>
        <w:ind w:firstLine="709"/>
        <w:jc w:val="both"/>
        <w:rPr>
          <w:sz w:val="24"/>
          <w:szCs w:val="24"/>
        </w:rPr>
      </w:pPr>
    </w:p>
    <w:p w14:paraId="29ABEDEA" w14:textId="77777777" w:rsidR="0086671B" w:rsidRPr="00C52D1A" w:rsidRDefault="0086671B" w:rsidP="00C52D1A">
      <w:pPr>
        <w:spacing w:line="360" w:lineRule="auto"/>
        <w:jc w:val="both"/>
        <w:rPr>
          <w:sz w:val="24"/>
          <w:szCs w:val="24"/>
        </w:rPr>
      </w:pPr>
      <w:r>
        <w:rPr>
          <w:sz w:val="24"/>
          <w:szCs w:val="24"/>
        </w:rPr>
        <w:br w:type="page"/>
      </w:r>
    </w:p>
    <w:p w14:paraId="43D2EA12" w14:textId="77777777" w:rsidR="00FC4E5E" w:rsidRPr="0074461D" w:rsidRDefault="00FC4E5E" w:rsidP="004A7A54">
      <w:pPr>
        <w:spacing w:line="360" w:lineRule="auto"/>
        <w:jc w:val="center"/>
        <w:outlineLvl w:val="0"/>
        <w:rPr>
          <w:b/>
          <w:sz w:val="28"/>
          <w:szCs w:val="28"/>
          <w:lang w:val="en-US"/>
        </w:rPr>
      </w:pPr>
      <w:bookmarkStart w:id="343" w:name="_Toc231998866"/>
      <w:r>
        <w:rPr>
          <w:b/>
          <w:sz w:val="28"/>
          <w:szCs w:val="28"/>
          <w:lang w:val="en-US"/>
        </w:rPr>
        <w:lastRenderedPageBreak/>
        <w:t>APENDICES</w:t>
      </w:r>
      <w:bookmarkEnd w:id="343"/>
    </w:p>
    <w:p w14:paraId="0D6A99FF" w14:textId="77777777" w:rsidR="00FC4E5E" w:rsidRPr="00C34481" w:rsidRDefault="00C34481">
      <w:pPr>
        <w:pStyle w:val="PargrafodaLista"/>
        <w:numPr>
          <w:ilvl w:val="1"/>
          <w:numId w:val="56"/>
        </w:numPr>
        <w:spacing w:line="360" w:lineRule="auto"/>
        <w:jc w:val="both"/>
        <w:outlineLvl w:val="1"/>
        <w:rPr>
          <w:b/>
          <w:bCs/>
          <w:sz w:val="28"/>
          <w:szCs w:val="28"/>
          <w:lang w:val="pt-BR"/>
        </w:rPr>
      </w:pPr>
      <w:bookmarkStart w:id="344" w:name="_Toc231998867"/>
      <w:r>
        <w:rPr>
          <w:b/>
          <w:bCs/>
          <w:sz w:val="24"/>
          <w:szCs w:val="24"/>
        </w:rPr>
        <w:t>APÊNDICE A — Universo Investável Habilitado (N = 102)</w:t>
      </w:r>
      <w:bookmarkEnd w:id="344"/>
    </w:p>
    <w:p w14:paraId="4DA27CDD" w14:textId="77777777" w:rsidR="005756D6" w:rsidRDefault="005756D6" w:rsidP="00905A0B"/>
    <w:p w14:paraId="6D9D1116" w14:textId="77777777" w:rsidR="005756D6" w:rsidRDefault="005756D6" w:rsidP="00801A4C">
      <w:pPr>
        <w:spacing w:line="360" w:lineRule="auto"/>
        <w:ind w:firstLine="851"/>
        <w:jc w:val="both"/>
      </w:pPr>
      <w:r>
        <w:rPr>
          <w:sz w:val="20"/>
          <w:szCs w:val="20"/>
        </w:rPr>
        <w:t>Relação dos 102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3DA55AED" w14:textId="4C514C3B"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345" w:name="_Toc231738877"/>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C83134">
        <w:rPr>
          <w:rFonts w:ascii="Times New Roman" w:hAnsi="Times New Roman" w:cs="Times New Roman"/>
          <w:i w:val="0"/>
          <w:iCs w:val="0"/>
          <w:noProof/>
          <w:color w:val="auto"/>
          <w:sz w:val="20"/>
          <w:szCs w:val="20"/>
        </w:rPr>
        <w:t>12</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345"/>
    </w:p>
    <w:tbl>
      <w:tblPr>
        <w:tblStyle w:val="Tabelacomgrade"/>
        <w:tblW w:w="7164" w:type="dxa"/>
        <w:tblLook w:val="0000" w:firstRow="0" w:lastRow="0" w:firstColumn="0" w:lastColumn="0" w:noHBand="0" w:noVBand="0"/>
      </w:tblPr>
      <w:tblGrid>
        <w:gridCol w:w="3964"/>
        <w:gridCol w:w="1600"/>
        <w:gridCol w:w="1600"/>
      </w:tblGrid>
      <w:tr w:rsidR="005756D6" w14:paraId="04E7CDA7" w14:textId="77777777" w:rsidTr="00AC5F06">
        <w:tc>
          <w:tcPr>
            <w:tcW w:w="3964" w:type="dxa"/>
          </w:tcPr>
          <w:p w14:paraId="0B9DF929" w14:textId="77777777" w:rsidR="005756D6" w:rsidRPr="00AC5F06" w:rsidRDefault="005756D6" w:rsidP="00EC3D61">
            <w:r>
              <w:rPr>
                <w:b/>
                <w:bCs/>
                <w:sz w:val="18"/>
                <w:szCs w:val="18"/>
              </w:rPr>
              <w:t>Setor econômico (B3)</w:t>
            </w:r>
          </w:p>
        </w:tc>
        <w:tc>
          <w:tcPr>
            <w:tcW w:w="1600" w:type="dxa"/>
          </w:tcPr>
          <w:p w14:paraId="466C632D" w14:textId="77777777" w:rsidR="005756D6" w:rsidRPr="00AC5F06" w:rsidRDefault="005756D6" w:rsidP="00EC3D61">
            <w:pPr>
              <w:jc w:val="center"/>
            </w:pPr>
            <w:r>
              <w:rPr>
                <w:b/>
                <w:bCs/>
                <w:sz w:val="18"/>
                <w:szCs w:val="18"/>
              </w:rPr>
              <w:t>Nº de ativos</w:t>
            </w:r>
          </w:p>
        </w:tc>
        <w:tc>
          <w:tcPr>
            <w:tcW w:w="1600" w:type="dxa"/>
          </w:tcPr>
          <w:p w14:paraId="4725818D" w14:textId="77777777" w:rsidR="005756D6" w:rsidRPr="00AC5F06" w:rsidRDefault="005756D6" w:rsidP="00EC3D61">
            <w:pPr>
              <w:jc w:val="center"/>
            </w:pPr>
            <w:r>
              <w:rPr>
                <w:b/>
                <w:bCs/>
                <w:sz w:val="18"/>
                <w:szCs w:val="18"/>
              </w:rPr>
              <w:t>% do universo</w:t>
            </w:r>
          </w:p>
        </w:tc>
      </w:tr>
      <w:tr w:rsidR="005756D6" w14:paraId="5A35338B" w14:textId="77777777" w:rsidTr="00AC5F06">
        <w:tc>
          <w:tcPr>
            <w:tcW w:w="3964" w:type="dxa"/>
          </w:tcPr>
          <w:p w14:paraId="4BC92176" w14:textId="77777777" w:rsidR="000E423F" w:rsidRDefault="00000000">
            <w:r>
              <w:t>Consumo Cíclico</w:t>
            </w:r>
          </w:p>
        </w:tc>
        <w:tc>
          <w:tcPr>
            <w:tcW w:w="1600" w:type="dxa"/>
          </w:tcPr>
          <w:p w14:paraId="7E1582A1" w14:textId="77777777" w:rsidR="000E423F" w:rsidRDefault="00000000">
            <w:r>
              <w:t>20</w:t>
            </w:r>
          </w:p>
        </w:tc>
        <w:tc>
          <w:tcPr>
            <w:tcW w:w="1600" w:type="dxa"/>
          </w:tcPr>
          <w:p w14:paraId="1A4167BB" w14:textId="77777777" w:rsidR="000E423F" w:rsidRDefault="00000000">
            <w:r>
              <w:t>19,6%</w:t>
            </w:r>
          </w:p>
        </w:tc>
      </w:tr>
      <w:tr w:rsidR="005756D6" w14:paraId="7BE737F4" w14:textId="77777777" w:rsidTr="00AC5F06">
        <w:tc>
          <w:tcPr>
            <w:tcW w:w="3964" w:type="dxa"/>
          </w:tcPr>
          <w:p w14:paraId="460747B1" w14:textId="77777777" w:rsidR="000E423F" w:rsidRDefault="00000000">
            <w:r>
              <w:t>Utilidade Pública</w:t>
            </w:r>
          </w:p>
        </w:tc>
        <w:tc>
          <w:tcPr>
            <w:tcW w:w="1600" w:type="dxa"/>
          </w:tcPr>
          <w:p w14:paraId="2056363B" w14:textId="77777777" w:rsidR="000E423F" w:rsidRDefault="00000000">
            <w:r>
              <w:t>16</w:t>
            </w:r>
          </w:p>
        </w:tc>
        <w:tc>
          <w:tcPr>
            <w:tcW w:w="1600" w:type="dxa"/>
          </w:tcPr>
          <w:p w14:paraId="266B429D" w14:textId="77777777" w:rsidR="000E423F" w:rsidRDefault="00000000">
            <w:r>
              <w:t>15,7%</w:t>
            </w:r>
          </w:p>
        </w:tc>
      </w:tr>
      <w:tr w:rsidR="005756D6" w14:paraId="1900757F" w14:textId="77777777" w:rsidTr="00AC5F06">
        <w:tc>
          <w:tcPr>
            <w:tcW w:w="3964" w:type="dxa"/>
          </w:tcPr>
          <w:p w14:paraId="705A914F" w14:textId="77777777" w:rsidR="000E423F" w:rsidRDefault="00000000">
            <w:r>
              <w:t>Materiais Básicos</w:t>
            </w:r>
          </w:p>
        </w:tc>
        <w:tc>
          <w:tcPr>
            <w:tcW w:w="1600" w:type="dxa"/>
          </w:tcPr>
          <w:p w14:paraId="5D8585B3" w14:textId="77777777" w:rsidR="000E423F" w:rsidRDefault="00000000">
            <w:r>
              <w:t>16</w:t>
            </w:r>
          </w:p>
        </w:tc>
        <w:tc>
          <w:tcPr>
            <w:tcW w:w="1600" w:type="dxa"/>
          </w:tcPr>
          <w:p w14:paraId="6667038F" w14:textId="77777777" w:rsidR="000E423F" w:rsidRDefault="00000000">
            <w:r>
              <w:t>15,7%</w:t>
            </w:r>
          </w:p>
        </w:tc>
      </w:tr>
      <w:tr w:rsidR="005756D6" w14:paraId="3663E07E" w14:textId="77777777" w:rsidTr="00AC5F06">
        <w:tc>
          <w:tcPr>
            <w:tcW w:w="3964" w:type="dxa"/>
          </w:tcPr>
          <w:p w14:paraId="41A835DE" w14:textId="77777777" w:rsidR="000E423F" w:rsidRDefault="00000000">
            <w:r>
              <w:t>Financeiro</w:t>
            </w:r>
          </w:p>
        </w:tc>
        <w:tc>
          <w:tcPr>
            <w:tcW w:w="1600" w:type="dxa"/>
          </w:tcPr>
          <w:p w14:paraId="6D277058" w14:textId="77777777" w:rsidR="000E423F" w:rsidRDefault="00000000">
            <w:r>
              <w:t>14</w:t>
            </w:r>
          </w:p>
        </w:tc>
        <w:tc>
          <w:tcPr>
            <w:tcW w:w="1600" w:type="dxa"/>
          </w:tcPr>
          <w:p w14:paraId="1D0DD2FC" w14:textId="77777777" w:rsidR="000E423F" w:rsidRDefault="00000000">
            <w:r>
              <w:t>13,7%</w:t>
            </w:r>
          </w:p>
        </w:tc>
      </w:tr>
      <w:tr w:rsidR="005756D6" w14:paraId="3E0FA593" w14:textId="77777777" w:rsidTr="00AC5F06">
        <w:tc>
          <w:tcPr>
            <w:tcW w:w="3964" w:type="dxa"/>
          </w:tcPr>
          <w:p w14:paraId="30A81E89" w14:textId="77777777" w:rsidR="000E423F" w:rsidRDefault="00000000">
            <w:r>
              <w:t>Bens Industriais</w:t>
            </w:r>
          </w:p>
        </w:tc>
        <w:tc>
          <w:tcPr>
            <w:tcW w:w="1600" w:type="dxa"/>
          </w:tcPr>
          <w:p w14:paraId="3CA842AA" w14:textId="77777777" w:rsidR="000E423F" w:rsidRDefault="00000000">
            <w:r>
              <w:t>11</w:t>
            </w:r>
          </w:p>
        </w:tc>
        <w:tc>
          <w:tcPr>
            <w:tcW w:w="1600" w:type="dxa"/>
          </w:tcPr>
          <w:p w14:paraId="1E1245E2" w14:textId="77777777" w:rsidR="000E423F" w:rsidRDefault="00000000">
            <w:r>
              <w:t>10,8%</w:t>
            </w:r>
          </w:p>
        </w:tc>
      </w:tr>
      <w:tr w:rsidR="005756D6" w14:paraId="1B261C29" w14:textId="77777777" w:rsidTr="00AC5F06">
        <w:tc>
          <w:tcPr>
            <w:tcW w:w="3964" w:type="dxa"/>
          </w:tcPr>
          <w:p w14:paraId="794FD443" w14:textId="77777777" w:rsidR="000E423F" w:rsidRDefault="00000000">
            <w:r>
              <w:t>Consumo Não Cíclico</w:t>
            </w:r>
          </w:p>
        </w:tc>
        <w:tc>
          <w:tcPr>
            <w:tcW w:w="1600" w:type="dxa"/>
          </w:tcPr>
          <w:p w14:paraId="068F02B5" w14:textId="77777777" w:rsidR="000E423F" w:rsidRDefault="00000000">
            <w:r>
              <w:t>10</w:t>
            </w:r>
          </w:p>
        </w:tc>
        <w:tc>
          <w:tcPr>
            <w:tcW w:w="1600" w:type="dxa"/>
          </w:tcPr>
          <w:p w14:paraId="376790AD" w14:textId="77777777" w:rsidR="000E423F" w:rsidRDefault="00000000">
            <w:r>
              <w:t>9,8%</w:t>
            </w:r>
          </w:p>
        </w:tc>
      </w:tr>
      <w:tr w:rsidR="005756D6" w14:paraId="2F6B0E53" w14:textId="77777777" w:rsidTr="00AC5F06">
        <w:tc>
          <w:tcPr>
            <w:tcW w:w="3964" w:type="dxa"/>
          </w:tcPr>
          <w:p w14:paraId="2013062C" w14:textId="77777777" w:rsidR="000E423F" w:rsidRDefault="00000000">
            <w:r>
              <w:t>Saúde</w:t>
            </w:r>
          </w:p>
        </w:tc>
        <w:tc>
          <w:tcPr>
            <w:tcW w:w="1600" w:type="dxa"/>
          </w:tcPr>
          <w:p w14:paraId="14E07F15" w14:textId="77777777" w:rsidR="000E423F" w:rsidRDefault="00000000">
            <w:r>
              <w:t>5</w:t>
            </w:r>
          </w:p>
        </w:tc>
        <w:tc>
          <w:tcPr>
            <w:tcW w:w="1600" w:type="dxa"/>
          </w:tcPr>
          <w:p w14:paraId="03780BD8" w14:textId="77777777" w:rsidR="000E423F" w:rsidRDefault="00000000">
            <w:r>
              <w:t>4,9%</w:t>
            </w:r>
          </w:p>
        </w:tc>
      </w:tr>
      <w:tr w:rsidR="005756D6" w14:paraId="49D1105A" w14:textId="77777777" w:rsidTr="00AC5F06">
        <w:tc>
          <w:tcPr>
            <w:tcW w:w="3964" w:type="dxa"/>
          </w:tcPr>
          <w:p w14:paraId="39114A1D" w14:textId="77777777" w:rsidR="000E423F" w:rsidRDefault="00000000">
            <w:r>
              <w:t>Comunicações</w:t>
            </w:r>
          </w:p>
        </w:tc>
        <w:tc>
          <w:tcPr>
            <w:tcW w:w="1600" w:type="dxa"/>
          </w:tcPr>
          <w:p w14:paraId="67550AB5" w14:textId="77777777" w:rsidR="000E423F" w:rsidRDefault="00000000">
            <w:r>
              <w:t>4</w:t>
            </w:r>
          </w:p>
        </w:tc>
        <w:tc>
          <w:tcPr>
            <w:tcW w:w="1600" w:type="dxa"/>
          </w:tcPr>
          <w:p w14:paraId="4488A93B" w14:textId="77777777" w:rsidR="000E423F" w:rsidRDefault="00000000">
            <w:r>
              <w:t>3,9%</w:t>
            </w:r>
          </w:p>
        </w:tc>
      </w:tr>
      <w:tr w:rsidR="005756D6" w14:paraId="7420F16F" w14:textId="77777777" w:rsidTr="00AC5F06">
        <w:tc>
          <w:tcPr>
            <w:tcW w:w="3964" w:type="dxa"/>
          </w:tcPr>
          <w:p w14:paraId="746D3751" w14:textId="77777777" w:rsidR="000E423F" w:rsidRDefault="00000000">
            <w:r>
              <w:t>Petróleo, Gás e Biocombustíveis</w:t>
            </w:r>
          </w:p>
        </w:tc>
        <w:tc>
          <w:tcPr>
            <w:tcW w:w="1600" w:type="dxa"/>
          </w:tcPr>
          <w:p w14:paraId="1CF00A7A" w14:textId="77777777" w:rsidR="000E423F" w:rsidRDefault="00000000">
            <w:r>
              <w:t>3</w:t>
            </w:r>
          </w:p>
        </w:tc>
        <w:tc>
          <w:tcPr>
            <w:tcW w:w="1600" w:type="dxa"/>
          </w:tcPr>
          <w:p w14:paraId="3FCE9B19" w14:textId="77777777" w:rsidR="000E423F" w:rsidRDefault="00000000">
            <w:r>
              <w:t>2,9%</w:t>
            </w:r>
          </w:p>
        </w:tc>
      </w:tr>
      <w:tr w:rsidR="005756D6" w14:paraId="7812DC1F" w14:textId="77777777" w:rsidTr="00AC5F06">
        <w:tc>
          <w:tcPr>
            <w:tcW w:w="3964" w:type="dxa"/>
          </w:tcPr>
          <w:p w14:paraId="2EDB29FC" w14:textId="77777777" w:rsidR="000E423F" w:rsidRDefault="00000000">
            <w:r>
              <w:t>Tecnologia da Informação</w:t>
            </w:r>
          </w:p>
        </w:tc>
        <w:tc>
          <w:tcPr>
            <w:tcW w:w="1600" w:type="dxa"/>
          </w:tcPr>
          <w:p w14:paraId="28E6695D" w14:textId="77777777" w:rsidR="000E423F" w:rsidRDefault="00000000">
            <w:r>
              <w:t>3</w:t>
            </w:r>
          </w:p>
        </w:tc>
        <w:tc>
          <w:tcPr>
            <w:tcW w:w="1600" w:type="dxa"/>
          </w:tcPr>
          <w:p w14:paraId="2A64CCD5" w14:textId="77777777" w:rsidR="000E423F" w:rsidRDefault="00000000">
            <w:r>
              <w:t>2,9%</w:t>
            </w:r>
          </w:p>
        </w:tc>
      </w:tr>
      <w:tr w:rsidR="005756D6" w14:paraId="5D2F541B" w14:textId="77777777" w:rsidTr="00AC5F06">
        <w:tc>
          <w:tcPr>
            <w:tcW w:w="3964" w:type="dxa"/>
          </w:tcPr>
          <w:p w14:paraId="06937BD0" w14:textId="77777777" w:rsidR="000E423F" w:rsidRDefault="00000000">
            <w:r>
              <w:t>Total</w:t>
            </w:r>
          </w:p>
        </w:tc>
        <w:tc>
          <w:tcPr>
            <w:tcW w:w="1600" w:type="dxa"/>
          </w:tcPr>
          <w:p w14:paraId="6301996D" w14:textId="77777777" w:rsidR="000E423F" w:rsidRDefault="00000000">
            <w:r>
              <w:t>102</w:t>
            </w:r>
          </w:p>
        </w:tc>
        <w:tc>
          <w:tcPr>
            <w:tcW w:w="1600" w:type="dxa"/>
          </w:tcPr>
          <w:p w14:paraId="4F67D3A6" w14:textId="77777777" w:rsidR="000E423F" w:rsidRDefault="00000000">
            <w:r>
              <w:t>100,0%</w:t>
            </w:r>
          </w:p>
        </w:tc>
      </w:tr>
    </w:tbl>
    <w:p w14:paraId="7BBA709D"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3A7F2AF3" w14:textId="77777777" w:rsidR="00AA04B3" w:rsidRDefault="00AA04B3" w:rsidP="00AA04B3">
      <w:pPr>
        <w:spacing w:before="100" w:after="240"/>
        <w:jc w:val="center"/>
      </w:pPr>
    </w:p>
    <w:p w14:paraId="3B9F861E" w14:textId="420226AB"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346" w:name="_Toc231738878"/>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C83134">
        <w:rPr>
          <w:rFonts w:ascii="Times New Roman" w:hAnsi="Times New Roman" w:cs="Times New Roman"/>
          <w:i w:val="0"/>
          <w:iCs w:val="0"/>
          <w:noProof/>
          <w:color w:val="auto"/>
          <w:sz w:val="22"/>
          <w:szCs w:val="22"/>
        </w:rPr>
        <w:t>13</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346"/>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6B3390AB"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71E8FE91"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27B006E"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3CC4A44"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F49BF10" w14:textId="77777777" w:rsidR="005756D6" w:rsidRDefault="005756D6" w:rsidP="00EC3D61">
            <w:r>
              <w:rPr>
                <w:b/>
                <w:bCs/>
                <w:color w:val="FFFFFF"/>
                <w:sz w:val="18"/>
                <w:szCs w:val="18"/>
              </w:rPr>
              <w:t>Setor (B3)</w:t>
            </w:r>
          </w:p>
        </w:tc>
      </w:tr>
      <w:tr w:rsidR="005756D6" w14:paraId="22D8147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41D161" w14:textId="77777777" w:rsidR="000E423F" w:rsidRDefault="00000000">
            <w: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0A4762"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616FF1"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103542" w14:textId="77777777" w:rsidR="005756D6" w:rsidRDefault="005756D6" w:rsidP="00EC3D61">
            <w:r>
              <w:rPr>
                <w:sz w:val="18"/>
                <w:szCs w:val="18"/>
              </w:rPr>
              <w:t>Financeiro</w:t>
            </w:r>
          </w:p>
        </w:tc>
      </w:tr>
      <w:tr w:rsidR="005756D6" w14:paraId="3CF3E07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962439" w14:textId="77777777" w:rsidR="000E423F" w:rsidRDefault="00000000">
            <w: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F8765F"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20848"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648FF7" w14:textId="77777777" w:rsidR="005756D6" w:rsidRDefault="005756D6" w:rsidP="00EC3D61">
            <w:r>
              <w:rPr>
                <w:sz w:val="18"/>
                <w:szCs w:val="18"/>
              </w:rPr>
              <w:t>Consumo Não Cíclico</w:t>
            </w:r>
          </w:p>
        </w:tc>
      </w:tr>
      <w:tr w:rsidR="005756D6" w14:paraId="1073F6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F6A74B" w14:textId="77777777" w:rsidR="000E423F" w:rsidRDefault="00000000">
            <w: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7CCA53"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6AC982"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C18E12" w14:textId="77777777" w:rsidR="005756D6" w:rsidRDefault="005756D6" w:rsidP="00EC3D61">
            <w:r>
              <w:rPr>
                <w:sz w:val="18"/>
                <w:szCs w:val="18"/>
              </w:rPr>
              <w:t>Consumo Não Cíclico</w:t>
            </w:r>
          </w:p>
        </w:tc>
      </w:tr>
      <w:tr w:rsidR="005756D6" w14:paraId="055ED20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7C136" w14:textId="77777777" w:rsidR="000E423F" w:rsidRDefault="00000000">
            <w: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C1C8A"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5FD7DD"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E90B2F" w14:textId="77777777" w:rsidR="005756D6" w:rsidRDefault="005756D6" w:rsidP="00EC3D61">
            <w:r>
              <w:rPr>
                <w:sz w:val="18"/>
                <w:szCs w:val="18"/>
              </w:rPr>
              <w:t>Consumo Cíclico</w:t>
            </w:r>
          </w:p>
        </w:tc>
      </w:tr>
      <w:tr w:rsidR="005756D6" w14:paraId="412856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AB5897" w14:textId="77777777" w:rsidR="000E423F" w:rsidRDefault="00000000">
            <w: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7265BB"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B59EB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96758C" w14:textId="77777777" w:rsidR="005756D6" w:rsidRDefault="005756D6" w:rsidP="00EC3D61">
            <w:r>
              <w:rPr>
                <w:sz w:val="18"/>
                <w:szCs w:val="18"/>
              </w:rPr>
              <w:t>Consumo Cíclico</w:t>
            </w:r>
          </w:p>
        </w:tc>
      </w:tr>
      <w:tr w:rsidR="005756D6" w14:paraId="22E5CB5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8052F" w14:textId="77777777" w:rsidR="000E423F" w:rsidRDefault="00000000">
            <w:r>
              <w:t>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6BA4FA"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A500E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20A84F" w14:textId="77777777" w:rsidR="005756D6" w:rsidRDefault="005756D6" w:rsidP="00EC3D61">
            <w:r>
              <w:rPr>
                <w:sz w:val="18"/>
                <w:szCs w:val="18"/>
              </w:rPr>
              <w:t>Utilidade Pública</w:t>
            </w:r>
          </w:p>
        </w:tc>
      </w:tr>
      <w:tr w:rsidR="005756D6" w14:paraId="60DE6D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B6D77E" w14:textId="77777777" w:rsidR="000E423F" w:rsidRDefault="00000000">
            <w:r>
              <w:t>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5E586"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F31CF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AB4762" w14:textId="77777777" w:rsidR="005756D6" w:rsidRDefault="005756D6" w:rsidP="00EC3D61">
            <w:r>
              <w:rPr>
                <w:sz w:val="18"/>
                <w:szCs w:val="18"/>
              </w:rPr>
              <w:t>Utilidade Pública</w:t>
            </w:r>
          </w:p>
        </w:tc>
      </w:tr>
      <w:tr w:rsidR="005756D6" w14:paraId="2A06D6E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091A4E" w14:textId="77777777" w:rsidR="000E423F" w:rsidRDefault="00000000">
            <w:r>
              <w:t>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42F2BD"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66EC51"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84A6FC" w14:textId="77777777" w:rsidR="005756D6" w:rsidRDefault="005756D6" w:rsidP="00EC3D61">
            <w:r>
              <w:rPr>
                <w:sz w:val="18"/>
                <w:szCs w:val="18"/>
              </w:rPr>
              <w:t>Financeiro</w:t>
            </w:r>
          </w:p>
        </w:tc>
      </w:tr>
      <w:tr w:rsidR="005756D6" w14:paraId="45DD3A3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049F1" w14:textId="77777777" w:rsidR="000E423F" w:rsidRDefault="00000000">
            <w:r>
              <w:t>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D18874"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6CA52E"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09A3CA" w14:textId="77777777" w:rsidR="005756D6" w:rsidRDefault="005756D6" w:rsidP="00EC3D61">
            <w:r>
              <w:rPr>
                <w:sz w:val="18"/>
                <w:szCs w:val="18"/>
              </w:rPr>
              <w:t>Financeiro</w:t>
            </w:r>
          </w:p>
        </w:tc>
      </w:tr>
      <w:tr w:rsidR="005756D6" w14:paraId="64F4A4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0E8ABF" w14:textId="77777777" w:rsidR="000E423F" w:rsidRDefault="00000000">
            <w:r>
              <w:t>10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EDA184"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A46E2"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DFE61" w14:textId="77777777" w:rsidR="005756D6" w:rsidRDefault="005756D6" w:rsidP="00EC3D61">
            <w:r>
              <w:rPr>
                <w:sz w:val="18"/>
                <w:szCs w:val="18"/>
              </w:rPr>
              <w:t>Financeiro</w:t>
            </w:r>
          </w:p>
        </w:tc>
      </w:tr>
      <w:tr w:rsidR="005756D6" w14:paraId="3F441B2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7DDD4" w14:textId="77777777" w:rsidR="000E423F" w:rsidRDefault="00000000">
            <w:r>
              <w:t>11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E5D63E"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90C9E"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61297" w14:textId="77777777" w:rsidR="005756D6" w:rsidRDefault="005756D6" w:rsidP="00EC3D61">
            <w:r>
              <w:rPr>
                <w:sz w:val="18"/>
                <w:szCs w:val="18"/>
              </w:rPr>
              <w:t>Financeiro</w:t>
            </w:r>
          </w:p>
        </w:tc>
      </w:tr>
      <w:tr w:rsidR="005756D6" w14:paraId="243D24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34B9D" w14:textId="77777777" w:rsidR="000E423F" w:rsidRDefault="00000000">
            <w:r>
              <w:t>12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089DB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96C9CC"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C874FF" w14:textId="77777777" w:rsidR="005756D6" w:rsidRDefault="005756D6" w:rsidP="00EC3D61">
            <w:r>
              <w:rPr>
                <w:sz w:val="18"/>
                <w:szCs w:val="18"/>
              </w:rPr>
              <w:t>Consumo Não Cíclico</w:t>
            </w:r>
          </w:p>
        </w:tc>
      </w:tr>
      <w:tr w:rsidR="005756D6" w14:paraId="76CB085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BFF8C3" w14:textId="77777777" w:rsidR="000E423F" w:rsidRDefault="00000000">
            <w:r>
              <w:t>13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B7334B"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37B803"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9B16EB" w14:textId="77777777" w:rsidR="005756D6" w:rsidRDefault="005756D6" w:rsidP="00EC3D61">
            <w:r>
              <w:rPr>
                <w:sz w:val="18"/>
                <w:szCs w:val="18"/>
              </w:rPr>
              <w:t>Materiais Básicos</w:t>
            </w:r>
          </w:p>
        </w:tc>
      </w:tr>
      <w:tr w:rsidR="005756D6" w14:paraId="0511470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60AE82F" w14:textId="77777777" w:rsidR="000E423F" w:rsidRDefault="00000000">
            <w:r>
              <w:t>14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7A4E7B"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21A4BE"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B9E19E" w14:textId="77777777" w:rsidR="005756D6" w:rsidRDefault="005756D6" w:rsidP="00EC3D61">
            <w:r>
              <w:rPr>
                <w:sz w:val="18"/>
                <w:szCs w:val="18"/>
              </w:rPr>
              <w:t>Materiais Básicos</w:t>
            </w:r>
          </w:p>
        </w:tc>
      </w:tr>
      <w:tr w:rsidR="005756D6" w14:paraId="1525115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DE050D" w14:textId="77777777" w:rsidR="000E423F" w:rsidRDefault="00000000">
            <w:r>
              <w:t>15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7477BA"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21D04D"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40C728" w14:textId="77777777" w:rsidR="005756D6" w:rsidRDefault="005756D6" w:rsidP="00EC3D61">
            <w:r>
              <w:rPr>
                <w:sz w:val="18"/>
                <w:szCs w:val="18"/>
              </w:rPr>
              <w:t>Financeiro</w:t>
            </w:r>
          </w:p>
        </w:tc>
      </w:tr>
      <w:tr w:rsidR="005756D6" w14:paraId="7A5269B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160FDA" w14:textId="77777777" w:rsidR="000E423F" w:rsidRDefault="00000000">
            <w:r>
              <w:t>16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6B01F6"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721C4"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174F84" w14:textId="77777777" w:rsidR="005756D6" w:rsidRDefault="005756D6" w:rsidP="00EC3D61">
            <w:r>
              <w:rPr>
                <w:sz w:val="18"/>
                <w:szCs w:val="18"/>
              </w:rPr>
              <w:t>Utilidade Pública</w:t>
            </w:r>
          </w:p>
        </w:tc>
      </w:tr>
      <w:tr w:rsidR="005756D6" w14:paraId="2992C4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ADBD56" w14:textId="77777777" w:rsidR="000E423F" w:rsidRDefault="00000000">
            <w:r>
              <w:t>17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4566D5"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86C403"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1A5745" w14:textId="77777777" w:rsidR="005756D6" w:rsidRDefault="005756D6" w:rsidP="00EC3D61">
            <w:r>
              <w:rPr>
                <w:sz w:val="18"/>
                <w:szCs w:val="18"/>
              </w:rPr>
              <w:t>Utilidade Pública</w:t>
            </w:r>
          </w:p>
        </w:tc>
      </w:tr>
      <w:tr w:rsidR="005756D6" w14:paraId="75BFA9C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778287" w14:textId="77777777" w:rsidR="000E423F" w:rsidRDefault="00000000">
            <w:r>
              <w:t>18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77F83"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4391D7"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3EC95D" w14:textId="77777777" w:rsidR="005756D6" w:rsidRDefault="005756D6" w:rsidP="00EC3D61">
            <w:r>
              <w:rPr>
                <w:sz w:val="18"/>
                <w:szCs w:val="18"/>
              </w:rPr>
              <w:t>Utilidade Pública</w:t>
            </w:r>
          </w:p>
        </w:tc>
      </w:tr>
      <w:tr w:rsidR="005756D6" w14:paraId="2E7BC9A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E0616D" w14:textId="77777777" w:rsidR="000E423F" w:rsidRDefault="00000000">
            <w:r>
              <w:lastRenderedPageBreak/>
              <w:t>19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066671"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94E0B4"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7D498F" w14:textId="77777777" w:rsidR="005756D6" w:rsidRDefault="005756D6" w:rsidP="00EC3D61">
            <w:r>
              <w:rPr>
                <w:sz w:val="18"/>
                <w:szCs w:val="18"/>
              </w:rPr>
              <w:t>Utilidade Pública</w:t>
            </w:r>
          </w:p>
        </w:tc>
      </w:tr>
      <w:tr w:rsidR="005756D6" w14:paraId="6AE1E9F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F3787C" w14:textId="77777777" w:rsidR="000E423F" w:rsidRDefault="00000000">
            <w:r>
              <w:t>20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621A11"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8EE308"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A8701D" w14:textId="77777777" w:rsidR="005756D6" w:rsidRDefault="005756D6" w:rsidP="00EC3D61">
            <w:r>
              <w:rPr>
                <w:sz w:val="18"/>
                <w:szCs w:val="18"/>
              </w:rPr>
              <w:t>Utilidade Pública</w:t>
            </w:r>
          </w:p>
        </w:tc>
      </w:tr>
      <w:tr w:rsidR="005756D6" w14:paraId="71E4278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D8A17B" w14:textId="77777777" w:rsidR="000E423F" w:rsidRDefault="00000000">
            <w:r>
              <w:t>21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B7F148"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B02BE6"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91011A" w14:textId="77777777" w:rsidR="005756D6" w:rsidRDefault="005756D6" w:rsidP="00EC3D61">
            <w:r>
              <w:rPr>
                <w:sz w:val="18"/>
                <w:szCs w:val="18"/>
              </w:rPr>
              <w:t>Utilidade Pública</w:t>
            </w:r>
          </w:p>
        </w:tc>
      </w:tr>
      <w:tr w:rsidR="005756D6" w14:paraId="00D8F4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D1ACB" w14:textId="77777777" w:rsidR="000E423F" w:rsidRDefault="00000000">
            <w:r>
              <w:t>22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89B2CA"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9CCF70"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CEF6A5" w14:textId="77777777" w:rsidR="005756D6" w:rsidRDefault="005756D6" w:rsidP="00EC3D61">
            <w:r>
              <w:rPr>
                <w:sz w:val="18"/>
                <w:szCs w:val="18"/>
              </w:rPr>
              <w:t>Utilidade Pública</w:t>
            </w:r>
          </w:p>
        </w:tc>
      </w:tr>
      <w:tr w:rsidR="005756D6" w14:paraId="7417A7E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2D926B" w14:textId="77777777" w:rsidR="000E423F" w:rsidRDefault="00000000">
            <w:r>
              <w:t>23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56C2C0"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7A27B6"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25F1C" w14:textId="77777777" w:rsidR="005756D6" w:rsidRDefault="005756D6" w:rsidP="00EC3D61">
            <w:r>
              <w:rPr>
                <w:sz w:val="18"/>
                <w:szCs w:val="18"/>
              </w:rPr>
              <w:t>Petróleo, Gás e Biocombustíveis</w:t>
            </w:r>
          </w:p>
        </w:tc>
      </w:tr>
      <w:tr w:rsidR="005756D6" w14:paraId="09C77B4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908CE6" w14:textId="77777777" w:rsidR="000E423F" w:rsidRDefault="00000000">
            <w:r>
              <w:t>24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7A40E0"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17ABBD"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244DC0" w14:textId="77777777" w:rsidR="005756D6" w:rsidRDefault="005756D6" w:rsidP="00EC3D61">
            <w:r>
              <w:rPr>
                <w:sz w:val="18"/>
                <w:szCs w:val="18"/>
              </w:rPr>
              <w:t>Utilidade Pública</w:t>
            </w:r>
          </w:p>
        </w:tc>
      </w:tr>
      <w:tr w:rsidR="005756D6" w14:paraId="78A4EC6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D1BD18" w14:textId="77777777" w:rsidR="000E423F" w:rsidRDefault="00000000">
            <w:r>
              <w:t>25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501B2F"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2FAF45"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63B1B2" w14:textId="77777777" w:rsidR="005756D6" w:rsidRDefault="005756D6" w:rsidP="00EC3D61">
            <w:r>
              <w:rPr>
                <w:sz w:val="18"/>
                <w:szCs w:val="18"/>
              </w:rPr>
              <w:t>Materiais Básicos</w:t>
            </w:r>
          </w:p>
        </w:tc>
      </w:tr>
      <w:tr w:rsidR="005756D6" w14:paraId="072BE4C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0D2299" w14:textId="77777777" w:rsidR="000E423F" w:rsidRDefault="00000000">
            <w:r>
              <w:t>26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52E03"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F2E82F"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C2044E" w14:textId="77777777" w:rsidR="005756D6" w:rsidRDefault="005756D6" w:rsidP="00EC3D61">
            <w:r>
              <w:rPr>
                <w:sz w:val="18"/>
                <w:szCs w:val="18"/>
              </w:rPr>
              <w:t>Materiais Básicos</w:t>
            </w:r>
          </w:p>
        </w:tc>
      </w:tr>
      <w:tr w:rsidR="005756D6" w14:paraId="1FED974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F461DD" w14:textId="77777777" w:rsidR="000E423F" w:rsidRDefault="00000000">
            <w:r>
              <w:t>27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5B1E45"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A525BF"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A5BA6B" w14:textId="77777777" w:rsidR="005756D6" w:rsidRDefault="005756D6" w:rsidP="00EC3D61">
            <w:r>
              <w:rPr>
                <w:sz w:val="18"/>
                <w:szCs w:val="18"/>
              </w:rPr>
              <w:t>Consumo Cíclico</w:t>
            </w:r>
          </w:p>
        </w:tc>
      </w:tr>
      <w:tr w:rsidR="005756D6" w14:paraId="1450D90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D0602B" w14:textId="77777777" w:rsidR="000E423F" w:rsidRDefault="00000000">
            <w:r>
              <w:t>28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063D5E"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6D20C8"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8F6635" w14:textId="77777777" w:rsidR="005756D6" w:rsidRDefault="005756D6" w:rsidP="00EC3D61">
            <w:r>
              <w:rPr>
                <w:sz w:val="18"/>
                <w:szCs w:val="18"/>
              </w:rPr>
              <w:t>Materiais Básicos</w:t>
            </w:r>
          </w:p>
        </w:tc>
      </w:tr>
      <w:tr w:rsidR="005756D6" w14:paraId="698F2D4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A25F84" w14:textId="77777777" w:rsidR="000E423F" w:rsidRDefault="00000000">
            <w:r>
              <w:t>29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374ED3"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D7E8DD"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0D5C00" w14:textId="77777777" w:rsidR="005756D6" w:rsidRDefault="005756D6" w:rsidP="00EC3D61">
            <w:r>
              <w:rPr>
                <w:sz w:val="18"/>
                <w:szCs w:val="18"/>
              </w:rPr>
              <w:t>Utilidade Pública</w:t>
            </w:r>
          </w:p>
        </w:tc>
      </w:tr>
      <w:tr w:rsidR="005756D6" w14:paraId="1A65DEB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C84532" w14:textId="77777777" w:rsidR="000E423F" w:rsidRDefault="00000000">
            <w:r>
              <w:t>30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13718D"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F7CE4B"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B1E332" w14:textId="77777777" w:rsidR="005756D6" w:rsidRDefault="005756D6" w:rsidP="00EC3D61">
            <w:r>
              <w:rPr>
                <w:sz w:val="18"/>
                <w:szCs w:val="18"/>
              </w:rPr>
              <w:t>Utilidade Pública</w:t>
            </w:r>
          </w:p>
        </w:tc>
      </w:tr>
      <w:tr w:rsidR="005756D6" w14:paraId="6932374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1ECFE0" w14:textId="77777777" w:rsidR="000E423F" w:rsidRDefault="00000000">
            <w:r>
              <w:t>31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19AEB3"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FD933"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4C6102" w14:textId="77777777" w:rsidR="005756D6" w:rsidRDefault="005756D6" w:rsidP="00EC3D61">
            <w:r>
              <w:rPr>
                <w:sz w:val="18"/>
                <w:szCs w:val="18"/>
              </w:rPr>
              <w:t>Utilidade Pública</w:t>
            </w:r>
          </w:p>
        </w:tc>
      </w:tr>
      <w:tr w:rsidR="005756D6" w14:paraId="1B9A288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7FAFC7" w14:textId="77777777" w:rsidR="000E423F" w:rsidRDefault="00000000">
            <w:r>
              <w:t>32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875157"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484D9A"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5BC00" w14:textId="77777777" w:rsidR="005756D6" w:rsidRDefault="005756D6" w:rsidP="00EC3D61">
            <w:r>
              <w:rPr>
                <w:sz w:val="18"/>
                <w:szCs w:val="18"/>
              </w:rPr>
              <w:t>Utilidade Pública</w:t>
            </w:r>
          </w:p>
        </w:tc>
      </w:tr>
      <w:tr w:rsidR="005756D6" w14:paraId="127F012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120197" w14:textId="77777777" w:rsidR="000E423F" w:rsidRDefault="00000000">
            <w: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D3ADF6"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C5815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00EC88" w14:textId="77777777" w:rsidR="005756D6" w:rsidRDefault="005756D6" w:rsidP="00EC3D61">
            <w:r>
              <w:rPr>
                <w:sz w:val="18"/>
                <w:szCs w:val="18"/>
              </w:rPr>
              <w:t>Materiais Básicos</w:t>
            </w:r>
          </w:p>
        </w:tc>
      </w:tr>
      <w:tr w:rsidR="005756D6" w14:paraId="1B059DF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5B6C7D" w14:textId="77777777" w:rsidR="000E423F" w:rsidRDefault="00000000">
            <w: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5DC9E8"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17A298"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C58ED7" w14:textId="77777777" w:rsidR="005756D6" w:rsidRDefault="005756D6" w:rsidP="00EC3D61">
            <w:r>
              <w:rPr>
                <w:sz w:val="18"/>
                <w:szCs w:val="18"/>
              </w:rPr>
              <w:t>Consumo Cíclico</w:t>
            </w:r>
          </w:p>
        </w:tc>
      </w:tr>
      <w:tr w:rsidR="005756D6" w14:paraId="044C455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8A71C9" w14:textId="77777777" w:rsidR="000E423F" w:rsidRDefault="00000000">
            <w: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3C106C"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4EE85C"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4E545" w14:textId="77777777" w:rsidR="005756D6" w:rsidRDefault="005756D6" w:rsidP="00EC3D61">
            <w:r>
              <w:rPr>
                <w:sz w:val="18"/>
                <w:szCs w:val="18"/>
              </w:rPr>
              <w:t>Consumo Cíclico</w:t>
            </w:r>
          </w:p>
        </w:tc>
      </w:tr>
      <w:tr w:rsidR="005756D6" w14:paraId="2377656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0DA439" w14:textId="77777777" w:rsidR="000E423F" w:rsidRDefault="00000000">
            <w: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621BB1"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CD07E1"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B40D84" w14:textId="77777777" w:rsidR="005756D6" w:rsidRDefault="005756D6" w:rsidP="00EC3D61">
            <w:r>
              <w:rPr>
                <w:sz w:val="18"/>
                <w:szCs w:val="18"/>
              </w:rPr>
              <w:t>Materiais Básicos</w:t>
            </w:r>
          </w:p>
        </w:tc>
      </w:tr>
      <w:tr w:rsidR="005756D6" w14:paraId="49DC0B0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7B1D21" w14:textId="77777777" w:rsidR="000E423F" w:rsidRDefault="00000000">
            <w: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9519B"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5C803F"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0E208" w14:textId="77777777" w:rsidR="005756D6" w:rsidRDefault="005756D6" w:rsidP="00EC3D61">
            <w:r>
              <w:rPr>
                <w:sz w:val="18"/>
                <w:szCs w:val="18"/>
              </w:rPr>
              <w:t>Consumo Não Cíclico</w:t>
            </w:r>
          </w:p>
        </w:tc>
      </w:tr>
      <w:tr w:rsidR="005756D6" w14:paraId="1BA5647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9FAEE9" w14:textId="77777777" w:rsidR="000E423F" w:rsidRDefault="00000000">
            <w:r>
              <w:t>38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05F04C"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E04A4E"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F831B" w14:textId="77777777" w:rsidR="005756D6" w:rsidRDefault="005756D6" w:rsidP="00EC3D61">
            <w:r>
              <w:rPr>
                <w:sz w:val="18"/>
                <w:szCs w:val="18"/>
              </w:rPr>
              <w:t>Saúde</w:t>
            </w:r>
          </w:p>
        </w:tc>
      </w:tr>
      <w:tr w:rsidR="005756D6" w14:paraId="02E7D7E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0B47C0" w14:textId="77777777" w:rsidR="000E423F" w:rsidRDefault="00000000">
            <w:r>
              <w:t>39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CC5E86"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53295A"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662009" w14:textId="77777777" w:rsidR="005756D6" w:rsidRDefault="005756D6" w:rsidP="00EC3D61">
            <w:r>
              <w:rPr>
                <w:sz w:val="18"/>
                <w:szCs w:val="18"/>
              </w:rPr>
              <w:t>Consumo Cíclico</w:t>
            </w:r>
          </w:p>
        </w:tc>
      </w:tr>
      <w:tr w:rsidR="005756D6" w14:paraId="3E0CAC5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2A292" w14:textId="77777777" w:rsidR="000E423F" w:rsidRDefault="00000000">
            <w:r>
              <w:t>40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3372DC"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CA5F21"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B03C79" w14:textId="77777777" w:rsidR="005756D6" w:rsidRDefault="005756D6" w:rsidP="00EC3D61">
            <w:r>
              <w:rPr>
                <w:sz w:val="18"/>
                <w:szCs w:val="18"/>
              </w:rPr>
              <w:t>Materiais Básicos</w:t>
            </w:r>
          </w:p>
        </w:tc>
      </w:tr>
      <w:tr w:rsidR="005756D6" w14:paraId="3CE3435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3D9E1F" w14:textId="77777777" w:rsidR="000E423F" w:rsidRDefault="00000000">
            <w:r>
              <w:t>41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E7BB1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0050AC"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2393A1" w14:textId="77777777" w:rsidR="005756D6" w:rsidRDefault="005756D6" w:rsidP="00EC3D61">
            <w:r>
              <w:rPr>
                <w:sz w:val="18"/>
                <w:szCs w:val="18"/>
              </w:rPr>
              <w:t>Materiais Básicos</w:t>
            </w:r>
          </w:p>
        </w:tc>
      </w:tr>
      <w:tr w:rsidR="005756D6" w14:paraId="00EF7E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9BD8EA" w14:textId="77777777" w:rsidR="000E423F" w:rsidRDefault="00000000">
            <w:r>
              <w:t>42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DD878F"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A67136"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51ECA0" w14:textId="77777777" w:rsidR="005756D6" w:rsidRDefault="005756D6" w:rsidP="00EC3D61">
            <w:r>
              <w:rPr>
                <w:sz w:val="18"/>
                <w:szCs w:val="18"/>
              </w:rPr>
              <w:t>Materiais Básicos</w:t>
            </w:r>
          </w:p>
        </w:tc>
      </w:tr>
      <w:tr w:rsidR="005756D6" w14:paraId="5D6E001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E645C1" w14:textId="77777777" w:rsidR="000E423F" w:rsidRDefault="00000000">
            <w: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0F0BA0"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3DF0EF"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0EBAD" w14:textId="77777777" w:rsidR="005756D6" w:rsidRDefault="005756D6" w:rsidP="00EC3D61">
            <w:r>
              <w:rPr>
                <w:sz w:val="18"/>
                <w:szCs w:val="18"/>
              </w:rPr>
              <w:t>Consumo Cíclico</w:t>
            </w:r>
          </w:p>
        </w:tc>
      </w:tr>
      <w:tr w:rsidR="005756D6" w14:paraId="151AE5E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05A387" w14:textId="77777777" w:rsidR="000E423F" w:rsidRDefault="00000000">
            <w: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5F6EF3"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303241"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049026" w14:textId="77777777" w:rsidR="005756D6" w:rsidRDefault="005756D6" w:rsidP="00EC3D61">
            <w:r>
              <w:rPr>
                <w:sz w:val="18"/>
                <w:szCs w:val="18"/>
              </w:rPr>
              <w:t>Bens Industriais</w:t>
            </w:r>
          </w:p>
        </w:tc>
      </w:tr>
      <w:tr w:rsidR="005756D6" w14:paraId="0E6646F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F2E8E5" w14:textId="77777777" w:rsidR="000E423F" w:rsidRDefault="00000000">
            <w: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DD7D72"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22599A"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D444F4" w14:textId="77777777" w:rsidR="005756D6" w:rsidRDefault="005756D6" w:rsidP="00EC3D61">
            <w:r>
              <w:rPr>
                <w:sz w:val="18"/>
                <w:szCs w:val="18"/>
              </w:rPr>
              <w:t>Consumo Cíclico</w:t>
            </w:r>
          </w:p>
        </w:tc>
      </w:tr>
      <w:tr w:rsidR="005756D6" w14:paraId="613879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C6099" w14:textId="77777777" w:rsidR="000E423F" w:rsidRDefault="00000000">
            <w: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D28747"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9C8363"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694994" w14:textId="77777777" w:rsidR="005756D6" w:rsidRDefault="005756D6" w:rsidP="00EC3D61">
            <w:r>
              <w:rPr>
                <w:sz w:val="18"/>
                <w:szCs w:val="18"/>
              </w:rPr>
              <w:t>Saúde</w:t>
            </w:r>
          </w:p>
        </w:tc>
      </w:tr>
      <w:tr w:rsidR="005756D6" w14:paraId="0DA8181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A28892" w14:textId="77777777" w:rsidR="000E423F" w:rsidRDefault="00000000">
            <w: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5E2520"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C31F88"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9D7542" w14:textId="77777777" w:rsidR="005756D6" w:rsidRDefault="005756D6" w:rsidP="00EC3D61">
            <w:r>
              <w:rPr>
                <w:sz w:val="18"/>
                <w:szCs w:val="18"/>
              </w:rPr>
              <w:t>Bens Industriais</w:t>
            </w:r>
          </w:p>
        </w:tc>
      </w:tr>
      <w:tr w:rsidR="005756D6" w14:paraId="1CC87A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08C77" w14:textId="77777777" w:rsidR="000E423F" w:rsidRDefault="00000000">
            <w: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095281"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AEC4D9"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2BC8E" w14:textId="77777777" w:rsidR="005756D6" w:rsidRDefault="005756D6" w:rsidP="00EC3D61">
            <w:r>
              <w:rPr>
                <w:sz w:val="18"/>
                <w:szCs w:val="18"/>
              </w:rPr>
              <w:t>Utilidade Pública</w:t>
            </w:r>
          </w:p>
        </w:tc>
      </w:tr>
      <w:tr w:rsidR="005756D6" w14:paraId="4A180E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FDAA9E" w14:textId="77777777" w:rsidR="000E423F" w:rsidRDefault="00000000">
            <w: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74DF6"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C692A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625E1" w14:textId="77777777" w:rsidR="005756D6" w:rsidRDefault="005756D6" w:rsidP="00EC3D61">
            <w:r>
              <w:rPr>
                <w:sz w:val="18"/>
                <w:szCs w:val="18"/>
              </w:rPr>
              <w:t>Financeiro</w:t>
            </w:r>
          </w:p>
        </w:tc>
      </w:tr>
      <w:tr w:rsidR="005756D6" w14:paraId="2BFCD90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F3A4C0" w14:textId="77777777" w:rsidR="000E423F" w:rsidRDefault="00000000">
            <w: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04059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5708E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FE9090" w14:textId="77777777" w:rsidR="005756D6" w:rsidRDefault="005756D6" w:rsidP="00EC3D61">
            <w:r>
              <w:rPr>
                <w:sz w:val="18"/>
                <w:szCs w:val="18"/>
              </w:rPr>
              <w:t>Financeiro</w:t>
            </w:r>
          </w:p>
        </w:tc>
      </w:tr>
      <w:tr w:rsidR="005756D6" w14:paraId="5EE6768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1FA16A" w14:textId="77777777" w:rsidR="000E423F" w:rsidRDefault="00000000">
            <w: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80233E"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4E32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1B4303" w14:textId="77777777" w:rsidR="005756D6" w:rsidRDefault="005756D6" w:rsidP="00EC3D61">
            <w:r>
              <w:rPr>
                <w:sz w:val="18"/>
                <w:szCs w:val="18"/>
              </w:rPr>
              <w:t>Financeiro</w:t>
            </w:r>
          </w:p>
        </w:tc>
      </w:tr>
      <w:tr w:rsidR="005756D6" w14:paraId="10F61F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5DC181" w14:textId="77777777" w:rsidR="000E423F" w:rsidRDefault="00000000">
            <w: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D54F01"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44845F"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971463" w14:textId="77777777" w:rsidR="005756D6" w:rsidRDefault="005756D6" w:rsidP="00EC3D61">
            <w:r>
              <w:rPr>
                <w:sz w:val="18"/>
                <w:szCs w:val="18"/>
              </w:rPr>
              <w:t>Financeiro</w:t>
            </w:r>
          </w:p>
        </w:tc>
      </w:tr>
      <w:tr w:rsidR="005756D6" w14:paraId="629ABFB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118CE3" w14:textId="77777777" w:rsidR="000E423F" w:rsidRDefault="00000000">
            <w: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56BA88"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3EB39E"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DA7CB" w14:textId="77777777" w:rsidR="005756D6" w:rsidRDefault="005756D6" w:rsidP="00EC3D61">
            <w:r>
              <w:rPr>
                <w:sz w:val="18"/>
                <w:szCs w:val="18"/>
              </w:rPr>
              <w:t>Consumo Cíclico</w:t>
            </w:r>
          </w:p>
        </w:tc>
      </w:tr>
      <w:tr w:rsidR="005756D6" w14:paraId="26FC70E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BA507C" w14:textId="77777777" w:rsidR="000E423F" w:rsidRDefault="00000000">
            <w: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AE7FF0"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6EDA54"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BA8E94" w14:textId="77777777" w:rsidR="005756D6" w:rsidRDefault="005756D6" w:rsidP="00EC3D61">
            <w:r>
              <w:rPr>
                <w:sz w:val="18"/>
                <w:szCs w:val="18"/>
              </w:rPr>
              <w:t>Bens Industriais</w:t>
            </w:r>
          </w:p>
        </w:tc>
      </w:tr>
      <w:tr w:rsidR="005756D6" w14:paraId="1CD7AA8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830230" w14:textId="77777777" w:rsidR="000E423F" w:rsidRDefault="00000000">
            <w: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F7C9D8"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075E93"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C417F4" w14:textId="77777777" w:rsidR="005756D6" w:rsidRDefault="005756D6" w:rsidP="00EC3D61">
            <w:r>
              <w:rPr>
                <w:sz w:val="18"/>
                <w:szCs w:val="18"/>
              </w:rPr>
              <w:t>Materiais Básicos</w:t>
            </w:r>
          </w:p>
        </w:tc>
      </w:tr>
      <w:tr w:rsidR="005756D6" w14:paraId="2AF0058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B4FFEA" w14:textId="77777777" w:rsidR="000E423F" w:rsidRDefault="00000000">
            <w: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CA80CE"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DBC6601"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A22848" w14:textId="77777777" w:rsidR="005756D6" w:rsidRDefault="005756D6" w:rsidP="00EC3D61">
            <w:r>
              <w:rPr>
                <w:sz w:val="18"/>
                <w:szCs w:val="18"/>
              </w:rPr>
              <w:t>Consumo Não Cíclico</w:t>
            </w:r>
          </w:p>
        </w:tc>
      </w:tr>
      <w:tr w:rsidR="005756D6" w14:paraId="0F69E11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1209A7" w14:textId="77777777" w:rsidR="000E423F" w:rsidRDefault="00000000">
            <w:r>
              <w:t>57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09292E"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7D978F"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2C3E96" w14:textId="77777777" w:rsidR="005756D6" w:rsidRDefault="005756D6" w:rsidP="00EC3D61">
            <w:r>
              <w:rPr>
                <w:sz w:val="18"/>
                <w:szCs w:val="18"/>
              </w:rPr>
              <w:t>Bens Industriais</w:t>
            </w:r>
          </w:p>
        </w:tc>
      </w:tr>
      <w:tr w:rsidR="005756D6" w14:paraId="540BDEA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EC74FC" w14:textId="77777777" w:rsidR="000E423F" w:rsidRDefault="00000000">
            <w:r>
              <w:lastRenderedPageBreak/>
              <w:t>58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50D4A4"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A836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8FC882" w14:textId="77777777" w:rsidR="005756D6" w:rsidRDefault="005756D6" w:rsidP="00EC3D61">
            <w:r>
              <w:rPr>
                <w:sz w:val="18"/>
                <w:szCs w:val="18"/>
              </w:rPr>
              <w:t>Consumo Cíclico</w:t>
            </w:r>
          </w:p>
        </w:tc>
      </w:tr>
      <w:tr w:rsidR="005756D6" w14:paraId="7AB35D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693B5A" w14:textId="77777777" w:rsidR="000E423F" w:rsidRDefault="00000000">
            <w:r>
              <w:t>59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16DC9C"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1A429B"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7A30EA" w14:textId="77777777" w:rsidR="005756D6" w:rsidRDefault="005756D6" w:rsidP="00EC3D61">
            <w:r>
              <w:rPr>
                <w:sz w:val="18"/>
                <w:szCs w:val="18"/>
              </w:rPr>
              <w:t>Consumo Cíclico</w:t>
            </w:r>
          </w:p>
        </w:tc>
      </w:tr>
      <w:tr w:rsidR="005756D6" w14:paraId="399674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1883D9" w14:textId="77777777" w:rsidR="000E423F" w:rsidRDefault="00000000">
            <w: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86FA78"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4390E1" w14:textId="77777777" w:rsidR="005756D6" w:rsidRPr="00660315" w:rsidRDefault="005756D6" w:rsidP="00EC3D61">
            <w:pPr>
              <w:rPr>
                <w:lang w:val="en-US"/>
              </w:rPr>
            </w:pPr>
            <w:r>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19E5EC" w14:textId="77777777" w:rsidR="005756D6" w:rsidRDefault="005756D6" w:rsidP="00EC3D61">
            <w:r>
              <w:rPr>
                <w:sz w:val="18"/>
                <w:szCs w:val="18"/>
              </w:rPr>
              <w:t>Consumo Não Cíclico</w:t>
            </w:r>
          </w:p>
        </w:tc>
      </w:tr>
      <w:tr w:rsidR="005756D6" w14:paraId="3339D8A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10EBBC" w14:textId="77777777" w:rsidR="000E423F" w:rsidRDefault="00000000">
            <w: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306F41"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28CFEE"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DA399" w14:textId="77777777" w:rsidR="005756D6" w:rsidRDefault="005756D6" w:rsidP="00EC3D61">
            <w:r>
              <w:rPr>
                <w:sz w:val="18"/>
                <w:szCs w:val="18"/>
              </w:rPr>
              <w:t>Consumo Não Cíclico</w:t>
            </w:r>
          </w:p>
        </w:tc>
      </w:tr>
      <w:tr w:rsidR="005756D6" w14:paraId="30F8162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398816" w14:textId="77777777" w:rsidR="000E423F" w:rsidRDefault="00000000">
            <w: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2692C7"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D9AD83"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E276E5" w14:textId="77777777" w:rsidR="005756D6" w:rsidRDefault="005756D6" w:rsidP="00EC3D61">
            <w:r>
              <w:rPr>
                <w:sz w:val="18"/>
                <w:szCs w:val="18"/>
              </w:rPr>
              <w:t>Comunicações</w:t>
            </w:r>
          </w:p>
        </w:tc>
      </w:tr>
      <w:tr w:rsidR="005756D6" w14:paraId="02F5EE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7652F2" w14:textId="77777777" w:rsidR="000E423F" w:rsidRDefault="00000000">
            <w: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58EF06"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D67C3E"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691FCD" w14:textId="77777777" w:rsidR="005756D6" w:rsidRDefault="005756D6" w:rsidP="00EC3D61">
            <w:r>
              <w:rPr>
                <w:sz w:val="18"/>
                <w:szCs w:val="18"/>
              </w:rPr>
              <w:t>Consumo Cíclico</w:t>
            </w:r>
          </w:p>
        </w:tc>
      </w:tr>
      <w:tr w:rsidR="005756D6" w14:paraId="023C6BA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B9C50F" w14:textId="77777777" w:rsidR="000E423F" w:rsidRDefault="00000000">
            <w: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C9989D"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F06014"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BD13" w14:textId="77777777" w:rsidR="005756D6" w:rsidRDefault="005756D6" w:rsidP="00EC3D61">
            <w:r>
              <w:rPr>
                <w:sz w:val="18"/>
                <w:szCs w:val="18"/>
              </w:rPr>
              <w:t>Consumo Cíclico</w:t>
            </w:r>
          </w:p>
        </w:tc>
      </w:tr>
      <w:tr w:rsidR="005756D6" w14:paraId="0EE0D0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9BE47" w14:textId="77777777" w:rsidR="000E423F" w:rsidRDefault="00000000">
            <w: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058BE1"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3F84D"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E97956" w14:textId="77777777" w:rsidR="005756D6" w:rsidRDefault="005756D6" w:rsidP="00EC3D61">
            <w:r>
              <w:rPr>
                <w:sz w:val="18"/>
                <w:szCs w:val="18"/>
              </w:rPr>
              <w:t>Bens Industriais</w:t>
            </w:r>
          </w:p>
        </w:tc>
      </w:tr>
      <w:tr w:rsidR="005756D6" w14:paraId="579C5A7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ABACCB" w14:textId="77777777" w:rsidR="000E423F" w:rsidRDefault="00000000">
            <w: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0CFF9"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075056"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A1B4A7" w14:textId="77777777" w:rsidR="005756D6" w:rsidRDefault="005756D6" w:rsidP="00EC3D61">
            <w:r>
              <w:rPr>
                <w:sz w:val="18"/>
                <w:szCs w:val="18"/>
              </w:rPr>
              <w:t>Consumo Não Cíclico</w:t>
            </w:r>
          </w:p>
        </w:tc>
      </w:tr>
      <w:tr w:rsidR="005756D6" w14:paraId="2ABD6CF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473B02" w14:textId="77777777" w:rsidR="000E423F" w:rsidRDefault="00000000">
            <w:r>
              <w:t>67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AF82E8"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DED8C"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CF09F3" w14:textId="77777777" w:rsidR="005756D6" w:rsidRDefault="005756D6" w:rsidP="00EC3D61">
            <w:r>
              <w:rPr>
                <w:sz w:val="18"/>
                <w:szCs w:val="18"/>
              </w:rPr>
              <w:t>Saúde</w:t>
            </w:r>
          </w:p>
        </w:tc>
      </w:tr>
      <w:tr w:rsidR="005756D6" w14:paraId="19B7A8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094632" w14:textId="77777777" w:rsidR="000E423F" w:rsidRDefault="00000000">
            <w:r>
              <w:t>68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D6D48A"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A48CF2"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BFFF73" w14:textId="77777777" w:rsidR="005756D6" w:rsidRDefault="005756D6" w:rsidP="00EC3D61">
            <w:r>
              <w:rPr>
                <w:sz w:val="18"/>
                <w:szCs w:val="18"/>
              </w:rPr>
              <w:t>Petróleo, Gás e Biocombustíveis</w:t>
            </w:r>
          </w:p>
        </w:tc>
      </w:tr>
      <w:tr w:rsidR="005756D6" w14:paraId="15F027B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D9921A" w14:textId="77777777" w:rsidR="000E423F" w:rsidRDefault="00000000">
            <w:r>
              <w:t>69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C6B3C7"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EBCC4F"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09C5A5" w14:textId="77777777" w:rsidR="005756D6" w:rsidRDefault="005756D6" w:rsidP="00EC3D61">
            <w:r>
              <w:rPr>
                <w:sz w:val="18"/>
                <w:szCs w:val="18"/>
              </w:rPr>
              <w:t>Petróleo, Gás e Biocombustíveis</w:t>
            </w:r>
          </w:p>
        </w:tc>
      </w:tr>
      <w:tr w:rsidR="005756D6" w14:paraId="57351F0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2FF949" w14:textId="77777777" w:rsidR="000E423F" w:rsidRDefault="00000000">
            <w:r>
              <w:t>70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7B37A5"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126B6B"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7AF9D5E" w14:textId="77777777" w:rsidR="005756D6" w:rsidRDefault="005756D6" w:rsidP="00EC3D61">
            <w:r>
              <w:rPr>
                <w:sz w:val="18"/>
                <w:szCs w:val="18"/>
              </w:rPr>
              <w:t>Saúde</w:t>
            </w:r>
          </w:p>
        </w:tc>
      </w:tr>
      <w:tr w:rsidR="005756D6" w14:paraId="034051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F3A1FD" w14:textId="77777777" w:rsidR="000E423F" w:rsidRDefault="00000000">
            <w:r>
              <w:t>71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9A2FF7"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2EF465"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627C1D" w14:textId="77777777" w:rsidR="005756D6" w:rsidRDefault="005756D6" w:rsidP="00EC3D61">
            <w:r>
              <w:rPr>
                <w:sz w:val="18"/>
                <w:szCs w:val="18"/>
              </w:rPr>
              <w:t>Financeiro</w:t>
            </w:r>
          </w:p>
        </w:tc>
      </w:tr>
      <w:tr w:rsidR="005756D6" w14:paraId="5479AD2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940FCB" w14:textId="77777777" w:rsidR="000E423F" w:rsidRDefault="00000000">
            <w: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2ED403"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884BD6"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D214ED" w14:textId="77777777" w:rsidR="005756D6" w:rsidRDefault="005756D6" w:rsidP="00EC3D61">
            <w:r>
              <w:rPr>
                <w:sz w:val="18"/>
                <w:szCs w:val="18"/>
              </w:rPr>
              <w:t>Bens Industriais</w:t>
            </w:r>
          </w:p>
        </w:tc>
      </w:tr>
      <w:tr w:rsidR="005756D6" w14:paraId="51EE54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57276" w14:textId="77777777" w:rsidR="000E423F" w:rsidRDefault="00000000">
            <w: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34EDEA"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97E3B4"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0744FD" w14:textId="77777777" w:rsidR="005756D6" w:rsidRDefault="005756D6" w:rsidP="00EC3D61">
            <w:r>
              <w:rPr>
                <w:sz w:val="18"/>
                <w:szCs w:val="18"/>
              </w:rPr>
              <w:t>Tecnologia da Informação</w:t>
            </w:r>
          </w:p>
        </w:tc>
      </w:tr>
      <w:tr w:rsidR="005756D6" w14:paraId="25D3AD3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1F6FDA" w14:textId="77777777" w:rsidR="000E423F" w:rsidRDefault="00000000">
            <w: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2D88F"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0AC209"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C2B62E" w14:textId="77777777" w:rsidR="005756D6" w:rsidRDefault="005756D6" w:rsidP="00EC3D61">
            <w:r>
              <w:rPr>
                <w:sz w:val="18"/>
                <w:szCs w:val="18"/>
              </w:rPr>
              <w:t>Financeiro</w:t>
            </w:r>
          </w:p>
        </w:tc>
      </w:tr>
      <w:tr w:rsidR="005756D6" w14:paraId="655BB0E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A830A1" w14:textId="77777777" w:rsidR="000E423F" w:rsidRDefault="00000000">
            <w: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5E7CB0"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E22A80"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85640A" w14:textId="77777777" w:rsidR="005756D6" w:rsidRDefault="005756D6" w:rsidP="00EC3D61">
            <w:r>
              <w:rPr>
                <w:sz w:val="18"/>
                <w:szCs w:val="18"/>
              </w:rPr>
              <w:t>Saúde</w:t>
            </w:r>
          </w:p>
        </w:tc>
      </w:tr>
      <w:tr w:rsidR="005756D6" w14:paraId="2A3E6F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9F06AF" w14:textId="77777777" w:rsidR="000E423F" w:rsidRDefault="00000000">
            <w: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D01CD9"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EF904B"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F5075" w14:textId="77777777" w:rsidR="005756D6" w:rsidRDefault="005756D6" w:rsidP="00EC3D61">
            <w:r>
              <w:rPr>
                <w:sz w:val="18"/>
                <w:szCs w:val="18"/>
              </w:rPr>
              <w:t>Bens Industriais</w:t>
            </w:r>
          </w:p>
        </w:tc>
      </w:tr>
      <w:tr w:rsidR="005756D6" w14:paraId="7EF94AB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50D02B" w14:textId="77777777" w:rsidR="000E423F" w:rsidRDefault="00000000">
            <w: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ED1CC"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D34038"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539EA1" w14:textId="77777777" w:rsidR="005756D6" w:rsidRDefault="005756D6" w:rsidP="00EC3D61">
            <w:r>
              <w:rPr>
                <w:sz w:val="18"/>
                <w:szCs w:val="18"/>
              </w:rPr>
              <w:t>Consumo Cíclico</w:t>
            </w:r>
          </w:p>
        </w:tc>
      </w:tr>
      <w:tr w:rsidR="005756D6" w14:paraId="6D9D2E1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56D6F" w14:textId="77777777" w:rsidR="000E423F" w:rsidRDefault="00000000">
            <w: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341278"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B54296"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C848CA" w14:textId="77777777" w:rsidR="005756D6" w:rsidRDefault="005756D6" w:rsidP="00EC3D61">
            <w:r>
              <w:rPr>
                <w:sz w:val="18"/>
                <w:szCs w:val="18"/>
              </w:rPr>
              <w:t>Consumo Cíclico</w:t>
            </w:r>
          </w:p>
        </w:tc>
      </w:tr>
      <w:tr w:rsidR="005756D6" w14:paraId="7F83430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FF32B4" w14:textId="77777777" w:rsidR="000E423F" w:rsidRDefault="00000000">
            <w: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48FC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0513A8"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CFF8AA" w14:textId="77777777" w:rsidR="005756D6" w:rsidRDefault="005756D6" w:rsidP="00EC3D61">
            <w:r>
              <w:rPr>
                <w:sz w:val="18"/>
                <w:szCs w:val="18"/>
              </w:rPr>
              <w:t>Consumo Cíclico</w:t>
            </w:r>
          </w:p>
        </w:tc>
      </w:tr>
      <w:tr w:rsidR="005756D6" w14:paraId="5C71B7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B08438" w14:textId="77777777" w:rsidR="000E423F" w:rsidRDefault="00000000">
            <w: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CD4D28"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15D830"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8F6A" w14:textId="77777777" w:rsidR="005756D6" w:rsidRDefault="005756D6" w:rsidP="00EC3D61">
            <w:r>
              <w:rPr>
                <w:sz w:val="18"/>
                <w:szCs w:val="18"/>
              </w:rPr>
              <w:t>Bens Industriais</w:t>
            </w:r>
          </w:p>
        </w:tc>
      </w:tr>
      <w:tr w:rsidR="005756D6" w14:paraId="0A69233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9A0CE9" w14:textId="77777777" w:rsidR="000E423F" w:rsidRDefault="00000000">
            <w: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E04D5"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3C5671"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CCF895" w14:textId="77777777" w:rsidR="005756D6" w:rsidRDefault="005756D6" w:rsidP="00EC3D61">
            <w:r>
              <w:rPr>
                <w:sz w:val="18"/>
                <w:szCs w:val="18"/>
              </w:rPr>
              <w:t>Financeiro</w:t>
            </w:r>
          </w:p>
        </w:tc>
      </w:tr>
      <w:tr w:rsidR="005756D6" w14:paraId="0BB100E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7848C5" w14:textId="77777777" w:rsidR="000E423F" w:rsidRDefault="00000000">
            <w: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8CA753"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FBFB70"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E9BAD2" w14:textId="77777777" w:rsidR="005756D6" w:rsidRDefault="005756D6" w:rsidP="00EC3D61">
            <w:r>
              <w:rPr>
                <w:sz w:val="18"/>
                <w:szCs w:val="18"/>
              </w:rPr>
              <w:t>Financeiro</w:t>
            </w:r>
          </w:p>
        </w:tc>
      </w:tr>
      <w:tr w:rsidR="005756D6" w14:paraId="271A97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7C6613" w14:textId="77777777" w:rsidR="000E423F" w:rsidRDefault="00000000">
            <w: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64BDAB"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CD3000"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B73288" w14:textId="77777777" w:rsidR="005756D6" w:rsidRDefault="005756D6" w:rsidP="00EC3D61">
            <w:r>
              <w:rPr>
                <w:sz w:val="18"/>
                <w:szCs w:val="18"/>
              </w:rPr>
              <w:t>Utilidade Pública</w:t>
            </w:r>
          </w:p>
        </w:tc>
      </w:tr>
      <w:tr w:rsidR="005756D6" w14:paraId="12D6559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1F9DC3" w14:textId="77777777" w:rsidR="000E423F" w:rsidRDefault="00000000">
            <w: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159C"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EDDE5C"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783D5A" w14:textId="77777777" w:rsidR="005756D6" w:rsidRDefault="005756D6" w:rsidP="00EC3D61">
            <w:r>
              <w:rPr>
                <w:sz w:val="18"/>
                <w:szCs w:val="18"/>
              </w:rPr>
              <w:t>Consumo Cíclico</w:t>
            </w:r>
          </w:p>
        </w:tc>
      </w:tr>
      <w:tr w:rsidR="005756D6" w14:paraId="6C0447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9DC4DD" w14:textId="77777777" w:rsidR="000E423F" w:rsidRDefault="00000000">
            <w: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9631AC"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FC4FBB"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8B6DE8" w14:textId="77777777" w:rsidR="005756D6" w:rsidRDefault="005756D6" w:rsidP="00EC3D61">
            <w:r>
              <w:rPr>
                <w:sz w:val="18"/>
                <w:szCs w:val="18"/>
              </w:rPr>
              <w:t>Consumo Não Cíclico</w:t>
            </w:r>
          </w:p>
        </w:tc>
      </w:tr>
      <w:tr w:rsidR="005756D6" w14:paraId="0B44ABB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2D7620" w14:textId="77777777" w:rsidR="000E423F" w:rsidRDefault="00000000">
            <w: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9A5C9"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F9C2BE"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B0F21A" w14:textId="77777777" w:rsidR="005756D6" w:rsidRDefault="005756D6" w:rsidP="00EC3D61">
            <w:r>
              <w:rPr>
                <w:sz w:val="18"/>
                <w:szCs w:val="18"/>
              </w:rPr>
              <w:t>Consumo Não Cíclico</w:t>
            </w:r>
          </w:p>
        </w:tc>
      </w:tr>
      <w:tr w:rsidR="005756D6" w14:paraId="5DA4A69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7B230D" w14:textId="77777777" w:rsidR="000E423F" w:rsidRDefault="00000000">
            <w: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C98B1"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A9885"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39CE1A" w14:textId="77777777" w:rsidR="005756D6" w:rsidRDefault="005756D6" w:rsidP="00EC3D61">
            <w:r>
              <w:rPr>
                <w:sz w:val="18"/>
                <w:szCs w:val="18"/>
              </w:rPr>
              <w:t>Materiais Básicos</w:t>
            </w:r>
          </w:p>
        </w:tc>
      </w:tr>
      <w:tr w:rsidR="005756D6" w14:paraId="4E81D3B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97E578" w14:textId="77777777" w:rsidR="000E423F" w:rsidRDefault="00000000">
            <w: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4AF4AD"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9960A6"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1D84F0" w14:textId="77777777" w:rsidR="005756D6" w:rsidRDefault="005756D6" w:rsidP="00EC3D61">
            <w:r>
              <w:rPr>
                <w:sz w:val="18"/>
                <w:szCs w:val="18"/>
              </w:rPr>
              <w:t>Consumo Cíclico</w:t>
            </w:r>
          </w:p>
        </w:tc>
      </w:tr>
      <w:tr w:rsidR="005756D6" w14:paraId="7EDE918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A3D5F1" w14:textId="77777777" w:rsidR="000E423F" w:rsidRDefault="00000000">
            <w: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35CCF"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1C5E5E"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5D2EF0" w14:textId="77777777" w:rsidR="005756D6" w:rsidRDefault="005756D6" w:rsidP="00EC3D61">
            <w:r>
              <w:rPr>
                <w:sz w:val="18"/>
                <w:szCs w:val="18"/>
              </w:rPr>
              <w:t>Comunicações</w:t>
            </w:r>
          </w:p>
        </w:tc>
      </w:tr>
      <w:tr w:rsidR="005756D6" w14:paraId="68D5118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1571C" w14:textId="77777777" w:rsidR="000E423F" w:rsidRDefault="00000000">
            <w: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F7A536"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89F2D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36F801" w14:textId="77777777" w:rsidR="005756D6" w:rsidRDefault="005756D6" w:rsidP="00EC3D61">
            <w:r>
              <w:rPr>
                <w:sz w:val="18"/>
                <w:szCs w:val="18"/>
              </w:rPr>
              <w:t>Bens Industriais</w:t>
            </w:r>
          </w:p>
        </w:tc>
      </w:tr>
      <w:tr w:rsidR="005756D6" w14:paraId="64344A7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0E8012" w14:textId="77777777" w:rsidR="000E423F" w:rsidRDefault="00000000">
            <w: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4216F"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937292"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9F1D50" w14:textId="77777777" w:rsidR="005756D6" w:rsidRDefault="005756D6" w:rsidP="00EC3D61">
            <w:r>
              <w:rPr>
                <w:sz w:val="18"/>
                <w:szCs w:val="18"/>
              </w:rPr>
              <w:t>Comunicações</w:t>
            </w:r>
          </w:p>
        </w:tc>
      </w:tr>
      <w:tr w:rsidR="005756D6" w14:paraId="0C09A29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19D794" w14:textId="77777777" w:rsidR="000E423F" w:rsidRDefault="00000000">
            <w: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701785"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42F91E"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5BEFC2" w14:textId="77777777" w:rsidR="005756D6" w:rsidRDefault="005756D6" w:rsidP="00EC3D61">
            <w:r>
              <w:rPr>
                <w:sz w:val="18"/>
                <w:szCs w:val="18"/>
              </w:rPr>
              <w:t>Tecnologia da Informação</w:t>
            </w:r>
          </w:p>
        </w:tc>
      </w:tr>
      <w:tr w:rsidR="005756D6" w14:paraId="73F175D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B069A1" w14:textId="77777777" w:rsidR="000E423F" w:rsidRDefault="00000000">
            <w: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D12459"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6C4286"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40E081" w14:textId="77777777" w:rsidR="005756D6" w:rsidRDefault="005756D6" w:rsidP="00EC3D61">
            <w:r>
              <w:rPr>
                <w:sz w:val="18"/>
                <w:szCs w:val="18"/>
              </w:rPr>
              <w:t>Bens Industriais</w:t>
            </w:r>
          </w:p>
        </w:tc>
      </w:tr>
      <w:tr w:rsidR="005756D6" w14:paraId="6D1B1D1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420C00" w14:textId="77777777" w:rsidR="000E423F" w:rsidRDefault="00000000">
            <w: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D328A7"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CB618B"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9C0ED" w14:textId="77777777" w:rsidR="005756D6" w:rsidRDefault="005756D6" w:rsidP="00EC3D61">
            <w:r>
              <w:rPr>
                <w:sz w:val="18"/>
                <w:szCs w:val="18"/>
              </w:rPr>
              <w:t>Consumo Cíclico</w:t>
            </w:r>
          </w:p>
        </w:tc>
      </w:tr>
      <w:tr w:rsidR="005756D6" w14:paraId="797A5C7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38B348" w14:textId="77777777" w:rsidR="000E423F" w:rsidRDefault="00000000">
            <w: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42B19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A3BEED"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E07877" w14:textId="77777777" w:rsidR="005756D6" w:rsidRDefault="005756D6" w:rsidP="00EC3D61">
            <w:r>
              <w:rPr>
                <w:sz w:val="18"/>
                <w:szCs w:val="18"/>
              </w:rPr>
              <w:t>Materiais Básicos</w:t>
            </w:r>
          </w:p>
        </w:tc>
      </w:tr>
      <w:tr w:rsidR="005756D6" w14:paraId="6C28DF7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3B6A4C" w14:textId="77777777" w:rsidR="000E423F" w:rsidRDefault="00000000">
            <w: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69D0AF"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7792B4"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3E804" w14:textId="77777777" w:rsidR="005756D6" w:rsidRDefault="005756D6" w:rsidP="00EC3D61">
            <w:r>
              <w:rPr>
                <w:sz w:val="18"/>
                <w:szCs w:val="18"/>
              </w:rPr>
              <w:t>Materiais Básicos</w:t>
            </w:r>
          </w:p>
        </w:tc>
      </w:tr>
      <w:tr w:rsidR="005756D6" w14:paraId="585B12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125F9A" w14:textId="77777777" w:rsidR="000E423F" w:rsidRDefault="00000000">
            <w:r>
              <w:lastRenderedPageBreak/>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EA82C5"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A781BB"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28A552" w14:textId="77777777" w:rsidR="005756D6" w:rsidRDefault="005756D6" w:rsidP="00EC3D61">
            <w:r>
              <w:rPr>
                <w:sz w:val="18"/>
                <w:szCs w:val="18"/>
              </w:rPr>
              <w:t>Materiais Básicos</w:t>
            </w:r>
          </w:p>
        </w:tc>
      </w:tr>
      <w:tr w:rsidR="005756D6" w14:paraId="55AD673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D17A8F" w14:textId="77777777" w:rsidR="000E423F" w:rsidRDefault="00000000">
            <w: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578C00"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C3DA"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405299" w14:textId="77777777" w:rsidR="005756D6" w:rsidRDefault="005756D6" w:rsidP="00EC3D61">
            <w:r>
              <w:rPr>
                <w:sz w:val="18"/>
                <w:szCs w:val="18"/>
              </w:rPr>
              <w:t>Materiais Básicos</w:t>
            </w:r>
          </w:p>
        </w:tc>
      </w:tr>
      <w:tr w:rsidR="005756D6" w14:paraId="132459C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5E56B7" w14:textId="77777777" w:rsidR="000E423F" w:rsidRDefault="00000000">
            <w:r>
              <w:t>99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31AD3B"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CF88E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C4B36F" w14:textId="77777777" w:rsidR="005756D6" w:rsidRDefault="005756D6" w:rsidP="00EC3D61">
            <w:r>
              <w:rPr>
                <w:sz w:val="18"/>
                <w:szCs w:val="18"/>
              </w:rPr>
              <w:t>Comunicações</w:t>
            </w:r>
          </w:p>
        </w:tc>
      </w:tr>
      <w:tr w:rsidR="005756D6" w14:paraId="08CE606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95FB51" w14:textId="77777777" w:rsidR="000E423F" w:rsidRDefault="00000000">
            <w:r>
              <w:t>100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D73735"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6DAB92"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BC62D" w14:textId="77777777" w:rsidR="005756D6" w:rsidRDefault="005756D6" w:rsidP="00EC3D61">
            <w:r>
              <w:rPr>
                <w:sz w:val="18"/>
                <w:szCs w:val="18"/>
              </w:rPr>
              <w:t>Tecnologia da Informação</w:t>
            </w:r>
          </w:p>
        </w:tc>
      </w:tr>
      <w:tr w:rsidR="005756D6" w14:paraId="78AC207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55F249" w14:textId="77777777" w:rsidR="000E423F" w:rsidRDefault="00000000">
            <w: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CDFAB"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5D746B"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4809C8" w14:textId="77777777" w:rsidR="005756D6" w:rsidRDefault="005756D6" w:rsidP="00EC3D61">
            <w:r>
              <w:rPr>
                <w:sz w:val="18"/>
                <w:szCs w:val="18"/>
              </w:rPr>
              <w:t>Bens Industriais</w:t>
            </w:r>
          </w:p>
        </w:tc>
      </w:tr>
      <w:tr w:rsidR="005756D6" w14:paraId="120F60A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672549" w14:textId="77777777" w:rsidR="000E423F" w:rsidRDefault="00000000">
            <w: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0E659E"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5D413C"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9C3E4F" w14:textId="77777777" w:rsidR="005756D6" w:rsidRDefault="005756D6" w:rsidP="00EC3D61">
            <w:r>
              <w:rPr>
                <w:sz w:val="18"/>
                <w:szCs w:val="18"/>
              </w:rPr>
              <w:t>Consumo Cíclico</w:t>
            </w:r>
          </w:p>
        </w:tc>
      </w:tr>
    </w:tbl>
    <w:p w14:paraId="72FBA0BC" w14:textId="77777777" w:rsidR="005756D6" w:rsidRDefault="005756D6" w:rsidP="005756D6">
      <w:pPr>
        <w:spacing w:before="100"/>
      </w:pPr>
      <w:r>
        <w:rPr>
          <w:i/>
          <w:iCs/>
          <w:sz w:val="18"/>
          <w:szCs w:val="18"/>
        </w:rPr>
        <w:t>Fonte: elaboração própria. Ativos ordenados alfabeticamente pelo código de negociação.</w:t>
      </w:r>
    </w:p>
    <w:p w14:paraId="3A5243BC" w14:textId="77777777" w:rsidR="004A7A54" w:rsidRPr="004A7A54" w:rsidRDefault="004A7A54" w:rsidP="00FC4E5E">
      <w:pPr>
        <w:rPr>
          <w:b/>
          <w:sz w:val="24"/>
          <w:szCs w:val="24"/>
        </w:rPr>
      </w:pPr>
    </w:p>
    <w:p w14:paraId="00FD4B75"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104477E9" w14:textId="77777777" w:rsidR="00FC4E5E" w:rsidRPr="008A0506" w:rsidRDefault="00FC4E5E">
      <w:pPr>
        <w:rPr>
          <w:b/>
          <w:sz w:val="24"/>
          <w:szCs w:val="24"/>
          <w:lang w:val="pt-BR"/>
        </w:rPr>
      </w:pPr>
      <w:r>
        <w:rPr>
          <w:b/>
          <w:sz w:val="24"/>
          <w:szCs w:val="24"/>
          <w:lang w:val="pt-BR"/>
        </w:rPr>
        <w:br w:type="page"/>
      </w:r>
    </w:p>
    <w:p w14:paraId="2DB8E629" w14:textId="77777777" w:rsidR="00FC4E5E" w:rsidRPr="00580705" w:rsidRDefault="004A7A54">
      <w:pPr>
        <w:pStyle w:val="PargrafodaLista"/>
        <w:numPr>
          <w:ilvl w:val="1"/>
          <w:numId w:val="56"/>
        </w:numPr>
        <w:spacing w:line="360" w:lineRule="auto"/>
        <w:jc w:val="both"/>
        <w:outlineLvl w:val="1"/>
        <w:rPr>
          <w:b/>
          <w:sz w:val="24"/>
          <w:szCs w:val="24"/>
          <w:lang w:val="pt-BR"/>
        </w:rPr>
      </w:pPr>
      <w:bookmarkStart w:id="347" w:name="_Toc231998868"/>
      <w:r>
        <w:rPr>
          <w:b/>
          <w:sz w:val="24"/>
          <w:szCs w:val="24"/>
        </w:rPr>
        <w:lastRenderedPageBreak/>
        <w:t>Apêndice B – Diretrizes Metodológicas de Higienização e Filtragem de Liquidez da Base de Cotações</w:t>
      </w:r>
      <w:bookmarkEnd w:id="347"/>
    </w:p>
    <w:p w14:paraId="296280EF" w14:textId="77777777" w:rsidR="00FC4E5E" w:rsidRPr="008B6129" w:rsidRDefault="00FC4E5E" w:rsidP="00FC4E5E">
      <w:pPr>
        <w:rPr>
          <w:sz w:val="24"/>
          <w:szCs w:val="24"/>
        </w:rPr>
      </w:pPr>
    </w:p>
    <w:p w14:paraId="42F91E56" w14:textId="77777777" w:rsidR="00FC4E5E" w:rsidRPr="008B6129" w:rsidRDefault="00FC4E5E" w:rsidP="00FC4E5E">
      <w:pPr>
        <w:rPr>
          <w:sz w:val="24"/>
          <w:szCs w:val="24"/>
        </w:rPr>
      </w:pPr>
    </w:p>
    <w:p w14:paraId="6A0DB2B4"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w:t>
      </w:r>
      <w:r>
        <w:rPr>
          <w:i/>
          <w:iCs/>
          <w:sz w:val="24"/>
          <w:szCs w:val="24"/>
        </w:rPr>
        <w:t>datetime</w:t>
      </w:r>
      <w:r>
        <w:rPr>
          <w:sz w:val="24"/>
          <w:szCs w:val="24"/>
        </w:rPr>
        <w:t>, garantindo a ordenação cronológica estrita dos vetores de preços e a eliminação de redundâncias transversais. O processo resultou num esqueleto vetorial constituído por 3.967 pregões contínuos.</w:t>
      </w:r>
    </w:p>
    <w:p w14:paraId="2A8D834D"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no critério de alta liquidez (ADTV). Adicionalmente, na Etapa VII, o Classificador de Integridade Point-in-Time avaliou a consistência das séries históricas através de reorganizações societárias, penny stocks persistentes e situações especiais (CODAHIST), excluindo 16 ativos adicionais e estabelecendo o universo final de 102 ativos.</w:t>
      </w:r>
    </w:p>
    <w:p w14:paraId="11F2E7A2"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Diagnóstico e Escrutínio de Anomalias (</w:t>
      </w:r>
      <w:r>
        <w:rPr>
          <w:i/>
          <w:iCs/>
          <w:sz w:val="24"/>
          <w:szCs w:val="24"/>
        </w:rPr>
        <w:t>Outliers</w:t>
      </w:r>
      <w:r>
        <w:rPr>
          <w:sz w:val="24"/>
          <w:szCs w:val="24"/>
        </w:rPr>
        <w:t xml:space="preserve">): Considerando a suscetibilidade das séries financeiras a ruídos de infraestrutura ou não-ajustamento de proventos (como desdobramentos não refletidos), procedeu-se à detecção endógena de anomalias estatísticas severas. Empregou-se o </w:t>
      </w:r>
      <w:r>
        <w:rPr>
          <w:i/>
          <w:iCs/>
          <w:sz w:val="24"/>
          <w:szCs w:val="24"/>
        </w:rPr>
        <w:t>Z-score</w:t>
      </w:r>
      <w:r>
        <w:rPr>
          <w:sz w:val="24"/>
          <w:szCs w:val="24"/>
        </w:rPr>
        <w:t xml:space="preserve"> modificado de Iglewicz e Hoaglin (1993), baseado na Mediana dos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2EACF058"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lastRenderedPageBreak/>
        <w:t>Imputação Heurística Controlada:</w:t>
      </w:r>
    </w:p>
    <w:p w14:paraId="3B8D262D"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30FE6DC1"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Reprodutibilidade Algorítmica: Todo o fluxo de higienização de dados foi modelado em um ambiente isolado (computação em linguagem Python acoplada à plataforma Jupyter), documentado de forma que as premissas matemáticas supramencionadas operassem de forma exógena e isenta de interferência manual arbitrária.</w:t>
      </w:r>
    </w:p>
    <w:p w14:paraId="2BC5640D" w14:textId="77777777" w:rsidR="00FC4E5E" w:rsidRPr="008B6129" w:rsidRDefault="00FC4E5E" w:rsidP="00FC4E5E">
      <w:pPr>
        <w:rPr>
          <w:sz w:val="24"/>
          <w:szCs w:val="24"/>
        </w:rPr>
      </w:pPr>
      <w:r>
        <w:rPr>
          <w:sz w:val="24"/>
          <w:szCs w:val="24"/>
        </w:rPr>
        <w:br w:type="page"/>
      </w:r>
    </w:p>
    <w:p w14:paraId="4E9BFF85" w14:textId="77777777" w:rsidR="00FC4E5E" w:rsidRPr="004A7A54" w:rsidRDefault="004A7A54">
      <w:pPr>
        <w:pStyle w:val="PargrafodaLista"/>
        <w:numPr>
          <w:ilvl w:val="1"/>
          <w:numId w:val="56"/>
        </w:numPr>
        <w:spacing w:line="360" w:lineRule="auto"/>
        <w:jc w:val="both"/>
        <w:outlineLvl w:val="1"/>
        <w:rPr>
          <w:b/>
          <w:sz w:val="24"/>
          <w:szCs w:val="24"/>
          <w:lang w:val="pt-BR"/>
        </w:rPr>
      </w:pPr>
      <w:bookmarkStart w:id="348" w:name="_Toc231998869"/>
      <w:r>
        <w:rPr>
          <w:b/>
          <w:sz w:val="24"/>
          <w:szCs w:val="24"/>
        </w:rPr>
        <w:lastRenderedPageBreak/>
        <w:t>Apêndice C – Transformação Vetorial da Matriz de Cotações em Séries de Retornos Financeiros</w:t>
      </w:r>
      <w:bookmarkEnd w:id="348"/>
      <w:r>
        <w:rPr>
          <w:b/>
          <w:sz w:val="24"/>
          <w:szCs w:val="24"/>
        </w:rPr>
        <w:t xml:space="preserve"> </w:t>
      </w:r>
    </w:p>
    <w:p w14:paraId="51A65F04" w14:textId="77777777" w:rsidR="00520621" w:rsidRPr="008B6129" w:rsidRDefault="00520621" w:rsidP="00520621">
      <w:pPr>
        <w:jc w:val="both"/>
        <w:rPr>
          <w:sz w:val="24"/>
          <w:szCs w:val="24"/>
        </w:rPr>
      </w:pPr>
    </w:p>
    <w:p w14:paraId="76980427" w14:textId="77777777" w:rsidR="00520621" w:rsidRPr="008C366A" w:rsidRDefault="00520621">
      <w:pPr>
        <w:pStyle w:val="PargrafodaLista"/>
        <w:numPr>
          <w:ilvl w:val="0"/>
          <w:numId w:val="40"/>
        </w:numPr>
        <w:spacing w:line="360" w:lineRule="auto"/>
        <w:ind w:left="714" w:hanging="357"/>
        <w:jc w:val="both"/>
        <w:rPr>
          <w:sz w:val="24"/>
          <w:szCs w:val="24"/>
        </w:rPr>
      </w:pPr>
      <w:r>
        <w:rPr>
          <w:sz w:val="24"/>
          <w:szCs w:val="24"/>
        </w:rPr>
        <w:t xml:space="preserve">Estacionariedade e Retornos Financeiros: Os dados de apreçamento em formato bruto apresentam comumente um comportamento não estacionário. Para viabilizar a modelação estocástica, os dados foram submetidos a transformações matriciais </w:t>
      </w:r>
      <w:r>
        <w:rPr>
          <w:sz w:val="24"/>
          <w:szCs w:val="24"/>
          <w:lang w:val="pt-BR"/>
        </w:rPr>
        <w:t>para capturar as rentabilidades diárias.</w:t>
      </w:r>
    </w:p>
    <w:p w14:paraId="40E434FE"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0DD1D29D"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5897873"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45DE9C15" w14:textId="77777777" w:rsidR="00FC4E5E" w:rsidRPr="008A0506" w:rsidRDefault="00520621" w:rsidP="00520621">
      <w:pPr>
        <w:rPr>
          <w:b/>
          <w:sz w:val="24"/>
          <w:szCs w:val="24"/>
          <w:lang w:val="pt-BR"/>
        </w:rPr>
      </w:pPr>
      <w:r>
        <w:rPr>
          <w:sz w:val="24"/>
          <w:szCs w:val="24"/>
        </w:rPr>
        <w:br w:type="page"/>
      </w:r>
    </w:p>
    <w:p w14:paraId="0816B656"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349" w:name="_Toc231998870"/>
      <w:r>
        <w:rPr>
          <w:b/>
          <w:sz w:val="24"/>
          <w:szCs w:val="24"/>
        </w:rPr>
        <w:lastRenderedPageBreak/>
        <w:t>Apêndice D – Consolidação da Base Mestre e Tratamento do Viés de Antecipação</w:t>
      </w:r>
      <w:bookmarkEnd w:id="349"/>
      <w:r>
        <w:rPr>
          <w:b/>
          <w:sz w:val="24"/>
          <w:szCs w:val="24"/>
        </w:rPr>
        <w:t xml:space="preserve"> </w:t>
      </w:r>
    </w:p>
    <w:p w14:paraId="6A5DB983" w14:textId="77777777" w:rsidR="00520621" w:rsidRPr="008A0506" w:rsidRDefault="00520621" w:rsidP="00520621">
      <w:pPr>
        <w:rPr>
          <w:b/>
          <w:sz w:val="24"/>
          <w:szCs w:val="24"/>
          <w:lang w:val="pt-BR"/>
        </w:rPr>
      </w:pPr>
    </w:p>
    <w:p w14:paraId="28A2C03E" w14:textId="77777777" w:rsidR="00520621" w:rsidRPr="008B6129" w:rsidRDefault="00520621" w:rsidP="00520621">
      <w:pPr>
        <w:rPr>
          <w:sz w:val="24"/>
          <w:szCs w:val="24"/>
        </w:rPr>
      </w:pPr>
    </w:p>
    <w:p w14:paraId="06B5C259" w14:textId="77777777" w:rsidR="00520621" w:rsidRPr="005D7824" w:rsidRDefault="00520621">
      <w:pPr>
        <w:pStyle w:val="PargrafodaLista"/>
        <w:numPr>
          <w:ilvl w:val="0"/>
          <w:numId w:val="41"/>
        </w:numPr>
        <w:spacing w:line="360" w:lineRule="auto"/>
        <w:ind w:left="714" w:hanging="357"/>
        <w:jc w:val="both"/>
        <w:rPr>
          <w:sz w:val="24"/>
          <w:szCs w:val="24"/>
        </w:rPr>
      </w:pPr>
      <w:r>
        <w:rPr>
          <w:sz w:val="24"/>
          <w:szCs w:val="24"/>
        </w:rPr>
        <w:t xml:space="preserve">Integração de Variáveis Macroeconômicas e </w:t>
      </w:r>
      <w:r>
        <w:rPr>
          <w:i/>
          <w:iCs/>
          <w:sz w:val="24"/>
          <w:szCs w:val="24"/>
        </w:rPr>
        <w:t>Benchmarks</w:t>
      </w:r>
      <w:r>
        <w:rPr>
          <w:sz w:val="24"/>
          <w:szCs w:val="24"/>
        </w:rPr>
        <w:t xml:space="preserve">: </w:t>
      </w:r>
      <w:r>
        <w:rPr>
          <w:sz w:val="24"/>
          <w:szCs w:val="24"/>
          <w:lang w:val="pt-BR"/>
        </w:rPr>
        <w:t xml:space="preserve">Para viabilizar </w:t>
      </w:r>
      <w:r>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r>
        <w:rPr>
          <w:i/>
          <w:iCs/>
          <w:sz w:val="24"/>
          <w:szCs w:val="24"/>
        </w:rPr>
        <w:t>inner join</w:t>
      </w:r>
      <w:r>
        <w:rPr>
          <w:sz w:val="24"/>
          <w:szCs w:val="24"/>
        </w:rPr>
        <w:t>).</w:t>
      </w:r>
    </w:p>
    <w:p w14:paraId="05ED902D" w14:textId="77777777" w:rsidR="00520621" w:rsidRPr="008B6129" w:rsidRDefault="00520621">
      <w:pPr>
        <w:pStyle w:val="PargrafodaLista"/>
        <w:numPr>
          <w:ilvl w:val="0"/>
          <w:numId w:val="41"/>
        </w:numPr>
        <w:spacing w:line="360" w:lineRule="auto"/>
        <w:ind w:left="714" w:hanging="357"/>
        <w:jc w:val="both"/>
        <w:rPr>
          <w:sz w:val="24"/>
          <w:szCs w:val="24"/>
        </w:rPr>
      </w:pPr>
      <w:r>
        <w:rPr>
          <w:sz w:val="24"/>
          <w:szCs w:val="24"/>
        </w:rPr>
        <w:t>Mitigação do Viés de Antecipação (</w:t>
      </w:r>
      <w:r>
        <w:rPr>
          <w:i/>
          <w:iCs/>
          <w:sz w:val="24"/>
          <w:szCs w:val="24"/>
        </w:rPr>
        <w:t>Look-ahead Bias</w:t>
      </w:r>
      <w:r>
        <w:rPr>
          <w:sz w:val="24"/>
          <w:szCs w:val="24"/>
        </w:rPr>
        <w:t xml:space="preserve">): Para assegurar a validade científica dos testes de </w:t>
      </w:r>
      <w:r>
        <w:rPr>
          <w:i/>
          <w:iCs/>
          <w:sz w:val="24"/>
          <w:szCs w:val="24"/>
        </w:rPr>
        <w:t>backtesting</w:t>
      </w:r>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05C0B889" w14:textId="77777777" w:rsidR="00520621" w:rsidRPr="008B6129" w:rsidRDefault="00520621" w:rsidP="00520621">
      <w:pPr>
        <w:rPr>
          <w:sz w:val="24"/>
          <w:szCs w:val="24"/>
        </w:rPr>
      </w:pPr>
      <w:r>
        <w:rPr>
          <w:sz w:val="24"/>
          <w:szCs w:val="24"/>
        </w:rPr>
        <w:br w:type="page"/>
      </w:r>
    </w:p>
    <w:p w14:paraId="4D741D5C" w14:textId="77777777" w:rsidR="004A7A54" w:rsidRPr="004A7A54" w:rsidRDefault="004A7A54">
      <w:pPr>
        <w:pStyle w:val="PargrafodaLista"/>
        <w:numPr>
          <w:ilvl w:val="1"/>
          <w:numId w:val="56"/>
        </w:numPr>
        <w:spacing w:line="360" w:lineRule="auto"/>
        <w:jc w:val="both"/>
        <w:outlineLvl w:val="1"/>
        <w:rPr>
          <w:b/>
          <w:sz w:val="24"/>
          <w:szCs w:val="24"/>
          <w:lang w:val="pt-BR"/>
        </w:rPr>
      </w:pPr>
      <w:bookmarkStart w:id="350" w:name="_Toc231998871"/>
      <w:r>
        <w:rPr>
          <w:b/>
          <w:sz w:val="24"/>
          <w:szCs w:val="24"/>
        </w:rPr>
        <w:lastRenderedPageBreak/>
        <w:t>Apêndice E – Derivação do Prêmio de Risco e Estabelecimento dos Retornos em Excesso</w:t>
      </w:r>
      <w:bookmarkEnd w:id="350"/>
      <w:r>
        <w:rPr>
          <w:b/>
          <w:sz w:val="24"/>
          <w:szCs w:val="24"/>
        </w:rPr>
        <w:t xml:space="preserve"> </w:t>
      </w:r>
    </w:p>
    <w:p w14:paraId="7A973819" w14:textId="77777777" w:rsidR="00520621" w:rsidRPr="008A0506" w:rsidRDefault="00520621" w:rsidP="004A7A54">
      <w:pPr>
        <w:rPr>
          <w:b/>
          <w:sz w:val="24"/>
          <w:szCs w:val="24"/>
          <w:lang w:val="pt-BR"/>
        </w:rPr>
      </w:pPr>
    </w:p>
    <w:p w14:paraId="16500395" w14:textId="77777777" w:rsidR="00520621" w:rsidRPr="008B6129" w:rsidRDefault="00520621" w:rsidP="00520621">
      <w:pPr>
        <w:rPr>
          <w:sz w:val="24"/>
          <w:szCs w:val="24"/>
        </w:rPr>
      </w:pPr>
    </w:p>
    <w:p w14:paraId="16A61F35"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7E07F0F1"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Isolamento do Prêmio de Risco (</w:t>
      </w:r>
      <w:r>
        <w:rPr>
          <w:b/>
          <w:bCs/>
          <w:i/>
          <w:iCs/>
          <w:sz w:val="24"/>
          <w:szCs w:val="24"/>
        </w:rPr>
        <w:t>Excess Return</w:t>
      </w:r>
      <w:r>
        <w:rPr>
          <w:b/>
          <w:bCs/>
          <w:sz w:val="24"/>
          <w:szCs w:val="24"/>
        </w:rPr>
        <w:t>):</w:t>
      </w:r>
      <w:r>
        <w:rPr>
          <w:sz w:val="24"/>
          <w:szCs w:val="24"/>
        </w:rPr>
        <w:t xml:space="preserve"> Alinhados os referenciais, executou-se a derivação vetorial do prémio de risco para cada ativo i no instante t mediante a subtração direta da taxa livre de risco: ERi,t = Ri,t - Rf,t, onde Rf,t compreende o CDI no instante homólogo.</w:t>
      </w:r>
    </w:p>
    <w:p w14:paraId="11B352B4"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Prêmio de Risco de Mercado:</w:t>
      </w:r>
      <w:r>
        <w:rPr>
          <w:sz w:val="24"/>
          <w:szCs w:val="24"/>
        </w:rPr>
        <w:t xml:space="preserve"> Calculou-se o retorno em excesso do mercado (ERm,t = RIBOV,t - Rf,t). A inclusão desta variável constitui um requisito endógeno para o cálculo subsequente da covariância e indicadores de risco sistemático.</w:t>
      </w:r>
    </w:p>
    <w:p w14:paraId="27786E54" w14:textId="77777777" w:rsidR="00520621" w:rsidRPr="008B6129" w:rsidRDefault="00520621" w:rsidP="00520621">
      <w:pPr>
        <w:rPr>
          <w:sz w:val="24"/>
          <w:szCs w:val="24"/>
        </w:rPr>
      </w:pPr>
      <w:r>
        <w:rPr>
          <w:sz w:val="24"/>
          <w:szCs w:val="24"/>
        </w:rPr>
        <w:br w:type="page"/>
      </w:r>
    </w:p>
    <w:p w14:paraId="522D4310"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351" w:name="_Toc231998872"/>
      <w:r>
        <w:rPr>
          <w:b/>
          <w:sz w:val="24"/>
          <w:szCs w:val="24"/>
        </w:rPr>
        <w:lastRenderedPageBreak/>
        <w:t>Apêndice F – Parâmetros Inferenciais Globais: Covariância, Risco Sistemático e Desempenho Ajustado</w:t>
      </w:r>
      <w:bookmarkEnd w:id="351"/>
      <w:r>
        <w:rPr>
          <w:b/>
          <w:sz w:val="24"/>
          <w:szCs w:val="24"/>
        </w:rPr>
        <w:t xml:space="preserve"> </w:t>
      </w:r>
    </w:p>
    <w:p w14:paraId="2D729FA5" w14:textId="77777777" w:rsidR="00520621" w:rsidRPr="008B6129" w:rsidRDefault="00520621" w:rsidP="00520621">
      <w:pPr>
        <w:rPr>
          <w:sz w:val="24"/>
          <w:szCs w:val="24"/>
        </w:rPr>
      </w:pPr>
    </w:p>
    <w:p w14:paraId="216346D3"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78A0C3DF"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Derivação do Risco Sistemático (Coeficiente Beta):</w:t>
      </w:r>
      <w:r>
        <w:rPr>
          <w:sz w:val="24"/>
          <w:szCs w:val="24"/>
        </w:rPr>
        <w:t xml:space="preserve"> Tendo o IBOVESPA como proxy de mercado, derivou-se o coeficiente Beta (beta = Cov(ERi, ERm) / Var(ERm)), refletindo a sensibilidade ao risco sistemático.</w:t>
      </w:r>
    </w:p>
    <w:p w14:paraId="4A873D32"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Índice de Sharpe Analítico:</w:t>
      </w:r>
      <w:r>
        <w:rPr>
          <w:sz w:val="24"/>
          <w:szCs w:val="24"/>
        </w:rPr>
        <w:t xml:space="preserve"> Para o escalonamento do prêmio de risco face à dispersão estocástica, calculou-se o Índice de Sharpe (IS = E[ERi] / sigma_i), refletindo o desempenho ajustado ao risco.</w:t>
      </w:r>
    </w:p>
    <w:p w14:paraId="41437251" w14:textId="77777777" w:rsidR="00520621" w:rsidRPr="008B6129" w:rsidRDefault="00520621" w:rsidP="00520621">
      <w:pPr>
        <w:rPr>
          <w:sz w:val="24"/>
          <w:szCs w:val="24"/>
        </w:rPr>
      </w:pPr>
      <w:r>
        <w:rPr>
          <w:sz w:val="24"/>
          <w:szCs w:val="24"/>
        </w:rPr>
        <w:br w:type="page"/>
      </w:r>
    </w:p>
    <w:p w14:paraId="53856E62"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2" w:name="_Toc231998873"/>
      <w:r>
        <w:rPr>
          <w:b/>
          <w:sz w:val="24"/>
          <w:szCs w:val="24"/>
        </w:rPr>
        <w:lastRenderedPageBreak/>
        <w:t>Apêndice G – Construção Estocástica e Otimização Numérica da Fronteira Eficiente de Markowitz</w:t>
      </w:r>
      <w:bookmarkEnd w:id="352"/>
    </w:p>
    <w:p w14:paraId="40E88117" w14:textId="77777777" w:rsidR="00520621" w:rsidRPr="008B6129" w:rsidRDefault="00520621" w:rsidP="00520621">
      <w:pPr>
        <w:rPr>
          <w:sz w:val="24"/>
          <w:szCs w:val="24"/>
        </w:rPr>
      </w:pPr>
    </w:p>
    <w:p w14:paraId="32AD20E1" w14:textId="77777777" w:rsidR="00520621" w:rsidRPr="008B6129" w:rsidRDefault="00520621" w:rsidP="00520621">
      <w:pPr>
        <w:rPr>
          <w:sz w:val="24"/>
          <w:szCs w:val="24"/>
        </w:rPr>
      </w:pPr>
    </w:p>
    <w:p w14:paraId="36D3233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5CF9E544"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79DD531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3AC8AC8F" w14:textId="77777777" w:rsidR="00520621" w:rsidRPr="008B6129" w:rsidRDefault="00520621" w:rsidP="00520621">
      <w:pPr>
        <w:rPr>
          <w:sz w:val="24"/>
          <w:szCs w:val="24"/>
        </w:rPr>
      </w:pPr>
      <w:r>
        <w:rPr>
          <w:sz w:val="24"/>
          <w:szCs w:val="24"/>
        </w:rPr>
        <w:br w:type="page"/>
      </w:r>
    </w:p>
    <w:p w14:paraId="3F90CDAE"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3" w:name="_Toc231998874"/>
      <w:r>
        <w:rPr>
          <w:b/>
          <w:sz w:val="24"/>
          <w:szCs w:val="24"/>
        </w:rPr>
        <w:lastRenderedPageBreak/>
        <w:t>Apêndice H – Isolamento Matricial De Covariâncias Negativas E Mapeamento De Hedge Estrutural</w:t>
      </w:r>
      <w:bookmarkEnd w:id="353"/>
      <w:r>
        <w:rPr>
          <w:b/>
          <w:sz w:val="24"/>
          <w:szCs w:val="24"/>
        </w:rPr>
        <w:t xml:space="preserve"> </w:t>
      </w:r>
    </w:p>
    <w:p w14:paraId="312F5CFC" w14:textId="77777777" w:rsidR="00520621" w:rsidRPr="00580705" w:rsidRDefault="00520621" w:rsidP="00520621">
      <w:pPr>
        <w:rPr>
          <w:sz w:val="24"/>
          <w:szCs w:val="24"/>
          <w:lang w:val="pt-BR"/>
        </w:rPr>
      </w:pPr>
    </w:p>
    <w:p w14:paraId="010F020C" w14:textId="77777777" w:rsidR="00520621" w:rsidRPr="008B6129" w:rsidRDefault="00520621" w:rsidP="00520621">
      <w:pPr>
        <w:rPr>
          <w:sz w:val="24"/>
          <w:szCs w:val="24"/>
        </w:rPr>
      </w:pPr>
    </w:p>
    <w:p w14:paraId="37CE3950"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7D797951"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38301A21" w14:textId="77777777" w:rsidR="00520621" w:rsidRPr="008B6129" w:rsidRDefault="00520621" w:rsidP="00520621">
      <w:pPr>
        <w:rPr>
          <w:sz w:val="24"/>
          <w:szCs w:val="24"/>
        </w:rPr>
      </w:pPr>
      <w:r>
        <w:rPr>
          <w:sz w:val="24"/>
          <w:szCs w:val="24"/>
        </w:rPr>
        <w:br w:type="page"/>
      </w:r>
    </w:p>
    <w:p w14:paraId="286727A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4" w:name="_Toc231998875"/>
      <w:r>
        <w:rPr>
          <w:b/>
          <w:sz w:val="24"/>
          <w:szCs w:val="24"/>
        </w:rPr>
        <w:lastRenderedPageBreak/>
        <w:t>Apêndice I – Análise de Correlação de Pearson e Clusterização Hierárquica Estrutural</w:t>
      </w:r>
      <w:bookmarkEnd w:id="354"/>
      <w:r>
        <w:rPr>
          <w:b/>
          <w:sz w:val="24"/>
          <w:szCs w:val="24"/>
        </w:rPr>
        <w:t xml:space="preserve"> </w:t>
      </w:r>
    </w:p>
    <w:p w14:paraId="1868E5F8" w14:textId="77777777" w:rsidR="00520621" w:rsidRPr="008B6129" w:rsidRDefault="00520621" w:rsidP="00580705">
      <w:pPr>
        <w:rPr>
          <w:sz w:val="24"/>
          <w:szCs w:val="24"/>
        </w:rPr>
      </w:pPr>
    </w:p>
    <w:p w14:paraId="0B4B2CB2" w14:textId="77777777" w:rsidR="00520621" w:rsidRPr="008B6129" w:rsidRDefault="00520621" w:rsidP="00520621">
      <w:pPr>
        <w:rPr>
          <w:sz w:val="24"/>
          <w:szCs w:val="24"/>
        </w:rPr>
      </w:pPr>
    </w:p>
    <w:p w14:paraId="5DFE54B8" w14:textId="77777777" w:rsidR="00520621" w:rsidRPr="008B6129" w:rsidRDefault="00520621">
      <w:pPr>
        <w:pStyle w:val="PargrafodaLista"/>
        <w:numPr>
          <w:ilvl w:val="0"/>
          <w:numId w:val="46"/>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01050F8F" w14:textId="77777777" w:rsidR="00520621" w:rsidRPr="008B6129" w:rsidRDefault="00520621">
      <w:pPr>
        <w:pStyle w:val="PargrafodaLista"/>
        <w:numPr>
          <w:ilvl w:val="0"/>
          <w:numId w:val="46"/>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A3285F7" w14:textId="77777777" w:rsidR="00520621" w:rsidRPr="008B6129" w:rsidRDefault="00520621">
      <w:pPr>
        <w:pStyle w:val="PargrafodaLista"/>
        <w:numPr>
          <w:ilvl w:val="0"/>
          <w:numId w:val="46"/>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3F4A243B" w14:textId="77777777" w:rsidR="00520621" w:rsidRPr="008B6129" w:rsidRDefault="00520621" w:rsidP="00520621">
      <w:pPr>
        <w:rPr>
          <w:sz w:val="24"/>
          <w:szCs w:val="24"/>
        </w:rPr>
      </w:pPr>
      <w:r>
        <w:rPr>
          <w:sz w:val="24"/>
          <w:szCs w:val="24"/>
        </w:rPr>
        <w:br w:type="page"/>
      </w:r>
    </w:p>
    <w:p w14:paraId="1A5CC60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5" w:name="_Toc231998876"/>
      <w:r>
        <w:rPr>
          <w:b/>
          <w:sz w:val="24"/>
          <w:szCs w:val="24"/>
        </w:rPr>
        <w:lastRenderedPageBreak/>
        <w:t>Apêndice J – Engenharia Reversa De Black-Litterman: Extração Do Vetor De Retornos Implícitos De Equilíbrio (Π)</w:t>
      </w:r>
      <w:bookmarkEnd w:id="355"/>
    </w:p>
    <w:p w14:paraId="74259ECE" w14:textId="77777777" w:rsidR="00520621" w:rsidRPr="008A0506" w:rsidRDefault="00520621" w:rsidP="00580705">
      <w:pPr>
        <w:rPr>
          <w:b/>
          <w:sz w:val="24"/>
          <w:szCs w:val="24"/>
          <w:lang w:val="pt-BR"/>
        </w:rPr>
      </w:pPr>
    </w:p>
    <w:p w14:paraId="624A41BD" w14:textId="77777777" w:rsidR="00520621" w:rsidRPr="008B6129" w:rsidRDefault="00520621" w:rsidP="00520621">
      <w:pPr>
        <w:rPr>
          <w:sz w:val="24"/>
          <w:szCs w:val="24"/>
        </w:rPr>
      </w:pPr>
    </w:p>
    <w:p w14:paraId="55C8E812" w14:textId="77777777" w:rsidR="00520621" w:rsidRPr="008B6129" w:rsidRDefault="00520621">
      <w:pPr>
        <w:pStyle w:val="PargrafodaLista"/>
        <w:numPr>
          <w:ilvl w:val="0"/>
          <w:numId w:val="47"/>
        </w:numPr>
        <w:spacing w:line="360" w:lineRule="auto"/>
        <w:ind w:left="714" w:hanging="357"/>
        <w:jc w:val="both"/>
        <w:rPr>
          <w:sz w:val="24"/>
          <w:szCs w:val="24"/>
        </w:rPr>
      </w:pPr>
      <w:r>
        <w:rPr>
          <w:sz w:val="24"/>
          <w:szCs w:val="24"/>
        </w:rPr>
        <w:t xml:space="preserve">Premissa do Modelo: Para contornar a sensibilidade extremada do modelo Média-Variância a </w:t>
      </w:r>
      <w:r>
        <w:rPr>
          <w:i/>
          <w:iCs/>
          <w:sz w:val="24"/>
          <w:szCs w:val="24"/>
        </w:rPr>
        <w:t>inputs</w:t>
      </w:r>
      <w:r>
        <w:rPr>
          <w:sz w:val="24"/>
          <w:szCs w:val="24"/>
        </w:rPr>
        <w:t xml:space="preserve"> históricos ruidosos, adotou-se o modelo bayesiano de Black-Litterman (1992).</w:t>
      </w:r>
    </w:p>
    <w:p w14:paraId="177BD069" w14:textId="77777777" w:rsidR="00520621" w:rsidRPr="002725CD" w:rsidRDefault="00520621">
      <w:pPr>
        <w:pStyle w:val="PargrafodaLista"/>
        <w:numPr>
          <w:ilvl w:val="0"/>
          <w:numId w:val="47"/>
        </w:numPr>
        <w:spacing w:line="360" w:lineRule="auto"/>
        <w:ind w:left="714" w:hanging="357"/>
        <w:jc w:val="both"/>
        <w:rPr>
          <w:sz w:val="24"/>
          <w:szCs w:val="24"/>
        </w:rPr>
      </w:pPr>
      <w:r>
        <w:rPr>
          <w:sz w:val="24"/>
          <w:szCs w:val="24"/>
        </w:rPr>
        <w:t xml:space="preserve">Extração do Vetor de Retornos Implícitos: A fase primordial consistiu </w:t>
      </w:r>
      <w:r>
        <w:rPr>
          <w:sz w:val="24"/>
          <w:szCs w:val="24"/>
          <w:lang w:val="pt-BR"/>
        </w:rPr>
        <w:t xml:space="preserve">do vetor de prêmios de risco implícitos </w:t>
      </w:r>
      <w:r>
        <w:rPr>
          <w:sz w:val="24"/>
          <w:szCs w:val="24"/>
        </w:rPr>
        <w:t xml:space="preserve">(Π = δ · Σ_LW · w_m), utilizando o coeficiente de aversão ao risco δ = 2,5 (fixo) (He; Litterman, 1999) e o vetor de referência equiponderado w_m = 1/N. A matriz de covariância Σ_LW é estimada por Ledoit-Wolf e anualizada (×252). As visões de retorno são geradas pelo fator </w:t>
      </w:r>
      <w:r>
        <w:rPr>
          <w:i/>
          <w:iCs/>
          <w:sz w:val="24"/>
          <w:szCs w:val="24"/>
        </w:rPr>
        <w:t>momentum</w:t>
      </w:r>
      <w:r>
        <w:rPr>
          <w:sz w:val="24"/>
          <w:szCs w:val="24"/>
        </w:rPr>
        <w:t xml:space="preserve">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w:t>
      </w:r>
      <w:r>
        <w:rPr>
          <w:i/>
          <w:iCs/>
          <w:sz w:val="24"/>
          <w:szCs w:val="24"/>
        </w:rPr>
        <w:t>momentum</w:t>
      </w:r>
      <w:r>
        <w:rPr>
          <w:sz w:val="24"/>
          <w:szCs w:val="24"/>
        </w:rPr>
        <w:t xml:space="preserve"> puro (12-1). Este processo estabiliza as expectativas de retorno e purga o efeito de anomalias pretéritas.</w:t>
      </w:r>
    </w:p>
    <w:p w14:paraId="03F705C5" w14:textId="77777777" w:rsidR="00520621" w:rsidRPr="008A0506" w:rsidRDefault="00520621" w:rsidP="00520621">
      <w:pPr>
        <w:rPr>
          <w:sz w:val="24"/>
          <w:szCs w:val="24"/>
          <w:lang w:val="pt-BR"/>
        </w:rPr>
      </w:pPr>
      <w:r>
        <w:rPr>
          <w:sz w:val="24"/>
          <w:szCs w:val="24"/>
          <w:lang w:val="pt-BR"/>
        </w:rPr>
        <w:br w:type="page"/>
      </w:r>
    </w:p>
    <w:p w14:paraId="36A4FDD4"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60B1F" w14:textId="77777777" w:rsidR="00655CB1" w:rsidRDefault="00655CB1" w:rsidP="00E50F58">
      <w:r>
        <w:separator/>
      </w:r>
    </w:p>
  </w:endnote>
  <w:endnote w:type="continuationSeparator" w:id="0">
    <w:p w14:paraId="51E3B92E" w14:textId="77777777" w:rsidR="00655CB1" w:rsidRDefault="00655CB1"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70799" w14:textId="77777777" w:rsidR="00655CB1" w:rsidRDefault="00655CB1" w:rsidP="00E50F58">
      <w:r>
        <w:separator/>
      </w:r>
    </w:p>
  </w:footnote>
  <w:footnote w:type="continuationSeparator" w:id="0">
    <w:p w14:paraId="59407D24" w14:textId="77777777" w:rsidR="00655CB1" w:rsidRDefault="00655CB1"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5F"/>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D20E9"/>
    <w:multiLevelType w:val="multilevel"/>
    <w:tmpl w:val="77E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AF1C692A"/>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F55BC"/>
    <w:multiLevelType w:val="multilevel"/>
    <w:tmpl w:val="C65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1"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2"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7"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BA906F7"/>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5C13A2"/>
    <w:multiLevelType w:val="multilevel"/>
    <w:tmpl w:val="D2F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4"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1"/>
  </w:num>
  <w:num w:numId="2" w16cid:durableId="1375929533">
    <w:abstractNumId w:val="32"/>
  </w:num>
  <w:num w:numId="3" w16cid:durableId="1076512141">
    <w:abstractNumId w:val="44"/>
  </w:num>
  <w:num w:numId="4" w16cid:durableId="1825702414">
    <w:abstractNumId w:val="59"/>
  </w:num>
  <w:num w:numId="5" w16cid:durableId="2097440304">
    <w:abstractNumId w:val="9"/>
  </w:num>
  <w:num w:numId="6" w16cid:durableId="488062634">
    <w:abstractNumId w:val="10"/>
  </w:num>
  <w:num w:numId="7" w16cid:durableId="655838610">
    <w:abstractNumId w:val="2"/>
  </w:num>
  <w:num w:numId="8" w16cid:durableId="690255725">
    <w:abstractNumId w:val="36"/>
  </w:num>
  <w:num w:numId="9" w16cid:durableId="1065110495">
    <w:abstractNumId w:val="17"/>
  </w:num>
  <w:num w:numId="10" w16cid:durableId="118378268">
    <w:abstractNumId w:val="54"/>
  </w:num>
  <w:num w:numId="11" w16cid:durableId="973027814">
    <w:abstractNumId w:val="53"/>
  </w:num>
  <w:num w:numId="12" w16cid:durableId="1714310687">
    <w:abstractNumId w:val="22"/>
  </w:num>
  <w:num w:numId="13" w16cid:durableId="54371140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59717343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9747495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626082895">
    <w:abstractNumId w:val="43"/>
    <w:lvlOverride w:ilvl="0">
      <w:lvl w:ilvl="0">
        <w:numFmt w:val="decimal"/>
        <w:lvlText w:val="%1."/>
        <w:lvlJc w:val="left"/>
      </w:lvl>
    </w:lvlOverride>
  </w:num>
  <w:num w:numId="17"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0"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13447136">
    <w:abstractNumId w:val="50"/>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3" w16cid:durableId="1867526581">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56912349">
    <w:abstractNumId w:val="1"/>
  </w:num>
  <w:num w:numId="25" w16cid:durableId="1253006268">
    <w:abstractNumId w:val="39"/>
  </w:num>
  <w:num w:numId="26" w16cid:durableId="1579170437">
    <w:abstractNumId w:val="23"/>
  </w:num>
  <w:num w:numId="27" w16cid:durableId="732627016">
    <w:abstractNumId w:val="13"/>
  </w:num>
  <w:num w:numId="28" w16cid:durableId="473522860">
    <w:abstractNumId w:val="14"/>
  </w:num>
  <w:num w:numId="29" w16cid:durableId="1603026306">
    <w:abstractNumId w:val="34"/>
  </w:num>
  <w:num w:numId="30" w16cid:durableId="1249652876">
    <w:abstractNumId w:val="46"/>
  </w:num>
  <w:num w:numId="31" w16cid:durableId="1881504256">
    <w:abstractNumId w:val="40"/>
  </w:num>
  <w:num w:numId="32" w16cid:durableId="1500458653">
    <w:abstractNumId w:val="38"/>
  </w:num>
  <w:num w:numId="33" w16cid:durableId="681009453">
    <w:abstractNumId w:val="7"/>
  </w:num>
  <w:num w:numId="34" w16cid:durableId="773210807">
    <w:abstractNumId w:val="5"/>
  </w:num>
  <w:num w:numId="35" w16cid:durableId="128133811">
    <w:abstractNumId w:val="11"/>
  </w:num>
  <w:num w:numId="36" w16cid:durableId="49692634">
    <w:abstractNumId w:val="19"/>
  </w:num>
  <w:num w:numId="37" w16cid:durableId="760563315">
    <w:abstractNumId w:val="18"/>
  </w:num>
  <w:num w:numId="38" w16cid:durableId="2101364410">
    <w:abstractNumId w:val="37"/>
  </w:num>
  <w:num w:numId="39" w16cid:durableId="330719885">
    <w:abstractNumId w:val="28"/>
  </w:num>
  <w:num w:numId="40" w16cid:durableId="1737782570">
    <w:abstractNumId w:val="29"/>
  </w:num>
  <w:num w:numId="41" w16cid:durableId="1414426432">
    <w:abstractNumId w:val="41"/>
  </w:num>
  <w:num w:numId="42" w16cid:durableId="319113830">
    <w:abstractNumId w:val="55"/>
  </w:num>
  <w:num w:numId="43" w16cid:durableId="1038162958">
    <w:abstractNumId w:val="58"/>
  </w:num>
  <w:num w:numId="44" w16cid:durableId="1618754626">
    <w:abstractNumId w:val="47"/>
  </w:num>
  <w:num w:numId="45" w16cid:durableId="825777204">
    <w:abstractNumId w:val="20"/>
  </w:num>
  <w:num w:numId="46" w16cid:durableId="1992368502">
    <w:abstractNumId w:val="48"/>
  </w:num>
  <w:num w:numId="47" w16cid:durableId="1396202465">
    <w:abstractNumId w:val="30"/>
  </w:num>
  <w:num w:numId="48" w16cid:durableId="1005287310">
    <w:abstractNumId w:val="52"/>
  </w:num>
  <w:num w:numId="49" w16cid:durableId="540628782">
    <w:abstractNumId w:val="6"/>
  </w:num>
  <w:num w:numId="50" w16cid:durableId="600334970">
    <w:abstractNumId w:val="24"/>
  </w:num>
  <w:num w:numId="51" w16cid:durableId="1513252585">
    <w:abstractNumId w:val="35"/>
  </w:num>
  <w:num w:numId="52" w16cid:durableId="211354980">
    <w:abstractNumId w:val="3"/>
  </w:num>
  <w:num w:numId="53" w16cid:durableId="994454720">
    <w:abstractNumId w:val="8"/>
  </w:num>
  <w:num w:numId="54" w16cid:durableId="911429964">
    <w:abstractNumId w:val="21"/>
  </w:num>
  <w:num w:numId="55" w16cid:durableId="988048945">
    <w:abstractNumId w:val="16"/>
  </w:num>
  <w:num w:numId="56" w16cid:durableId="121963261">
    <w:abstractNumId w:val="45"/>
  </w:num>
  <w:num w:numId="57" w16cid:durableId="902639060">
    <w:abstractNumId w:val="12"/>
  </w:num>
  <w:num w:numId="58" w16cid:durableId="975915307">
    <w:abstractNumId w:val="26"/>
  </w:num>
  <w:num w:numId="59" w16cid:durableId="1078164757">
    <w:abstractNumId w:val="0"/>
  </w:num>
  <w:num w:numId="60" w16cid:durableId="878011297">
    <w:abstractNumId w:val="56"/>
  </w:num>
  <w:num w:numId="61" w16cid:durableId="1771968679">
    <w:abstractNumId w:val="60"/>
  </w:num>
  <w:num w:numId="62" w16cid:durableId="394209061">
    <w:abstractNumId w:val="49"/>
  </w:num>
  <w:num w:numId="63" w16cid:durableId="725223676">
    <w:abstractNumId w:val="51"/>
  </w:num>
  <w:num w:numId="64" w16cid:durableId="1264150374">
    <w:abstractNumId w:val="15"/>
  </w:num>
  <w:num w:numId="65" w16cid:durableId="46027715">
    <w:abstractNumId w:val="4"/>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dro Augusto">
    <w15:presenceInfo w15:providerId="Windows Live" w15:userId="120227571ccf7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8D2"/>
    <w:rsid w:val="00044FD7"/>
    <w:rsid w:val="00046CDD"/>
    <w:rsid w:val="00050A25"/>
    <w:rsid w:val="000524F4"/>
    <w:rsid w:val="000529E9"/>
    <w:rsid w:val="00055734"/>
    <w:rsid w:val="00056BF3"/>
    <w:rsid w:val="00061FC6"/>
    <w:rsid w:val="000638D0"/>
    <w:rsid w:val="00065B39"/>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3D96"/>
    <w:rsid w:val="000B51FB"/>
    <w:rsid w:val="000B6DD5"/>
    <w:rsid w:val="000C0191"/>
    <w:rsid w:val="000C3724"/>
    <w:rsid w:val="000C4579"/>
    <w:rsid w:val="000C53DD"/>
    <w:rsid w:val="000C5A3B"/>
    <w:rsid w:val="000C6D57"/>
    <w:rsid w:val="000C6E6D"/>
    <w:rsid w:val="000D1E04"/>
    <w:rsid w:val="000D7366"/>
    <w:rsid w:val="000E0851"/>
    <w:rsid w:val="000E104C"/>
    <w:rsid w:val="000E423F"/>
    <w:rsid w:val="000E4D26"/>
    <w:rsid w:val="000E6954"/>
    <w:rsid w:val="000E7786"/>
    <w:rsid w:val="000F0737"/>
    <w:rsid w:val="000F0B3E"/>
    <w:rsid w:val="000F2501"/>
    <w:rsid w:val="0010060B"/>
    <w:rsid w:val="001019C4"/>
    <w:rsid w:val="00101BDF"/>
    <w:rsid w:val="00104916"/>
    <w:rsid w:val="00105896"/>
    <w:rsid w:val="00106BA2"/>
    <w:rsid w:val="00114688"/>
    <w:rsid w:val="00116011"/>
    <w:rsid w:val="00121641"/>
    <w:rsid w:val="00122067"/>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355D"/>
    <w:rsid w:val="00173E46"/>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35319"/>
    <w:rsid w:val="00241298"/>
    <w:rsid w:val="002414FC"/>
    <w:rsid w:val="002447E8"/>
    <w:rsid w:val="002457B1"/>
    <w:rsid w:val="00251F25"/>
    <w:rsid w:val="00254006"/>
    <w:rsid w:val="00256949"/>
    <w:rsid w:val="00256CFE"/>
    <w:rsid w:val="002618DD"/>
    <w:rsid w:val="0026430B"/>
    <w:rsid w:val="002649F8"/>
    <w:rsid w:val="00270EA3"/>
    <w:rsid w:val="002725CD"/>
    <w:rsid w:val="00274359"/>
    <w:rsid w:val="00281AD0"/>
    <w:rsid w:val="0028243A"/>
    <w:rsid w:val="002858A6"/>
    <w:rsid w:val="00285C08"/>
    <w:rsid w:val="0029277E"/>
    <w:rsid w:val="00292896"/>
    <w:rsid w:val="00294789"/>
    <w:rsid w:val="00294792"/>
    <w:rsid w:val="002A1175"/>
    <w:rsid w:val="002A254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97678"/>
    <w:rsid w:val="003A0DE6"/>
    <w:rsid w:val="003A1F6E"/>
    <w:rsid w:val="003A4B13"/>
    <w:rsid w:val="003A64E6"/>
    <w:rsid w:val="003A6C15"/>
    <w:rsid w:val="003A6DCC"/>
    <w:rsid w:val="003B40F3"/>
    <w:rsid w:val="003B453E"/>
    <w:rsid w:val="003B6464"/>
    <w:rsid w:val="003C0900"/>
    <w:rsid w:val="003C237A"/>
    <w:rsid w:val="003C3390"/>
    <w:rsid w:val="003C4BBA"/>
    <w:rsid w:val="003C68A7"/>
    <w:rsid w:val="003C6F38"/>
    <w:rsid w:val="003D0E83"/>
    <w:rsid w:val="003D36D9"/>
    <w:rsid w:val="003E026A"/>
    <w:rsid w:val="003E1C0B"/>
    <w:rsid w:val="003E3336"/>
    <w:rsid w:val="003E35D3"/>
    <w:rsid w:val="003E6CD9"/>
    <w:rsid w:val="003E7A23"/>
    <w:rsid w:val="003F1C11"/>
    <w:rsid w:val="003F23FC"/>
    <w:rsid w:val="003F5948"/>
    <w:rsid w:val="003F6CB0"/>
    <w:rsid w:val="003F6DD0"/>
    <w:rsid w:val="003F753F"/>
    <w:rsid w:val="00402C24"/>
    <w:rsid w:val="00403257"/>
    <w:rsid w:val="00405771"/>
    <w:rsid w:val="00405E05"/>
    <w:rsid w:val="00405E3C"/>
    <w:rsid w:val="0040610D"/>
    <w:rsid w:val="00406C8B"/>
    <w:rsid w:val="004110F9"/>
    <w:rsid w:val="0041208A"/>
    <w:rsid w:val="00413156"/>
    <w:rsid w:val="00413ADE"/>
    <w:rsid w:val="00417321"/>
    <w:rsid w:val="00417587"/>
    <w:rsid w:val="00420633"/>
    <w:rsid w:val="004212A6"/>
    <w:rsid w:val="0042187C"/>
    <w:rsid w:val="00422BC1"/>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241B"/>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128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D20"/>
    <w:rsid w:val="005D7EDB"/>
    <w:rsid w:val="005F2A20"/>
    <w:rsid w:val="005F3BE3"/>
    <w:rsid w:val="005F58B6"/>
    <w:rsid w:val="00605475"/>
    <w:rsid w:val="00607973"/>
    <w:rsid w:val="00607CFE"/>
    <w:rsid w:val="0061477B"/>
    <w:rsid w:val="00614D8B"/>
    <w:rsid w:val="00616264"/>
    <w:rsid w:val="0062256F"/>
    <w:rsid w:val="00623692"/>
    <w:rsid w:val="00631308"/>
    <w:rsid w:val="00636B3A"/>
    <w:rsid w:val="0065150E"/>
    <w:rsid w:val="00654902"/>
    <w:rsid w:val="00655CB1"/>
    <w:rsid w:val="006575FC"/>
    <w:rsid w:val="00657C8B"/>
    <w:rsid w:val="00660315"/>
    <w:rsid w:val="00660737"/>
    <w:rsid w:val="006611C7"/>
    <w:rsid w:val="00661666"/>
    <w:rsid w:val="00671630"/>
    <w:rsid w:val="0067305C"/>
    <w:rsid w:val="00673279"/>
    <w:rsid w:val="00675050"/>
    <w:rsid w:val="00677270"/>
    <w:rsid w:val="0068083F"/>
    <w:rsid w:val="00684A7D"/>
    <w:rsid w:val="00684B6C"/>
    <w:rsid w:val="00691176"/>
    <w:rsid w:val="0069289E"/>
    <w:rsid w:val="006929CB"/>
    <w:rsid w:val="00693351"/>
    <w:rsid w:val="006941C3"/>
    <w:rsid w:val="00695016"/>
    <w:rsid w:val="00696B7C"/>
    <w:rsid w:val="006A19ED"/>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6F6411"/>
    <w:rsid w:val="00703278"/>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080B"/>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04868"/>
    <w:rsid w:val="00805631"/>
    <w:rsid w:val="008239F2"/>
    <w:rsid w:val="0082756A"/>
    <w:rsid w:val="00827BCE"/>
    <w:rsid w:val="00830636"/>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2F01"/>
    <w:rsid w:val="00874223"/>
    <w:rsid w:val="0087553C"/>
    <w:rsid w:val="008776EC"/>
    <w:rsid w:val="00882CC6"/>
    <w:rsid w:val="00882CE5"/>
    <w:rsid w:val="0088533E"/>
    <w:rsid w:val="00890BE7"/>
    <w:rsid w:val="008918F2"/>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1DAB"/>
    <w:rsid w:val="008B6129"/>
    <w:rsid w:val="008B6A11"/>
    <w:rsid w:val="008C0542"/>
    <w:rsid w:val="008C1492"/>
    <w:rsid w:val="008C1690"/>
    <w:rsid w:val="008C1CBE"/>
    <w:rsid w:val="008C366A"/>
    <w:rsid w:val="008C6BF8"/>
    <w:rsid w:val="008C7CEA"/>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4427"/>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A55BB"/>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477"/>
    <w:rsid w:val="009D398C"/>
    <w:rsid w:val="009E00E7"/>
    <w:rsid w:val="009E1AAD"/>
    <w:rsid w:val="009E4513"/>
    <w:rsid w:val="009E4C5A"/>
    <w:rsid w:val="009E531D"/>
    <w:rsid w:val="009F27F9"/>
    <w:rsid w:val="009F4CF2"/>
    <w:rsid w:val="009F4F27"/>
    <w:rsid w:val="009F539C"/>
    <w:rsid w:val="009F6F99"/>
    <w:rsid w:val="00A03CB9"/>
    <w:rsid w:val="00A052D3"/>
    <w:rsid w:val="00A0683D"/>
    <w:rsid w:val="00A069C9"/>
    <w:rsid w:val="00A06A5B"/>
    <w:rsid w:val="00A0725A"/>
    <w:rsid w:val="00A07404"/>
    <w:rsid w:val="00A0765E"/>
    <w:rsid w:val="00A10EFD"/>
    <w:rsid w:val="00A111BB"/>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1EDA"/>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1B51"/>
    <w:rsid w:val="00AB5481"/>
    <w:rsid w:val="00AB6A3E"/>
    <w:rsid w:val="00AB73FA"/>
    <w:rsid w:val="00AC02BA"/>
    <w:rsid w:val="00AC4610"/>
    <w:rsid w:val="00AC5F06"/>
    <w:rsid w:val="00AC6608"/>
    <w:rsid w:val="00AC69A3"/>
    <w:rsid w:val="00AD0D97"/>
    <w:rsid w:val="00AD18B2"/>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3B7F"/>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001A"/>
    <w:rsid w:val="00BD1A53"/>
    <w:rsid w:val="00BD1FAA"/>
    <w:rsid w:val="00BD49D4"/>
    <w:rsid w:val="00BE1265"/>
    <w:rsid w:val="00BE1ACD"/>
    <w:rsid w:val="00BE3718"/>
    <w:rsid w:val="00BE5505"/>
    <w:rsid w:val="00BE74B8"/>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27BA"/>
    <w:rsid w:val="00C52B70"/>
    <w:rsid w:val="00C52D1A"/>
    <w:rsid w:val="00C53B68"/>
    <w:rsid w:val="00C546B2"/>
    <w:rsid w:val="00C55193"/>
    <w:rsid w:val="00C56D20"/>
    <w:rsid w:val="00C60544"/>
    <w:rsid w:val="00C60D01"/>
    <w:rsid w:val="00C61A92"/>
    <w:rsid w:val="00C61AEC"/>
    <w:rsid w:val="00C62008"/>
    <w:rsid w:val="00C662C0"/>
    <w:rsid w:val="00C677C0"/>
    <w:rsid w:val="00C67E13"/>
    <w:rsid w:val="00C702A0"/>
    <w:rsid w:val="00C70C2E"/>
    <w:rsid w:val="00C73596"/>
    <w:rsid w:val="00C742EB"/>
    <w:rsid w:val="00C76765"/>
    <w:rsid w:val="00C80051"/>
    <w:rsid w:val="00C80EFB"/>
    <w:rsid w:val="00C82F46"/>
    <w:rsid w:val="00C83134"/>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3480"/>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0629"/>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135"/>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A1545"/>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0C16"/>
    <w:rsid w:val="00E31422"/>
    <w:rsid w:val="00E32C36"/>
    <w:rsid w:val="00E33EF5"/>
    <w:rsid w:val="00E34E1F"/>
    <w:rsid w:val="00E3554E"/>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123A"/>
    <w:rsid w:val="00E8293C"/>
    <w:rsid w:val="00E8525A"/>
    <w:rsid w:val="00E85836"/>
    <w:rsid w:val="00E90DB5"/>
    <w:rsid w:val="00E945B2"/>
    <w:rsid w:val="00E94FD4"/>
    <w:rsid w:val="00E97C6E"/>
    <w:rsid w:val="00EA0512"/>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6F9D"/>
    <w:rsid w:val="00F970EE"/>
    <w:rsid w:val="00FA2906"/>
    <w:rsid w:val="00FA446B"/>
    <w:rsid w:val="00FA519A"/>
    <w:rsid w:val="00FA5250"/>
    <w:rsid w:val="00FA7B1D"/>
    <w:rsid w:val="00FB05AC"/>
    <w:rsid w:val="00FB0D55"/>
    <w:rsid w:val="00FB5D03"/>
    <w:rsid w:val="00FB6D27"/>
    <w:rsid w:val="00FB739A"/>
    <w:rsid w:val="00FB76F5"/>
    <w:rsid w:val="00FB7881"/>
    <w:rsid w:val="00FC4324"/>
    <w:rsid w:val="00FC4E5E"/>
    <w:rsid w:val="00FC6AE0"/>
    <w:rsid w:val="00FD43AA"/>
    <w:rsid w:val="00FD483E"/>
    <w:rsid w:val="00FE0050"/>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EE3"/>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5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39325239">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59908440">
      <w:bodyDiv w:val="1"/>
      <w:marLeft w:val="0"/>
      <w:marRight w:val="0"/>
      <w:marTop w:val="0"/>
      <w:marBottom w:val="0"/>
      <w:divBdr>
        <w:top w:val="none" w:sz="0" w:space="0" w:color="auto"/>
        <w:left w:val="none" w:sz="0" w:space="0" w:color="auto"/>
        <w:bottom w:val="none" w:sz="0" w:space="0" w:color="auto"/>
        <w:right w:val="none" w:sz="0" w:space="0" w:color="auto"/>
      </w:divBdr>
    </w:div>
    <w:div w:id="63574383">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94178627">
      <w:bodyDiv w:val="1"/>
      <w:marLeft w:val="0"/>
      <w:marRight w:val="0"/>
      <w:marTop w:val="0"/>
      <w:marBottom w:val="0"/>
      <w:divBdr>
        <w:top w:val="none" w:sz="0" w:space="0" w:color="auto"/>
        <w:left w:val="none" w:sz="0" w:space="0" w:color="auto"/>
        <w:bottom w:val="none" w:sz="0" w:space="0" w:color="auto"/>
        <w:right w:val="none" w:sz="0" w:space="0" w:color="auto"/>
      </w:divBdr>
    </w:div>
    <w:div w:id="96411844">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8476496">
      <w:bodyDiv w:val="1"/>
      <w:marLeft w:val="0"/>
      <w:marRight w:val="0"/>
      <w:marTop w:val="0"/>
      <w:marBottom w:val="0"/>
      <w:divBdr>
        <w:top w:val="none" w:sz="0" w:space="0" w:color="auto"/>
        <w:left w:val="none" w:sz="0" w:space="0" w:color="auto"/>
        <w:bottom w:val="none" w:sz="0" w:space="0" w:color="auto"/>
        <w:right w:val="none" w:sz="0" w:space="0" w:color="auto"/>
      </w:divBdr>
      <w:divsChild>
        <w:div w:id="432240448">
          <w:marLeft w:val="0"/>
          <w:marRight w:val="0"/>
          <w:marTop w:val="0"/>
          <w:marBottom w:val="0"/>
          <w:divBdr>
            <w:top w:val="none" w:sz="0" w:space="0" w:color="auto"/>
            <w:left w:val="none" w:sz="0" w:space="0" w:color="auto"/>
            <w:bottom w:val="none" w:sz="0" w:space="0" w:color="auto"/>
            <w:right w:val="none" w:sz="0" w:space="0" w:color="auto"/>
          </w:divBdr>
        </w:div>
        <w:div w:id="1928417690">
          <w:marLeft w:val="0"/>
          <w:marRight w:val="0"/>
          <w:marTop w:val="0"/>
          <w:marBottom w:val="0"/>
          <w:divBdr>
            <w:top w:val="none" w:sz="0" w:space="0" w:color="auto"/>
            <w:left w:val="none" w:sz="0" w:space="0" w:color="auto"/>
            <w:bottom w:val="none" w:sz="0" w:space="0" w:color="auto"/>
            <w:right w:val="none" w:sz="0" w:space="0" w:color="auto"/>
          </w:divBdr>
        </w:div>
        <w:div w:id="412629635">
          <w:marLeft w:val="0"/>
          <w:marRight w:val="0"/>
          <w:marTop w:val="0"/>
          <w:marBottom w:val="0"/>
          <w:divBdr>
            <w:top w:val="none" w:sz="0" w:space="0" w:color="auto"/>
            <w:left w:val="none" w:sz="0" w:space="0" w:color="auto"/>
            <w:bottom w:val="none" w:sz="0" w:space="0" w:color="auto"/>
            <w:right w:val="none" w:sz="0" w:space="0" w:color="auto"/>
          </w:divBdr>
        </w:div>
        <w:div w:id="1482888815">
          <w:marLeft w:val="0"/>
          <w:marRight w:val="0"/>
          <w:marTop w:val="0"/>
          <w:marBottom w:val="0"/>
          <w:divBdr>
            <w:top w:val="none" w:sz="0" w:space="0" w:color="auto"/>
            <w:left w:val="none" w:sz="0" w:space="0" w:color="auto"/>
            <w:bottom w:val="none" w:sz="0" w:space="0" w:color="auto"/>
            <w:right w:val="none" w:sz="0" w:space="0" w:color="auto"/>
          </w:divBdr>
        </w:div>
        <w:div w:id="810250768">
          <w:marLeft w:val="0"/>
          <w:marRight w:val="0"/>
          <w:marTop w:val="0"/>
          <w:marBottom w:val="0"/>
          <w:divBdr>
            <w:top w:val="none" w:sz="0" w:space="0" w:color="auto"/>
            <w:left w:val="none" w:sz="0" w:space="0" w:color="auto"/>
            <w:bottom w:val="none" w:sz="0" w:space="0" w:color="auto"/>
            <w:right w:val="none" w:sz="0" w:space="0" w:color="auto"/>
          </w:divBdr>
        </w:div>
        <w:div w:id="52461507">
          <w:marLeft w:val="0"/>
          <w:marRight w:val="0"/>
          <w:marTop w:val="0"/>
          <w:marBottom w:val="0"/>
          <w:divBdr>
            <w:top w:val="none" w:sz="0" w:space="0" w:color="auto"/>
            <w:left w:val="none" w:sz="0" w:space="0" w:color="auto"/>
            <w:bottom w:val="none" w:sz="0" w:space="0" w:color="auto"/>
            <w:right w:val="none" w:sz="0" w:space="0" w:color="auto"/>
          </w:divBdr>
        </w:div>
        <w:div w:id="80376666">
          <w:marLeft w:val="0"/>
          <w:marRight w:val="0"/>
          <w:marTop w:val="0"/>
          <w:marBottom w:val="0"/>
          <w:divBdr>
            <w:top w:val="none" w:sz="0" w:space="0" w:color="auto"/>
            <w:left w:val="none" w:sz="0" w:space="0" w:color="auto"/>
            <w:bottom w:val="none" w:sz="0" w:space="0" w:color="auto"/>
            <w:right w:val="none" w:sz="0" w:space="0" w:color="auto"/>
          </w:divBdr>
        </w:div>
        <w:div w:id="1811943708">
          <w:marLeft w:val="0"/>
          <w:marRight w:val="0"/>
          <w:marTop w:val="0"/>
          <w:marBottom w:val="0"/>
          <w:divBdr>
            <w:top w:val="none" w:sz="0" w:space="0" w:color="auto"/>
            <w:left w:val="none" w:sz="0" w:space="0" w:color="auto"/>
            <w:bottom w:val="none" w:sz="0" w:space="0" w:color="auto"/>
            <w:right w:val="none" w:sz="0" w:space="0" w:color="auto"/>
          </w:divBdr>
        </w:div>
        <w:div w:id="2097898565">
          <w:marLeft w:val="0"/>
          <w:marRight w:val="0"/>
          <w:marTop w:val="0"/>
          <w:marBottom w:val="0"/>
          <w:divBdr>
            <w:top w:val="none" w:sz="0" w:space="0" w:color="auto"/>
            <w:left w:val="none" w:sz="0" w:space="0" w:color="auto"/>
            <w:bottom w:val="none" w:sz="0" w:space="0" w:color="auto"/>
            <w:right w:val="none" w:sz="0" w:space="0" w:color="auto"/>
          </w:divBdr>
        </w:div>
        <w:div w:id="1063597829">
          <w:marLeft w:val="0"/>
          <w:marRight w:val="0"/>
          <w:marTop w:val="0"/>
          <w:marBottom w:val="0"/>
          <w:divBdr>
            <w:top w:val="none" w:sz="0" w:space="0" w:color="auto"/>
            <w:left w:val="none" w:sz="0" w:space="0" w:color="auto"/>
            <w:bottom w:val="none" w:sz="0" w:space="0" w:color="auto"/>
            <w:right w:val="none" w:sz="0" w:space="0" w:color="auto"/>
          </w:divBdr>
        </w:div>
        <w:div w:id="1150056096">
          <w:marLeft w:val="0"/>
          <w:marRight w:val="0"/>
          <w:marTop w:val="0"/>
          <w:marBottom w:val="0"/>
          <w:divBdr>
            <w:top w:val="none" w:sz="0" w:space="0" w:color="auto"/>
            <w:left w:val="none" w:sz="0" w:space="0" w:color="auto"/>
            <w:bottom w:val="none" w:sz="0" w:space="0" w:color="auto"/>
            <w:right w:val="none" w:sz="0" w:space="0" w:color="auto"/>
          </w:divBdr>
        </w:div>
        <w:div w:id="373234401">
          <w:marLeft w:val="0"/>
          <w:marRight w:val="0"/>
          <w:marTop w:val="0"/>
          <w:marBottom w:val="0"/>
          <w:divBdr>
            <w:top w:val="none" w:sz="0" w:space="0" w:color="auto"/>
            <w:left w:val="none" w:sz="0" w:space="0" w:color="auto"/>
            <w:bottom w:val="none" w:sz="0" w:space="0" w:color="auto"/>
            <w:right w:val="none" w:sz="0" w:space="0" w:color="auto"/>
          </w:divBdr>
        </w:div>
        <w:div w:id="1067219388">
          <w:marLeft w:val="0"/>
          <w:marRight w:val="0"/>
          <w:marTop w:val="0"/>
          <w:marBottom w:val="0"/>
          <w:divBdr>
            <w:top w:val="none" w:sz="0" w:space="0" w:color="auto"/>
            <w:left w:val="none" w:sz="0" w:space="0" w:color="auto"/>
            <w:bottom w:val="none" w:sz="0" w:space="0" w:color="auto"/>
            <w:right w:val="none" w:sz="0" w:space="0" w:color="auto"/>
          </w:divBdr>
        </w:div>
        <w:div w:id="1136221210">
          <w:marLeft w:val="0"/>
          <w:marRight w:val="0"/>
          <w:marTop w:val="0"/>
          <w:marBottom w:val="0"/>
          <w:divBdr>
            <w:top w:val="none" w:sz="0" w:space="0" w:color="auto"/>
            <w:left w:val="none" w:sz="0" w:space="0" w:color="auto"/>
            <w:bottom w:val="none" w:sz="0" w:space="0" w:color="auto"/>
            <w:right w:val="none" w:sz="0" w:space="0" w:color="auto"/>
          </w:divBdr>
        </w:div>
        <w:div w:id="66077844">
          <w:marLeft w:val="0"/>
          <w:marRight w:val="0"/>
          <w:marTop w:val="0"/>
          <w:marBottom w:val="0"/>
          <w:divBdr>
            <w:top w:val="none" w:sz="0" w:space="0" w:color="auto"/>
            <w:left w:val="none" w:sz="0" w:space="0" w:color="auto"/>
            <w:bottom w:val="none" w:sz="0" w:space="0" w:color="auto"/>
            <w:right w:val="none" w:sz="0" w:space="0" w:color="auto"/>
          </w:divBdr>
        </w:div>
        <w:div w:id="146019060">
          <w:marLeft w:val="0"/>
          <w:marRight w:val="0"/>
          <w:marTop w:val="0"/>
          <w:marBottom w:val="0"/>
          <w:divBdr>
            <w:top w:val="none" w:sz="0" w:space="0" w:color="auto"/>
            <w:left w:val="none" w:sz="0" w:space="0" w:color="auto"/>
            <w:bottom w:val="none" w:sz="0" w:space="0" w:color="auto"/>
            <w:right w:val="none" w:sz="0" w:space="0" w:color="auto"/>
          </w:divBdr>
        </w:div>
        <w:div w:id="753624398">
          <w:marLeft w:val="0"/>
          <w:marRight w:val="0"/>
          <w:marTop w:val="0"/>
          <w:marBottom w:val="0"/>
          <w:divBdr>
            <w:top w:val="none" w:sz="0" w:space="0" w:color="auto"/>
            <w:left w:val="none" w:sz="0" w:space="0" w:color="auto"/>
            <w:bottom w:val="none" w:sz="0" w:space="0" w:color="auto"/>
            <w:right w:val="none" w:sz="0" w:space="0" w:color="auto"/>
          </w:divBdr>
        </w:div>
      </w:divsChild>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46477847">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76776759">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6531941">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1966140">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3012083">
      <w:bodyDiv w:val="1"/>
      <w:marLeft w:val="0"/>
      <w:marRight w:val="0"/>
      <w:marTop w:val="0"/>
      <w:marBottom w:val="0"/>
      <w:divBdr>
        <w:top w:val="none" w:sz="0" w:space="0" w:color="auto"/>
        <w:left w:val="none" w:sz="0" w:space="0" w:color="auto"/>
        <w:bottom w:val="none" w:sz="0" w:space="0" w:color="auto"/>
        <w:right w:val="none" w:sz="0" w:space="0" w:color="auto"/>
      </w:divBdr>
      <w:divsChild>
        <w:div w:id="118695205">
          <w:marLeft w:val="0"/>
          <w:marRight w:val="0"/>
          <w:marTop w:val="0"/>
          <w:marBottom w:val="0"/>
          <w:divBdr>
            <w:top w:val="none" w:sz="0" w:space="0" w:color="auto"/>
            <w:left w:val="none" w:sz="0" w:space="0" w:color="auto"/>
            <w:bottom w:val="none" w:sz="0" w:space="0" w:color="auto"/>
            <w:right w:val="none" w:sz="0" w:space="0" w:color="auto"/>
          </w:divBdr>
        </w:div>
        <w:div w:id="43914616">
          <w:marLeft w:val="0"/>
          <w:marRight w:val="0"/>
          <w:marTop w:val="0"/>
          <w:marBottom w:val="0"/>
          <w:divBdr>
            <w:top w:val="none" w:sz="0" w:space="0" w:color="auto"/>
            <w:left w:val="none" w:sz="0" w:space="0" w:color="auto"/>
            <w:bottom w:val="none" w:sz="0" w:space="0" w:color="auto"/>
            <w:right w:val="none" w:sz="0" w:space="0" w:color="auto"/>
          </w:divBdr>
        </w:div>
        <w:div w:id="998583014">
          <w:marLeft w:val="0"/>
          <w:marRight w:val="0"/>
          <w:marTop w:val="0"/>
          <w:marBottom w:val="0"/>
          <w:divBdr>
            <w:top w:val="none" w:sz="0" w:space="0" w:color="auto"/>
            <w:left w:val="none" w:sz="0" w:space="0" w:color="auto"/>
            <w:bottom w:val="none" w:sz="0" w:space="0" w:color="auto"/>
            <w:right w:val="none" w:sz="0" w:space="0" w:color="auto"/>
          </w:divBdr>
        </w:div>
        <w:div w:id="1172912672">
          <w:marLeft w:val="0"/>
          <w:marRight w:val="0"/>
          <w:marTop w:val="0"/>
          <w:marBottom w:val="0"/>
          <w:divBdr>
            <w:top w:val="none" w:sz="0" w:space="0" w:color="auto"/>
            <w:left w:val="none" w:sz="0" w:space="0" w:color="auto"/>
            <w:bottom w:val="none" w:sz="0" w:space="0" w:color="auto"/>
            <w:right w:val="none" w:sz="0" w:space="0" w:color="auto"/>
          </w:divBdr>
        </w:div>
        <w:div w:id="1679119223">
          <w:marLeft w:val="0"/>
          <w:marRight w:val="0"/>
          <w:marTop w:val="0"/>
          <w:marBottom w:val="0"/>
          <w:divBdr>
            <w:top w:val="none" w:sz="0" w:space="0" w:color="auto"/>
            <w:left w:val="none" w:sz="0" w:space="0" w:color="auto"/>
            <w:bottom w:val="none" w:sz="0" w:space="0" w:color="auto"/>
            <w:right w:val="none" w:sz="0" w:space="0" w:color="auto"/>
          </w:divBdr>
        </w:div>
        <w:div w:id="542061726">
          <w:marLeft w:val="0"/>
          <w:marRight w:val="0"/>
          <w:marTop w:val="0"/>
          <w:marBottom w:val="0"/>
          <w:divBdr>
            <w:top w:val="none" w:sz="0" w:space="0" w:color="auto"/>
            <w:left w:val="none" w:sz="0" w:space="0" w:color="auto"/>
            <w:bottom w:val="none" w:sz="0" w:space="0" w:color="auto"/>
            <w:right w:val="none" w:sz="0" w:space="0" w:color="auto"/>
          </w:divBdr>
        </w:div>
        <w:div w:id="757943822">
          <w:marLeft w:val="0"/>
          <w:marRight w:val="0"/>
          <w:marTop w:val="0"/>
          <w:marBottom w:val="0"/>
          <w:divBdr>
            <w:top w:val="none" w:sz="0" w:space="0" w:color="auto"/>
            <w:left w:val="none" w:sz="0" w:space="0" w:color="auto"/>
            <w:bottom w:val="none" w:sz="0" w:space="0" w:color="auto"/>
            <w:right w:val="none" w:sz="0" w:space="0" w:color="auto"/>
          </w:divBdr>
        </w:div>
        <w:div w:id="62879480">
          <w:marLeft w:val="0"/>
          <w:marRight w:val="0"/>
          <w:marTop w:val="0"/>
          <w:marBottom w:val="0"/>
          <w:divBdr>
            <w:top w:val="none" w:sz="0" w:space="0" w:color="auto"/>
            <w:left w:val="none" w:sz="0" w:space="0" w:color="auto"/>
            <w:bottom w:val="none" w:sz="0" w:space="0" w:color="auto"/>
            <w:right w:val="none" w:sz="0" w:space="0" w:color="auto"/>
          </w:divBdr>
        </w:div>
        <w:div w:id="1170481411">
          <w:marLeft w:val="0"/>
          <w:marRight w:val="0"/>
          <w:marTop w:val="0"/>
          <w:marBottom w:val="0"/>
          <w:divBdr>
            <w:top w:val="none" w:sz="0" w:space="0" w:color="auto"/>
            <w:left w:val="none" w:sz="0" w:space="0" w:color="auto"/>
            <w:bottom w:val="none" w:sz="0" w:space="0" w:color="auto"/>
            <w:right w:val="none" w:sz="0" w:space="0" w:color="auto"/>
          </w:divBdr>
        </w:div>
        <w:div w:id="275530691">
          <w:marLeft w:val="0"/>
          <w:marRight w:val="0"/>
          <w:marTop w:val="0"/>
          <w:marBottom w:val="0"/>
          <w:divBdr>
            <w:top w:val="none" w:sz="0" w:space="0" w:color="auto"/>
            <w:left w:val="none" w:sz="0" w:space="0" w:color="auto"/>
            <w:bottom w:val="none" w:sz="0" w:space="0" w:color="auto"/>
            <w:right w:val="none" w:sz="0" w:space="0" w:color="auto"/>
          </w:divBdr>
        </w:div>
        <w:div w:id="929462594">
          <w:marLeft w:val="0"/>
          <w:marRight w:val="0"/>
          <w:marTop w:val="0"/>
          <w:marBottom w:val="0"/>
          <w:divBdr>
            <w:top w:val="none" w:sz="0" w:space="0" w:color="auto"/>
            <w:left w:val="none" w:sz="0" w:space="0" w:color="auto"/>
            <w:bottom w:val="none" w:sz="0" w:space="0" w:color="auto"/>
            <w:right w:val="none" w:sz="0" w:space="0" w:color="auto"/>
          </w:divBdr>
        </w:div>
      </w:divsChild>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2585026">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09599100">
      <w:bodyDiv w:val="1"/>
      <w:marLeft w:val="0"/>
      <w:marRight w:val="0"/>
      <w:marTop w:val="0"/>
      <w:marBottom w:val="0"/>
      <w:divBdr>
        <w:top w:val="none" w:sz="0" w:space="0" w:color="auto"/>
        <w:left w:val="none" w:sz="0" w:space="0" w:color="auto"/>
        <w:bottom w:val="none" w:sz="0" w:space="0" w:color="auto"/>
        <w:right w:val="none" w:sz="0" w:space="0" w:color="auto"/>
      </w:divBdr>
    </w:div>
    <w:div w:id="314798689">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27758229">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47097400">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0856453">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39683161">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56338081">
      <w:bodyDiv w:val="1"/>
      <w:marLeft w:val="0"/>
      <w:marRight w:val="0"/>
      <w:marTop w:val="0"/>
      <w:marBottom w:val="0"/>
      <w:divBdr>
        <w:top w:val="none" w:sz="0" w:space="0" w:color="auto"/>
        <w:left w:val="none" w:sz="0" w:space="0" w:color="auto"/>
        <w:bottom w:val="none" w:sz="0" w:space="0" w:color="auto"/>
        <w:right w:val="none" w:sz="0" w:space="0" w:color="auto"/>
      </w:divBdr>
    </w:div>
    <w:div w:id="462429392">
      <w:bodyDiv w:val="1"/>
      <w:marLeft w:val="0"/>
      <w:marRight w:val="0"/>
      <w:marTop w:val="0"/>
      <w:marBottom w:val="0"/>
      <w:divBdr>
        <w:top w:val="none" w:sz="0" w:space="0" w:color="auto"/>
        <w:left w:val="none" w:sz="0" w:space="0" w:color="auto"/>
        <w:bottom w:val="none" w:sz="0" w:space="0" w:color="auto"/>
        <w:right w:val="none" w:sz="0" w:space="0" w:color="auto"/>
      </w:divBdr>
    </w:div>
    <w:div w:id="462620838">
      <w:bodyDiv w:val="1"/>
      <w:marLeft w:val="0"/>
      <w:marRight w:val="0"/>
      <w:marTop w:val="0"/>
      <w:marBottom w:val="0"/>
      <w:divBdr>
        <w:top w:val="none" w:sz="0" w:space="0" w:color="auto"/>
        <w:left w:val="none" w:sz="0" w:space="0" w:color="auto"/>
        <w:bottom w:val="none" w:sz="0" w:space="0" w:color="auto"/>
        <w:right w:val="none" w:sz="0" w:space="0" w:color="auto"/>
      </w:divBdr>
    </w:div>
    <w:div w:id="467012202">
      <w:bodyDiv w:val="1"/>
      <w:marLeft w:val="0"/>
      <w:marRight w:val="0"/>
      <w:marTop w:val="0"/>
      <w:marBottom w:val="0"/>
      <w:divBdr>
        <w:top w:val="none" w:sz="0" w:space="0" w:color="auto"/>
        <w:left w:val="none" w:sz="0" w:space="0" w:color="auto"/>
        <w:bottom w:val="none" w:sz="0" w:space="0" w:color="auto"/>
        <w:right w:val="none" w:sz="0" w:space="0" w:color="auto"/>
      </w:divBdr>
    </w:div>
    <w:div w:id="470371023">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495926244">
      <w:bodyDiv w:val="1"/>
      <w:marLeft w:val="0"/>
      <w:marRight w:val="0"/>
      <w:marTop w:val="0"/>
      <w:marBottom w:val="0"/>
      <w:divBdr>
        <w:top w:val="none" w:sz="0" w:space="0" w:color="auto"/>
        <w:left w:val="none" w:sz="0" w:space="0" w:color="auto"/>
        <w:bottom w:val="none" w:sz="0" w:space="0" w:color="auto"/>
        <w:right w:val="none" w:sz="0" w:space="0" w:color="auto"/>
      </w:divBdr>
    </w:div>
    <w:div w:id="517816181">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4124266">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52734134">
      <w:bodyDiv w:val="1"/>
      <w:marLeft w:val="0"/>
      <w:marRight w:val="0"/>
      <w:marTop w:val="0"/>
      <w:marBottom w:val="0"/>
      <w:divBdr>
        <w:top w:val="none" w:sz="0" w:space="0" w:color="auto"/>
        <w:left w:val="none" w:sz="0" w:space="0" w:color="auto"/>
        <w:bottom w:val="none" w:sz="0" w:space="0" w:color="auto"/>
        <w:right w:val="none" w:sz="0" w:space="0" w:color="auto"/>
      </w:divBdr>
    </w:div>
    <w:div w:id="557669567">
      <w:bodyDiv w:val="1"/>
      <w:marLeft w:val="0"/>
      <w:marRight w:val="0"/>
      <w:marTop w:val="0"/>
      <w:marBottom w:val="0"/>
      <w:divBdr>
        <w:top w:val="none" w:sz="0" w:space="0" w:color="auto"/>
        <w:left w:val="none" w:sz="0" w:space="0" w:color="auto"/>
        <w:bottom w:val="none" w:sz="0" w:space="0" w:color="auto"/>
        <w:right w:val="none" w:sz="0" w:space="0" w:color="auto"/>
      </w:divBdr>
    </w:div>
    <w:div w:id="557714043">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3688618">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06931065">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41427600">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5864739">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697007219">
      <w:bodyDiv w:val="1"/>
      <w:marLeft w:val="0"/>
      <w:marRight w:val="0"/>
      <w:marTop w:val="0"/>
      <w:marBottom w:val="0"/>
      <w:divBdr>
        <w:top w:val="none" w:sz="0" w:space="0" w:color="auto"/>
        <w:left w:val="none" w:sz="0" w:space="0" w:color="auto"/>
        <w:bottom w:val="none" w:sz="0" w:space="0" w:color="auto"/>
        <w:right w:val="none" w:sz="0" w:space="0" w:color="auto"/>
      </w:divBdr>
    </w:div>
    <w:div w:id="702904589">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14740650">
      <w:bodyDiv w:val="1"/>
      <w:marLeft w:val="0"/>
      <w:marRight w:val="0"/>
      <w:marTop w:val="0"/>
      <w:marBottom w:val="0"/>
      <w:divBdr>
        <w:top w:val="none" w:sz="0" w:space="0" w:color="auto"/>
        <w:left w:val="none" w:sz="0" w:space="0" w:color="auto"/>
        <w:bottom w:val="none" w:sz="0" w:space="0" w:color="auto"/>
        <w:right w:val="none" w:sz="0" w:space="0" w:color="auto"/>
      </w:divBdr>
      <w:divsChild>
        <w:div w:id="1446194529">
          <w:marLeft w:val="0"/>
          <w:marRight w:val="0"/>
          <w:marTop w:val="0"/>
          <w:marBottom w:val="0"/>
          <w:divBdr>
            <w:top w:val="none" w:sz="0" w:space="0" w:color="auto"/>
            <w:left w:val="none" w:sz="0" w:space="0" w:color="auto"/>
            <w:bottom w:val="none" w:sz="0" w:space="0" w:color="auto"/>
            <w:right w:val="none" w:sz="0" w:space="0" w:color="auto"/>
          </w:divBdr>
        </w:div>
        <w:div w:id="2068607892">
          <w:marLeft w:val="0"/>
          <w:marRight w:val="0"/>
          <w:marTop w:val="0"/>
          <w:marBottom w:val="0"/>
          <w:divBdr>
            <w:top w:val="none" w:sz="0" w:space="0" w:color="auto"/>
            <w:left w:val="none" w:sz="0" w:space="0" w:color="auto"/>
            <w:bottom w:val="none" w:sz="0" w:space="0" w:color="auto"/>
            <w:right w:val="none" w:sz="0" w:space="0" w:color="auto"/>
          </w:divBdr>
        </w:div>
        <w:div w:id="249125373">
          <w:marLeft w:val="0"/>
          <w:marRight w:val="0"/>
          <w:marTop w:val="0"/>
          <w:marBottom w:val="0"/>
          <w:divBdr>
            <w:top w:val="none" w:sz="0" w:space="0" w:color="auto"/>
            <w:left w:val="none" w:sz="0" w:space="0" w:color="auto"/>
            <w:bottom w:val="none" w:sz="0" w:space="0" w:color="auto"/>
            <w:right w:val="none" w:sz="0" w:space="0" w:color="auto"/>
          </w:divBdr>
        </w:div>
        <w:div w:id="1532113962">
          <w:marLeft w:val="0"/>
          <w:marRight w:val="0"/>
          <w:marTop w:val="0"/>
          <w:marBottom w:val="0"/>
          <w:divBdr>
            <w:top w:val="none" w:sz="0" w:space="0" w:color="auto"/>
            <w:left w:val="none" w:sz="0" w:space="0" w:color="auto"/>
            <w:bottom w:val="none" w:sz="0" w:space="0" w:color="auto"/>
            <w:right w:val="none" w:sz="0" w:space="0" w:color="auto"/>
          </w:divBdr>
        </w:div>
        <w:div w:id="1373731718">
          <w:marLeft w:val="0"/>
          <w:marRight w:val="0"/>
          <w:marTop w:val="0"/>
          <w:marBottom w:val="0"/>
          <w:divBdr>
            <w:top w:val="none" w:sz="0" w:space="0" w:color="auto"/>
            <w:left w:val="none" w:sz="0" w:space="0" w:color="auto"/>
            <w:bottom w:val="none" w:sz="0" w:space="0" w:color="auto"/>
            <w:right w:val="none" w:sz="0" w:space="0" w:color="auto"/>
          </w:divBdr>
        </w:div>
        <w:div w:id="2117865410">
          <w:marLeft w:val="0"/>
          <w:marRight w:val="0"/>
          <w:marTop w:val="0"/>
          <w:marBottom w:val="0"/>
          <w:divBdr>
            <w:top w:val="none" w:sz="0" w:space="0" w:color="auto"/>
            <w:left w:val="none" w:sz="0" w:space="0" w:color="auto"/>
            <w:bottom w:val="none" w:sz="0" w:space="0" w:color="auto"/>
            <w:right w:val="none" w:sz="0" w:space="0" w:color="auto"/>
          </w:divBdr>
        </w:div>
        <w:div w:id="472143670">
          <w:marLeft w:val="0"/>
          <w:marRight w:val="0"/>
          <w:marTop w:val="0"/>
          <w:marBottom w:val="0"/>
          <w:divBdr>
            <w:top w:val="none" w:sz="0" w:space="0" w:color="auto"/>
            <w:left w:val="none" w:sz="0" w:space="0" w:color="auto"/>
            <w:bottom w:val="none" w:sz="0" w:space="0" w:color="auto"/>
            <w:right w:val="none" w:sz="0" w:space="0" w:color="auto"/>
          </w:divBdr>
        </w:div>
        <w:div w:id="1281959106">
          <w:marLeft w:val="0"/>
          <w:marRight w:val="0"/>
          <w:marTop w:val="0"/>
          <w:marBottom w:val="0"/>
          <w:divBdr>
            <w:top w:val="none" w:sz="0" w:space="0" w:color="auto"/>
            <w:left w:val="none" w:sz="0" w:space="0" w:color="auto"/>
            <w:bottom w:val="none" w:sz="0" w:space="0" w:color="auto"/>
            <w:right w:val="none" w:sz="0" w:space="0" w:color="auto"/>
          </w:divBdr>
        </w:div>
        <w:div w:id="1037270668">
          <w:marLeft w:val="0"/>
          <w:marRight w:val="0"/>
          <w:marTop w:val="0"/>
          <w:marBottom w:val="0"/>
          <w:divBdr>
            <w:top w:val="none" w:sz="0" w:space="0" w:color="auto"/>
            <w:left w:val="none" w:sz="0" w:space="0" w:color="auto"/>
            <w:bottom w:val="none" w:sz="0" w:space="0" w:color="auto"/>
            <w:right w:val="none" w:sz="0" w:space="0" w:color="auto"/>
          </w:divBdr>
        </w:div>
        <w:div w:id="1608662016">
          <w:marLeft w:val="0"/>
          <w:marRight w:val="0"/>
          <w:marTop w:val="0"/>
          <w:marBottom w:val="0"/>
          <w:divBdr>
            <w:top w:val="none" w:sz="0" w:space="0" w:color="auto"/>
            <w:left w:val="none" w:sz="0" w:space="0" w:color="auto"/>
            <w:bottom w:val="none" w:sz="0" w:space="0" w:color="auto"/>
            <w:right w:val="none" w:sz="0" w:space="0" w:color="auto"/>
          </w:divBdr>
        </w:div>
        <w:div w:id="1505784304">
          <w:marLeft w:val="0"/>
          <w:marRight w:val="0"/>
          <w:marTop w:val="0"/>
          <w:marBottom w:val="0"/>
          <w:divBdr>
            <w:top w:val="none" w:sz="0" w:space="0" w:color="auto"/>
            <w:left w:val="none" w:sz="0" w:space="0" w:color="auto"/>
            <w:bottom w:val="none" w:sz="0" w:space="0" w:color="auto"/>
            <w:right w:val="none" w:sz="0" w:space="0" w:color="auto"/>
          </w:divBdr>
        </w:div>
      </w:divsChild>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44763096">
      <w:bodyDiv w:val="1"/>
      <w:marLeft w:val="0"/>
      <w:marRight w:val="0"/>
      <w:marTop w:val="0"/>
      <w:marBottom w:val="0"/>
      <w:divBdr>
        <w:top w:val="none" w:sz="0" w:space="0" w:color="auto"/>
        <w:left w:val="none" w:sz="0" w:space="0" w:color="auto"/>
        <w:bottom w:val="none" w:sz="0" w:space="0" w:color="auto"/>
        <w:right w:val="none" w:sz="0" w:space="0" w:color="auto"/>
      </w:divBdr>
    </w:div>
    <w:div w:id="753822439">
      <w:bodyDiv w:val="1"/>
      <w:marLeft w:val="0"/>
      <w:marRight w:val="0"/>
      <w:marTop w:val="0"/>
      <w:marBottom w:val="0"/>
      <w:divBdr>
        <w:top w:val="none" w:sz="0" w:space="0" w:color="auto"/>
        <w:left w:val="none" w:sz="0" w:space="0" w:color="auto"/>
        <w:bottom w:val="none" w:sz="0" w:space="0" w:color="auto"/>
        <w:right w:val="none" w:sz="0" w:space="0" w:color="auto"/>
      </w:divBdr>
    </w:div>
    <w:div w:id="758137508">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2969804">
      <w:bodyDiv w:val="1"/>
      <w:marLeft w:val="0"/>
      <w:marRight w:val="0"/>
      <w:marTop w:val="0"/>
      <w:marBottom w:val="0"/>
      <w:divBdr>
        <w:top w:val="none" w:sz="0" w:space="0" w:color="auto"/>
        <w:left w:val="none" w:sz="0" w:space="0" w:color="auto"/>
        <w:bottom w:val="none" w:sz="0" w:space="0" w:color="auto"/>
        <w:right w:val="none" w:sz="0" w:space="0" w:color="auto"/>
      </w:divBdr>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59516386">
      <w:bodyDiv w:val="1"/>
      <w:marLeft w:val="0"/>
      <w:marRight w:val="0"/>
      <w:marTop w:val="0"/>
      <w:marBottom w:val="0"/>
      <w:divBdr>
        <w:top w:val="none" w:sz="0" w:space="0" w:color="auto"/>
        <w:left w:val="none" w:sz="0" w:space="0" w:color="auto"/>
        <w:bottom w:val="none" w:sz="0" w:space="0" w:color="auto"/>
        <w:right w:val="none" w:sz="0" w:space="0" w:color="auto"/>
      </w:divBdr>
    </w:div>
    <w:div w:id="86409640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73005356">
      <w:bodyDiv w:val="1"/>
      <w:marLeft w:val="0"/>
      <w:marRight w:val="0"/>
      <w:marTop w:val="0"/>
      <w:marBottom w:val="0"/>
      <w:divBdr>
        <w:top w:val="none" w:sz="0" w:space="0" w:color="auto"/>
        <w:left w:val="none" w:sz="0" w:space="0" w:color="auto"/>
        <w:bottom w:val="none" w:sz="0" w:space="0" w:color="auto"/>
        <w:right w:val="none" w:sz="0" w:space="0" w:color="auto"/>
      </w:divBdr>
      <w:divsChild>
        <w:div w:id="350691134">
          <w:marLeft w:val="0"/>
          <w:marRight w:val="0"/>
          <w:marTop w:val="0"/>
          <w:marBottom w:val="0"/>
          <w:divBdr>
            <w:top w:val="none" w:sz="0" w:space="0" w:color="auto"/>
            <w:left w:val="none" w:sz="0" w:space="0" w:color="auto"/>
            <w:bottom w:val="none" w:sz="0" w:space="0" w:color="auto"/>
            <w:right w:val="none" w:sz="0" w:space="0" w:color="auto"/>
          </w:divBdr>
        </w:div>
        <w:div w:id="229001749">
          <w:marLeft w:val="0"/>
          <w:marRight w:val="0"/>
          <w:marTop w:val="0"/>
          <w:marBottom w:val="0"/>
          <w:divBdr>
            <w:top w:val="none" w:sz="0" w:space="0" w:color="auto"/>
            <w:left w:val="none" w:sz="0" w:space="0" w:color="auto"/>
            <w:bottom w:val="none" w:sz="0" w:space="0" w:color="auto"/>
            <w:right w:val="none" w:sz="0" w:space="0" w:color="auto"/>
          </w:divBdr>
        </w:div>
        <w:div w:id="370152630">
          <w:marLeft w:val="0"/>
          <w:marRight w:val="0"/>
          <w:marTop w:val="0"/>
          <w:marBottom w:val="0"/>
          <w:divBdr>
            <w:top w:val="none" w:sz="0" w:space="0" w:color="auto"/>
            <w:left w:val="none" w:sz="0" w:space="0" w:color="auto"/>
            <w:bottom w:val="none" w:sz="0" w:space="0" w:color="auto"/>
            <w:right w:val="none" w:sz="0" w:space="0" w:color="auto"/>
          </w:divBdr>
        </w:div>
        <w:div w:id="684524813">
          <w:marLeft w:val="0"/>
          <w:marRight w:val="0"/>
          <w:marTop w:val="0"/>
          <w:marBottom w:val="0"/>
          <w:divBdr>
            <w:top w:val="none" w:sz="0" w:space="0" w:color="auto"/>
            <w:left w:val="none" w:sz="0" w:space="0" w:color="auto"/>
            <w:bottom w:val="none" w:sz="0" w:space="0" w:color="auto"/>
            <w:right w:val="none" w:sz="0" w:space="0" w:color="auto"/>
          </w:divBdr>
        </w:div>
        <w:div w:id="1473474880">
          <w:marLeft w:val="0"/>
          <w:marRight w:val="0"/>
          <w:marTop w:val="0"/>
          <w:marBottom w:val="0"/>
          <w:divBdr>
            <w:top w:val="none" w:sz="0" w:space="0" w:color="auto"/>
            <w:left w:val="none" w:sz="0" w:space="0" w:color="auto"/>
            <w:bottom w:val="none" w:sz="0" w:space="0" w:color="auto"/>
            <w:right w:val="none" w:sz="0" w:space="0" w:color="auto"/>
          </w:divBdr>
        </w:div>
        <w:div w:id="1624534117">
          <w:marLeft w:val="0"/>
          <w:marRight w:val="0"/>
          <w:marTop w:val="0"/>
          <w:marBottom w:val="0"/>
          <w:divBdr>
            <w:top w:val="none" w:sz="0" w:space="0" w:color="auto"/>
            <w:left w:val="none" w:sz="0" w:space="0" w:color="auto"/>
            <w:bottom w:val="none" w:sz="0" w:space="0" w:color="auto"/>
            <w:right w:val="none" w:sz="0" w:space="0" w:color="auto"/>
          </w:divBdr>
        </w:div>
        <w:div w:id="2139637275">
          <w:marLeft w:val="0"/>
          <w:marRight w:val="0"/>
          <w:marTop w:val="0"/>
          <w:marBottom w:val="0"/>
          <w:divBdr>
            <w:top w:val="none" w:sz="0" w:space="0" w:color="auto"/>
            <w:left w:val="none" w:sz="0" w:space="0" w:color="auto"/>
            <w:bottom w:val="none" w:sz="0" w:space="0" w:color="auto"/>
            <w:right w:val="none" w:sz="0" w:space="0" w:color="auto"/>
          </w:divBdr>
        </w:div>
        <w:div w:id="236675104">
          <w:marLeft w:val="0"/>
          <w:marRight w:val="0"/>
          <w:marTop w:val="0"/>
          <w:marBottom w:val="0"/>
          <w:divBdr>
            <w:top w:val="none" w:sz="0" w:space="0" w:color="auto"/>
            <w:left w:val="none" w:sz="0" w:space="0" w:color="auto"/>
            <w:bottom w:val="none" w:sz="0" w:space="0" w:color="auto"/>
            <w:right w:val="none" w:sz="0" w:space="0" w:color="auto"/>
          </w:divBdr>
        </w:div>
        <w:div w:id="1039086926">
          <w:marLeft w:val="0"/>
          <w:marRight w:val="0"/>
          <w:marTop w:val="0"/>
          <w:marBottom w:val="0"/>
          <w:divBdr>
            <w:top w:val="none" w:sz="0" w:space="0" w:color="auto"/>
            <w:left w:val="none" w:sz="0" w:space="0" w:color="auto"/>
            <w:bottom w:val="none" w:sz="0" w:space="0" w:color="auto"/>
            <w:right w:val="none" w:sz="0" w:space="0" w:color="auto"/>
          </w:divBdr>
        </w:div>
        <w:div w:id="324481166">
          <w:marLeft w:val="0"/>
          <w:marRight w:val="0"/>
          <w:marTop w:val="0"/>
          <w:marBottom w:val="0"/>
          <w:divBdr>
            <w:top w:val="none" w:sz="0" w:space="0" w:color="auto"/>
            <w:left w:val="none" w:sz="0" w:space="0" w:color="auto"/>
            <w:bottom w:val="none" w:sz="0" w:space="0" w:color="auto"/>
            <w:right w:val="none" w:sz="0" w:space="0" w:color="auto"/>
          </w:divBdr>
        </w:div>
        <w:div w:id="1181163579">
          <w:marLeft w:val="0"/>
          <w:marRight w:val="0"/>
          <w:marTop w:val="0"/>
          <w:marBottom w:val="0"/>
          <w:divBdr>
            <w:top w:val="none" w:sz="0" w:space="0" w:color="auto"/>
            <w:left w:val="none" w:sz="0" w:space="0" w:color="auto"/>
            <w:bottom w:val="none" w:sz="0" w:space="0" w:color="auto"/>
            <w:right w:val="none" w:sz="0" w:space="0" w:color="auto"/>
          </w:divBdr>
        </w:div>
        <w:div w:id="2065829333">
          <w:marLeft w:val="0"/>
          <w:marRight w:val="0"/>
          <w:marTop w:val="0"/>
          <w:marBottom w:val="0"/>
          <w:divBdr>
            <w:top w:val="none" w:sz="0" w:space="0" w:color="auto"/>
            <w:left w:val="none" w:sz="0" w:space="0" w:color="auto"/>
            <w:bottom w:val="none" w:sz="0" w:space="0" w:color="auto"/>
            <w:right w:val="none" w:sz="0" w:space="0" w:color="auto"/>
          </w:divBdr>
        </w:div>
        <w:div w:id="522937776">
          <w:marLeft w:val="0"/>
          <w:marRight w:val="0"/>
          <w:marTop w:val="0"/>
          <w:marBottom w:val="0"/>
          <w:divBdr>
            <w:top w:val="none" w:sz="0" w:space="0" w:color="auto"/>
            <w:left w:val="none" w:sz="0" w:space="0" w:color="auto"/>
            <w:bottom w:val="none" w:sz="0" w:space="0" w:color="auto"/>
            <w:right w:val="none" w:sz="0" w:space="0" w:color="auto"/>
          </w:divBdr>
        </w:div>
        <w:div w:id="1135417088">
          <w:marLeft w:val="0"/>
          <w:marRight w:val="0"/>
          <w:marTop w:val="0"/>
          <w:marBottom w:val="0"/>
          <w:divBdr>
            <w:top w:val="none" w:sz="0" w:space="0" w:color="auto"/>
            <w:left w:val="none" w:sz="0" w:space="0" w:color="auto"/>
            <w:bottom w:val="none" w:sz="0" w:space="0" w:color="auto"/>
            <w:right w:val="none" w:sz="0" w:space="0" w:color="auto"/>
          </w:divBdr>
        </w:div>
        <w:div w:id="1596476779">
          <w:marLeft w:val="0"/>
          <w:marRight w:val="0"/>
          <w:marTop w:val="0"/>
          <w:marBottom w:val="0"/>
          <w:divBdr>
            <w:top w:val="none" w:sz="0" w:space="0" w:color="auto"/>
            <w:left w:val="none" w:sz="0" w:space="0" w:color="auto"/>
            <w:bottom w:val="none" w:sz="0" w:space="0" w:color="auto"/>
            <w:right w:val="none" w:sz="0" w:space="0" w:color="auto"/>
          </w:divBdr>
        </w:div>
        <w:div w:id="468666827">
          <w:marLeft w:val="0"/>
          <w:marRight w:val="0"/>
          <w:marTop w:val="0"/>
          <w:marBottom w:val="0"/>
          <w:divBdr>
            <w:top w:val="none" w:sz="0" w:space="0" w:color="auto"/>
            <w:left w:val="none" w:sz="0" w:space="0" w:color="auto"/>
            <w:bottom w:val="none" w:sz="0" w:space="0" w:color="auto"/>
            <w:right w:val="none" w:sz="0" w:space="0" w:color="auto"/>
          </w:divBdr>
        </w:div>
        <w:div w:id="113326716">
          <w:marLeft w:val="0"/>
          <w:marRight w:val="0"/>
          <w:marTop w:val="0"/>
          <w:marBottom w:val="0"/>
          <w:divBdr>
            <w:top w:val="none" w:sz="0" w:space="0" w:color="auto"/>
            <w:left w:val="none" w:sz="0" w:space="0" w:color="auto"/>
            <w:bottom w:val="none" w:sz="0" w:space="0" w:color="auto"/>
            <w:right w:val="none" w:sz="0" w:space="0" w:color="auto"/>
          </w:divBdr>
        </w:div>
      </w:divsChild>
    </w:div>
    <w:div w:id="887692199">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88302963">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0500750">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26964449">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5007">
      <w:bodyDiv w:val="1"/>
      <w:marLeft w:val="0"/>
      <w:marRight w:val="0"/>
      <w:marTop w:val="0"/>
      <w:marBottom w:val="0"/>
      <w:divBdr>
        <w:top w:val="none" w:sz="0" w:space="0" w:color="auto"/>
        <w:left w:val="none" w:sz="0" w:space="0" w:color="auto"/>
        <w:bottom w:val="none" w:sz="0" w:space="0" w:color="auto"/>
        <w:right w:val="none" w:sz="0" w:space="0" w:color="auto"/>
      </w:divBdr>
    </w:div>
    <w:div w:id="952203086">
      <w:bodyDiv w:val="1"/>
      <w:marLeft w:val="0"/>
      <w:marRight w:val="0"/>
      <w:marTop w:val="0"/>
      <w:marBottom w:val="0"/>
      <w:divBdr>
        <w:top w:val="none" w:sz="0" w:space="0" w:color="auto"/>
        <w:left w:val="none" w:sz="0" w:space="0" w:color="auto"/>
        <w:bottom w:val="none" w:sz="0" w:space="0" w:color="auto"/>
        <w:right w:val="none" w:sz="0" w:space="0" w:color="auto"/>
      </w:divBdr>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3874">
      <w:bodyDiv w:val="1"/>
      <w:marLeft w:val="0"/>
      <w:marRight w:val="0"/>
      <w:marTop w:val="0"/>
      <w:marBottom w:val="0"/>
      <w:divBdr>
        <w:top w:val="none" w:sz="0" w:space="0" w:color="auto"/>
        <w:left w:val="none" w:sz="0" w:space="0" w:color="auto"/>
        <w:bottom w:val="none" w:sz="0" w:space="0" w:color="auto"/>
        <w:right w:val="none" w:sz="0" w:space="0" w:color="auto"/>
      </w:divBdr>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0306397">
      <w:bodyDiv w:val="1"/>
      <w:marLeft w:val="0"/>
      <w:marRight w:val="0"/>
      <w:marTop w:val="0"/>
      <w:marBottom w:val="0"/>
      <w:divBdr>
        <w:top w:val="none" w:sz="0" w:space="0" w:color="auto"/>
        <w:left w:val="none" w:sz="0" w:space="0" w:color="auto"/>
        <w:bottom w:val="none" w:sz="0" w:space="0" w:color="auto"/>
        <w:right w:val="none" w:sz="0" w:space="0" w:color="auto"/>
      </w:divBdr>
    </w:div>
    <w:div w:id="98193016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1196920">
      <w:bodyDiv w:val="1"/>
      <w:marLeft w:val="0"/>
      <w:marRight w:val="0"/>
      <w:marTop w:val="0"/>
      <w:marBottom w:val="0"/>
      <w:divBdr>
        <w:top w:val="none" w:sz="0" w:space="0" w:color="auto"/>
        <w:left w:val="none" w:sz="0" w:space="0" w:color="auto"/>
        <w:bottom w:val="none" w:sz="0" w:space="0" w:color="auto"/>
        <w:right w:val="none" w:sz="0" w:space="0" w:color="auto"/>
      </w:divBdr>
      <w:divsChild>
        <w:div w:id="1482841382">
          <w:marLeft w:val="0"/>
          <w:marRight w:val="0"/>
          <w:marTop w:val="0"/>
          <w:marBottom w:val="0"/>
          <w:divBdr>
            <w:top w:val="none" w:sz="0" w:space="0" w:color="auto"/>
            <w:left w:val="none" w:sz="0" w:space="0" w:color="auto"/>
            <w:bottom w:val="none" w:sz="0" w:space="0" w:color="auto"/>
            <w:right w:val="none" w:sz="0" w:space="0" w:color="auto"/>
          </w:divBdr>
        </w:div>
        <w:div w:id="530070832">
          <w:marLeft w:val="0"/>
          <w:marRight w:val="0"/>
          <w:marTop w:val="0"/>
          <w:marBottom w:val="0"/>
          <w:divBdr>
            <w:top w:val="none" w:sz="0" w:space="0" w:color="auto"/>
            <w:left w:val="none" w:sz="0" w:space="0" w:color="auto"/>
            <w:bottom w:val="none" w:sz="0" w:space="0" w:color="auto"/>
            <w:right w:val="none" w:sz="0" w:space="0" w:color="auto"/>
          </w:divBdr>
        </w:div>
        <w:div w:id="1733237343">
          <w:marLeft w:val="0"/>
          <w:marRight w:val="0"/>
          <w:marTop w:val="0"/>
          <w:marBottom w:val="0"/>
          <w:divBdr>
            <w:top w:val="none" w:sz="0" w:space="0" w:color="auto"/>
            <w:left w:val="none" w:sz="0" w:space="0" w:color="auto"/>
            <w:bottom w:val="none" w:sz="0" w:space="0" w:color="auto"/>
            <w:right w:val="none" w:sz="0" w:space="0" w:color="auto"/>
          </w:divBdr>
        </w:div>
        <w:div w:id="1204177720">
          <w:marLeft w:val="0"/>
          <w:marRight w:val="0"/>
          <w:marTop w:val="0"/>
          <w:marBottom w:val="0"/>
          <w:divBdr>
            <w:top w:val="none" w:sz="0" w:space="0" w:color="auto"/>
            <w:left w:val="none" w:sz="0" w:space="0" w:color="auto"/>
            <w:bottom w:val="none" w:sz="0" w:space="0" w:color="auto"/>
            <w:right w:val="none" w:sz="0" w:space="0" w:color="auto"/>
          </w:divBdr>
        </w:div>
        <w:div w:id="1074813422">
          <w:marLeft w:val="0"/>
          <w:marRight w:val="0"/>
          <w:marTop w:val="0"/>
          <w:marBottom w:val="0"/>
          <w:divBdr>
            <w:top w:val="none" w:sz="0" w:space="0" w:color="auto"/>
            <w:left w:val="none" w:sz="0" w:space="0" w:color="auto"/>
            <w:bottom w:val="none" w:sz="0" w:space="0" w:color="auto"/>
            <w:right w:val="none" w:sz="0" w:space="0" w:color="auto"/>
          </w:divBdr>
        </w:div>
        <w:div w:id="274362543">
          <w:marLeft w:val="0"/>
          <w:marRight w:val="0"/>
          <w:marTop w:val="0"/>
          <w:marBottom w:val="0"/>
          <w:divBdr>
            <w:top w:val="none" w:sz="0" w:space="0" w:color="auto"/>
            <w:left w:val="none" w:sz="0" w:space="0" w:color="auto"/>
            <w:bottom w:val="none" w:sz="0" w:space="0" w:color="auto"/>
            <w:right w:val="none" w:sz="0" w:space="0" w:color="auto"/>
          </w:divBdr>
        </w:div>
        <w:div w:id="415202363">
          <w:marLeft w:val="0"/>
          <w:marRight w:val="0"/>
          <w:marTop w:val="0"/>
          <w:marBottom w:val="0"/>
          <w:divBdr>
            <w:top w:val="none" w:sz="0" w:space="0" w:color="auto"/>
            <w:left w:val="none" w:sz="0" w:space="0" w:color="auto"/>
            <w:bottom w:val="none" w:sz="0" w:space="0" w:color="auto"/>
            <w:right w:val="none" w:sz="0" w:space="0" w:color="auto"/>
          </w:divBdr>
        </w:div>
        <w:div w:id="180970815">
          <w:marLeft w:val="0"/>
          <w:marRight w:val="0"/>
          <w:marTop w:val="0"/>
          <w:marBottom w:val="0"/>
          <w:divBdr>
            <w:top w:val="none" w:sz="0" w:space="0" w:color="auto"/>
            <w:left w:val="none" w:sz="0" w:space="0" w:color="auto"/>
            <w:bottom w:val="none" w:sz="0" w:space="0" w:color="auto"/>
            <w:right w:val="none" w:sz="0" w:space="0" w:color="auto"/>
          </w:divBdr>
        </w:div>
        <w:div w:id="968130294">
          <w:marLeft w:val="0"/>
          <w:marRight w:val="0"/>
          <w:marTop w:val="0"/>
          <w:marBottom w:val="0"/>
          <w:divBdr>
            <w:top w:val="none" w:sz="0" w:space="0" w:color="auto"/>
            <w:left w:val="none" w:sz="0" w:space="0" w:color="auto"/>
            <w:bottom w:val="none" w:sz="0" w:space="0" w:color="auto"/>
            <w:right w:val="none" w:sz="0" w:space="0" w:color="auto"/>
          </w:divBdr>
        </w:div>
        <w:div w:id="1661150701">
          <w:marLeft w:val="0"/>
          <w:marRight w:val="0"/>
          <w:marTop w:val="0"/>
          <w:marBottom w:val="0"/>
          <w:divBdr>
            <w:top w:val="none" w:sz="0" w:space="0" w:color="auto"/>
            <w:left w:val="none" w:sz="0" w:space="0" w:color="auto"/>
            <w:bottom w:val="none" w:sz="0" w:space="0" w:color="auto"/>
            <w:right w:val="none" w:sz="0" w:space="0" w:color="auto"/>
          </w:divBdr>
        </w:div>
        <w:div w:id="2024941616">
          <w:marLeft w:val="0"/>
          <w:marRight w:val="0"/>
          <w:marTop w:val="0"/>
          <w:marBottom w:val="0"/>
          <w:divBdr>
            <w:top w:val="none" w:sz="0" w:space="0" w:color="auto"/>
            <w:left w:val="none" w:sz="0" w:space="0" w:color="auto"/>
            <w:bottom w:val="none" w:sz="0" w:space="0" w:color="auto"/>
            <w:right w:val="none" w:sz="0" w:space="0" w:color="auto"/>
          </w:divBdr>
        </w:div>
      </w:divsChild>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2324352">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211976">
      <w:bodyDiv w:val="1"/>
      <w:marLeft w:val="0"/>
      <w:marRight w:val="0"/>
      <w:marTop w:val="0"/>
      <w:marBottom w:val="0"/>
      <w:divBdr>
        <w:top w:val="none" w:sz="0" w:space="0" w:color="auto"/>
        <w:left w:val="none" w:sz="0" w:space="0" w:color="auto"/>
        <w:bottom w:val="none" w:sz="0" w:space="0" w:color="auto"/>
        <w:right w:val="none" w:sz="0" w:space="0" w:color="auto"/>
      </w:divBdr>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71389470">
      <w:bodyDiv w:val="1"/>
      <w:marLeft w:val="0"/>
      <w:marRight w:val="0"/>
      <w:marTop w:val="0"/>
      <w:marBottom w:val="0"/>
      <w:divBdr>
        <w:top w:val="none" w:sz="0" w:space="0" w:color="auto"/>
        <w:left w:val="none" w:sz="0" w:space="0" w:color="auto"/>
        <w:bottom w:val="none" w:sz="0" w:space="0" w:color="auto"/>
        <w:right w:val="none" w:sz="0" w:space="0" w:color="auto"/>
      </w:divBdr>
    </w:div>
    <w:div w:id="1091853139">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1877441">
      <w:bodyDiv w:val="1"/>
      <w:marLeft w:val="0"/>
      <w:marRight w:val="0"/>
      <w:marTop w:val="0"/>
      <w:marBottom w:val="0"/>
      <w:divBdr>
        <w:top w:val="none" w:sz="0" w:space="0" w:color="auto"/>
        <w:left w:val="none" w:sz="0" w:space="0" w:color="auto"/>
        <w:bottom w:val="none" w:sz="0" w:space="0" w:color="auto"/>
        <w:right w:val="none" w:sz="0" w:space="0" w:color="auto"/>
      </w:divBdr>
      <w:divsChild>
        <w:div w:id="1056784665">
          <w:marLeft w:val="0"/>
          <w:marRight w:val="0"/>
          <w:marTop w:val="0"/>
          <w:marBottom w:val="0"/>
          <w:divBdr>
            <w:top w:val="none" w:sz="0" w:space="0" w:color="auto"/>
            <w:left w:val="none" w:sz="0" w:space="0" w:color="auto"/>
            <w:bottom w:val="none" w:sz="0" w:space="0" w:color="auto"/>
            <w:right w:val="none" w:sz="0" w:space="0" w:color="auto"/>
          </w:divBdr>
        </w:div>
        <w:div w:id="1838418934">
          <w:marLeft w:val="0"/>
          <w:marRight w:val="0"/>
          <w:marTop w:val="0"/>
          <w:marBottom w:val="0"/>
          <w:divBdr>
            <w:top w:val="none" w:sz="0" w:space="0" w:color="auto"/>
            <w:left w:val="none" w:sz="0" w:space="0" w:color="auto"/>
            <w:bottom w:val="none" w:sz="0" w:space="0" w:color="auto"/>
            <w:right w:val="none" w:sz="0" w:space="0" w:color="auto"/>
          </w:divBdr>
        </w:div>
        <w:div w:id="1521628132">
          <w:marLeft w:val="0"/>
          <w:marRight w:val="0"/>
          <w:marTop w:val="0"/>
          <w:marBottom w:val="0"/>
          <w:divBdr>
            <w:top w:val="none" w:sz="0" w:space="0" w:color="auto"/>
            <w:left w:val="none" w:sz="0" w:space="0" w:color="auto"/>
            <w:bottom w:val="none" w:sz="0" w:space="0" w:color="auto"/>
            <w:right w:val="none" w:sz="0" w:space="0" w:color="auto"/>
          </w:divBdr>
        </w:div>
      </w:divsChild>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28816526">
      <w:bodyDiv w:val="1"/>
      <w:marLeft w:val="0"/>
      <w:marRight w:val="0"/>
      <w:marTop w:val="0"/>
      <w:marBottom w:val="0"/>
      <w:divBdr>
        <w:top w:val="none" w:sz="0" w:space="0" w:color="auto"/>
        <w:left w:val="none" w:sz="0" w:space="0" w:color="auto"/>
        <w:bottom w:val="none" w:sz="0" w:space="0" w:color="auto"/>
        <w:right w:val="none" w:sz="0" w:space="0" w:color="auto"/>
      </w:divBdr>
    </w:div>
    <w:div w:id="1134374553">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185363550">
      <w:bodyDiv w:val="1"/>
      <w:marLeft w:val="0"/>
      <w:marRight w:val="0"/>
      <w:marTop w:val="0"/>
      <w:marBottom w:val="0"/>
      <w:divBdr>
        <w:top w:val="none" w:sz="0" w:space="0" w:color="auto"/>
        <w:left w:val="none" w:sz="0" w:space="0" w:color="auto"/>
        <w:bottom w:val="none" w:sz="0" w:space="0" w:color="auto"/>
        <w:right w:val="none" w:sz="0" w:space="0" w:color="auto"/>
      </w:divBdr>
      <w:divsChild>
        <w:div w:id="966353065">
          <w:marLeft w:val="0"/>
          <w:marRight w:val="0"/>
          <w:marTop w:val="0"/>
          <w:marBottom w:val="0"/>
          <w:divBdr>
            <w:top w:val="none" w:sz="0" w:space="0" w:color="auto"/>
            <w:left w:val="none" w:sz="0" w:space="0" w:color="auto"/>
            <w:bottom w:val="none" w:sz="0" w:space="0" w:color="auto"/>
            <w:right w:val="none" w:sz="0" w:space="0" w:color="auto"/>
          </w:divBdr>
        </w:div>
        <w:div w:id="1703432670">
          <w:marLeft w:val="0"/>
          <w:marRight w:val="0"/>
          <w:marTop w:val="0"/>
          <w:marBottom w:val="0"/>
          <w:divBdr>
            <w:top w:val="none" w:sz="0" w:space="0" w:color="auto"/>
            <w:left w:val="none" w:sz="0" w:space="0" w:color="auto"/>
            <w:bottom w:val="none" w:sz="0" w:space="0" w:color="auto"/>
            <w:right w:val="none" w:sz="0" w:space="0" w:color="auto"/>
          </w:divBdr>
        </w:div>
      </w:divsChild>
    </w:div>
    <w:div w:id="1202279620">
      <w:bodyDiv w:val="1"/>
      <w:marLeft w:val="0"/>
      <w:marRight w:val="0"/>
      <w:marTop w:val="0"/>
      <w:marBottom w:val="0"/>
      <w:divBdr>
        <w:top w:val="none" w:sz="0" w:space="0" w:color="auto"/>
        <w:left w:val="none" w:sz="0" w:space="0" w:color="auto"/>
        <w:bottom w:val="none" w:sz="0" w:space="0" w:color="auto"/>
        <w:right w:val="none" w:sz="0" w:space="0" w:color="auto"/>
      </w:divBdr>
    </w:div>
    <w:div w:id="1203519187">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6624705">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56984834">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5234070">
      <w:bodyDiv w:val="1"/>
      <w:marLeft w:val="0"/>
      <w:marRight w:val="0"/>
      <w:marTop w:val="0"/>
      <w:marBottom w:val="0"/>
      <w:divBdr>
        <w:top w:val="none" w:sz="0" w:space="0" w:color="auto"/>
        <w:left w:val="none" w:sz="0" w:space="0" w:color="auto"/>
        <w:bottom w:val="none" w:sz="0" w:space="0" w:color="auto"/>
        <w:right w:val="none" w:sz="0" w:space="0" w:color="auto"/>
      </w:divBdr>
    </w:div>
    <w:div w:id="1289235789">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605961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04236971">
      <w:bodyDiv w:val="1"/>
      <w:marLeft w:val="0"/>
      <w:marRight w:val="0"/>
      <w:marTop w:val="0"/>
      <w:marBottom w:val="0"/>
      <w:divBdr>
        <w:top w:val="none" w:sz="0" w:space="0" w:color="auto"/>
        <w:left w:val="none" w:sz="0" w:space="0" w:color="auto"/>
        <w:bottom w:val="none" w:sz="0" w:space="0" w:color="auto"/>
        <w:right w:val="none" w:sz="0" w:space="0" w:color="auto"/>
      </w:divBdr>
    </w:div>
    <w:div w:id="131105546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0866">
      <w:bodyDiv w:val="1"/>
      <w:marLeft w:val="0"/>
      <w:marRight w:val="0"/>
      <w:marTop w:val="0"/>
      <w:marBottom w:val="0"/>
      <w:divBdr>
        <w:top w:val="none" w:sz="0" w:space="0" w:color="auto"/>
        <w:left w:val="none" w:sz="0" w:space="0" w:color="auto"/>
        <w:bottom w:val="none" w:sz="0" w:space="0" w:color="auto"/>
        <w:right w:val="none" w:sz="0" w:space="0" w:color="auto"/>
      </w:divBdr>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5356055">
      <w:bodyDiv w:val="1"/>
      <w:marLeft w:val="0"/>
      <w:marRight w:val="0"/>
      <w:marTop w:val="0"/>
      <w:marBottom w:val="0"/>
      <w:divBdr>
        <w:top w:val="none" w:sz="0" w:space="0" w:color="auto"/>
        <w:left w:val="none" w:sz="0" w:space="0" w:color="auto"/>
        <w:bottom w:val="none" w:sz="0" w:space="0" w:color="auto"/>
        <w:right w:val="none" w:sz="0" w:space="0" w:color="auto"/>
      </w:divBdr>
    </w:div>
    <w:div w:id="1326743290">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66950431">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2246120">
      <w:bodyDiv w:val="1"/>
      <w:marLeft w:val="0"/>
      <w:marRight w:val="0"/>
      <w:marTop w:val="0"/>
      <w:marBottom w:val="0"/>
      <w:divBdr>
        <w:top w:val="none" w:sz="0" w:space="0" w:color="auto"/>
        <w:left w:val="none" w:sz="0" w:space="0" w:color="auto"/>
        <w:bottom w:val="none" w:sz="0" w:space="0" w:color="auto"/>
        <w:right w:val="none" w:sz="0" w:space="0" w:color="auto"/>
      </w:divBdr>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396707731">
      <w:bodyDiv w:val="1"/>
      <w:marLeft w:val="0"/>
      <w:marRight w:val="0"/>
      <w:marTop w:val="0"/>
      <w:marBottom w:val="0"/>
      <w:divBdr>
        <w:top w:val="none" w:sz="0" w:space="0" w:color="auto"/>
        <w:left w:val="none" w:sz="0" w:space="0" w:color="auto"/>
        <w:bottom w:val="none" w:sz="0" w:space="0" w:color="auto"/>
        <w:right w:val="none" w:sz="0" w:space="0" w:color="auto"/>
      </w:divBdr>
    </w:div>
    <w:div w:id="1400251899">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15081817">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1686143">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3015947">
      <w:bodyDiv w:val="1"/>
      <w:marLeft w:val="0"/>
      <w:marRight w:val="0"/>
      <w:marTop w:val="0"/>
      <w:marBottom w:val="0"/>
      <w:divBdr>
        <w:top w:val="none" w:sz="0" w:space="0" w:color="auto"/>
        <w:left w:val="none" w:sz="0" w:space="0" w:color="auto"/>
        <w:bottom w:val="none" w:sz="0" w:space="0" w:color="auto"/>
        <w:right w:val="none" w:sz="0" w:space="0" w:color="auto"/>
      </w:divBdr>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05584006">
      <w:bodyDiv w:val="1"/>
      <w:marLeft w:val="0"/>
      <w:marRight w:val="0"/>
      <w:marTop w:val="0"/>
      <w:marBottom w:val="0"/>
      <w:divBdr>
        <w:top w:val="none" w:sz="0" w:space="0" w:color="auto"/>
        <w:left w:val="none" w:sz="0" w:space="0" w:color="auto"/>
        <w:bottom w:val="none" w:sz="0" w:space="0" w:color="auto"/>
        <w:right w:val="none" w:sz="0" w:space="0" w:color="auto"/>
      </w:divBdr>
    </w:div>
    <w:div w:id="151171971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65220713">
      <w:bodyDiv w:val="1"/>
      <w:marLeft w:val="0"/>
      <w:marRight w:val="0"/>
      <w:marTop w:val="0"/>
      <w:marBottom w:val="0"/>
      <w:divBdr>
        <w:top w:val="none" w:sz="0" w:space="0" w:color="auto"/>
        <w:left w:val="none" w:sz="0" w:space="0" w:color="auto"/>
        <w:bottom w:val="none" w:sz="0" w:space="0" w:color="auto"/>
        <w:right w:val="none" w:sz="0" w:space="0" w:color="auto"/>
      </w:divBdr>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77670761">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3077099">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35872799">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2826999">
      <w:bodyDiv w:val="1"/>
      <w:marLeft w:val="0"/>
      <w:marRight w:val="0"/>
      <w:marTop w:val="0"/>
      <w:marBottom w:val="0"/>
      <w:divBdr>
        <w:top w:val="none" w:sz="0" w:space="0" w:color="auto"/>
        <w:left w:val="none" w:sz="0" w:space="0" w:color="auto"/>
        <w:bottom w:val="none" w:sz="0" w:space="0" w:color="auto"/>
        <w:right w:val="none" w:sz="0" w:space="0" w:color="auto"/>
      </w:divBdr>
    </w:div>
    <w:div w:id="1655329296">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684669574">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19084215">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31029037">
      <w:bodyDiv w:val="1"/>
      <w:marLeft w:val="0"/>
      <w:marRight w:val="0"/>
      <w:marTop w:val="0"/>
      <w:marBottom w:val="0"/>
      <w:divBdr>
        <w:top w:val="none" w:sz="0" w:space="0" w:color="auto"/>
        <w:left w:val="none" w:sz="0" w:space="0" w:color="auto"/>
        <w:bottom w:val="none" w:sz="0" w:space="0" w:color="auto"/>
        <w:right w:val="none" w:sz="0" w:space="0" w:color="auto"/>
      </w:divBdr>
    </w:div>
    <w:div w:id="1737122982">
      <w:bodyDiv w:val="1"/>
      <w:marLeft w:val="0"/>
      <w:marRight w:val="0"/>
      <w:marTop w:val="0"/>
      <w:marBottom w:val="0"/>
      <w:divBdr>
        <w:top w:val="none" w:sz="0" w:space="0" w:color="auto"/>
        <w:left w:val="none" w:sz="0" w:space="0" w:color="auto"/>
        <w:bottom w:val="none" w:sz="0" w:space="0" w:color="auto"/>
        <w:right w:val="none" w:sz="0" w:space="0" w:color="auto"/>
      </w:divBdr>
      <w:divsChild>
        <w:div w:id="1231185456">
          <w:marLeft w:val="0"/>
          <w:marRight w:val="0"/>
          <w:marTop w:val="0"/>
          <w:marBottom w:val="0"/>
          <w:divBdr>
            <w:top w:val="none" w:sz="0" w:space="0" w:color="auto"/>
            <w:left w:val="none" w:sz="0" w:space="0" w:color="auto"/>
            <w:bottom w:val="none" w:sz="0" w:space="0" w:color="auto"/>
            <w:right w:val="none" w:sz="0" w:space="0" w:color="auto"/>
          </w:divBdr>
        </w:div>
        <w:div w:id="1519078269">
          <w:marLeft w:val="0"/>
          <w:marRight w:val="0"/>
          <w:marTop w:val="0"/>
          <w:marBottom w:val="0"/>
          <w:divBdr>
            <w:top w:val="none" w:sz="0" w:space="0" w:color="auto"/>
            <w:left w:val="none" w:sz="0" w:space="0" w:color="auto"/>
            <w:bottom w:val="none" w:sz="0" w:space="0" w:color="auto"/>
            <w:right w:val="none" w:sz="0" w:space="0" w:color="auto"/>
          </w:divBdr>
        </w:div>
        <w:div w:id="319500314">
          <w:marLeft w:val="0"/>
          <w:marRight w:val="0"/>
          <w:marTop w:val="0"/>
          <w:marBottom w:val="0"/>
          <w:divBdr>
            <w:top w:val="none" w:sz="0" w:space="0" w:color="auto"/>
            <w:left w:val="none" w:sz="0" w:space="0" w:color="auto"/>
            <w:bottom w:val="none" w:sz="0" w:space="0" w:color="auto"/>
            <w:right w:val="none" w:sz="0" w:space="0" w:color="auto"/>
          </w:divBdr>
        </w:div>
      </w:divsChild>
    </w:div>
    <w:div w:id="1737508505">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0469343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53184165">
      <w:bodyDiv w:val="1"/>
      <w:marLeft w:val="0"/>
      <w:marRight w:val="0"/>
      <w:marTop w:val="0"/>
      <w:marBottom w:val="0"/>
      <w:divBdr>
        <w:top w:val="none" w:sz="0" w:space="0" w:color="auto"/>
        <w:left w:val="none" w:sz="0" w:space="0" w:color="auto"/>
        <w:bottom w:val="none" w:sz="0" w:space="0" w:color="auto"/>
        <w:right w:val="none" w:sz="0" w:space="0" w:color="auto"/>
      </w:divBdr>
      <w:divsChild>
        <w:div w:id="1222643036">
          <w:marLeft w:val="0"/>
          <w:marRight w:val="0"/>
          <w:marTop w:val="0"/>
          <w:marBottom w:val="0"/>
          <w:divBdr>
            <w:top w:val="none" w:sz="0" w:space="0" w:color="auto"/>
            <w:left w:val="none" w:sz="0" w:space="0" w:color="auto"/>
            <w:bottom w:val="none" w:sz="0" w:space="0" w:color="auto"/>
            <w:right w:val="none" w:sz="0" w:space="0" w:color="auto"/>
          </w:divBdr>
        </w:div>
        <w:div w:id="44527950">
          <w:marLeft w:val="0"/>
          <w:marRight w:val="0"/>
          <w:marTop w:val="0"/>
          <w:marBottom w:val="0"/>
          <w:divBdr>
            <w:top w:val="none" w:sz="0" w:space="0" w:color="auto"/>
            <w:left w:val="none" w:sz="0" w:space="0" w:color="auto"/>
            <w:bottom w:val="none" w:sz="0" w:space="0" w:color="auto"/>
            <w:right w:val="none" w:sz="0" w:space="0" w:color="auto"/>
          </w:divBdr>
        </w:div>
      </w:divsChild>
    </w:div>
    <w:div w:id="1856993087">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895575999">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31045030">
      <w:bodyDiv w:val="1"/>
      <w:marLeft w:val="0"/>
      <w:marRight w:val="0"/>
      <w:marTop w:val="0"/>
      <w:marBottom w:val="0"/>
      <w:divBdr>
        <w:top w:val="none" w:sz="0" w:space="0" w:color="auto"/>
        <w:left w:val="none" w:sz="0" w:space="0" w:color="auto"/>
        <w:bottom w:val="none" w:sz="0" w:space="0" w:color="auto"/>
        <w:right w:val="none" w:sz="0" w:space="0" w:color="auto"/>
      </w:divBdr>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60061062">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812049">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6902868">
      <w:bodyDiv w:val="1"/>
      <w:marLeft w:val="0"/>
      <w:marRight w:val="0"/>
      <w:marTop w:val="0"/>
      <w:marBottom w:val="0"/>
      <w:divBdr>
        <w:top w:val="none" w:sz="0" w:space="0" w:color="auto"/>
        <w:left w:val="none" w:sz="0" w:space="0" w:color="auto"/>
        <w:bottom w:val="none" w:sz="0" w:space="0" w:color="auto"/>
        <w:right w:val="none" w:sz="0" w:space="0" w:color="auto"/>
      </w:divBdr>
      <w:divsChild>
        <w:div w:id="1073165172">
          <w:marLeft w:val="0"/>
          <w:marRight w:val="0"/>
          <w:marTop w:val="0"/>
          <w:marBottom w:val="0"/>
          <w:divBdr>
            <w:top w:val="none" w:sz="0" w:space="0" w:color="auto"/>
            <w:left w:val="none" w:sz="0" w:space="0" w:color="auto"/>
            <w:bottom w:val="none" w:sz="0" w:space="0" w:color="auto"/>
            <w:right w:val="none" w:sz="0" w:space="0" w:color="auto"/>
          </w:divBdr>
        </w:div>
        <w:div w:id="318312456">
          <w:marLeft w:val="0"/>
          <w:marRight w:val="0"/>
          <w:marTop w:val="0"/>
          <w:marBottom w:val="0"/>
          <w:divBdr>
            <w:top w:val="none" w:sz="0" w:space="0" w:color="auto"/>
            <w:left w:val="none" w:sz="0" w:space="0" w:color="auto"/>
            <w:bottom w:val="none" w:sz="0" w:space="0" w:color="auto"/>
            <w:right w:val="none" w:sz="0" w:space="0" w:color="auto"/>
          </w:divBdr>
        </w:div>
        <w:div w:id="102501280">
          <w:marLeft w:val="0"/>
          <w:marRight w:val="0"/>
          <w:marTop w:val="0"/>
          <w:marBottom w:val="0"/>
          <w:divBdr>
            <w:top w:val="none" w:sz="0" w:space="0" w:color="auto"/>
            <w:left w:val="none" w:sz="0" w:space="0" w:color="auto"/>
            <w:bottom w:val="none" w:sz="0" w:space="0" w:color="auto"/>
            <w:right w:val="none" w:sz="0" w:space="0" w:color="auto"/>
          </w:divBdr>
        </w:div>
        <w:div w:id="307168526">
          <w:marLeft w:val="0"/>
          <w:marRight w:val="0"/>
          <w:marTop w:val="0"/>
          <w:marBottom w:val="0"/>
          <w:divBdr>
            <w:top w:val="none" w:sz="0" w:space="0" w:color="auto"/>
            <w:left w:val="none" w:sz="0" w:space="0" w:color="auto"/>
            <w:bottom w:val="none" w:sz="0" w:space="0" w:color="auto"/>
            <w:right w:val="none" w:sz="0" w:space="0" w:color="auto"/>
          </w:divBdr>
        </w:div>
        <w:div w:id="2133860794">
          <w:marLeft w:val="0"/>
          <w:marRight w:val="0"/>
          <w:marTop w:val="0"/>
          <w:marBottom w:val="0"/>
          <w:divBdr>
            <w:top w:val="none" w:sz="0" w:space="0" w:color="auto"/>
            <w:left w:val="none" w:sz="0" w:space="0" w:color="auto"/>
            <w:bottom w:val="none" w:sz="0" w:space="0" w:color="auto"/>
            <w:right w:val="none" w:sz="0" w:space="0" w:color="auto"/>
          </w:divBdr>
        </w:div>
        <w:div w:id="1632665334">
          <w:marLeft w:val="0"/>
          <w:marRight w:val="0"/>
          <w:marTop w:val="0"/>
          <w:marBottom w:val="0"/>
          <w:divBdr>
            <w:top w:val="none" w:sz="0" w:space="0" w:color="auto"/>
            <w:left w:val="none" w:sz="0" w:space="0" w:color="auto"/>
            <w:bottom w:val="none" w:sz="0" w:space="0" w:color="auto"/>
            <w:right w:val="none" w:sz="0" w:space="0" w:color="auto"/>
          </w:divBdr>
        </w:div>
        <w:div w:id="1619484897">
          <w:marLeft w:val="0"/>
          <w:marRight w:val="0"/>
          <w:marTop w:val="0"/>
          <w:marBottom w:val="0"/>
          <w:divBdr>
            <w:top w:val="none" w:sz="0" w:space="0" w:color="auto"/>
            <w:left w:val="none" w:sz="0" w:space="0" w:color="auto"/>
            <w:bottom w:val="none" w:sz="0" w:space="0" w:color="auto"/>
            <w:right w:val="none" w:sz="0" w:space="0" w:color="auto"/>
          </w:divBdr>
        </w:div>
        <w:div w:id="882404070">
          <w:marLeft w:val="0"/>
          <w:marRight w:val="0"/>
          <w:marTop w:val="0"/>
          <w:marBottom w:val="0"/>
          <w:divBdr>
            <w:top w:val="none" w:sz="0" w:space="0" w:color="auto"/>
            <w:left w:val="none" w:sz="0" w:space="0" w:color="auto"/>
            <w:bottom w:val="none" w:sz="0" w:space="0" w:color="auto"/>
            <w:right w:val="none" w:sz="0" w:space="0" w:color="auto"/>
          </w:divBdr>
        </w:div>
        <w:div w:id="622426535">
          <w:marLeft w:val="0"/>
          <w:marRight w:val="0"/>
          <w:marTop w:val="0"/>
          <w:marBottom w:val="0"/>
          <w:divBdr>
            <w:top w:val="none" w:sz="0" w:space="0" w:color="auto"/>
            <w:left w:val="none" w:sz="0" w:space="0" w:color="auto"/>
            <w:bottom w:val="none" w:sz="0" w:space="0" w:color="auto"/>
            <w:right w:val="none" w:sz="0" w:space="0" w:color="auto"/>
          </w:divBdr>
        </w:div>
        <w:div w:id="376852829">
          <w:marLeft w:val="0"/>
          <w:marRight w:val="0"/>
          <w:marTop w:val="0"/>
          <w:marBottom w:val="0"/>
          <w:divBdr>
            <w:top w:val="none" w:sz="0" w:space="0" w:color="auto"/>
            <w:left w:val="none" w:sz="0" w:space="0" w:color="auto"/>
            <w:bottom w:val="none" w:sz="0" w:space="0" w:color="auto"/>
            <w:right w:val="none" w:sz="0" w:space="0" w:color="auto"/>
          </w:divBdr>
        </w:div>
        <w:div w:id="10498652">
          <w:marLeft w:val="0"/>
          <w:marRight w:val="0"/>
          <w:marTop w:val="0"/>
          <w:marBottom w:val="0"/>
          <w:divBdr>
            <w:top w:val="none" w:sz="0" w:space="0" w:color="auto"/>
            <w:left w:val="none" w:sz="0" w:space="0" w:color="auto"/>
            <w:bottom w:val="none" w:sz="0" w:space="0" w:color="auto"/>
            <w:right w:val="none" w:sz="0" w:space="0" w:color="auto"/>
          </w:divBdr>
        </w:div>
      </w:divsChild>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406418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49639546">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096629881">
      <w:bodyDiv w:val="1"/>
      <w:marLeft w:val="0"/>
      <w:marRight w:val="0"/>
      <w:marTop w:val="0"/>
      <w:marBottom w:val="0"/>
      <w:divBdr>
        <w:top w:val="none" w:sz="0" w:space="0" w:color="auto"/>
        <w:left w:val="none" w:sz="0" w:space="0" w:color="auto"/>
        <w:bottom w:val="none" w:sz="0" w:space="0" w:color="auto"/>
        <w:right w:val="none" w:sz="0" w:space="0" w:color="auto"/>
      </w:divBdr>
    </w:div>
    <w:div w:id="2102335230">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6269806">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5603">
      <w:bodyDiv w:val="1"/>
      <w:marLeft w:val="0"/>
      <w:marRight w:val="0"/>
      <w:marTop w:val="0"/>
      <w:marBottom w:val="0"/>
      <w:divBdr>
        <w:top w:val="none" w:sz="0" w:space="0" w:color="auto"/>
        <w:left w:val="none" w:sz="0" w:space="0" w:color="auto"/>
        <w:bottom w:val="none" w:sz="0" w:space="0" w:color="auto"/>
        <w:right w:val="none" w:sz="0" w:space="0" w:color="auto"/>
      </w:divBdr>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131</Pages>
  <Words>34676</Words>
  <Characters>187256</Characters>
  <Application>Microsoft Office Word</Application>
  <DocSecurity>0</DocSecurity>
  <Lines>1560</Lines>
  <Paragraphs>442</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41</cp:revision>
  <cp:lastPrinted>2026-06-08T02:36:00Z</cp:lastPrinted>
  <dcterms:created xsi:type="dcterms:W3CDTF">2026-06-07T18:03:00Z</dcterms:created>
  <dcterms:modified xsi:type="dcterms:W3CDTF">2026-06-10T19:21:00Z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